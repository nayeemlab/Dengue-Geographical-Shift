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76D98" w14:textId="520C3BF0" w:rsidR="00F9266E" w:rsidRDefault="00F9266E">
      <w:pPr>
        <w:rPr>
          <w:rFonts w:ascii="Times New Roman" w:hAnsi="Times New Roman" w:cs="Times New Roman"/>
          <w:b/>
          <w:bCs/>
        </w:rPr>
      </w:pPr>
      <w:r>
        <w:rPr>
          <w:rFonts w:ascii="Times New Roman" w:hAnsi="Times New Roman" w:cs="Times New Roman"/>
          <w:b/>
          <w:bCs/>
        </w:rPr>
        <w:t xml:space="preserve">Target Journal: </w:t>
      </w:r>
      <w:r w:rsidR="00CB098F">
        <w:rPr>
          <w:rFonts w:ascii="Times New Roman" w:hAnsi="Times New Roman" w:cs="Times New Roman"/>
          <w:b/>
          <w:bCs/>
        </w:rPr>
        <w:t>Epidemiology &amp;</w:t>
      </w:r>
      <w:r w:rsidR="00157C5A">
        <w:rPr>
          <w:rFonts w:ascii="Times New Roman" w:hAnsi="Times New Roman" w:cs="Times New Roman"/>
          <w:b/>
          <w:bCs/>
        </w:rPr>
        <w:t xml:space="preserve"> Infection </w:t>
      </w:r>
      <w:r w:rsidR="006E491E">
        <w:rPr>
          <w:rFonts w:ascii="Times New Roman" w:hAnsi="Times New Roman" w:cs="Times New Roman"/>
          <w:b/>
          <w:bCs/>
        </w:rPr>
        <w:t xml:space="preserve"> </w:t>
      </w:r>
    </w:p>
    <w:p w14:paraId="306BD021" w14:textId="33660DE6" w:rsidR="00F9266E" w:rsidRDefault="00F9266E">
      <w:pPr>
        <w:rPr>
          <w:rFonts w:ascii="Times New Roman" w:hAnsi="Times New Roman" w:cs="Times New Roman"/>
          <w:b/>
          <w:bCs/>
        </w:rPr>
      </w:pPr>
      <w:r>
        <w:rPr>
          <w:rFonts w:ascii="Times New Roman" w:hAnsi="Times New Roman" w:cs="Times New Roman"/>
          <w:b/>
          <w:bCs/>
        </w:rPr>
        <w:t xml:space="preserve">Title: The 2023 Deadly Dengue Outbreaks in Bangladesh Highlights a </w:t>
      </w:r>
      <w:r w:rsidR="009E632C">
        <w:rPr>
          <w:rFonts w:ascii="Times New Roman" w:hAnsi="Times New Roman" w:cs="Times New Roman"/>
          <w:b/>
          <w:bCs/>
        </w:rPr>
        <w:t>Paradigm Shift</w:t>
      </w:r>
      <w:r>
        <w:rPr>
          <w:rFonts w:ascii="Times New Roman" w:hAnsi="Times New Roman" w:cs="Times New Roman"/>
          <w:b/>
          <w:bCs/>
        </w:rPr>
        <w:t xml:space="preserve"> of </w:t>
      </w:r>
      <w:r w:rsidR="009E632C">
        <w:rPr>
          <w:rFonts w:ascii="Times New Roman" w:hAnsi="Times New Roman" w:cs="Times New Roman"/>
          <w:b/>
          <w:bCs/>
        </w:rPr>
        <w:t>geographical</w:t>
      </w:r>
      <w:r w:rsidR="00715C24">
        <w:rPr>
          <w:rFonts w:ascii="Times New Roman" w:hAnsi="Times New Roman" w:cs="Times New Roman"/>
          <w:b/>
          <w:bCs/>
        </w:rPr>
        <w:t xml:space="preserve"> </w:t>
      </w:r>
      <w:r w:rsidR="009E632C">
        <w:rPr>
          <w:rFonts w:ascii="Times New Roman" w:hAnsi="Times New Roman" w:cs="Times New Roman"/>
          <w:b/>
          <w:bCs/>
        </w:rPr>
        <w:t>distribution</w:t>
      </w:r>
      <w:r w:rsidR="00CD3892">
        <w:rPr>
          <w:rFonts w:ascii="Times New Roman" w:hAnsi="Times New Roman" w:cs="Times New Roman"/>
          <w:b/>
          <w:bCs/>
        </w:rPr>
        <w:t xml:space="preserve"> of cases </w:t>
      </w:r>
    </w:p>
    <w:p w14:paraId="331C43B4" w14:textId="77777777" w:rsidR="00F9266E" w:rsidRDefault="00F9266E">
      <w:pPr>
        <w:rPr>
          <w:rFonts w:ascii="Times New Roman" w:hAnsi="Times New Roman" w:cs="Times New Roman"/>
          <w:b/>
          <w:bCs/>
        </w:rPr>
      </w:pPr>
    </w:p>
    <w:p w14:paraId="5E5E0F54" w14:textId="77777777" w:rsidR="00F9266E" w:rsidRPr="00B36D9D" w:rsidRDefault="00F9266E" w:rsidP="0087164B">
      <w:pPr>
        <w:rPr>
          <w:rFonts w:ascii="Times New Roman" w:hAnsi="Times New Roman" w:cs="Times New Roman"/>
          <w:sz w:val="24"/>
          <w:szCs w:val="24"/>
        </w:rPr>
      </w:pPr>
      <w:r w:rsidRPr="00B36D9D">
        <w:rPr>
          <w:rFonts w:ascii="Times New Roman" w:hAnsi="Times New Roman" w:cs="Times New Roman"/>
          <w:b/>
          <w:bCs/>
          <w:sz w:val="24"/>
          <w:szCs w:val="24"/>
        </w:rPr>
        <w:t>Authors:</w:t>
      </w:r>
      <w:r w:rsidRPr="00B36D9D">
        <w:rPr>
          <w:rFonts w:ascii="Times New Roman" w:hAnsi="Times New Roman" w:cs="Times New Roman"/>
          <w:sz w:val="24"/>
          <w:szCs w:val="24"/>
        </w:rPr>
        <w:t xml:space="preserve"> </w:t>
      </w:r>
    </w:p>
    <w:p w14:paraId="597EF988" w14:textId="186AFAA4" w:rsidR="00F9266E" w:rsidRDefault="00F9266E" w:rsidP="0087164B">
      <w:pPr>
        <w:spacing w:line="360" w:lineRule="auto"/>
        <w:rPr>
          <w:rFonts w:ascii="Times New Roman" w:hAnsi="Times New Roman" w:cs="Times New Roman"/>
          <w:sz w:val="24"/>
          <w:szCs w:val="24"/>
        </w:rPr>
      </w:pPr>
      <w:r w:rsidRPr="00B36D9D">
        <w:rPr>
          <w:rFonts w:ascii="Times New Roman" w:hAnsi="Times New Roman" w:cs="Times New Roman"/>
          <w:sz w:val="24"/>
          <w:szCs w:val="24"/>
        </w:rPr>
        <w:t>Mohammad Nayeem Hassan</w:t>
      </w:r>
      <w:r>
        <w:rPr>
          <w:rFonts w:ascii="Times New Roman" w:hAnsi="Times New Roman" w:cs="Times New Roman"/>
          <w:sz w:val="24"/>
          <w:szCs w:val="24"/>
          <w:vertAlign w:val="superscript"/>
        </w:rPr>
        <w:t>1</w:t>
      </w:r>
      <w:r w:rsidRPr="00B36D9D">
        <w:rPr>
          <w:rFonts w:ascii="Times New Roman" w:hAnsi="Times New Roman" w:cs="Times New Roman"/>
          <w:sz w:val="24"/>
          <w:szCs w:val="24"/>
        </w:rPr>
        <w:t>,</w:t>
      </w:r>
      <w:r>
        <w:rPr>
          <w:rFonts w:ascii="Times New Roman" w:hAnsi="Times New Roman" w:cs="Times New Roman"/>
          <w:sz w:val="24"/>
          <w:szCs w:val="24"/>
        </w:rPr>
        <w:t xml:space="preserve"> </w:t>
      </w:r>
      <w:r w:rsidRPr="00B36D9D">
        <w:rPr>
          <w:rFonts w:ascii="Times New Roman" w:hAnsi="Times New Roman" w:cs="Times New Roman"/>
          <w:sz w:val="24"/>
          <w:szCs w:val="24"/>
        </w:rPr>
        <w:t>Mahbubur Rahman</w:t>
      </w:r>
      <w:r>
        <w:rPr>
          <w:rFonts w:ascii="Times New Roman" w:hAnsi="Times New Roman" w:cs="Times New Roman"/>
          <w:sz w:val="24"/>
          <w:szCs w:val="24"/>
          <w:vertAlign w:val="superscript"/>
        </w:rPr>
        <w:t>2</w:t>
      </w:r>
      <w:r w:rsidRPr="00B36D9D">
        <w:rPr>
          <w:rFonts w:ascii="Times New Roman" w:hAnsi="Times New Roman" w:cs="Times New Roman"/>
          <w:sz w:val="24"/>
          <w:szCs w:val="24"/>
        </w:rPr>
        <w:t xml:space="preserve">, </w:t>
      </w:r>
      <w:r>
        <w:rPr>
          <w:rFonts w:ascii="Times New Roman" w:hAnsi="Times New Roman" w:cs="Times New Roman"/>
          <w:sz w:val="24"/>
          <w:szCs w:val="24"/>
        </w:rPr>
        <w:t>Meraj Uddin</w:t>
      </w:r>
      <w:r w:rsidRPr="005053AC">
        <w:rPr>
          <w:rFonts w:ascii="Times New Roman" w:hAnsi="Times New Roman" w:cs="Times New Roman"/>
          <w:sz w:val="24"/>
          <w:szCs w:val="24"/>
          <w:vertAlign w:val="superscript"/>
        </w:rPr>
        <w:t>3</w:t>
      </w:r>
      <w:r>
        <w:rPr>
          <w:rFonts w:ascii="Times New Roman" w:hAnsi="Times New Roman" w:cs="Times New Roman"/>
          <w:sz w:val="24"/>
          <w:szCs w:val="24"/>
        </w:rPr>
        <w:t xml:space="preserve">, </w:t>
      </w:r>
      <w:r w:rsidR="000F0554">
        <w:rPr>
          <w:rFonts w:ascii="Times New Roman" w:hAnsi="Times New Roman" w:cs="Times New Roman"/>
          <w:sz w:val="24"/>
          <w:szCs w:val="24"/>
        </w:rPr>
        <w:t>Ibrahim Khalil</w:t>
      </w:r>
      <w:r w:rsidR="000F0554" w:rsidRPr="000F0554">
        <w:rPr>
          <w:rFonts w:ascii="Times New Roman" w:hAnsi="Times New Roman" w:cs="Times New Roman"/>
          <w:sz w:val="24"/>
          <w:szCs w:val="24"/>
          <w:vertAlign w:val="superscript"/>
        </w:rPr>
        <w:t>4</w:t>
      </w:r>
      <w:r w:rsidR="000F0554">
        <w:rPr>
          <w:rFonts w:ascii="Times New Roman" w:hAnsi="Times New Roman" w:cs="Times New Roman"/>
          <w:sz w:val="24"/>
          <w:szCs w:val="24"/>
        </w:rPr>
        <w:t xml:space="preserve">, </w:t>
      </w:r>
      <w:r>
        <w:rPr>
          <w:rFonts w:ascii="Times New Roman" w:hAnsi="Times New Roman" w:cs="Times New Roman"/>
          <w:sz w:val="24"/>
          <w:szCs w:val="24"/>
        </w:rPr>
        <w:t>Kazi Mizanur Rahman</w:t>
      </w:r>
      <w:r w:rsidR="002C6586" w:rsidRPr="002C6586">
        <w:rPr>
          <w:rFonts w:ascii="Times New Roman" w:hAnsi="Times New Roman" w:cs="Times New Roman"/>
          <w:sz w:val="24"/>
          <w:szCs w:val="24"/>
          <w:vertAlign w:val="superscript"/>
        </w:rPr>
        <w:t>5</w:t>
      </w:r>
      <w:r>
        <w:rPr>
          <w:rFonts w:ascii="Times New Roman" w:hAnsi="Times New Roman" w:cs="Times New Roman"/>
          <w:sz w:val="24"/>
          <w:szCs w:val="24"/>
        </w:rPr>
        <w:t>,</w:t>
      </w:r>
      <w:r w:rsidR="003E7E3F">
        <w:rPr>
          <w:rFonts w:ascii="Times New Roman" w:hAnsi="Times New Roman" w:cs="Times New Roman"/>
          <w:sz w:val="24"/>
          <w:szCs w:val="24"/>
        </w:rPr>
        <w:t xml:space="preserve"> Kishor Kumar Paul</w:t>
      </w:r>
      <w:r w:rsidR="00BA4C9C" w:rsidRPr="00BA4C9C">
        <w:rPr>
          <w:rFonts w:ascii="Times New Roman" w:hAnsi="Times New Roman" w:cs="Times New Roman"/>
          <w:sz w:val="24"/>
          <w:szCs w:val="24"/>
          <w:vertAlign w:val="superscript"/>
        </w:rPr>
        <w:t>6</w:t>
      </w:r>
      <w:r w:rsidR="003E7E3F">
        <w:rPr>
          <w:rFonts w:ascii="Times New Roman" w:hAnsi="Times New Roman" w:cs="Times New Roman"/>
          <w:sz w:val="24"/>
          <w:szCs w:val="24"/>
        </w:rPr>
        <w:t>,</w:t>
      </w:r>
      <w:r w:rsidR="000F0554">
        <w:rPr>
          <w:rFonts w:ascii="Times New Roman" w:hAnsi="Times New Roman" w:cs="Times New Roman"/>
          <w:sz w:val="24"/>
          <w:szCs w:val="24"/>
        </w:rPr>
        <w:t xml:space="preserve"> </w:t>
      </w:r>
      <w:r w:rsidRPr="00B36D9D">
        <w:rPr>
          <w:rFonts w:ascii="Times New Roman" w:hAnsi="Times New Roman" w:cs="Times New Roman"/>
          <w:sz w:val="24"/>
          <w:szCs w:val="24"/>
        </w:rPr>
        <w:t>Md Asaduzzaman</w:t>
      </w:r>
      <w:r w:rsidR="000D468F">
        <w:rPr>
          <w:rFonts w:ascii="Times New Roman" w:hAnsi="Times New Roman" w:cs="Times New Roman"/>
          <w:sz w:val="24"/>
          <w:szCs w:val="24"/>
          <w:vertAlign w:val="superscript"/>
        </w:rPr>
        <w:t>7</w:t>
      </w:r>
      <w:r>
        <w:rPr>
          <w:rFonts w:ascii="Times New Roman" w:hAnsi="Times New Roman" w:cs="Times New Roman"/>
          <w:sz w:val="24"/>
          <w:szCs w:val="24"/>
        </w:rPr>
        <w:t xml:space="preserve">, </w:t>
      </w:r>
      <w:ins w:id="0" w:author="Najmul Haider" w:date="2023-12-20T11:31:00Z">
        <w:r w:rsidR="00C02AB6">
          <w:rPr>
            <w:rFonts w:ascii="Times New Roman" w:hAnsi="Times New Roman" w:cs="Times New Roman"/>
            <w:sz w:val="24"/>
            <w:szCs w:val="24"/>
          </w:rPr>
          <w:t>Alimuddin Zumla</w:t>
        </w:r>
        <w:r w:rsidR="00C02AB6">
          <w:rPr>
            <w:rFonts w:ascii="Times New Roman" w:hAnsi="Times New Roman" w:cs="Times New Roman"/>
            <w:sz w:val="24"/>
            <w:szCs w:val="24"/>
            <w:vertAlign w:val="superscript"/>
          </w:rPr>
          <w:t>8</w:t>
        </w:r>
        <w:r w:rsidR="00C02AB6">
          <w:rPr>
            <w:rFonts w:ascii="Times New Roman" w:hAnsi="Times New Roman" w:cs="Times New Roman"/>
            <w:sz w:val="24"/>
            <w:szCs w:val="24"/>
          </w:rPr>
          <w:t xml:space="preserve">, </w:t>
        </w:r>
      </w:ins>
      <w:r w:rsidRPr="00B36D9D">
        <w:rPr>
          <w:rFonts w:ascii="Times New Roman" w:hAnsi="Times New Roman" w:cs="Times New Roman"/>
          <w:sz w:val="24"/>
          <w:szCs w:val="24"/>
        </w:rPr>
        <w:t>Najmul Haider</w:t>
      </w:r>
      <w:ins w:id="1" w:author="Najmul Haider" w:date="2023-12-20T11:31:00Z">
        <w:r w:rsidR="00AA22F0">
          <w:rPr>
            <w:rFonts w:ascii="Times New Roman" w:hAnsi="Times New Roman" w:cs="Times New Roman"/>
            <w:sz w:val="24"/>
            <w:szCs w:val="24"/>
            <w:vertAlign w:val="superscript"/>
          </w:rPr>
          <w:t>9</w:t>
        </w:r>
      </w:ins>
      <w:r w:rsidRPr="00B36D9D">
        <w:rPr>
          <w:rFonts w:ascii="Times New Roman" w:hAnsi="Times New Roman" w:cs="Times New Roman"/>
          <w:sz w:val="24"/>
          <w:szCs w:val="24"/>
        </w:rPr>
        <w:t>*</w:t>
      </w:r>
    </w:p>
    <w:p w14:paraId="79FDF00A" w14:textId="77777777" w:rsidR="002C6586" w:rsidRPr="00B36D9D" w:rsidRDefault="002C6586" w:rsidP="0087164B">
      <w:pPr>
        <w:spacing w:line="360" w:lineRule="auto"/>
        <w:rPr>
          <w:rFonts w:ascii="Times New Roman" w:hAnsi="Times New Roman" w:cs="Times New Roman"/>
          <w:sz w:val="24"/>
          <w:szCs w:val="24"/>
        </w:rPr>
      </w:pPr>
    </w:p>
    <w:p w14:paraId="7737C572" w14:textId="77777777" w:rsidR="00F9266E" w:rsidRPr="00B36D9D" w:rsidRDefault="00F9266E" w:rsidP="0087164B">
      <w:pPr>
        <w:rPr>
          <w:rFonts w:ascii="Times New Roman" w:hAnsi="Times New Roman" w:cs="Times New Roman"/>
          <w:sz w:val="24"/>
          <w:szCs w:val="24"/>
        </w:rPr>
      </w:pPr>
      <w:r w:rsidRPr="00911A4E">
        <w:rPr>
          <w:rFonts w:ascii="Times New Roman" w:hAnsi="Times New Roman" w:cs="Times New Roman"/>
          <w:b/>
          <w:bCs/>
          <w:sz w:val="24"/>
          <w:szCs w:val="24"/>
        </w:rPr>
        <w:t xml:space="preserve">Institutional </w:t>
      </w:r>
      <w:r w:rsidRPr="00144267">
        <w:rPr>
          <w:rFonts w:ascii="Times New Roman" w:hAnsi="Times New Roman" w:cs="Times New Roman"/>
          <w:b/>
          <w:bCs/>
          <w:sz w:val="24"/>
          <w:szCs w:val="24"/>
        </w:rPr>
        <w:t>affiliations</w:t>
      </w:r>
      <w:r w:rsidRPr="00B36D9D">
        <w:rPr>
          <w:rFonts w:ascii="Times New Roman" w:hAnsi="Times New Roman" w:cs="Times New Roman"/>
          <w:sz w:val="24"/>
          <w:szCs w:val="24"/>
        </w:rPr>
        <w:t>:</w:t>
      </w:r>
    </w:p>
    <w:p w14:paraId="319EADF6" w14:textId="77777777" w:rsidR="00F9266E" w:rsidRPr="00B36D9D" w:rsidRDefault="00F9266E" w:rsidP="00E62BD8">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vertAlign w:val="superscript"/>
        </w:rPr>
        <w:t>1</w:t>
      </w:r>
      <w:r w:rsidRPr="00B36D9D">
        <w:rPr>
          <w:rFonts w:ascii="Times New Roman" w:hAnsi="Times New Roman" w:cs="Times New Roman"/>
          <w:color w:val="000000"/>
          <w:sz w:val="24"/>
          <w:szCs w:val="24"/>
        </w:rPr>
        <w:t xml:space="preserve">Department of Statistics, Shahjalal University of Science and Technology, Sylhet 3114, Bangladesh (MNH: </w:t>
      </w:r>
      <w:hyperlink r:id="rId8" w:history="1">
        <w:r w:rsidRPr="00B36D9D">
          <w:rPr>
            <w:rStyle w:val="Hyperlink"/>
            <w:rFonts w:ascii="Times New Roman" w:hAnsi="Times New Roman" w:cs="Times New Roman"/>
            <w:sz w:val="24"/>
            <w:szCs w:val="24"/>
          </w:rPr>
          <w:t>nayeem5847@gmail.com</w:t>
        </w:r>
      </w:hyperlink>
      <w:r w:rsidRPr="00B36D9D">
        <w:rPr>
          <w:rFonts w:ascii="Times New Roman" w:hAnsi="Times New Roman" w:cs="Times New Roman"/>
          <w:color w:val="000000"/>
          <w:sz w:val="24"/>
          <w:szCs w:val="24"/>
        </w:rPr>
        <w:t xml:space="preserve">) </w:t>
      </w:r>
    </w:p>
    <w:p w14:paraId="2F848079" w14:textId="77777777" w:rsidR="00F9266E" w:rsidRDefault="00F9266E" w:rsidP="00E62BD8">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2</w:t>
      </w:r>
      <w:r w:rsidRPr="00B36D9D">
        <w:rPr>
          <w:rFonts w:ascii="Times New Roman" w:hAnsi="Times New Roman" w:cs="Times New Roman"/>
          <w:sz w:val="24"/>
          <w:szCs w:val="24"/>
          <w:vertAlign w:val="superscript"/>
        </w:rPr>
        <w:t xml:space="preserve"> </w:t>
      </w:r>
      <w:r w:rsidRPr="00B36D9D">
        <w:rPr>
          <w:rFonts w:ascii="Times New Roman" w:hAnsi="Times New Roman" w:cs="Times New Roman"/>
          <w:sz w:val="24"/>
          <w:szCs w:val="24"/>
        </w:rPr>
        <w:t xml:space="preserve">Institute of Epidemiology, Disease Control and Research (IEDCR), Ministry of Health and Family Welfare, Mohakhali, Dhaka, Bangladesh (MR: </w:t>
      </w:r>
      <w:hyperlink r:id="rId9" w:history="1">
        <w:r w:rsidRPr="00B36D9D">
          <w:rPr>
            <w:rStyle w:val="Hyperlink"/>
            <w:rFonts w:ascii="Times New Roman" w:hAnsi="Times New Roman" w:cs="Times New Roman"/>
            <w:sz w:val="24"/>
            <w:szCs w:val="24"/>
          </w:rPr>
          <w:t>dr_mahbub@yahoo.com</w:t>
        </w:r>
      </w:hyperlink>
      <w:r w:rsidRPr="00B36D9D">
        <w:rPr>
          <w:rFonts w:ascii="Times New Roman" w:hAnsi="Times New Roman" w:cs="Times New Roman"/>
          <w:sz w:val="24"/>
          <w:szCs w:val="24"/>
        </w:rPr>
        <w:t>)</w:t>
      </w:r>
    </w:p>
    <w:p w14:paraId="09416E16" w14:textId="77777777" w:rsidR="00F9266E" w:rsidRPr="00BC155A" w:rsidRDefault="00F9266E" w:rsidP="00E62BD8">
      <w:pPr>
        <w:spacing w:after="0" w:line="360" w:lineRule="auto"/>
        <w:rPr>
          <w:rFonts w:ascii="Times New Roman" w:hAnsi="Times New Roman" w:cs="Times New Roman"/>
          <w:sz w:val="24"/>
          <w:szCs w:val="24"/>
        </w:rPr>
      </w:pPr>
      <w:r w:rsidRPr="007B36A9">
        <w:rPr>
          <w:rFonts w:ascii="Times New Roman" w:hAnsi="Times New Roman" w:cs="Times New Roman"/>
          <w:sz w:val="24"/>
          <w:szCs w:val="24"/>
          <w:vertAlign w:val="superscript"/>
        </w:rPr>
        <w:t>3</w:t>
      </w:r>
      <w:r>
        <w:rPr>
          <w:rFonts w:ascii="Times New Roman" w:hAnsi="Times New Roman" w:cs="Times New Roman"/>
          <w:sz w:val="24"/>
          <w:szCs w:val="24"/>
        </w:rPr>
        <w:t xml:space="preserve">Birmingham City University, Birmingham, United Kingdom </w:t>
      </w:r>
    </w:p>
    <w:p w14:paraId="2E255B4E" w14:textId="1DDFFDAD" w:rsidR="003A3251" w:rsidRPr="003A3251" w:rsidRDefault="003A3251" w:rsidP="00E62BD8">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 xml:space="preserve">4 </w:t>
      </w:r>
      <w:r>
        <w:rPr>
          <w:rFonts w:ascii="Times New Roman" w:hAnsi="Times New Roman" w:cs="Times New Roman"/>
          <w:sz w:val="24"/>
          <w:szCs w:val="24"/>
        </w:rPr>
        <w:t xml:space="preserve">Department of Livestock Services, Ministry of </w:t>
      </w:r>
      <w:r w:rsidR="006622D1">
        <w:rPr>
          <w:rFonts w:ascii="Times New Roman" w:hAnsi="Times New Roman" w:cs="Times New Roman"/>
          <w:sz w:val="24"/>
          <w:szCs w:val="24"/>
        </w:rPr>
        <w:t>Fisheries</w:t>
      </w:r>
      <w:r w:rsidR="00F57E09">
        <w:rPr>
          <w:rFonts w:ascii="Times New Roman" w:hAnsi="Times New Roman" w:cs="Times New Roman"/>
          <w:sz w:val="24"/>
          <w:szCs w:val="24"/>
        </w:rPr>
        <w:t xml:space="preserve"> and Livestock, Dhaka, </w:t>
      </w:r>
      <w:r w:rsidR="006622D1">
        <w:rPr>
          <w:rFonts w:ascii="Times New Roman" w:hAnsi="Times New Roman" w:cs="Times New Roman"/>
          <w:sz w:val="24"/>
          <w:szCs w:val="24"/>
        </w:rPr>
        <w:t>Bangladesh</w:t>
      </w:r>
      <w:r w:rsidR="00F57E09">
        <w:rPr>
          <w:rFonts w:ascii="Times New Roman" w:hAnsi="Times New Roman" w:cs="Times New Roman"/>
          <w:sz w:val="24"/>
          <w:szCs w:val="24"/>
        </w:rPr>
        <w:t xml:space="preserve"> </w:t>
      </w:r>
      <w:r w:rsidR="001B1AA3">
        <w:rPr>
          <w:rFonts w:ascii="Times New Roman" w:hAnsi="Times New Roman" w:cs="Times New Roman"/>
          <w:sz w:val="24"/>
          <w:szCs w:val="24"/>
        </w:rPr>
        <w:t>(</w:t>
      </w:r>
      <w:hyperlink r:id="rId10" w:history="1">
        <w:r w:rsidR="00BE7B9A" w:rsidRPr="00FD29FE">
          <w:rPr>
            <w:rStyle w:val="Hyperlink"/>
            <w:rFonts w:ascii="Times New Roman" w:hAnsi="Times New Roman" w:cs="Times New Roman"/>
            <w:sz w:val="24"/>
            <w:szCs w:val="24"/>
          </w:rPr>
          <w:t>dribrahim.dls@gmail.com</w:t>
        </w:r>
      </w:hyperlink>
      <w:r w:rsidR="00BE7B9A">
        <w:rPr>
          <w:rFonts w:ascii="Times New Roman" w:hAnsi="Times New Roman" w:cs="Times New Roman"/>
          <w:sz w:val="24"/>
          <w:szCs w:val="24"/>
        </w:rPr>
        <w:t xml:space="preserve"> </w:t>
      </w:r>
      <w:r w:rsidR="001B1AA3">
        <w:rPr>
          <w:rFonts w:ascii="Times New Roman" w:hAnsi="Times New Roman" w:cs="Times New Roman"/>
          <w:sz w:val="24"/>
          <w:szCs w:val="24"/>
        </w:rPr>
        <w:t>)</w:t>
      </w:r>
    </w:p>
    <w:p w14:paraId="2E290A73" w14:textId="57DB4DC2" w:rsidR="00F9266E" w:rsidRDefault="00231AA0" w:rsidP="00E62BD8">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5</w:t>
      </w:r>
      <w:r w:rsidR="00F9266E">
        <w:rPr>
          <w:rFonts w:ascii="Times New Roman" w:hAnsi="Times New Roman" w:cs="Times New Roman"/>
          <w:sz w:val="24"/>
          <w:szCs w:val="24"/>
          <w:vertAlign w:val="superscript"/>
        </w:rPr>
        <w:t xml:space="preserve"> </w:t>
      </w:r>
      <w:r w:rsidR="0046269E">
        <w:rPr>
          <w:rFonts w:ascii="Times New Roman" w:hAnsi="Times New Roman" w:cs="Times New Roman"/>
          <w:sz w:val="24"/>
          <w:szCs w:val="24"/>
        </w:rPr>
        <w:t xml:space="preserve">Faculty of Health Sciences and Medicine, Bond University, Robina QLD 4226, Australia </w:t>
      </w:r>
      <w:r w:rsidR="009A2DCE">
        <w:rPr>
          <w:rFonts w:ascii="Times New Roman" w:hAnsi="Times New Roman" w:cs="Times New Roman"/>
          <w:sz w:val="24"/>
          <w:szCs w:val="24"/>
        </w:rPr>
        <w:t>(</w:t>
      </w:r>
      <w:r w:rsidR="009A2DCE" w:rsidRPr="009A2DCE">
        <w:rPr>
          <w:rFonts w:ascii="Times New Roman" w:hAnsi="Times New Roman" w:cs="Times New Roman"/>
          <w:sz w:val="24"/>
          <w:szCs w:val="24"/>
        </w:rPr>
        <w:t>K</w:t>
      </w:r>
      <w:r w:rsidR="009A2DCE">
        <w:rPr>
          <w:rFonts w:ascii="Times New Roman" w:hAnsi="Times New Roman" w:cs="Times New Roman"/>
          <w:sz w:val="24"/>
          <w:szCs w:val="24"/>
        </w:rPr>
        <w:t xml:space="preserve">MR: </w:t>
      </w:r>
      <w:hyperlink r:id="rId11" w:history="1">
        <w:r w:rsidR="0046269E" w:rsidRPr="00D36CE3">
          <w:rPr>
            <w:rStyle w:val="Hyperlink"/>
            <w:rFonts w:ascii="Times New Roman" w:hAnsi="Times New Roman" w:cs="Times New Roman"/>
            <w:sz w:val="24"/>
            <w:szCs w:val="24"/>
          </w:rPr>
          <w:t>krahman@bond.edu.au</w:t>
        </w:r>
      </w:hyperlink>
      <w:r w:rsidR="009A2DCE">
        <w:rPr>
          <w:rFonts w:ascii="Times New Roman" w:hAnsi="Times New Roman" w:cs="Times New Roman"/>
          <w:sz w:val="24"/>
          <w:szCs w:val="24"/>
        </w:rPr>
        <w:t>)</w:t>
      </w:r>
    </w:p>
    <w:p w14:paraId="0CD0B326" w14:textId="03E768E7" w:rsidR="000D468F" w:rsidRPr="000D468F" w:rsidRDefault="000D468F" w:rsidP="00E62BD8">
      <w:pPr>
        <w:spacing w:after="0" w:line="360" w:lineRule="auto"/>
        <w:rPr>
          <w:rFonts w:ascii="Times New Roman" w:hAnsi="Times New Roman" w:cs="Times New Roman"/>
          <w:color w:val="0563C1" w:themeColor="hyperlink"/>
          <w:sz w:val="24"/>
          <w:szCs w:val="24"/>
          <w:u w:val="single"/>
        </w:rPr>
      </w:pPr>
      <w:r w:rsidRPr="000D468F">
        <w:rPr>
          <w:rFonts w:ascii="Times New Roman" w:hAnsi="Times New Roman" w:cs="Times New Roman"/>
          <w:sz w:val="24"/>
          <w:szCs w:val="24"/>
          <w:vertAlign w:val="superscript"/>
        </w:rPr>
        <w:t xml:space="preserve">6 </w:t>
      </w:r>
      <w:r>
        <w:rPr>
          <w:rFonts w:ascii="Times New Roman" w:hAnsi="Times New Roman" w:cs="Times New Roman"/>
          <w:sz w:val="24"/>
          <w:szCs w:val="24"/>
        </w:rPr>
        <w:t xml:space="preserve">The </w:t>
      </w:r>
      <w:r w:rsidR="00047182">
        <w:rPr>
          <w:rFonts w:ascii="Times New Roman" w:hAnsi="Times New Roman" w:cs="Times New Roman"/>
          <w:sz w:val="24"/>
          <w:szCs w:val="24"/>
        </w:rPr>
        <w:t xml:space="preserve">Kirby </w:t>
      </w:r>
      <w:r>
        <w:rPr>
          <w:rFonts w:ascii="Times New Roman" w:hAnsi="Times New Roman" w:cs="Times New Roman"/>
          <w:sz w:val="24"/>
          <w:szCs w:val="24"/>
        </w:rPr>
        <w:t xml:space="preserve">Institute, University of New South Wales, Australia </w:t>
      </w:r>
    </w:p>
    <w:p w14:paraId="7782AA0D" w14:textId="761FD600" w:rsidR="00F9266E" w:rsidRDefault="000D468F" w:rsidP="0087164B">
      <w:pPr>
        <w:spacing w:after="0" w:line="360" w:lineRule="auto"/>
        <w:rPr>
          <w:ins w:id="2" w:author="Najmul Haider" w:date="2023-12-20T11:32:00Z"/>
          <w:rFonts w:ascii="Times New Roman" w:hAnsi="Times New Roman" w:cs="Times New Roman"/>
          <w:sz w:val="24"/>
          <w:szCs w:val="24"/>
        </w:rPr>
      </w:pPr>
      <w:r>
        <w:rPr>
          <w:rFonts w:ascii="Times New Roman" w:hAnsi="Times New Roman" w:cs="Times New Roman"/>
          <w:sz w:val="24"/>
          <w:szCs w:val="24"/>
          <w:vertAlign w:val="superscript"/>
        </w:rPr>
        <w:t>7</w:t>
      </w:r>
      <w:r w:rsidR="00F9266E" w:rsidRPr="00B36D9D">
        <w:rPr>
          <w:rFonts w:ascii="Times New Roman" w:hAnsi="Times New Roman" w:cs="Times New Roman"/>
          <w:sz w:val="24"/>
          <w:szCs w:val="24"/>
        </w:rPr>
        <w:t xml:space="preserve">School of Digital, Technologies, and Arts, Staffordshire University, </w:t>
      </w:r>
      <w:r w:rsidR="00E85588">
        <w:rPr>
          <w:rFonts w:ascii="Times New Roman" w:hAnsi="Times New Roman" w:cs="Times New Roman"/>
          <w:sz w:val="24"/>
          <w:szCs w:val="24"/>
        </w:rPr>
        <w:t>Stoke</w:t>
      </w:r>
      <w:r w:rsidR="00474A52">
        <w:rPr>
          <w:rFonts w:ascii="Times New Roman" w:hAnsi="Times New Roman" w:cs="Times New Roman"/>
          <w:sz w:val="24"/>
          <w:szCs w:val="24"/>
        </w:rPr>
        <w:t>-</w:t>
      </w:r>
      <w:r w:rsidR="00E85588">
        <w:rPr>
          <w:rFonts w:ascii="Times New Roman" w:hAnsi="Times New Roman" w:cs="Times New Roman"/>
          <w:sz w:val="24"/>
          <w:szCs w:val="24"/>
        </w:rPr>
        <w:t>on</w:t>
      </w:r>
      <w:r w:rsidR="00474A52">
        <w:rPr>
          <w:rFonts w:ascii="Times New Roman" w:hAnsi="Times New Roman" w:cs="Times New Roman"/>
          <w:sz w:val="24"/>
          <w:szCs w:val="24"/>
        </w:rPr>
        <w:t>-</w:t>
      </w:r>
      <w:r w:rsidR="00E85588">
        <w:rPr>
          <w:rFonts w:ascii="Times New Roman" w:hAnsi="Times New Roman" w:cs="Times New Roman"/>
          <w:sz w:val="24"/>
          <w:szCs w:val="24"/>
        </w:rPr>
        <w:t>Trent</w:t>
      </w:r>
      <w:r w:rsidR="00F9266E" w:rsidRPr="00B36D9D">
        <w:rPr>
          <w:rFonts w:ascii="Times New Roman" w:hAnsi="Times New Roman" w:cs="Times New Roman"/>
          <w:sz w:val="24"/>
          <w:szCs w:val="24"/>
        </w:rPr>
        <w:t xml:space="preserve">, UK (MA: </w:t>
      </w:r>
      <w:hyperlink r:id="rId12" w:history="1">
        <w:r w:rsidR="00F9266E" w:rsidRPr="00B36D9D">
          <w:rPr>
            <w:rStyle w:val="Hyperlink"/>
            <w:rFonts w:ascii="Times New Roman" w:hAnsi="Times New Roman" w:cs="Times New Roman"/>
            <w:sz w:val="24"/>
            <w:szCs w:val="24"/>
          </w:rPr>
          <w:t>Md.Asaduzzaman@staffs.ac.uk</w:t>
        </w:r>
      </w:hyperlink>
      <w:r w:rsidR="00F9266E" w:rsidRPr="00B36D9D">
        <w:rPr>
          <w:rFonts w:ascii="Times New Roman" w:hAnsi="Times New Roman" w:cs="Times New Roman"/>
          <w:sz w:val="24"/>
          <w:szCs w:val="24"/>
        </w:rPr>
        <w:t>)</w:t>
      </w:r>
    </w:p>
    <w:p w14:paraId="5F9719CB" w14:textId="0CE6B7AF" w:rsidR="00AA22F0" w:rsidRPr="00B36D9D" w:rsidRDefault="00AA22F0" w:rsidP="0087164B">
      <w:pPr>
        <w:spacing w:after="0" w:line="360" w:lineRule="auto"/>
        <w:rPr>
          <w:rFonts w:ascii="Times New Roman" w:hAnsi="Times New Roman" w:cs="Times New Roman"/>
          <w:sz w:val="24"/>
          <w:szCs w:val="24"/>
        </w:rPr>
      </w:pPr>
      <w:ins w:id="3" w:author="Najmul Haider" w:date="2023-12-20T11:32:00Z">
        <w:r>
          <w:rPr>
            <w:rFonts w:ascii="Times New Roman" w:hAnsi="Times New Roman" w:cs="Times New Roman"/>
            <w:sz w:val="24"/>
            <w:szCs w:val="24"/>
          </w:rPr>
          <w:t xml:space="preserve">UCL </w:t>
        </w:r>
      </w:ins>
    </w:p>
    <w:p w14:paraId="4A1F7FCB" w14:textId="0DB9C211" w:rsidR="00F9266E" w:rsidRPr="00B36D9D" w:rsidRDefault="00AA22F0" w:rsidP="00E7629C">
      <w:pPr>
        <w:spacing w:after="0" w:line="360" w:lineRule="auto"/>
        <w:rPr>
          <w:rFonts w:ascii="Times New Roman" w:hAnsi="Times New Roman" w:cs="Times New Roman"/>
          <w:sz w:val="24"/>
          <w:szCs w:val="24"/>
        </w:rPr>
      </w:pPr>
      <w:r>
        <w:rPr>
          <w:rFonts w:ascii="Times New Roman" w:hAnsi="Times New Roman" w:cs="Times New Roman"/>
          <w:sz w:val="24"/>
          <w:szCs w:val="24"/>
          <w:vertAlign w:val="superscript"/>
        </w:rPr>
        <w:t>9</w:t>
      </w:r>
      <w:r w:rsidR="00F9266E" w:rsidRPr="00B36D9D">
        <w:rPr>
          <w:rFonts w:ascii="Times New Roman" w:hAnsi="Times New Roman" w:cs="Times New Roman"/>
          <w:sz w:val="24"/>
          <w:szCs w:val="24"/>
        </w:rPr>
        <w:t xml:space="preserve">School of Life Sciences, Faculty of Natural Sciences, Keele University, Keele, Staffordshire, United Kingdom, ST5 5BG (NH: </w:t>
      </w:r>
      <w:hyperlink r:id="rId13" w:history="1">
        <w:r w:rsidR="00F9266E" w:rsidRPr="00B36D9D">
          <w:rPr>
            <w:rStyle w:val="Hyperlink"/>
            <w:rFonts w:ascii="Times New Roman" w:hAnsi="Times New Roman" w:cs="Times New Roman"/>
            <w:sz w:val="24"/>
            <w:szCs w:val="24"/>
          </w:rPr>
          <w:t>n.haider@keele.ac.uk</w:t>
        </w:r>
      </w:hyperlink>
      <w:r w:rsidR="00F9266E" w:rsidRPr="00B36D9D">
        <w:rPr>
          <w:rFonts w:ascii="Times New Roman" w:hAnsi="Times New Roman" w:cs="Times New Roman"/>
          <w:sz w:val="24"/>
          <w:szCs w:val="24"/>
        </w:rPr>
        <w:t xml:space="preserve">). </w:t>
      </w:r>
    </w:p>
    <w:p w14:paraId="35766CDB" w14:textId="77777777" w:rsidR="00F9266E" w:rsidRPr="00B36D9D" w:rsidRDefault="00F9266E" w:rsidP="0087164B">
      <w:pPr>
        <w:autoSpaceDE w:val="0"/>
        <w:autoSpaceDN w:val="0"/>
        <w:adjustRightInd w:val="0"/>
        <w:spacing w:after="0" w:line="360" w:lineRule="auto"/>
        <w:rPr>
          <w:rFonts w:ascii="Times New Roman" w:hAnsi="Times New Roman" w:cs="Times New Roman"/>
          <w:color w:val="000000"/>
          <w:sz w:val="24"/>
          <w:szCs w:val="24"/>
        </w:rPr>
      </w:pPr>
    </w:p>
    <w:p w14:paraId="1B3AECCC" w14:textId="77777777" w:rsidR="00F9266E" w:rsidRPr="00B36D9D" w:rsidRDefault="00F9266E" w:rsidP="0087164B">
      <w:pPr>
        <w:spacing w:after="0" w:line="360" w:lineRule="auto"/>
        <w:rPr>
          <w:rFonts w:ascii="Times New Roman" w:hAnsi="Times New Roman" w:cs="Times New Roman"/>
          <w:sz w:val="24"/>
          <w:szCs w:val="24"/>
        </w:rPr>
      </w:pPr>
      <w:r>
        <w:rPr>
          <w:rFonts w:ascii="Times New Roman" w:hAnsi="Times New Roman" w:cs="Times New Roman"/>
          <w:b/>
          <w:bCs/>
          <w:sz w:val="24"/>
          <w:szCs w:val="24"/>
        </w:rPr>
        <w:t>*</w:t>
      </w:r>
      <w:r w:rsidRPr="00B36D9D">
        <w:rPr>
          <w:rFonts w:ascii="Times New Roman" w:hAnsi="Times New Roman" w:cs="Times New Roman"/>
          <w:b/>
          <w:bCs/>
          <w:sz w:val="24"/>
          <w:szCs w:val="24"/>
        </w:rPr>
        <w:t xml:space="preserve">Corresponding author: </w:t>
      </w:r>
      <w:r w:rsidRPr="00B36D9D">
        <w:rPr>
          <w:rFonts w:ascii="Times New Roman" w:hAnsi="Times New Roman" w:cs="Times New Roman"/>
          <w:sz w:val="24"/>
          <w:szCs w:val="24"/>
        </w:rPr>
        <w:t>Dr Najmul Haider</w:t>
      </w:r>
      <w:r>
        <w:rPr>
          <w:rFonts w:ascii="Times New Roman" w:hAnsi="Times New Roman" w:cs="Times New Roman"/>
          <w:sz w:val="24"/>
          <w:szCs w:val="24"/>
        </w:rPr>
        <w:t xml:space="preserve"> PhD</w:t>
      </w:r>
      <w:r w:rsidRPr="00B36D9D">
        <w:rPr>
          <w:rFonts w:ascii="Times New Roman" w:hAnsi="Times New Roman" w:cs="Times New Roman"/>
          <w:sz w:val="24"/>
          <w:szCs w:val="24"/>
        </w:rPr>
        <w:t xml:space="preserve">, School of Life Sciences, Keele University, Huxley Building, Room 122, Keele, Staffordshire, ST5 5BG, United Kingdom, Email: </w:t>
      </w:r>
      <w:hyperlink r:id="rId14" w:history="1">
        <w:r w:rsidRPr="00B36D9D">
          <w:rPr>
            <w:rStyle w:val="Hyperlink"/>
            <w:rFonts w:ascii="Times New Roman" w:hAnsi="Times New Roman" w:cs="Times New Roman"/>
            <w:sz w:val="24"/>
            <w:szCs w:val="24"/>
          </w:rPr>
          <w:t>n.haider@keele.ac.uk</w:t>
        </w:r>
      </w:hyperlink>
      <w:r w:rsidRPr="00B36D9D">
        <w:rPr>
          <w:rFonts w:ascii="Times New Roman" w:hAnsi="Times New Roman" w:cs="Times New Roman"/>
          <w:sz w:val="24"/>
          <w:szCs w:val="24"/>
        </w:rPr>
        <w:t xml:space="preserve"> , Phone </w:t>
      </w:r>
      <w:r w:rsidRPr="00911A4E">
        <w:rPr>
          <w:rFonts w:ascii="Times New Roman" w:hAnsi="Times New Roman" w:cs="Times New Roman"/>
          <w:b/>
          <w:bCs/>
          <w:sz w:val="24"/>
          <w:szCs w:val="24"/>
        </w:rPr>
        <w:t xml:space="preserve">: </w:t>
      </w:r>
      <w:hyperlink r:id="rId15" w:history="1">
        <w:r w:rsidRPr="00911A4E">
          <w:rPr>
            <w:rStyle w:val="Hyperlink"/>
            <w:rFonts w:ascii="Times New Roman" w:hAnsi="Times New Roman" w:cs="Times New Roman"/>
            <w:sz w:val="24"/>
            <w:szCs w:val="24"/>
          </w:rPr>
          <w:t>(+44) 01782 734414</w:t>
        </w:r>
      </w:hyperlink>
    </w:p>
    <w:p w14:paraId="3E9AFC6A" w14:textId="77777777" w:rsidR="00F9266E" w:rsidRPr="00C5086A" w:rsidRDefault="00F9266E">
      <w:pPr>
        <w:rPr>
          <w:rFonts w:ascii="Times New Roman" w:hAnsi="Times New Roman" w:cs="Times New Roman"/>
        </w:rPr>
      </w:pPr>
    </w:p>
    <w:p w14:paraId="5AD25216" w14:textId="77777777" w:rsidR="00F9266E" w:rsidRDefault="00F9266E">
      <w:pPr>
        <w:rPr>
          <w:rFonts w:ascii="Times New Roman" w:hAnsi="Times New Roman" w:cs="Times New Roman"/>
          <w:b/>
          <w:bCs/>
        </w:rPr>
      </w:pPr>
    </w:p>
    <w:p w14:paraId="51A3FF31" w14:textId="77777777" w:rsidR="00F9266E" w:rsidRDefault="00F9266E">
      <w:pPr>
        <w:rPr>
          <w:rFonts w:ascii="Times New Roman" w:hAnsi="Times New Roman" w:cs="Times New Roman"/>
          <w:b/>
          <w:bCs/>
        </w:rPr>
      </w:pPr>
      <w:r>
        <w:rPr>
          <w:rFonts w:ascii="Times New Roman" w:hAnsi="Times New Roman" w:cs="Times New Roman"/>
          <w:b/>
          <w:bCs/>
        </w:rPr>
        <w:br w:type="page"/>
      </w:r>
    </w:p>
    <w:p w14:paraId="1B81D58B" w14:textId="016BBDD7" w:rsidR="00F9266E" w:rsidRDefault="00F9266E">
      <w:pPr>
        <w:rPr>
          <w:rFonts w:ascii="Times New Roman" w:hAnsi="Times New Roman" w:cs="Times New Roman"/>
          <w:b/>
          <w:bCs/>
        </w:rPr>
      </w:pPr>
      <w:r w:rsidRPr="00EA03BA">
        <w:rPr>
          <w:rFonts w:ascii="Times New Roman" w:hAnsi="Times New Roman" w:cs="Times New Roman"/>
          <w:b/>
          <w:bCs/>
        </w:rPr>
        <w:lastRenderedPageBreak/>
        <w:t xml:space="preserve">Comments </w:t>
      </w:r>
      <w:r>
        <w:rPr>
          <w:rFonts w:ascii="Times New Roman" w:hAnsi="Times New Roman" w:cs="Times New Roman"/>
          <w:b/>
          <w:bCs/>
        </w:rPr>
        <w:t xml:space="preserve">(Current word count: </w:t>
      </w:r>
      <w:r w:rsidR="00E653D3">
        <w:rPr>
          <w:rFonts w:ascii="Times New Roman" w:hAnsi="Times New Roman" w:cs="Times New Roman"/>
          <w:b/>
          <w:bCs/>
        </w:rPr>
        <w:t>912</w:t>
      </w:r>
      <w:r>
        <w:rPr>
          <w:rFonts w:ascii="Times New Roman" w:hAnsi="Times New Roman" w:cs="Times New Roman"/>
          <w:b/>
          <w:bCs/>
        </w:rPr>
        <w:t>)</w:t>
      </w:r>
    </w:p>
    <w:p w14:paraId="5EE9E7B2" w14:textId="77777777" w:rsidR="00F9266E" w:rsidRDefault="00F9266E">
      <w:pPr>
        <w:rPr>
          <w:rFonts w:ascii="Times New Roman" w:hAnsi="Times New Roman" w:cs="Times New Roman"/>
          <w:b/>
          <w:bCs/>
        </w:rPr>
      </w:pPr>
    </w:p>
    <w:p w14:paraId="5F6ABE3B" w14:textId="77777777" w:rsidR="00D66AC7" w:rsidRDefault="00D66AC7">
      <w:pPr>
        <w:rPr>
          <w:rFonts w:ascii="Times New Roman" w:hAnsi="Times New Roman" w:cs="Times New Roman"/>
          <w:b/>
          <w:bCs/>
        </w:rPr>
      </w:pPr>
      <w:r>
        <w:rPr>
          <w:rFonts w:ascii="Times New Roman" w:hAnsi="Times New Roman" w:cs="Times New Roman"/>
          <w:b/>
          <w:bCs/>
        </w:rPr>
        <w:t>Abstract:</w:t>
      </w:r>
    </w:p>
    <w:p w14:paraId="25BB4573" w14:textId="77777777" w:rsidR="00D66AC7" w:rsidRDefault="00D66AC7">
      <w:pPr>
        <w:rPr>
          <w:rFonts w:ascii="Times New Roman" w:hAnsi="Times New Roman" w:cs="Times New Roman"/>
          <w:b/>
          <w:bCs/>
        </w:rPr>
      </w:pPr>
    </w:p>
    <w:p w14:paraId="153020F3" w14:textId="1D10B9F9" w:rsidR="00D66AC7" w:rsidRDefault="00D66AC7">
      <w:pPr>
        <w:rPr>
          <w:rFonts w:ascii="Times New Roman" w:hAnsi="Times New Roman" w:cs="Times New Roman"/>
          <w:b/>
          <w:bCs/>
        </w:rPr>
      </w:pPr>
      <w:r>
        <w:rPr>
          <w:rFonts w:ascii="Times New Roman" w:hAnsi="Times New Roman" w:cs="Times New Roman"/>
          <w:b/>
          <w:bCs/>
        </w:rPr>
        <w:t xml:space="preserve"> </w:t>
      </w:r>
    </w:p>
    <w:p w14:paraId="39EFC8AC" w14:textId="77777777" w:rsidR="00D66AC7" w:rsidRDefault="00D66AC7">
      <w:pPr>
        <w:rPr>
          <w:rFonts w:ascii="Times New Roman" w:hAnsi="Times New Roman" w:cs="Times New Roman"/>
          <w:b/>
          <w:bCs/>
        </w:rPr>
      </w:pPr>
    </w:p>
    <w:p w14:paraId="7001277E" w14:textId="77777777" w:rsidR="00D66AC7" w:rsidRDefault="00D66AC7">
      <w:pPr>
        <w:rPr>
          <w:rFonts w:ascii="Times New Roman" w:hAnsi="Times New Roman" w:cs="Times New Roman"/>
          <w:b/>
          <w:bCs/>
        </w:rPr>
      </w:pPr>
    </w:p>
    <w:p w14:paraId="7AC59B4C" w14:textId="6F648259" w:rsidR="002F5545" w:rsidRPr="00D66AC7" w:rsidRDefault="002F5545">
      <w:pPr>
        <w:rPr>
          <w:rFonts w:ascii="Times New Roman" w:hAnsi="Times New Roman" w:cs="Times New Roman"/>
          <w:color w:val="808080" w:themeColor="background1" w:themeShade="80"/>
        </w:rPr>
      </w:pPr>
      <w:r w:rsidRPr="00D66AC7">
        <w:rPr>
          <w:rFonts w:ascii="Times New Roman" w:hAnsi="Times New Roman" w:cs="Times New Roman"/>
          <w:color w:val="808080" w:themeColor="background1" w:themeShade="80"/>
        </w:rPr>
        <w:t xml:space="preserve">Introduction: </w:t>
      </w:r>
    </w:p>
    <w:p w14:paraId="364B4F04" w14:textId="77777777" w:rsidR="002F5545" w:rsidRPr="00EA03BA" w:rsidRDefault="002F5545">
      <w:pPr>
        <w:rPr>
          <w:rFonts w:ascii="Times New Roman" w:hAnsi="Times New Roman" w:cs="Times New Roman"/>
          <w:b/>
          <w:bCs/>
        </w:rPr>
      </w:pPr>
    </w:p>
    <w:p w14:paraId="1AB4D6C2" w14:textId="58315BBC" w:rsidR="00FB5609" w:rsidRDefault="00F9266E" w:rsidP="00634852">
      <w:pPr>
        <w:spacing w:after="0" w:line="480" w:lineRule="auto"/>
        <w:rPr>
          <w:rFonts w:ascii="Times New Roman" w:hAnsi="Times New Roman" w:cs="Times New Roman"/>
        </w:rPr>
      </w:pPr>
      <w:r w:rsidRPr="00C5086A">
        <w:rPr>
          <w:rFonts w:ascii="Times New Roman" w:hAnsi="Times New Roman" w:cs="Times New Roman"/>
        </w:rPr>
        <w:t xml:space="preserve">Bangladesh </w:t>
      </w:r>
      <w:r>
        <w:rPr>
          <w:rFonts w:ascii="Times New Roman" w:hAnsi="Times New Roman" w:cs="Times New Roman"/>
        </w:rPr>
        <w:t>is</w:t>
      </w:r>
      <w:r w:rsidR="006728BF">
        <w:rPr>
          <w:rFonts w:ascii="Times New Roman" w:hAnsi="Times New Roman" w:cs="Times New Roman"/>
        </w:rPr>
        <w:t xml:space="preserve"> currently</w:t>
      </w:r>
      <w:r>
        <w:rPr>
          <w:rFonts w:ascii="Times New Roman" w:hAnsi="Times New Roman" w:cs="Times New Roman"/>
        </w:rPr>
        <w:t xml:space="preserve"> experiencing </w:t>
      </w:r>
      <w:r w:rsidRPr="00C5086A">
        <w:rPr>
          <w:rFonts w:ascii="Times New Roman" w:hAnsi="Times New Roman" w:cs="Times New Roman"/>
        </w:rPr>
        <w:t xml:space="preserve">one of the </w:t>
      </w:r>
      <w:r w:rsidR="00015CA6">
        <w:rPr>
          <w:rFonts w:ascii="Times New Roman" w:hAnsi="Times New Roman" w:cs="Times New Roman"/>
        </w:rPr>
        <w:t xml:space="preserve">largest and </w:t>
      </w:r>
      <w:r w:rsidRPr="00C5086A">
        <w:rPr>
          <w:rFonts w:ascii="Times New Roman" w:hAnsi="Times New Roman" w:cs="Times New Roman"/>
        </w:rPr>
        <w:t xml:space="preserve">deadliest dengue outbreaks by reporting the highest-ever recorded annual </w:t>
      </w:r>
      <w:r>
        <w:rPr>
          <w:rFonts w:ascii="Times New Roman" w:hAnsi="Times New Roman" w:cs="Times New Roman"/>
        </w:rPr>
        <w:t xml:space="preserve">cases and annual </w:t>
      </w:r>
      <w:r w:rsidRPr="00C5086A">
        <w:rPr>
          <w:rFonts w:ascii="Times New Roman" w:hAnsi="Times New Roman" w:cs="Times New Roman"/>
        </w:rPr>
        <w:t xml:space="preserve">deaths </w:t>
      </w:r>
      <w:r>
        <w:rPr>
          <w:rFonts w:ascii="Times New Roman" w:hAnsi="Times New Roman" w:cs="Times New Roman"/>
        </w:rPr>
        <w:t>by</w:t>
      </w:r>
      <w:r w:rsidRPr="00C5086A">
        <w:rPr>
          <w:rFonts w:ascii="Times New Roman" w:hAnsi="Times New Roman" w:cs="Times New Roman"/>
        </w:rPr>
        <w:t xml:space="preserve"> dengue</w:t>
      </w:r>
      <w:r>
        <w:rPr>
          <w:rFonts w:ascii="Times New Roman" w:hAnsi="Times New Roman" w:cs="Times New Roman"/>
        </w:rPr>
        <w:t xml:space="preserve"> virus (DENV) infection</w:t>
      </w:r>
      <w:r w:rsidRPr="00C5086A">
        <w:rPr>
          <w:rFonts w:ascii="Times New Roman" w:hAnsi="Times New Roman" w:cs="Times New Roman"/>
        </w:rPr>
        <w:t xml:space="preserve">. </w:t>
      </w:r>
      <w:r>
        <w:rPr>
          <w:rFonts w:ascii="Times New Roman" w:hAnsi="Times New Roman" w:cs="Times New Roman"/>
        </w:rPr>
        <w:t xml:space="preserve">Between 1 January and 30 </w:t>
      </w:r>
      <w:r w:rsidR="00DC62CD">
        <w:rPr>
          <w:rFonts w:ascii="Times New Roman" w:hAnsi="Times New Roman" w:cs="Times New Roman"/>
        </w:rPr>
        <w:t>September</w:t>
      </w:r>
      <w:r w:rsidR="00DC62CD" w:rsidRPr="00C5086A">
        <w:rPr>
          <w:rFonts w:ascii="Times New Roman" w:hAnsi="Times New Roman" w:cs="Times New Roman"/>
        </w:rPr>
        <w:t xml:space="preserve"> </w:t>
      </w:r>
      <w:r w:rsidRPr="00C5086A">
        <w:rPr>
          <w:rFonts w:ascii="Times New Roman" w:hAnsi="Times New Roman" w:cs="Times New Roman"/>
        </w:rPr>
        <w:t xml:space="preserve">2023, </w:t>
      </w:r>
      <w:r>
        <w:rPr>
          <w:rFonts w:ascii="Times New Roman" w:hAnsi="Times New Roman" w:cs="Times New Roman"/>
        </w:rPr>
        <w:t xml:space="preserve">Bangladesh reported a total of </w:t>
      </w:r>
      <w:r w:rsidR="00DC62CD">
        <w:rPr>
          <w:rFonts w:ascii="Times New Roman" w:hAnsi="Times New Roman" w:cs="Times New Roman"/>
        </w:rPr>
        <w:t>203,406</w:t>
      </w:r>
      <w:r>
        <w:rPr>
          <w:rFonts w:ascii="Times New Roman" w:hAnsi="Times New Roman" w:cs="Times New Roman"/>
        </w:rPr>
        <w:t xml:space="preserve"> cases and </w:t>
      </w:r>
      <w:r w:rsidR="00DC62CD">
        <w:rPr>
          <w:rFonts w:ascii="Times New Roman" w:hAnsi="Times New Roman" w:cs="Times New Roman"/>
        </w:rPr>
        <w:t>989</w:t>
      </w:r>
      <w:r>
        <w:rPr>
          <w:rFonts w:ascii="Times New Roman" w:hAnsi="Times New Roman" w:cs="Times New Roman"/>
        </w:rPr>
        <w:t xml:space="preserve"> deaths with a case-fatality ratio of 0.4</w:t>
      </w:r>
      <w:r w:rsidR="00DC62CD">
        <w:rPr>
          <w:rFonts w:ascii="Times New Roman" w:hAnsi="Times New Roman" w:cs="Times New Roman"/>
        </w:rPr>
        <w:t>9</w:t>
      </w:r>
      <w:r>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"/>
          <w:id w:val="-261619740"/>
          <w:placeholder>
            <w:docPart w:val="BEB65B31868F4F0484D832EBC960C08A"/>
          </w:placeholder>
        </w:sdtPr>
        <w:sdtContent>
          <w:r w:rsidR="00D44B14" w:rsidRPr="00D44B14">
            <w:rPr>
              <w:rFonts w:ascii="Times New Roman" w:hAnsi="Times New Roman" w:cs="Times New Roman"/>
              <w:color w:val="000000"/>
              <w:vertAlign w:val="superscript"/>
            </w:rPr>
            <w:t>1</w:t>
          </w:r>
        </w:sdtContent>
      </w:sdt>
      <w:r>
        <w:rPr>
          <w:rFonts w:ascii="Times New Roman" w:hAnsi="Times New Roman" w:cs="Times New Roman"/>
        </w:rPr>
        <w:t xml:space="preserve">. Historically, </w:t>
      </w:r>
      <w:r w:rsidR="00AC2F6F">
        <w:rPr>
          <w:rFonts w:ascii="Times New Roman" w:hAnsi="Times New Roman" w:cs="Times New Roman"/>
        </w:rPr>
        <w:t xml:space="preserve">most of </w:t>
      </w:r>
      <w:r>
        <w:rPr>
          <w:rFonts w:ascii="Times New Roman" w:hAnsi="Times New Roman" w:cs="Times New Roman"/>
        </w:rPr>
        <w:t xml:space="preserve">the dengue </w:t>
      </w:r>
      <w:r w:rsidR="00AC2F6F">
        <w:rPr>
          <w:rFonts w:ascii="Times New Roman" w:hAnsi="Times New Roman" w:cs="Times New Roman"/>
        </w:rPr>
        <w:t xml:space="preserve">cases </w:t>
      </w:r>
      <w:r w:rsidR="00015CA6">
        <w:rPr>
          <w:rFonts w:ascii="Times New Roman" w:hAnsi="Times New Roman" w:cs="Times New Roman"/>
        </w:rPr>
        <w:t>in the country</w:t>
      </w:r>
      <w:r>
        <w:rPr>
          <w:rFonts w:ascii="Times New Roman" w:hAnsi="Times New Roman" w:cs="Times New Roman"/>
        </w:rPr>
        <w:t xml:space="preserve"> </w:t>
      </w:r>
      <w:r w:rsidR="00C56253">
        <w:rPr>
          <w:rFonts w:ascii="Times New Roman" w:hAnsi="Times New Roman" w:cs="Times New Roman"/>
        </w:rPr>
        <w:t xml:space="preserve">have been reported </w:t>
      </w:r>
      <w:r>
        <w:rPr>
          <w:rFonts w:ascii="Times New Roman" w:hAnsi="Times New Roman" w:cs="Times New Roman"/>
        </w:rPr>
        <w:t xml:space="preserve">in </w:t>
      </w:r>
      <w:r w:rsidR="00015CA6">
        <w:rPr>
          <w:rFonts w:ascii="Times New Roman" w:hAnsi="Times New Roman" w:cs="Times New Roman"/>
        </w:rPr>
        <w:t>urban areas</w:t>
      </w:r>
      <w:r w:rsidR="00AC2F6F">
        <w:rPr>
          <w:rFonts w:ascii="Times New Roman" w:hAnsi="Times New Roman" w:cs="Times New Roman"/>
        </w:rPr>
        <w:t xml:space="preserve">, </w:t>
      </w:r>
      <w:r w:rsidR="00C56253">
        <w:rPr>
          <w:rFonts w:ascii="Times New Roman" w:hAnsi="Times New Roman" w:cs="Times New Roman"/>
        </w:rPr>
        <w:t xml:space="preserve">with a particular concentration </w:t>
      </w:r>
      <w:r w:rsidR="00AC2F6F">
        <w:rPr>
          <w:rFonts w:ascii="Times New Roman" w:hAnsi="Times New Roman" w:cs="Times New Roman"/>
        </w:rPr>
        <w:t>in the capital city</w:t>
      </w:r>
      <w:r w:rsidR="00C56253">
        <w:rPr>
          <w:rFonts w:ascii="Times New Roman" w:hAnsi="Times New Roman" w:cs="Times New Roman"/>
        </w:rPr>
        <w:t xml:space="preserve"> </w:t>
      </w:r>
      <w:r w:rsidR="00EB22E5">
        <w:rPr>
          <w:rFonts w:ascii="Times New Roman" w:hAnsi="Times New Roman" w:cs="Times New Roman"/>
        </w:rPr>
        <w:t>of</w:t>
      </w:r>
      <w:r w:rsidR="00AC2F6F">
        <w:rPr>
          <w:rFonts w:ascii="Times New Roman" w:hAnsi="Times New Roman" w:cs="Times New Roman"/>
        </w:rPr>
        <w:t xml:space="preserve"> Dhaka</w:t>
      </w:r>
      <w:r w:rsidR="004B2D3A">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2IxYjc1ZWUtODc1Zi00MzI4LTg2NDUtNWZjOTY1NGQwZTdhIiwicHJvcGVydGllcyI6eyJub3RlSW5kZXgiOjB9LCJpc0VkaXRlZCI6ZmFsc2UsIm1hbnVhbE92ZXJyaWRlIjp7ImlzTWFudWFsbHlPdmVycmlkZGVuIjpmYWxzZSwiY2l0ZXByb2NUZXh0IjoiPHN1cD4y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258990017"/>
          <w:placeholder>
            <w:docPart w:val="DefaultPlaceholder_-1854013440"/>
          </w:placeholder>
        </w:sdtPr>
        <w:sdtContent>
          <w:r w:rsidR="00D44B14" w:rsidRPr="00D44B14">
            <w:rPr>
              <w:rFonts w:ascii="Times New Roman" w:hAnsi="Times New Roman" w:cs="Times New Roman"/>
              <w:color w:val="000000"/>
              <w:vertAlign w:val="superscript"/>
            </w:rPr>
            <w:t>2</w:t>
          </w:r>
        </w:sdtContent>
      </w:sdt>
      <w:r w:rsidR="0000505C">
        <w:rPr>
          <w:rFonts w:ascii="Times New Roman" w:hAnsi="Times New Roman" w:cs="Times New Roman"/>
        </w:rPr>
        <w:t xml:space="preserve"> except a few year like 2019 when almost half of the cases were reported from outside Dhaka</w:t>
      </w:r>
      <w:r w:rsidR="00151E91">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mVjNDI2ZjAtY2RiMC00ODdhLTkxMTUtMTc2OWI1Nzk1ODQ3IiwicHJvcGVydGllcyI6eyJub3RlSW5kZXgiOjB9LCJpc0VkaXRlZCI6ZmFsc2UsIm1hbnVhbE92ZXJyaWRlIjp7ImlzTWFudWFsbHlPdmVycmlkZGVuIjpmYWxzZSwiY2l0ZXByb2NUZXh0IjoiPHN1cD4zPC9zdXA+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
          <w:id w:val="2019728614"/>
          <w:placeholder>
            <w:docPart w:val="DefaultPlaceholder_-1854013440"/>
          </w:placeholder>
        </w:sdtPr>
        <w:sdtContent>
          <w:r w:rsidR="00D44B14" w:rsidRPr="00D44B14">
            <w:rPr>
              <w:rFonts w:ascii="Times New Roman" w:hAnsi="Times New Roman" w:cs="Times New Roman"/>
              <w:color w:val="000000"/>
              <w:vertAlign w:val="superscript"/>
            </w:rPr>
            <w:t>3</w:t>
          </w:r>
        </w:sdtContent>
      </w:sdt>
      <w:r w:rsidR="0000505C">
        <w:rPr>
          <w:rFonts w:ascii="Times New Roman" w:hAnsi="Times New Roman" w:cs="Times New Roman"/>
        </w:rPr>
        <w:t xml:space="preserve">. </w:t>
      </w:r>
      <w:r w:rsidR="004B2D3A">
        <w:rPr>
          <w:rFonts w:ascii="Times New Roman" w:hAnsi="Times New Roman" w:cs="Times New Roman"/>
        </w:rPr>
        <w:t xml:space="preserve"> </w:t>
      </w:r>
      <w:r w:rsidR="004501DE">
        <w:rPr>
          <w:rFonts w:ascii="Times New Roman" w:hAnsi="Times New Roman" w:cs="Times New Roman"/>
        </w:rPr>
        <w:t xml:space="preserve">Sporadic cases of </w:t>
      </w:r>
      <w:r w:rsidR="00015CA6">
        <w:rPr>
          <w:rFonts w:ascii="Times New Roman" w:hAnsi="Times New Roman" w:cs="Times New Roman"/>
        </w:rPr>
        <w:t xml:space="preserve">dengue </w:t>
      </w:r>
      <w:r w:rsidR="004501DE">
        <w:rPr>
          <w:rFonts w:ascii="Times New Roman" w:hAnsi="Times New Roman" w:cs="Times New Roman"/>
        </w:rPr>
        <w:t>were documented in Dhaka in</w:t>
      </w:r>
      <w:r w:rsidR="00015CA6">
        <w:rPr>
          <w:rFonts w:ascii="Times New Roman" w:hAnsi="Times New Roman" w:cs="Times New Roman"/>
        </w:rPr>
        <w:t xml:space="preserve"> the </w:t>
      </w:r>
      <w:r w:rsidR="00923B7D">
        <w:rPr>
          <w:rFonts w:ascii="Times New Roman" w:hAnsi="Times New Roman" w:cs="Times New Roman"/>
        </w:rPr>
        <w:t>1960s</w:t>
      </w:r>
      <w:r w:rsidR="004501DE">
        <w:rPr>
          <w:rFonts w:ascii="Times New Roman" w:hAnsi="Times New Roman" w:cs="Times New Roman"/>
        </w:rPr>
        <w:t xml:space="preserve">, </w:t>
      </w:r>
      <w:r w:rsidR="004501DE" w:rsidRPr="004501DE">
        <w:rPr>
          <w:rFonts w:ascii="Times New Roman" w:hAnsi="Times New Roman" w:cs="Times New Roman"/>
        </w:rPr>
        <w:t>preceding the significant outbreak that occurred in 2000 in major cities, including Dhaka, Chittagong, and Khulna</w:t>
      </w:r>
      <w:r w:rsidR="00EC7A75">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zgxZjNhOWQtMmZiYi00YWQ3LTkxMmYtNzc3OTM1Y2VmNzI2IiwicHJvcGVydGllcyI6eyJub3RlSW5kZXgiOjB9LCJpc0VkaXRlZCI6ZmFsc2UsIm1hbnVhbE92ZXJyaWRlIjp7ImlzTWFudWFsbHlPdmVycmlkZGVuIjpmYWxzZSwiY2l0ZXByb2NUZXh0IjoiPHN1cD4y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
          <w:id w:val="-1334145660"/>
          <w:placeholder>
            <w:docPart w:val="BEB65B31868F4F0484D832EBC960C08A"/>
          </w:placeholder>
        </w:sdtPr>
        <w:sdtContent>
          <w:r w:rsidR="00D44B14" w:rsidRPr="00D44B14">
            <w:rPr>
              <w:rFonts w:ascii="Times New Roman" w:hAnsi="Times New Roman" w:cs="Times New Roman"/>
              <w:color w:val="000000"/>
              <w:vertAlign w:val="superscript"/>
            </w:rPr>
            <w:t>2</w:t>
          </w:r>
        </w:sdtContent>
      </w:sdt>
      <w:r w:rsidR="005B6E6C">
        <w:rPr>
          <w:rFonts w:ascii="Times New Roman" w:hAnsi="Times New Roman" w:cs="Times New Roman"/>
          <w:color w:val="000000"/>
          <w:vertAlign w:val="superscript"/>
        </w:rPr>
        <w:t xml:space="preserve"> </w:t>
      </w:r>
      <w:sdt>
        <w:sdtPr>
          <w:rPr>
            <w:rFonts w:ascii="Times New Roman" w:hAnsi="Times New Roman" w:cs="Times New Roman"/>
            <w:color w:val="000000"/>
            <w:vertAlign w:val="superscript"/>
          </w:rPr>
          <w:tag w:val="MENDELEY_CITATION_v3_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"/>
          <w:id w:val="1664126181"/>
          <w:placeholder>
            <w:docPart w:val="DefaultPlaceholder_-1854013440"/>
          </w:placeholder>
        </w:sdtPr>
        <w:sdtContent>
          <w:r w:rsidR="00D44B14" w:rsidRPr="00D44B14">
            <w:rPr>
              <w:rFonts w:ascii="Times New Roman" w:hAnsi="Times New Roman" w:cs="Times New Roman"/>
              <w:color w:val="000000"/>
              <w:vertAlign w:val="superscript"/>
            </w:rPr>
            <w:t>4</w:t>
          </w:r>
        </w:sdtContent>
      </w:sdt>
      <w:r>
        <w:rPr>
          <w:rFonts w:ascii="Times New Roman" w:hAnsi="Times New Roman" w:cs="Times New Roman"/>
        </w:rPr>
        <w:t xml:space="preserve">.  </w:t>
      </w:r>
      <w:r w:rsidR="00432B6B">
        <w:rPr>
          <w:rFonts w:ascii="Times New Roman" w:hAnsi="Times New Roman" w:cs="Times New Roman"/>
        </w:rPr>
        <w:t>S</w:t>
      </w:r>
      <w:r>
        <w:rPr>
          <w:rFonts w:ascii="Times New Roman" w:hAnsi="Times New Roman" w:cs="Times New Roman"/>
        </w:rPr>
        <w:t>erological study conducted</w:t>
      </w:r>
      <w:r w:rsidR="001B1733">
        <w:rPr>
          <w:rFonts w:ascii="Times New Roman" w:hAnsi="Times New Roman" w:cs="Times New Roman"/>
        </w:rPr>
        <w:t xml:space="preserve"> across the country demonstrated</w:t>
      </w:r>
      <w:r w:rsidR="00432B6B">
        <w:rPr>
          <w:rFonts w:ascii="Times New Roman" w:hAnsi="Times New Roman" w:cs="Times New Roman"/>
        </w:rPr>
        <w:t xml:space="preserve"> </w:t>
      </w:r>
      <w:r w:rsidR="001B1733">
        <w:rPr>
          <w:rFonts w:ascii="Times New Roman" w:hAnsi="Times New Roman" w:cs="Times New Roman"/>
        </w:rPr>
        <w:t>substantial</w:t>
      </w:r>
      <w:r w:rsidR="00782869">
        <w:rPr>
          <w:rFonts w:ascii="Times New Roman" w:hAnsi="Times New Roman" w:cs="Times New Roman"/>
        </w:rPr>
        <w:t xml:space="preserve"> spatial</w:t>
      </w:r>
      <w:r w:rsidR="001B1733">
        <w:rPr>
          <w:rFonts w:ascii="Times New Roman" w:hAnsi="Times New Roman" w:cs="Times New Roman"/>
        </w:rPr>
        <w:t xml:space="preserve"> heterogeneity in seropositi</w:t>
      </w:r>
      <w:r w:rsidR="00782869">
        <w:rPr>
          <w:rFonts w:ascii="Times New Roman" w:hAnsi="Times New Roman" w:cs="Times New Roman"/>
        </w:rPr>
        <w:t xml:space="preserve">vity with seroprevalence ranging from as high as 88% in urban Chittagong to as low as 3% in rural </w:t>
      </w:r>
      <w:proofErr w:type="spellStart"/>
      <w:r w:rsidR="00782869">
        <w:rPr>
          <w:rFonts w:ascii="Times New Roman" w:hAnsi="Times New Roman" w:cs="Times New Roman"/>
        </w:rPr>
        <w:t>Maulvibazar</w:t>
      </w:r>
      <w:proofErr w:type="spellEnd"/>
      <w:r w:rsidR="00782869">
        <w:rPr>
          <w:rFonts w:ascii="Times New Roman" w:hAnsi="Times New Roman" w:cs="Times New Roman"/>
        </w:rPr>
        <w:t xml:space="preserve"> in Sylhet division</w:t>
      </w:r>
      <w:r w:rsidR="00FB1B4B">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MTAzNWYzM2ItMjQzMC00MTMxLTk1NGEtOTBkNGRmZGY3ZmNhIiwicHJvcGVydGllcyI6eyJub3RlSW5kZXgiOjB9LCJpc0VkaXRlZCI6ZmFsc2UsIm1hbnVhbE92ZXJyaWRlIjp7ImlzTWFudWFsbHlPdmVycmlkZGVuIjpmYWxzZSwiY2l0ZXByb2NUZXh0IjoiPHN1cD41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361021255"/>
          <w:placeholder>
            <w:docPart w:val="BEB65B31868F4F0484D832EBC960C08A"/>
          </w:placeholder>
        </w:sdtPr>
        <w:sdtContent>
          <w:r w:rsidR="00D44B14" w:rsidRPr="00D44B14">
            <w:rPr>
              <w:rFonts w:ascii="Times New Roman" w:hAnsi="Times New Roman" w:cs="Times New Roman"/>
              <w:color w:val="000000"/>
              <w:vertAlign w:val="superscript"/>
            </w:rPr>
            <w:t>5</w:t>
          </w:r>
        </w:sdtContent>
      </w:sdt>
      <w:r>
        <w:rPr>
          <w:rFonts w:ascii="Times New Roman" w:hAnsi="Times New Roman" w:cs="Times New Roman"/>
        </w:rPr>
        <w:t>.</w:t>
      </w:r>
      <w:r w:rsidR="00782869">
        <w:rPr>
          <w:rFonts w:ascii="Times New Roman" w:hAnsi="Times New Roman" w:cs="Times New Roman"/>
        </w:rPr>
        <w:t xml:space="preserve"> </w:t>
      </w:r>
      <w:r w:rsidR="00F76B8C">
        <w:rPr>
          <w:rFonts w:ascii="Times New Roman" w:hAnsi="Times New Roman" w:cs="Times New Roman"/>
        </w:rPr>
        <w:t xml:space="preserve">In the capital city </w:t>
      </w:r>
      <w:r w:rsidR="00782869">
        <w:rPr>
          <w:rFonts w:ascii="Times New Roman" w:hAnsi="Times New Roman" w:cs="Times New Roman"/>
        </w:rPr>
        <w:t xml:space="preserve">Dhaka city, </w:t>
      </w:r>
      <w:r w:rsidR="00396925">
        <w:rPr>
          <w:rFonts w:ascii="Times New Roman" w:hAnsi="Times New Roman" w:cs="Times New Roman"/>
        </w:rPr>
        <w:t xml:space="preserve">the </w:t>
      </w:r>
      <w:r w:rsidR="00782869">
        <w:rPr>
          <w:rFonts w:ascii="Times New Roman" w:hAnsi="Times New Roman" w:cs="Times New Roman"/>
        </w:rPr>
        <w:t xml:space="preserve">seropositivity </w:t>
      </w:r>
      <w:r w:rsidR="00396925">
        <w:rPr>
          <w:rFonts w:ascii="Times New Roman" w:hAnsi="Times New Roman" w:cs="Times New Roman"/>
        </w:rPr>
        <w:t xml:space="preserve">of DENV </w:t>
      </w:r>
      <w:r w:rsidR="00782869">
        <w:rPr>
          <w:rFonts w:ascii="Times New Roman" w:hAnsi="Times New Roman" w:cs="Times New Roman"/>
        </w:rPr>
        <w:t>ranged from 36 to 85%</w:t>
      </w:r>
      <w:r w:rsidR="00FB1B4B">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NTQ4NThjMDktZWUwOC00YzEzLThkZjgtZTM0Zjk4MWIzYjcxIiwicHJvcGVydGllcyI6eyJub3RlSW5kZXgiOjB9LCJpc0VkaXRlZCI6ZmFsc2UsIm1hbnVhbE92ZXJyaWRlIjp7ImlzTWFudWFsbHlPdmVycmlkZGVuIjpmYWxzZSwiY2l0ZXByb2NUZXh0IjoiPHN1cD41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252047648"/>
          <w:placeholder>
            <w:docPart w:val="3D7BE807383B4FF7A1B8FB3B8EBD3B6B"/>
          </w:placeholder>
        </w:sdtPr>
        <w:sdtContent>
          <w:r w:rsidR="00D44B14" w:rsidRPr="00D44B14">
            <w:rPr>
              <w:rFonts w:ascii="Times New Roman" w:hAnsi="Times New Roman" w:cs="Times New Roman"/>
              <w:color w:val="000000"/>
              <w:vertAlign w:val="superscript"/>
            </w:rPr>
            <w:t>5</w:t>
          </w:r>
        </w:sdtContent>
      </w:sdt>
      <w:r w:rsidR="00105671">
        <w:rPr>
          <w:rFonts w:ascii="Times New Roman" w:hAnsi="Times New Roman" w:cs="Times New Roman"/>
        </w:rPr>
        <w:t xml:space="preserve"> </w:t>
      </w:r>
      <w:r w:rsidR="0083555C">
        <w:rPr>
          <w:rFonts w:ascii="Times New Roman" w:hAnsi="Times New Roman" w:cs="Times New Roman"/>
        </w:rPr>
        <w:t xml:space="preserve"> </w:t>
      </w:r>
      <w:r w:rsidR="00782869">
        <w:rPr>
          <w:rFonts w:ascii="Times New Roman" w:hAnsi="Times New Roman" w:cs="Times New Roman"/>
        </w:rPr>
        <w:t xml:space="preserve">. </w:t>
      </w:r>
      <w:r w:rsidR="0030413B">
        <w:rPr>
          <w:rFonts w:ascii="Times New Roman" w:hAnsi="Times New Roman" w:cs="Times New Roman"/>
        </w:rPr>
        <w:t>Except in a few years like 2019 when Bangladesh recorded the highest number of dengue cases until that time, m</w:t>
      </w:r>
      <w:r w:rsidR="00286EAF">
        <w:rPr>
          <w:rFonts w:ascii="Times New Roman" w:hAnsi="Times New Roman" w:cs="Times New Roman"/>
        </w:rPr>
        <w:t>ost</w:t>
      </w:r>
      <w:r w:rsidR="0030413B">
        <w:rPr>
          <w:rFonts w:ascii="Times New Roman" w:hAnsi="Times New Roman" w:cs="Times New Roman"/>
        </w:rPr>
        <w:t xml:space="preserve"> cases were reported from Dhaka</w:t>
      </w:r>
      <w:sdt>
        <w:sdtPr>
          <w:rPr>
            <w:rFonts w:ascii="Times New Roman" w:hAnsi="Times New Roman" w:cs="Times New Roman"/>
            <w:color w:val="000000"/>
            <w:vertAlign w:val="superscript"/>
          </w:rPr>
          <w:tag w:val="MENDELEY_CITATION_v3_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"/>
          <w:id w:val="-756128984"/>
          <w:placeholder>
            <w:docPart w:val="DefaultPlaceholder_-1854013440"/>
          </w:placeholder>
        </w:sdtPr>
        <w:sdtContent>
          <w:r w:rsidR="00D44B14" w:rsidRPr="00D44B14">
            <w:rPr>
              <w:rFonts w:ascii="Times New Roman" w:hAnsi="Times New Roman" w:cs="Times New Roman"/>
              <w:color w:val="000000"/>
              <w:vertAlign w:val="superscript"/>
            </w:rPr>
            <w:t>3,6</w:t>
          </w:r>
        </w:sdtContent>
      </w:sdt>
      <w:r w:rsidR="00286EAF">
        <w:rPr>
          <w:rFonts w:ascii="Times New Roman" w:hAnsi="Times New Roman" w:cs="Times New Roman"/>
        </w:rPr>
        <w:t xml:space="preserve">. </w:t>
      </w:r>
      <w:r>
        <w:rPr>
          <w:rFonts w:ascii="Times New Roman" w:hAnsi="Times New Roman" w:cs="Times New Roman"/>
        </w:rPr>
        <w:t xml:space="preserve">However, the 2023 outbreak in Bangladesh revealed a paradigm shift in the occurrences of cases in variable geographic regions. Out of </w:t>
      </w:r>
      <w:r w:rsidR="00AB2946">
        <w:rPr>
          <w:rFonts w:ascii="Times New Roman" w:hAnsi="Times New Roman" w:cs="Times New Roman"/>
        </w:rPr>
        <w:t>203,406</w:t>
      </w:r>
      <w:r>
        <w:rPr>
          <w:rFonts w:ascii="Times New Roman" w:hAnsi="Times New Roman" w:cs="Times New Roman"/>
        </w:rPr>
        <w:t xml:space="preserve"> cases, </w:t>
      </w:r>
      <w:r w:rsidR="00C11A2E">
        <w:rPr>
          <w:rFonts w:ascii="Times New Roman" w:hAnsi="Times New Roman" w:cs="Times New Roman"/>
        </w:rPr>
        <w:t>120,184</w:t>
      </w:r>
      <w:r>
        <w:rPr>
          <w:rFonts w:ascii="Times New Roman" w:hAnsi="Times New Roman" w:cs="Times New Roman"/>
        </w:rPr>
        <w:t xml:space="preserve"> (</w:t>
      </w:r>
      <w:r w:rsidR="00C11A2E">
        <w:rPr>
          <w:rFonts w:ascii="Times New Roman" w:hAnsi="Times New Roman" w:cs="Times New Roman"/>
        </w:rPr>
        <w:t>59</w:t>
      </w:r>
      <w:r>
        <w:rPr>
          <w:rFonts w:ascii="Times New Roman" w:hAnsi="Times New Roman" w:cs="Times New Roman"/>
        </w:rPr>
        <w:t xml:space="preserve">%) were reported from outside Dhaka, whereas only </w:t>
      </w:r>
      <w:r w:rsidR="00C11A2E">
        <w:rPr>
          <w:rFonts w:ascii="Times New Roman" w:hAnsi="Times New Roman" w:cs="Times New Roman"/>
        </w:rPr>
        <w:t>41</w:t>
      </w:r>
      <w:r>
        <w:rPr>
          <w:rFonts w:ascii="Times New Roman" w:hAnsi="Times New Roman" w:cs="Times New Roman"/>
        </w:rPr>
        <w:t>% of cases (n=</w:t>
      </w:r>
      <w:r w:rsidR="00C11A2E">
        <w:rPr>
          <w:rFonts w:ascii="Times New Roman" w:hAnsi="Times New Roman" w:cs="Times New Roman"/>
        </w:rPr>
        <w:t>83,222</w:t>
      </w:r>
      <w:r>
        <w:rPr>
          <w:rFonts w:ascii="Times New Roman" w:hAnsi="Times New Roman" w:cs="Times New Roman"/>
        </w:rPr>
        <w:t>) were recorded in the capital city Dhaka. Although more than half of the cases were recorded outside Dhaka</w:t>
      </w:r>
      <w:r w:rsidR="00F75396">
        <w:rPr>
          <w:rFonts w:ascii="Times New Roman" w:hAnsi="Times New Roman" w:cs="Times New Roman"/>
        </w:rPr>
        <w:t>,</w:t>
      </w:r>
      <w:r>
        <w:rPr>
          <w:rFonts w:ascii="Times New Roman" w:hAnsi="Times New Roman" w:cs="Times New Roman"/>
        </w:rPr>
        <w:t xml:space="preserve"> more than </w:t>
      </w:r>
      <w:r w:rsidR="00136A9D">
        <w:rPr>
          <w:rFonts w:ascii="Times New Roman" w:hAnsi="Times New Roman" w:cs="Times New Roman"/>
        </w:rPr>
        <w:t>65</w:t>
      </w:r>
      <w:r>
        <w:rPr>
          <w:rFonts w:ascii="Times New Roman" w:hAnsi="Times New Roman" w:cs="Times New Roman"/>
        </w:rPr>
        <w:t>% (</w:t>
      </w:r>
      <w:r w:rsidR="00136A9D">
        <w:rPr>
          <w:rFonts w:ascii="Times New Roman" w:hAnsi="Times New Roman" w:cs="Times New Roman"/>
        </w:rPr>
        <w:t>639</w:t>
      </w:r>
      <w:r>
        <w:rPr>
          <w:rFonts w:ascii="Times New Roman" w:hAnsi="Times New Roman" w:cs="Times New Roman"/>
        </w:rPr>
        <w:t xml:space="preserve"> of </w:t>
      </w:r>
      <w:r w:rsidR="00136A9D">
        <w:rPr>
          <w:rFonts w:ascii="Times New Roman" w:hAnsi="Times New Roman" w:cs="Times New Roman"/>
        </w:rPr>
        <w:t>989</w:t>
      </w:r>
      <w:r>
        <w:rPr>
          <w:rFonts w:ascii="Times New Roman" w:hAnsi="Times New Roman" w:cs="Times New Roman"/>
        </w:rPr>
        <w:t>) deaths were recorded in Dhaka. We discussed the geographical shift of dengue cases as well as the possible consequences of this geographical shift</w:t>
      </w:r>
      <w:r w:rsidR="00B7287E">
        <w:rPr>
          <w:rFonts w:ascii="Times New Roman" w:hAnsi="Times New Roman" w:cs="Times New Roman"/>
        </w:rPr>
        <w:t>, especially in rural areas</w:t>
      </w:r>
      <w:r>
        <w:rPr>
          <w:rFonts w:ascii="Times New Roman" w:hAnsi="Times New Roman" w:cs="Times New Roman"/>
        </w:rPr>
        <w:t xml:space="preserve">. We further discussed possible </w:t>
      </w:r>
      <w:r w:rsidR="005953D4">
        <w:rPr>
          <w:rFonts w:ascii="Times New Roman" w:hAnsi="Times New Roman" w:cs="Times New Roman"/>
        </w:rPr>
        <w:t>explanations</w:t>
      </w:r>
      <w:r>
        <w:rPr>
          <w:rFonts w:ascii="Times New Roman" w:hAnsi="Times New Roman" w:cs="Times New Roman"/>
        </w:rPr>
        <w:t xml:space="preserve"> for a higher </w:t>
      </w:r>
      <w:r w:rsidR="00B7287E">
        <w:rPr>
          <w:rFonts w:ascii="Times New Roman" w:hAnsi="Times New Roman" w:cs="Times New Roman"/>
        </w:rPr>
        <w:t>c</w:t>
      </w:r>
      <w:r>
        <w:rPr>
          <w:rFonts w:ascii="Times New Roman" w:hAnsi="Times New Roman" w:cs="Times New Roman"/>
        </w:rPr>
        <w:t xml:space="preserve">ase-fatality ratio </w:t>
      </w:r>
      <w:r w:rsidR="00C547FF">
        <w:rPr>
          <w:rFonts w:ascii="Times New Roman" w:hAnsi="Times New Roman" w:cs="Times New Roman"/>
        </w:rPr>
        <w:t xml:space="preserve">(CFR) </w:t>
      </w:r>
      <w:r>
        <w:rPr>
          <w:rFonts w:ascii="Times New Roman" w:hAnsi="Times New Roman" w:cs="Times New Roman"/>
        </w:rPr>
        <w:t xml:space="preserve">of DENV infection in </w:t>
      </w:r>
      <w:r w:rsidR="005953D4">
        <w:rPr>
          <w:rFonts w:ascii="Times New Roman" w:hAnsi="Times New Roman" w:cs="Times New Roman"/>
        </w:rPr>
        <w:t>Bangladesh</w:t>
      </w:r>
      <w:r>
        <w:rPr>
          <w:rFonts w:ascii="Times New Roman" w:hAnsi="Times New Roman" w:cs="Times New Roman"/>
        </w:rPr>
        <w:t xml:space="preserve"> in 2023 which is 10 times higher than WHO’s goal to limit the </w:t>
      </w:r>
      <w:r w:rsidR="00743FB4">
        <w:rPr>
          <w:rFonts w:ascii="Times New Roman" w:hAnsi="Times New Roman" w:cs="Times New Roman"/>
        </w:rPr>
        <w:t>dengue-related</w:t>
      </w:r>
      <w:r>
        <w:rPr>
          <w:rFonts w:ascii="Times New Roman" w:hAnsi="Times New Roman" w:cs="Times New Roman"/>
        </w:rPr>
        <w:t xml:space="preserve"> CFR below </w:t>
      </w:r>
      <w:r>
        <w:rPr>
          <w:rFonts w:ascii="Times New Roman" w:hAnsi="Times New Roman" w:cs="Times New Roman"/>
        </w:rPr>
        <w:lastRenderedPageBreak/>
        <w:t>0.05%</w:t>
      </w:r>
      <w:r w:rsidR="00B7287E">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"/>
          <w:id w:val="-370068065"/>
          <w:placeholder>
            <w:docPart w:val="DefaultPlaceholder_-1854013440"/>
          </w:placeholder>
        </w:sdtPr>
        <w:sdtContent>
          <w:r w:rsidR="00D44B14" w:rsidRPr="00D44B14">
            <w:rPr>
              <w:rFonts w:ascii="Times New Roman" w:hAnsi="Times New Roman" w:cs="Times New Roman"/>
              <w:color w:val="000000"/>
              <w:vertAlign w:val="superscript"/>
            </w:rPr>
            <w:t>7</w:t>
          </w:r>
        </w:sdtContent>
      </w:sdt>
      <w:r>
        <w:rPr>
          <w:rFonts w:ascii="Times New Roman" w:hAnsi="Times New Roman" w:cs="Times New Roman"/>
        </w:rPr>
        <w:t>.</w:t>
      </w:r>
      <w:r w:rsidR="00D44B14">
        <w:rPr>
          <w:rFonts w:ascii="Times New Roman" w:hAnsi="Times New Roman" w:cs="Times New Roman"/>
        </w:rPr>
        <w:t xml:space="preserve"> </w:t>
      </w:r>
      <w:r>
        <w:rPr>
          <w:rFonts w:ascii="Times New Roman" w:hAnsi="Times New Roman" w:cs="Times New Roman"/>
        </w:rPr>
        <w:t xml:space="preserve">We used publicly available data shared by the Ministry of Health and Family Welfare </w:t>
      </w:r>
      <w:r w:rsidRPr="00BC6E72">
        <w:rPr>
          <w:rFonts w:ascii="Times New Roman" w:hAnsi="Times New Roman" w:cs="Times New Roman"/>
        </w:rPr>
        <w:t>to compa</w:t>
      </w:r>
      <w:r>
        <w:rPr>
          <w:rFonts w:ascii="Times New Roman" w:hAnsi="Times New Roman" w:cs="Times New Roman"/>
        </w:rPr>
        <w:t>re</w:t>
      </w:r>
      <w:r w:rsidRPr="00BC6E72">
        <w:rPr>
          <w:rFonts w:ascii="Times New Roman" w:hAnsi="Times New Roman" w:cs="Times New Roman"/>
        </w:rPr>
        <w:t xml:space="preserve"> the </w:t>
      </w:r>
      <w:r>
        <w:rPr>
          <w:rFonts w:ascii="Times New Roman" w:hAnsi="Times New Roman" w:cs="Times New Roman"/>
        </w:rPr>
        <w:t xml:space="preserve">DENV cases and CFR related to DENV infection between Dhaka and the rest of the country in different periods </w:t>
      </w:r>
      <w:r w:rsidR="00D44B14">
        <w:rPr>
          <w:rFonts w:ascii="Times New Roman" w:hAnsi="Times New Roman" w:cs="Times New Roman"/>
        </w:rPr>
        <w:t xml:space="preserve">to </w:t>
      </w:r>
      <w:r w:rsidR="00012528">
        <w:rPr>
          <w:rFonts w:ascii="Times New Roman" w:hAnsi="Times New Roman" w:cs="Times New Roman"/>
        </w:rPr>
        <w:t>understand</w:t>
      </w:r>
      <w:r w:rsidR="00D44B14">
        <w:rPr>
          <w:rFonts w:ascii="Times New Roman" w:hAnsi="Times New Roman" w:cs="Times New Roman"/>
        </w:rPr>
        <w:t xml:space="preserve"> the dispersion of dengue cases in</w:t>
      </w:r>
      <w:r w:rsidR="00012528">
        <w:rPr>
          <w:rFonts w:ascii="Times New Roman" w:hAnsi="Times New Roman" w:cs="Times New Roman"/>
        </w:rPr>
        <w:t xml:space="preserve"> the </w:t>
      </w:r>
      <w:r w:rsidR="0099780F">
        <w:rPr>
          <w:rFonts w:ascii="Times New Roman" w:hAnsi="Times New Roman" w:cs="Times New Roman"/>
        </w:rPr>
        <w:t>country.</w:t>
      </w:r>
    </w:p>
    <w:p w14:paraId="519E6D6A" w14:textId="77777777" w:rsidR="00FB5609" w:rsidRPr="004F4E78" w:rsidRDefault="00FB5609" w:rsidP="00634852">
      <w:pPr>
        <w:spacing w:after="0" w:line="480" w:lineRule="auto"/>
        <w:rPr>
          <w:rFonts w:ascii="Times New Roman" w:hAnsi="Times New Roman" w:cs="Times New Roman"/>
          <w:b/>
          <w:bCs/>
        </w:rPr>
      </w:pPr>
    </w:p>
    <w:p w14:paraId="14B12268" w14:textId="355E07D9" w:rsidR="00D73D42" w:rsidRDefault="00D73D42" w:rsidP="00634852">
      <w:pPr>
        <w:spacing w:after="0" w:line="480" w:lineRule="auto"/>
        <w:rPr>
          <w:rFonts w:ascii="Times New Roman" w:hAnsi="Times New Roman" w:cs="Times New Roman"/>
        </w:rPr>
      </w:pPr>
      <w:r w:rsidRPr="004F4E78">
        <w:rPr>
          <w:rFonts w:ascii="Times New Roman" w:hAnsi="Times New Roman" w:cs="Times New Roman"/>
          <w:b/>
          <w:bCs/>
        </w:rPr>
        <w:t>A</w:t>
      </w:r>
      <w:r w:rsidR="004F4E78" w:rsidRPr="004F4E78">
        <w:rPr>
          <w:rFonts w:ascii="Times New Roman" w:hAnsi="Times New Roman" w:cs="Times New Roman"/>
          <w:b/>
          <w:bCs/>
        </w:rPr>
        <w:t>im</w:t>
      </w:r>
      <w:r w:rsidRPr="004F4E78">
        <w:rPr>
          <w:rFonts w:ascii="Times New Roman" w:hAnsi="Times New Roman" w:cs="Times New Roman"/>
          <w:b/>
          <w:bCs/>
        </w:rPr>
        <w:t>:</w:t>
      </w:r>
      <w:r>
        <w:rPr>
          <w:rFonts w:ascii="Times New Roman" w:hAnsi="Times New Roman" w:cs="Times New Roman"/>
        </w:rPr>
        <w:t xml:space="preserve"> </w:t>
      </w:r>
    </w:p>
    <w:p w14:paraId="2D7346B2" w14:textId="4135DB0F" w:rsidR="00D73D42" w:rsidRDefault="00D73D42" w:rsidP="00D73D42">
      <w:pPr>
        <w:pStyle w:val="ListParagraph"/>
        <w:numPr>
          <w:ilvl w:val="0"/>
          <w:numId w:val="2"/>
        </w:numPr>
        <w:spacing w:after="0" w:line="480" w:lineRule="auto"/>
        <w:rPr>
          <w:rFonts w:ascii="Times New Roman" w:hAnsi="Times New Roman" w:cs="Times New Roman"/>
        </w:rPr>
      </w:pPr>
      <w:r>
        <w:rPr>
          <w:rFonts w:ascii="Times New Roman" w:hAnsi="Times New Roman" w:cs="Times New Roman"/>
        </w:rPr>
        <w:t xml:space="preserve">To summarize the key findings of the 2023 dengue outbreak in Bangladesh </w:t>
      </w:r>
      <w:ins w:id="4" w:author="Najmul Haider" w:date="2023-12-18T20:34:00Z">
        <w:r w:rsidR="004D6C7F">
          <w:rPr>
            <w:rFonts w:ascii="Times New Roman" w:hAnsi="Times New Roman" w:cs="Times New Roman"/>
          </w:rPr>
          <w:t xml:space="preserve">(Person, place time) Age, </w:t>
        </w:r>
      </w:ins>
      <w:ins w:id="5" w:author="Najmul Haider" w:date="2023-12-18T20:35:00Z">
        <w:r w:rsidR="004D6C7F">
          <w:rPr>
            <w:rFonts w:ascii="Times New Roman" w:hAnsi="Times New Roman" w:cs="Times New Roman"/>
          </w:rPr>
          <w:t xml:space="preserve">gender, </w:t>
        </w:r>
        <w:r w:rsidR="00AB46A5">
          <w:rPr>
            <w:rFonts w:ascii="Times New Roman" w:hAnsi="Times New Roman" w:cs="Times New Roman"/>
          </w:rPr>
          <w:t xml:space="preserve">district </w:t>
        </w:r>
      </w:ins>
    </w:p>
    <w:p w14:paraId="79B2196A" w14:textId="363C1291" w:rsidR="00D73D42" w:rsidRDefault="00D73D42" w:rsidP="00D73D42">
      <w:pPr>
        <w:pStyle w:val="ListParagraph"/>
        <w:numPr>
          <w:ilvl w:val="0"/>
          <w:numId w:val="2"/>
        </w:numPr>
        <w:spacing w:after="0" w:line="480" w:lineRule="auto"/>
        <w:rPr>
          <w:rFonts w:ascii="Times New Roman" w:hAnsi="Times New Roman" w:cs="Times New Roman"/>
        </w:rPr>
      </w:pPr>
      <w:r>
        <w:rPr>
          <w:rFonts w:ascii="Times New Roman" w:hAnsi="Times New Roman" w:cs="Times New Roman"/>
        </w:rPr>
        <w:t xml:space="preserve">To characterize the </w:t>
      </w:r>
      <w:r w:rsidR="00DD168D">
        <w:rPr>
          <w:rFonts w:ascii="Times New Roman" w:hAnsi="Times New Roman" w:cs="Times New Roman"/>
        </w:rPr>
        <w:t xml:space="preserve">geographical transmission dynamics of dengue virus in Bangladesh (Relative </w:t>
      </w:r>
      <w:r w:rsidR="004F4E78">
        <w:rPr>
          <w:rFonts w:ascii="Times New Roman" w:hAnsi="Times New Roman" w:cs="Times New Roman"/>
        </w:rPr>
        <w:t xml:space="preserve">contribution of each </w:t>
      </w:r>
      <w:ins w:id="6" w:author="Najmul Haider" w:date="2023-12-18T18:32:00Z">
        <w:r w:rsidR="00633EAB">
          <w:rPr>
            <w:rFonts w:ascii="Times New Roman" w:hAnsi="Times New Roman" w:cs="Times New Roman"/>
          </w:rPr>
          <w:t>divis</w:t>
        </w:r>
        <w:r w:rsidR="00144A69">
          <w:rPr>
            <w:rFonts w:ascii="Times New Roman" w:hAnsi="Times New Roman" w:cs="Times New Roman"/>
          </w:rPr>
          <w:t>i</w:t>
        </w:r>
        <w:r w:rsidR="00633EAB">
          <w:rPr>
            <w:rFonts w:ascii="Times New Roman" w:hAnsi="Times New Roman" w:cs="Times New Roman"/>
          </w:rPr>
          <w:t>ons</w:t>
        </w:r>
        <w:r w:rsidR="00144A69">
          <w:rPr>
            <w:rFonts w:ascii="Times New Roman" w:hAnsi="Times New Roman" w:cs="Times New Roman"/>
          </w:rPr>
          <w:t xml:space="preserve"> </w:t>
        </w:r>
      </w:ins>
      <w:del w:id="7" w:author="Najmul Haider" w:date="2023-12-18T18:32:00Z">
        <w:r w:rsidR="004F4E78" w:rsidDel="00633EAB">
          <w:rPr>
            <w:rFonts w:ascii="Times New Roman" w:hAnsi="Times New Roman" w:cs="Times New Roman"/>
          </w:rPr>
          <w:delText>district</w:delText>
        </w:r>
      </w:del>
      <w:r w:rsidR="004F4E78">
        <w:rPr>
          <w:rFonts w:ascii="Times New Roman" w:hAnsi="Times New Roman" w:cs="Times New Roman"/>
        </w:rPr>
        <w:t xml:space="preserve"> per month) </w:t>
      </w:r>
    </w:p>
    <w:p w14:paraId="42D31160" w14:textId="53F2BBF3" w:rsidR="00DD168D" w:rsidRDefault="00DB1953" w:rsidP="00D73D42">
      <w:pPr>
        <w:pStyle w:val="ListParagraph"/>
        <w:numPr>
          <w:ilvl w:val="0"/>
          <w:numId w:val="2"/>
        </w:numPr>
        <w:spacing w:after="0" w:line="480" w:lineRule="auto"/>
        <w:rPr>
          <w:rFonts w:ascii="Times New Roman" w:hAnsi="Times New Roman" w:cs="Times New Roman"/>
        </w:rPr>
      </w:pPr>
      <w:r>
        <w:rPr>
          <w:rFonts w:ascii="Times New Roman" w:hAnsi="Times New Roman" w:cs="Times New Roman"/>
        </w:rPr>
        <w:t xml:space="preserve">To describe the </w:t>
      </w:r>
      <w:r w:rsidR="006968B3">
        <w:rPr>
          <w:rFonts w:ascii="Times New Roman" w:hAnsi="Times New Roman" w:cs="Times New Roman"/>
        </w:rPr>
        <w:t xml:space="preserve">Case-fatality ratio </w:t>
      </w:r>
      <w:r w:rsidR="00F703B1">
        <w:rPr>
          <w:rFonts w:ascii="Times New Roman" w:hAnsi="Times New Roman" w:cs="Times New Roman"/>
        </w:rPr>
        <w:t xml:space="preserve">(CFR) </w:t>
      </w:r>
      <w:r w:rsidR="006968B3">
        <w:rPr>
          <w:rFonts w:ascii="Times New Roman" w:hAnsi="Times New Roman" w:cs="Times New Roman"/>
        </w:rPr>
        <w:t xml:space="preserve">of </w:t>
      </w:r>
      <w:r w:rsidR="00F703B1">
        <w:rPr>
          <w:rFonts w:ascii="Times New Roman" w:hAnsi="Times New Roman" w:cs="Times New Roman"/>
        </w:rPr>
        <w:t xml:space="preserve">the </w:t>
      </w:r>
      <w:r w:rsidR="006968B3">
        <w:rPr>
          <w:rFonts w:ascii="Times New Roman" w:hAnsi="Times New Roman" w:cs="Times New Roman"/>
        </w:rPr>
        <w:t xml:space="preserve">dengue virus during 2023 outbreaks between Dhaka and </w:t>
      </w:r>
      <w:r w:rsidR="00F703B1">
        <w:rPr>
          <w:rFonts w:ascii="Times New Roman" w:hAnsi="Times New Roman" w:cs="Times New Roman"/>
        </w:rPr>
        <w:t xml:space="preserve">outside </w:t>
      </w:r>
      <w:r w:rsidR="006968B3">
        <w:rPr>
          <w:rFonts w:ascii="Times New Roman" w:hAnsi="Times New Roman" w:cs="Times New Roman"/>
        </w:rPr>
        <w:t xml:space="preserve"> </w:t>
      </w:r>
    </w:p>
    <w:p w14:paraId="6D26296A" w14:textId="4876A190" w:rsidR="00F703B1" w:rsidRPr="00D73D42" w:rsidDel="004D6C7F" w:rsidRDefault="00F703B1" w:rsidP="00D73D42">
      <w:pPr>
        <w:pStyle w:val="ListParagraph"/>
        <w:numPr>
          <w:ilvl w:val="0"/>
          <w:numId w:val="2"/>
        </w:numPr>
        <w:spacing w:after="0" w:line="480" w:lineRule="auto"/>
        <w:rPr>
          <w:del w:id="8" w:author="Najmul Haider" w:date="2023-12-18T20:34:00Z"/>
          <w:rFonts w:ascii="Times New Roman" w:hAnsi="Times New Roman" w:cs="Times New Roman"/>
        </w:rPr>
      </w:pPr>
      <w:del w:id="9" w:author="Najmul Haider" w:date="2023-12-18T20:34:00Z">
        <w:r w:rsidDel="004D6C7F">
          <w:rPr>
            <w:rFonts w:ascii="Times New Roman" w:hAnsi="Times New Roman" w:cs="Times New Roman"/>
          </w:rPr>
          <w:delText>To estimate the monthly mean Basic reproduction number of Dengue virus transmission in Bangladesh (division wise)</w:delText>
        </w:r>
      </w:del>
    </w:p>
    <w:p w14:paraId="01E37F2C" w14:textId="77777777" w:rsidR="005953D4" w:rsidRDefault="005953D4" w:rsidP="00634852">
      <w:pPr>
        <w:spacing w:after="0" w:line="480" w:lineRule="auto"/>
        <w:rPr>
          <w:rFonts w:ascii="Times New Roman" w:hAnsi="Times New Roman" w:cs="Times New Roman"/>
          <w:b/>
          <w:bCs/>
        </w:rPr>
      </w:pPr>
    </w:p>
    <w:p w14:paraId="33248106" w14:textId="32C65122" w:rsidR="005A0B6B" w:rsidRDefault="00964183" w:rsidP="00634852">
      <w:pPr>
        <w:spacing w:after="0" w:line="480" w:lineRule="auto"/>
        <w:rPr>
          <w:rFonts w:ascii="Times New Roman" w:hAnsi="Times New Roman" w:cs="Times New Roman"/>
          <w:b/>
          <w:bCs/>
        </w:rPr>
      </w:pPr>
      <w:r>
        <w:rPr>
          <w:rFonts w:ascii="Times New Roman" w:hAnsi="Times New Roman" w:cs="Times New Roman"/>
          <w:b/>
          <w:bCs/>
        </w:rPr>
        <w:t xml:space="preserve">Methods: </w:t>
      </w:r>
    </w:p>
    <w:p w14:paraId="461CF3F0" w14:textId="60AF3CF0" w:rsidR="00964183" w:rsidRDefault="00AA22F0" w:rsidP="00964183">
      <w:pPr>
        <w:spacing w:after="0" w:line="480" w:lineRule="auto"/>
        <w:rPr>
          <w:ins w:id="10" w:author="Najmul Haider" w:date="2023-12-20T11:32:00Z"/>
          <w:rFonts w:ascii="Times New Roman" w:hAnsi="Times New Roman" w:cs="Times New Roman"/>
        </w:rPr>
      </w:pPr>
      <w:ins w:id="11" w:author="Najmul Haider" w:date="2023-12-20T11:32:00Z">
        <w:r>
          <w:rPr>
            <w:rFonts w:ascii="Times New Roman" w:hAnsi="Times New Roman" w:cs="Times New Roman"/>
          </w:rPr>
          <w:t xml:space="preserve">Source of the data: </w:t>
        </w:r>
      </w:ins>
    </w:p>
    <w:p w14:paraId="14930858" w14:textId="463CA2B3" w:rsidR="00AA22F0" w:rsidRDefault="00AA22F0" w:rsidP="00964183">
      <w:pPr>
        <w:spacing w:after="0" w:line="480" w:lineRule="auto"/>
        <w:rPr>
          <w:ins w:id="12" w:author="Najmul Haider" w:date="2023-12-20T11:32:00Z"/>
          <w:rFonts w:ascii="Times New Roman" w:hAnsi="Times New Roman" w:cs="Times New Roman"/>
        </w:rPr>
      </w:pPr>
      <w:ins w:id="13" w:author="Najmul Haider" w:date="2023-12-20T11:32:00Z">
        <w:r>
          <w:rPr>
            <w:rFonts w:ascii="Times New Roman" w:hAnsi="Times New Roman" w:cs="Times New Roman"/>
          </w:rPr>
          <w:t xml:space="preserve">Definition of dengue cases: </w:t>
        </w:r>
      </w:ins>
    </w:p>
    <w:p w14:paraId="515F170C" w14:textId="77777777" w:rsidR="00AA22F0" w:rsidRDefault="00AA22F0" w:rsidP="00964183">
      <w:pPr>
        <w:spacing w:after="0" w:line="480" w:lineRule="auto"/>
        <w:rPr>
          <w:ins w:id="14" w:author="Najmul Haider" w:date="2023-12-20T11:32:00Z"/>
          <w:rFonts w:ascii="Times New Roman" w:hAnsi="Times New Roman" w:cs="Times New Roman"/>
        </w:rPr>
      </w:pPr>
    </w:p>
    <w:p w14:paraId="03626153" w14:textId="77777777" w:rsidR="00AA22F0" w:rsidRDefault="00AA22F0" w:rsidP="00964183">
      <w:pPr>
        <w:spacing w:after="0" w:line="480" w:lineRule="auto"/>
        <w:rPr>
          <w:rFonts w:ascii="Times New Roman" w:hAnsi="Times New Roman" w:cs="Times New Roman"/>
        </w:rPr>
      </w:pPr>
    </w:p>
    <w:p w14:paraId="5FC70AC3" w14:textId="77777777" w:rsidR="00964183" w:rsidRDefault="00964183" w:rsidP="00964183">
      <w:pPr>
        <w:spacing w:after="0" w:line="480" w:lineRule="auto"/>
        <w:rPr>
          <w:rFonts w:ascii="Times New Roman" w:hAnsi="Times New Roman" w:cs="Times New Roman"/>
          <w:b/>
          <w:bCs/>
        </w:rPr>
      </w:pPr>
      <w:r w:rsidRPr="0082501A">
        <w:rPr>
          <w:rFonts w:ascii="Times New Roman" w:hAnsi="Times New Roman" w:cs="Times New Roman"/>
          <w:b/>
          <w:bCs/>
        </w:rPr>
        <w:t xml:space="preserve">Relative increase of dengue cases by division </w:t>
      </w:r>
    </w:p>
    <w:p w14:paraId="71F4CD1A" w14:textId="59CA269A" w:rsidR="00964183" w:rsidRDefault="00964183" w:rsidP="00964183">
      <w:pPr>
        <w:spacing w:after="0" w:line="480" w:lineRule="auto"/>
        <w:rPr>
          <w:rFonts w:ascii="Times New Roman" w:hAnsi="Times New Roman" w:cs="Times New Roman"/>
        </w:rPr>
      </w:pPr>
      <w:r w:rsidRPr="00667971">
        <w:rPr>
          <w:rFonts w:ascii="Times New Roman" w:hAnsi="Times New Roman" w:cs="Times New Roman"/>
        </w:rPr>
        <w:t xml:space="preserve">We have estimated </w:t>
      </w:r>
      <w:r>
        <w:rPr>
          <w:rFonts w:ascii="Times New Roman" w:hAnsi="Times New Roman" w:cs="Times New Roman"/>
        </w:rPr>
        <w:t xml:space="preserve">monthly </w:t>
      </w:r>
      <w:r w:rsidRPr="00667971">
        <w:rPr>
          <w:rFonts w:ascii="Times New Roman" w:hAnsi="Times New Roman" w:cs="Times New Roman"/>
        </w:rPr>
        <w:t xml:space="preserve">relative changes </w:t>
      </w:r>
      <w:r>
        <w:rPr>
          <w:rFonts w:ascii="Times New Roman" w:hAnsi="Times New Roman" w:cs="Times New Roman"/>
        </w:rPr>
        <w:t xml:space="preserve">of </w:t>
      </w:r>
      <w:r w:rsidRPr="00667971">
        <w:rPr>
          <w:rFonts w:ascii="Times New Roman" w:hAnsi="Times New Roman" w:cs="Times New Roman"/>
        </w:rPr>
        <w:t xml:space="preserve">dengue cases in each division. The relative changes (increase of decrease) of </w:t>
      </w:r>
      <w:r w:rsidR="00672E98">
        <w:rPr>
          <w:rFonts w:ascii="Times New Roman" w:hAnsi="Times New Roman" w:cs="Times New Roman"/>
        </w:rPr>
        <w:t xml:space="preserve">a division </w:t>
      </w:r>
      <w:r w:rsidR="00502B91">
        <w:rPr>
          <w:rFonts w:ascii="Times New Roman" w:hAnsi="Times New Roman" w:cs="Times New Roman"/>
        </w:rPr>
        <w:t>(</w:t>
      </w:r>
      <w:proofErr w:type="spellStart"/>
      <w:r w:rsidR="00502B91">
        <w:rPr>
          <w:rFonts w:ascii="Times New Roman" w:hAnsi="Times New Roman" w:cs="Times New Roman"/>
        </w:rPr>
        <w:t>e,g</w:t>
      </w:r>
      <w:proofErr w:type="spellEnd"/>
      <w:r w:rsidR="00502B91">
        <w:rPr>
          <w:rFonts w:ascii="Times New Roman" w:hAnsi="Times New Roman" w:cs="Times New Roman"/>
        </w:rPr>
        <w:t>. Chattogram) of dengue c</w:t>
      </w:r>
      <w:r w:rsidRPr="00667971">
        <w:rPr>
          <w:rFonts w:ascii="Times New Roman" w:hAnsi="Times New Roman" w:cs="Times New Roman"/>
        </w:rPr>
        <w:t xml:space="preserve">ases </w:t>
      </w:r>
      <w:r w:rsidR="006D1974">
        <w:rPr>
          <w:rFonts w:ascii="Times New Roman" w:hAnsi="Times New Roman" w:cs="Times New Roman"/>
        </w:rPr>
        <w:t xml:space="preserve">for a month (e.eg. February) </w:t>
      </w:r>
      <w:r w:rsidRPr="00667971">
        <w:rPr>
          <w:rFonts w:ascii="Times New Roman" w:hAnsi="Times New Roman" w:cs="Times New Roman"/>
        </w:rPr>
        <w:t>were estimated with the formula</w:t>
      </w:r>
      <w:r>
        <w:rPr>
          <w:rFonts w:ascii="Times New Roman" w:hAnsi="Times New Roman" w:cs="Times New Roman"/>
        </w:rPr>
        <w:t xml:space="preserve"> as shown below -</w:t>
      </w:r>
      <w:r>
        <w:rPr>
          <w:rFonts w:ascii="Times New Roman" w:hAnsi="Times New Roman" w:cs="Times New Roman"/>
          <w:b/>
          <w:bCs/>
        </w:rPr>
        <w:t xml:space="preserve"> </w:t>
      </w:r>
      <w:r w:rsidRPr="006F35B1">
        <w:rPr>
          <w:rFonts w:ascii="Times New Roman" w:hAnsi="Times New Roman" w:cs="Times New Roman"/>
        </w:rPr>
        <w:t>(</w:t>
      </w:r>
      <w:r>
        <w:rPr>
          <w:rFonts w:ascii="Times New Roman" w:hAnsi="Times New Roman" w:cs="Times New Roman"/>
        </w:rPr>
        <w:t xml:space="preserve">Total number of cases reported in </w:t>
      </w:r>
      <w:r w:rsidR="00502B91">
        <w:rPr>
          <w:rFonts w:ascii="Times New Roman" w:hAnsi="Times New Roman" w:cs="Times New Roman"/>
        </w:rPr>
        <w:t>Chattogram division</w:t>
      </w:r>
      <w:r w:rsidR="003B68F8">
        <w:rPr>
          <w:rFonts w:ascii="Times New Roman" w:hAnsi="Times New Roman" w:cs="Times New Roman"/>
        </w:rPr>
        <w:t xml:space="preserve"> </w:t>
      </w:r>
      <w:r w:rsidR="006D1974">
        <w:rPr>
          <w:rFonts w:ascii="Times New Roman" w:hAnsi="Times New Roman" w:cs="Times New Roman"/>
        </w:rPr>
        <w:t>i</w:t>
      </w:r>
      <w:r w:rsidR="003B68F8">
        <w:rPr>
          <w:rFonts w:ascii="Times New Roman" w:hAnsi="Times New Roman" w:cs="Times New Roman"/>
        </w:rPr>
        <w:t xml:space="preserve">n February </w:t>
      </w:r>
      <w:r w:rsidR="004D2479">
        <w:rPr>
          <w:rFonts w:ascii="Times New Roman" w:hAnsi="Times New Roman" w:cs="Times New Roman"/>
        </w:rPr>
        <w:t>2023</w:t>
      </w:r>
      <w:r w:rsidRPr="006F35B1">
        <w:rPr>
          <w:rFonts w:ascii="Times New Roman" w:hAnsi="Times New Roman" w:cs="Times New Roman"/>
        </w:rPr>
        <w:t xml:space="preserve">) / Total number of cases reported in Bangladesh </w:t>
      </w:r>
      <w:r w:rsidR="006D1974">
        <w:rPr>
          <w:rFonts w:ascii="Times New Roman" w:hAnsi="Times New Roman" w:cs="Times New Roman"/>
        </w:rPr>
        <w:t>in February 2023</w:t>
      </w:r>
      <w:r w:rsidRPr="006F35B1">
        <w:rPr>
          <w:rFonts w:ascii="Times New Roman" w:hAnsi="Times New Roman" w:cs="Times New Roman"/>
        </w:rPr>
        <w:t xml:space="preserve">) *100 </w:t>
      </w:r>
    </w:p>
    <w:p w14:paraId="576D5EB9" w14:textId="77777777" w:rsidR="00964183" w:rsidRDefault="00964183" w:rsidP="00964183">
      <w:pPr>
        <w:spacing w:after="0" w:line="480" w:lineRule="auto"/>
        <w:rPr>
          <w:rFonts w:ascii="Times New Roman" w:hAnsi="Times New Roman" w:cs="Times New Roman"/>
        </w:rPr>
      </w:pPr>
    </w:p>
    <w:p w14:paraId="19D7B7DA" w14:textId="77777777" w:rsidR="00964183" w:rsidRPr="005F3426" w:rsidRDefault="00964183" w:rsidP="00964183">
      <w:pPr>
        <w:spacing w:after="0" w:line="480" w:lineRule="auto"/>
        <w:rPr>
          <w:rFonts w:ascii="Times New Roman" w:eastAsiaTheme="minorEastAsia" w:hAnsi="Times New Roman" w:cs="Times New Roman"/>
          <w:sz w:val="24"/>
          <w:szCs w:val="24"/>
        </w:rPr>
      </w:pPr>
    </w:p>
    <w:p w14:paraId="03B4D51B" w14:textId="77777777" w:rsidR="00964183" w:rsidRPr="00463370" w:rsidRDefault="00964183" w:rsidP="00964183">
      <w:pPr>
        <w:spacing w:after="0" w:line="480" w:lineRule="auto"/>
        <w:rPr>
          <w:rFonts w:ascii="Times New Roman" w:hAnsi="Times New Roman" w:cs="Times New Roman"/>
          <w:sz w:val="24"/>
          <w:szCs w:val="24"/>
        </w:rPr>
      </w:pPr>
      <m:oMathPara>
        <m:oMath>
          <m:r>
            <w:rPr>
              <w:rFonts w:ascii="Cambria Math" w:eastAsiaTheme="minorEastAsia" w:hAnsi="Cambria Math" w:cs="Times New Roman"/>
              <w:sz w:val="24"/>
              <w:szCs w:val="24"/>
            </w:rPr>
            <m:t>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den>
          </m:f>
        </m:oMath>
      </m:oMathPara>
    </w:p>
    <w:p w14:paraId="4B60150B" w14:textId="77777777" w:rsidR="00964183" w:rsidRDefault="00964183" w:rsidP="00964183">
      <w:pPr>
        <w:spacing w:after="0" w:line="480" w:lineRule="auto"/>
        <w:rPr>
          <w:rFonts w:ascii="Times New Roman" w:hAnsi="Times New Roman" w:cs="Times New Roman"/>
        </w:rPr>
      </w:pPr>
    </w:p>
    <w:p w14:paraId="40143597" w14:textId="199554CC" w:rsidR="00964183" w:rsidRPr="00191F30" w:rsidRDefault="00964183" w:rsidP="00964183">
      <w:pPr>
        <w:spacing w:after="0" w:line="480" w:lineRule="auto"/>
        <w:rPr>
          <w:rFonts w:ascii="Times New Roman" w:hAnsi="Times New Roman" w:cs="Times New Roman"/>
        </w:rPr>
      </w:pPr>
      <w:r>
        <w:rPr>
          <w:rFonts w:ascii="Times New Roman" w:hAnsi="Times New Roman" w:cs="Times New Roman"/>
        </w:rPr>
        <w:lastRenderedPageBreak/>
        <w:t>RC</w:t>
      </w:r>
      <w:r w:rsidRPr="00BD53D6">
        <w:rPr>
          <w:rFonts w:ascii="Times New Roman" w:hAnsi="Times New Roman" w:cs="Times New Roman"/>
          <w:vertAlign w:val="subscript"/>
        </w:rPr>
        <w:t>t</w:t>
      </w:r>
      <w:r>
        <w:rPr>
          <w:rFonts w:ascii="Times New Roman" w:hAnsi="Times New Roman" w:cs="Times New Roman"/>
          <w:vertAlign w:val="subscript"/>
        </w:rPr>
        <w:t xml:space="preserve"> </w:t>
      </w:r>
      <w:r>
        <w:rPr>
          <w:rFonts w:ascii="Times New Roman" w:hAnsi="Times New Roman" w:cs="Times New Roman"/>
        </w:rPr>
        <w:t xml:space="preserve">is the relative changes of dengue cases in t month, </w:t>
      </w:r>
      <w:proofErr w:type="spellStart"/>
      <w:r>
        <w:rPr>
          <w:rFonts w:ascii="Times New Roman" w:hAnsi="Times New Roman" w:cs="Times New Roman"/>
        </w:rPr>
        <w:t>CXt</w:t>
      </w:r>
      <w:proofErr w:type="spellEnd"/>
      <w:r>
        <w:rPr>
          <w:rFonts w:ascii="Times New Roman" w:hAnsi="Times New Roman" w:cs="Times New Roman"/>
        </w:rPr>
        <w:t xml:space="preserve"> is the number of dengue cases in reported in X city, </w:t>
      </w:r>
      <w:proofErr w:type="spellStart"/>
      <w:r>
        <w:rPr>
          <w:rFonts w:ascii="Times New Roman" w:hAnsi="Times New Roman" w:cs="Times New Roman"/>
        </w:rPr>
        <w:t>N</w:t>
      </w:r>
      <w:r w:rsidRPr="00191F30">
        <w:rPr>
          <w:rFonts w:ascii="Times New Roman" w:hAnsi="Times New Roman" w:cs="Times New Roman"/>
          <w:vertAlign w:val="subscript"/>
        </w:rPr>
        <w:t>t</w:t>
      </w:r>
      <w:proofErr w:type="spellEnd"/>
      <w:r>
        <w:rPr>
          <w:rFonts w:ascii="Times New Roman" w:hAnsi="Times New Roman" w:cs="Times New Roman"/>
          <w:vertAlign w:val="subscript"/>
        </w:rPr>
        <w:t xml:space="preserve"> </w:t>
      </w:r>
      <w:r>
        <w:rPr>
          <w:rFonts w:ascii="Times New Roman" w:hAnsi="Times New Roman" w:cs="Times New Roman"/>
        </w:rPr>
        <w:t xml:space="preserve">is the total number of cases in Bangladesh in t month. To avoid any complication of 0 cases </w:t>
      </w:r>
      <w:r w:rsidR="00E8617C">
        <w:rPr>
          <w:rFonts w:ascii="Times New Roman" w:hAnsi="Times New Roman" w:cs="Times New Roman"/>
        </w:rPr>
        <w:t xml:space="preserve">in any city in any month </w:t>
      </w:r>
      <w:r>
        <w:rPr>
          <w:rFonts w:ascii="Times New Roman" w:hAnsi="Times New Roman" w:cs="Times New Roman"/>
        </w:rPr>
        <w:t>we added 1</w:t>
      </w:r>
      <w:r w:rsidR="00E8617C">
        <w:rPr>
          <w:rFonts w:ascii="Times New Roman" w:hAnsi="Times New Roman" w:cs="Times New Roman"/>
        </w:rPr>
        <w:t xml:space="preserve"> dengue </w:t>
      </w:r>
      <w:r w:rsidR="009C103A">
        <w:rPr>
          <w:rFonts w:ascii="Times New Roman" w:hAnsi="Times New Roman" w:cs="Times New Roman"/>
        </w:rPr>
        <w:t>case</w:t>
      </w:r>
      <w:r w:rsidR="00E8617C">
        <w:rPr>
          <w:rFonts w:ascii="Times New Roman" w:hAnsi="Times New Roman" w:cs="Times New Roman"/>
        </w:rPr>
        <w:t xml:space="preserve"> </w:t>
      </w:r>
      <w:r>
        <w:rPr>
          <w:rFonts w:ascii="Times New Roman" w:hAnsi="Times New Roman" w:cs="Times New Roman"/>
        </w:rPr>
        <w:t xml:space="preserve">in both numerator and denominator. </w:t>
      </w:r>
    </w:p>
    <w:p w14:paraId="5DC1E7BD" w14:textId="1610D527" w:rsidR="009C103A" w:rsidRDefault="009C103A">
      <w:pPr>
        <w:rPr>
          <w:rFonts w:ascii="Times New Roman" w:hAnsi="Times New Roman" w:cs="Times New Roman"/>
          <w:b/>
          <w:bCs/>
        </w:rPr>
      </w:pPr>
      <w:r>
        <w:rPr>
          <w:rFonts w:ascii="Times New Roman" w:hAnsi="Times New Roman" w:cs="Times New Roman"/>
          <w:b/>
          <w:bCs/>
        </w:rPr>
        <w:br w:type="page"/>
      </w:r>
    </w:p>
    <w:p w14:paraId="7677498D" w14:textId="7FD78001" w:rsidR="009C103A" w:rsidRDefault="009C103A" w:rsidP="009C103A">
      <w:pPr>
        <w:spacing w:after="0" w:line="480" w:lineRule="auto"/>
        <w:rPr>
          <w:rFonts w:ascii="Times New Roman" w:hAnsi="Times New Roman" w:cs="Times New Roman"/>
          <w:b/>
          <w:bCs/>
          <w:sz w:val="28"/>
          <w:szCs w:val="28"/>
        </w:rPr>
      </w:pPr>
      <w:r w:rsidRPr="00315DD2">
        <w:rPr>
          <w:rFonts w:ascii="Times New Roman" w:hAnsi="Times New Roman" w:cs="Times New Roman"/>
          <w:b/>
          <w:bCs/>
          <w:sz w:val="28"/>
          <w:szCs w:val="28"/>
        </w:rPr>
        <w:lastRenderedPageBreak/>
        <w:t xml:space="preserve">Results </w:t>
      </w:r>
    </w:p>
    <w:p w14:paraId="7C698577" w14:textId="1E1D55D4" w:rsidR="00315DD2" w:rsidRPr="00C908B2" w:rsidRDefault="00FB471D" w:rsidP="00315DD2">
      <w:pPr>
        <w:pStyle w:val="ListParagraph"/>
        <w:numPr>
          <w:ilvl w:val="0"/>
          <w:numId w:val="3"/>
        </w:numPr>
        <w:spacing w:after="0" w:line="480" w:lineRule="auto"/>
        <w:rPr>
          <w:rFonts w:ascii="Times New Roman" w:hAnsi="Times New Roman" w:cs="Times New Roman"/>
          <w:sz w:val="28"/>
          <w:szCs w:val="28"/>
        </w:rPr>
      </w:pPr>
      <w:r w:rsidRPr="00FB471D">
        <w:rPr>
          <w:rFonts w:ascii="Times New Roman" w:hAnsi="Times New Roman" w:cs="Times New Roman"/>
          <w:b/>
          <w:bCs/>
          <w:color w:val="0070C0"/>
          <w:sz w:val="28"/>
          <w:szCs w:val="28"/>
        </w:rPr>
        <w:t xml:space="preserve">Results 1: </w:t>
      </w:r>
      <w:r w:rsidR="00315DD2" w:rsidRPr="00C908B2">
        <w:rPr>
          <w:rFonts w:ascii="Times New Roman" w:hAnsi="Times New Roman" w:cs="Times New Roman"/>
          <w:b/>
          <w:bCs/>
          <w:sz w:val="28"/>
          <w:szCs w:val="28"/>
        </w:rPr>
        <w:t xml:space="preserve">Fig </w:t>
      </w:r>
      <w:r w:rsidR="00C908B2" w:rsidRPr="00C908B2">
        <w:rPr>
          <w:rFonts w:ascii="Times New Roman" w:hAnsi="Times New Roman" w:cs="Times New Roman"/>
          <w:b/>
          <w:bCs/>
          <w:sz w:val="28"/>
          <w:szCs w:val="28"/>
        </w:rPr>
        <w:t>(</w:t>
      </w:r>
      <w:r w:rsidR="00C908B2">
        <w:rPr>
          <w:rFonts w:ascii="Times New Roman" w:hAnsi="Times New Roman" w:cs="Times New Roman"/>
          <w:b/>
          <w:bCs/>
          <w:sz w:val="28"/>
          <w:szCs w:val="28"/>
        </w:rPr>
        <w:t>Panel</w:t>
      </w:r>
      <w:r w:rsidR="004E454A">
        <w:rPr>
          <w:rFonts w:ascii="Times New Roman" w:hAnsi="Times New Roman" w:cs="Times New Roman"/>
          <w:b/>
          <w:bCs/>
          <w:sz w:val="28"/>
          <w:szCs w:val="28"/>
        </w:rPr>
        <w:t xml:space="preserve"> </w:t>
      </w:r>
      <w:r w:rsidR="00C908B2" w:rsidRPr="00C908B2">
        <w:rPr>
          <w:rFonts w:ascii="Times New Roman" w:hAnsi="Times New Roman" w:cs="Times New Roman"/>
          <w:b/>
          <w:bCs/>
          <w:sz w:val="28"/>
          <w:szCs w:val="28"/>
        </w:rPr>
        <w:t>A</w:t>
      </w:r>
      <w:r w:rsidR="004E454A">
        <w:rPr>
          <w:rFonts w:ascii="Times New Roman" w:hAnsi="Times New Roman" w:cs="Times New Roman"/>
          <w:b/>
          <w:bCs/>
          <w:sz w:val="28"/>
          <w:szCs w:val="28"/>
        </w:rPr>
        <w:t xml:space="preserve"> - top</w:t>
      </w:r>
      <w:r w:rsidR="00C908B2" w:rsidRPr="00C908B2">
        <w:rPr>
          <w:rFonts w:ascii="Times New Roman" w:hAnsi="Times New Roman" w:cs="Times New Roman"/>
          <w:b/>
          <w:bCs/>
          <w:sz w:val="28"/>
          <w:szCs w:val="28"/>
        </w:rPr>
        <w:t>)</w:t>
      </w:r>
      <w:r w:rsidR="00315DD2" w:rsidRPr="00C908B2">
        <w:rPr>
          <w:rFonts w:ascii="Times New Roman" w:hAnsi="Times New Roman" w:cs="Times New Roman"/>
          <w:b/>
          <w:bCs/>
          <w:sz w:val="28"/>
          <w:szCs w:val="28"/>
        </w:rPr>
        <w:t>:</w:t>
      </w:r>
      <w:r w:rsidR="00315DD2" w:rsidRPr="00C908B2">
        <w:rPr>
          <w:rFonts w:ascii="Times New Roman" w:hAnsi="Times New Roman" w:cs="Times New Roman"/>
          <w:sz w:val="28"/>
          <w:szCs w:val="28"/>
        </w:rPr>
        <w:t xml:space="preserve"> Boxplot </w:t>
      </w:r>
      <w:r w:rsidR="00C908B2" w:rsidRPr="00C908B2">
        <w:rPr>
          <w:rFonts w:ascii="Times New Roman" w:hAnsi="Times New Roman" w:cs="Times New Roman"/>
          <w:sz w:val="28"/>
          <w:szCs w:val="28"/>
        </w:rPr>
        <w:t xml:space="preserve">on </w:t>
      </w:r>
      <w:r w:rsidR="00315DD2" w:rsidRPr="00C908B2">
        <w:rPr>
          <w:rFonts w:ascii="Times New Roman" w:hAnsi="Times New Roman" w:cs="Times New Roman"/>
          <w:sz w:val="28"/>
          <w:szCs w:val="28"/>
        </w:rPr>
        <w:t xml:space="preserve">dengue cases </w:t>
      </w:r>
      <w:r w:rsidR="00C908B2" w:rsidRPr="00C908B2">
        <w:rPr>
          <w:rFonts w:ascii="Times New Roman" w:hAnsi="Times New Roman" w:cs="Times New Roman"/>
          <w:sz w:val="28"/>
          <w:szCs w:val="28"/>
        </w:rPr>
        <w:t xml:space="preserve">between 2000-2022 and </w:t>
      </w:r>
      <w:r w:rsidR="00C908B2">
        <w:rPr>
          <w:rFonts w:ascii="Times New Roman" w:hAnsi="Times New Roman" w:cs="Times New Roman"/>
          <w:sz w:val="28"/>
          <w:szCs w:val="28"/>
        </w:rPr>
        <w:t xml:space="preserve">a </w:t>
      </w:r>
      <w:r w:rsidR="00C908B2" w:rsidRPr="00C908B2">
        <w:rPr>
          <w:rFonts w:ascii="Times New Roman" w:hAnsi="Times New Roman" w:cs="Times New Roman"/>
          <w:sz w:val="28"/>
          <w:szCs w:val="28"/>
        </w:rPr>
        <w:t xml:space="preserve">line graph of dengue cases in 2023 by Months (Jan – Dec) </w:t>
      </w:r>
    </w:p>
    <w:p w14:paraId="58AC4E42" w14:textId="3A5C8040" w:rsidR="00C908B2" w:rsidRDefault="00C908B2" w:rsidP="00C908B2">
      <w:pPr>
        <w:pStyle w:val="ListParagraph"/>
        <w:spacing w:after="0" w:line="480" w:lineRule="auto"/>
        <w:rPr>
          <w:rFonts w:ascii="Times New Roman" w:hAnsi="Times New Roman" w:cs="Times New Roman"/>
          <w:sz w:val="28"/>
          <w:szCs w:val="28"/>
        </w:rPr>
      </w:pPr>
      <w:r w:rsidRPr="00C908B2">
        <w:rPr>
          <w:rFonts w:ascii="Times New Roman" w:hAnsi="Times New Roman" w:cs="Times New Roman"/>
          <w:b/>
          <w:bCs/>
          <w:sz w:val="28"/>
          <w:szCs w:val="28"/>
        </w:rPr>
        <w:t>Fig (</w:t>
      </w:r>
      <w:r w:rsidR="004E454A">
        <w:rPr>
          <w:rFonts w:ascii="Times New Roman" w:hAnsi="Times New Roman" w:cs="Times New Roman"/>
          <w:b/>
          <w:bCs/>
          <w:sz w:val="28"/>
          <w:szCs w:val="28"/>
        </w:rPr>
        <w:t xml:space="preserve">Panel </w:t>
      </w:r>
      <w:r w:rsidRPr="00C908B2">
        <w:rPr>
          <w:rFonts w:ascii="Times New Roman" w:hAnsi="Times New Roman" w:cs="Times New Roman"/>
          <w:b/>
          <w:bCs/>
          <w:sz w:val="28"/>
          <w:szCs w:val="28"/>
        </w:rPr>
        <w:t>B</w:t>
      </w:r>
      <w:r w:rsidR="004E454A">
        <w:rPr>
          <w:rFonts w:ascii="Times New Roman" w:hAnsi="Times New Roman" w:cs="Times New Roman"/>
          <w:b/>
          <w:bCs/>
          <w:sz w:val="28"/>
          <w:szCs w:val="28"/>
        </w:rPr>
        <w:t xml:space="preserve"> - bottom</w:t>
      </w:r>
      <w:r w:rsidRPr="00C908B2">
        <w:rPr>
          <w:rFonts w:ascii="Times New Roman" w:hAnsi="Times New Roman" w:cs="Times New Roman"/>
          <w:b/>
          <w:bCs/>
          <w:sz w:val="28"/>
          <w:szCs w:val="28"/>
        </w:rPr>
        <w:t>)</w:t>
      </w:r>
      <w:r w:rsidRPr="00C908B2">
        <w:rPr>
          <w:rFonts w:ascii="Times New Roman" w:hAnsi="Times New Roman" w:cs="Times New Roman"/>
          <w:sz w:val="28"/>
          <w:szCs w:val="28"/>
        </w:rPr>
        <w:t xml:space="preserve"> Boxplot on dengue cases between 2000-2022 and </w:t>
      </w:r>
      <w:r>
        <w:rPr>
          <w:rFonts w:ascii="Times New Roman" w:hAnsi="Times New Roman" w:cs="Times New Roman"/>
          <w:sz w:val="28"/>
          <w:szCs w:val="28"/>
        </w:rPr>
        <w:t xml:space="preserve">a </w:t>
      </w:r>
      <w:r w:rsidRPr="00C908B2">
        <w:rPr>
          <w:rFonts w:ascii="Times New Roman" w:hAnsi="Times New Roman" w:cs="Times New Roman"/>
          <w:sz w:val="28"/>
          <w:szCs w:val="28"/>
        </w:rPr>
        <w:t>line graph of dengue cases in 2023 by Months (Jan – Dec)</w:t>
      </w:r>
    </w:p>
    <w:p w14:paraId="43780FEA" w14:textId="5E2BD29E" w:rsidR="00D31D2E" w:rsidRPr="00D31D2E" w:rsidRDefault="00D31D2E" w:rsidP="00D31D2E">
      <w:pPr>
        <w:spacing w:after="0" w:line="480" w:lineRule="auto"/>
        <w:rPr>
          <w:rFonts w:ascii="Times New Roman" w:hAnsi="Times New Roman" w:cs="Times New Roman"/>
          <w:color w:val="FF0000"/>
          <w:sz w:val="28"/>
          <w:szCs w:val="28"/>
        </w:rPr>
      </w:pPr>
      <w:r w:rsidRPr="00D31D2E">
        <w:rPr>
          <w:rFonts w:ascii="Times New Roman" w:hAnsi="Times New Roman" w:cs="Times New Roman"/>
          <w:color w:val="FF0000"/>
          <w:sz w:val="28"/>
          <w:szCs w:val="28"/>
        </w:rPr>
        <w:t>[</w:t>
      </w:r>
      <w:r>
        <w:rPr>
          <w:rFonts w:ascii="Times New Roman" w:hAnsi="Times New Roman" w:cs="Times New Roman"/>
          <w:color w:val="FF0000"/>
          <w:sz w:val="28"/>
          <w:szCs w:val="28"/>
        </w:rPr>
        <w:t xml:space="preserve">Fig 1 should be </w:t>
      </w:r>
      <w:r w:rsidRPr="00D31D2E">
        <w:rPr>
          <w:rFonts w:ascii="Times New Roman" w:hAnsi="Times New Roman" w:cs="Times New Roman"/>
          <w:color w:val="FF0000"/>
          <w:sz w:val="28"/>
          <w:szCs w:val="28"/>
        </w:rPr>
        <w:t>Similar to Fig 2]</w:t>
      </w:r>
    </w:p>
    <w:p w14:paraId="124428F4" w14:textId="50EBAFFD" w:rsidR="00D31D2E" w:rsidRDefault="00FB471D" w:rsidP="00D31D2E">
      <w:pPr>
        <w:pStyle w:val="ListParagraph"/>
        <w:numPr>
          <w:ilvl w:val="0"/>
          <w:numId w:val="3"/>
        </w:numPr>
        <w:spacing w:after="0" w:line="480" w:lineRule="auto"/>
        <w:rPr>
          <w:rFonts w:ascii="Times New Roman" w:hAnsi="Times New Roman" w:cs="Times New Roman"/>
          <w:sz w:val="28"/>
          <w:szCs w:val="28"/>
        </w:rPr>
      </w:pPr>
      <w:r w:rsidRPr="00FB471D">
        <w:rPr>
          <w:rFonts w:ascii="Times New Roman" w:hAnsi="Times New Roman" w:cs="Times New Roman"/>
          <w:b/>
          <w:bCs/>
          <w:color w:val="0070C0"/>
          <w:sz w:val="28"/>
          <w:szCs w:val="28"/>
        </w:rPr>
        <w:t>Results 2.</w:t>
      </w:r>
      <w:r w:rsidRPr="00FB471D">
        <w:rPr>
          <w:rFonts w:ascii="Times New Roman" w:hAnsi="Times New Roman" w:cs="Times New Roman"/>
          <w:color w:val="0070C0"/>
          <w:sz w:val="28"/>
          <w:szCs w:val="28"/>
        </w:rPr>
        <w:t xml:space="preserve"> </w:t>
      </w:r>
      <w:r w:rsidR="00D31D2E">
        <w:rPr>
          <w:rFonts w:ascii="Times New Roman" w:hAnsi="Times New Roman" w:cs="Times New Roman"/>
          <w:sz w:val="28"/>
          <w:szCs w:val="28"/>
        </w:rPr>
        <w:t xml:space="preserve">Fig 2: rainfall and temperature of 2000-2022 vs 2023. Figures already created. need to be updated with Weather station data from Dhaka until 31 December </w:t>
      </w:r>
    </w:p>
    <w:p w14:paraId="2A6E30F4" w14:textId="06988EAF" w:rsidR="00FB471D" w:rsidRPr="00D31D2E" w:rsidRDefault="00FB471D" w:rsidP="00D31D2E">
      <w:pPr>
        <w:pStyle w:val="ListParagraph"/>
        <w:numPr>
          <w:ilvl w:val="0"/>
          <w:numId w:val="3"/>
        </w:numPr>
        <w:spacing w:after="0" w:line="480" w:lineRule="auto"/>
        <w:rPr>
          <w:rFonts w:ascii="Times New Roman" w:hAnsi="Times New Roman" w:cs="Times New Roman"/>
          <w:sz w:val="28"/>
          <w:szCs w:val="28"/>
        </w:rPr>
      </w:pPr>
      <w:r>
        <w:rPr>
          <w:rFonts w:ascii="Times New Roman" w:hAnsi="Times New Roman" w:cs="Times New Roman"/>
          <w:b/>
          <w:bCs/>
          <w:color w:val="0070C0"/>
          <w:sz w:val="28"/>
          <w:szCs w:val="28"/>
        </w:rPr>
        <w:t>Results 3:</w:t>
      </w:r>
      <w:r>
        <w:rPr>
          <w:rFonts w:ascii="Times New Roman" w:hAnsi="Times New Roman" w:cs="Times New Roman"/>
          <w:sz w:val="28"/>
          <w:szCs w:val="28"/>
        </w:rPr>
        <w:t xml:space="preserve"> relative change/ contribution of dengue cases in each division by months (Figure or table ) </w:t>
      </w:r>
    </w:p>
    <w:p w14:paraId="1DA80A09" w14:textId="3BD4DB25" w:rsidR="004E454A" w:rsidRDefault="00FB471D" w:rsidP="00FB471D">
      <w:pPr>
        <w:pStyle w:val="ListParagraph"/>
        <w:numPr>
          <w:ilvl w:val="0"/>
          <w:numId w:val="3"/>
        </w:numPr>
        <w:spacing w:after="0" w:line="480" w:lineRule="auto"/>
        <w:rPr>
          <w:rFonts w:ascii="Times New Roman" w:hAnsi="Times New Roman" w:cs="Times New Roman"/>
          <w:sz w:val="28"/>
          <w:szCs w:val="28"/>
        </w:rPr>
      </w:pPr>
      <w:r w:rsidRPr="00FB471D">
        <w:rPr>
          <w:rFonts w:ascii="Times New Roman" w:hAnsi="Times New Roman" w:cs="Times New Roman"/>
          <w:b/>
          <w:bCs/>
          <w:color w:val="0070C0"/>
          <w:sz w:val="28"/>
          <w:szCs w:val="28"/>
        </w:rPr>
        <w:t xml:space="preserve">Results </w:t>
      </w:r>
      <w:r>
        <w:rPr>
          <w:rFonts w:ascii="Times New Roman" w:hAnsi="Times New Roman" w:cs="Times New Roman"/>
          <w:b/>
          <w:bCs/>
          <w:color w:val="0070C0"/>
          <w:sz w:val="28"/>
          <w:szCs w:val="28"/>
        </w:rPr>
        <w:t>4</w:t>
      </w:r>
      <w:r w:rsidRPr="00FB471D">
        <w:rPr>
          <w:rFonts w:ascii="Times New Roman" w:hAnsi="Times New Roman" w:cs="Times New Roman"/>
          <w:b/>
          <w:bCs/>
          <w:color w:val="0070C0"/>
          <w:sz w:val="28"/>
          <w:szCs w:val="28"/>
        </w:rPr>
        <w:t>:</w:t>
      </w:r>
      <w:r w:rsidRPr="00FB471D">
        <w:rPr>
          <w:rFonts w:ascii="Times New Roman" w:hAnsi="Times New Roman" w:cs="Times New Roman"/>
          <w:color w:val="0070C0"/>
          <w:sz w:val="28"/>
          <w:szCs w:val="28"/>
        </w:rPr>
        <w:t xml:space="preserve"> </w:t>
      </w:r>
      <w:r>
        <w:rPr>
          <w:rFonts w:ascii="Times New Roman" w:hAnsi="Times New Roman" w:cs="Times New Roman"/>
          <w:sz w:val="28"/>
          <w:szCs w:val="28"/>
        </w:rPr>
        <w:t xml:space="preserve">Spreading of the dengue virus across Bangladesh. Line </w:t>
      </w:r>
      <w:r w:rsidR="00275D78">
        <w:rPr>
          <w:rFonts w:ascii="Times New Roman" w:hAnsi="Times New Roman" w:cs="Times New Roman"/>
          <w:sz w:val="28"/>
          <w:szCs w:val="28"/>
        </w:rPr>
        <w:t>graph.</w:t>
      </w:r>
      <w:r>
        <w:rPr>
          <w:rFonts w:ascii="Times New Roman" w:hAnsi="Times New Roman" w:cs="Times New Roman"/>
          <w:sz w:val="28"/>
          <w:szCs w:val="28"/>
        </w:rPr>
        <w:t xml:space="preserve"> June 28 is cut off – Eid Ul Adha </w:t>
      </w:r>
    </w:p>
    <w:p w14:paraId="31D1B56C" w14:textId="008855A3" w:rsidR="00FB72CA" w:rsidRDefault="00275D78" w:rsidP="00AD12AF">
      <w:pPr>
        <w:pStyle w:val="ListParagraph"/>
        <w:numPr>
          <w:ilvl w:val="0"/>
          <w:numId w:val="3"/>
        </w:numPr>
        <w:spacing w:after="0" w:line="480" w:lineRule="auto"/>
        <w:rPr>
          <w:b/>
          <w:bCs/>
        </w:rPr>
      </w:pPr>
      <w:r w:rsidRPr="00FB72CA">
        <w:rPr>
          <w:rFonts w:ascii="Times New Roman" w:hAnsi="Times New Roman" w:cs="Times New Roman"/>
          <w:b/>
          <w:bCs/>
          <w:color w:val="0070C0"/>
          <w:sz w:val="28"/>
          <w:szCs w:val="28"/>
        </w:rPr>
        <w:t>Results 5:</w:t>
      </w:r>
      <w:r w:rsidRPr="00FB72CA">
        <w:rPr>
          <w:rFonts w:ascii="Times New Roman" w:hAnsi="Times New Roman" w:cs="Times New Roman"/>
          <w:sz w:val="28"/>
          <w:szCs w:val="28"/>
        </w:rPr>
        <w:t xml:space="preserve"> </w:t>
      </w:r>
      <w:r w:rsidR="00FB72CA" w:rsidRPr="00FB72CA">
        <w:rPr>
          <w:rFonts w:ascii="Times New Roman" w:hAnsi="Times New Roman" w:cs="Times New Roman"/>
          <w:b/>
          <w:bCs/>
        </w:rPr>
        <w:t>The distribution of dengue cases and deaths in different districts of Bangladesh, 1</w:t>
      </w:r>
      <w:r w:rsidR="00FB72CA" w:rsidRPr="00FB72CA">
        <w:rPr>
          <w:rFonts w:ascii="Times New Roman" w:hAnsi="Times New Roman" w:cs="Times New Roman"/>
          <w:b/>
          <w:bCs/>
          <w:vertAlign w:val="superscript"/>
        </w:rPr>
        <w:t>st</w:t>
      </w:r>
      <w:r w:rsidR="00FB72CA" w:rsidRPr="00FB72CA">
        <w:rPr>
          <w:rFonts w:ascii="Times New Roman" w:hAnsi="Times New Roman" w:cs="Times New Roman"/>
          <w:b/>
          <w:bCs/>
        </w:rPr>
        <w:t xml:space="preserve"> Jan 2023 – </w:t>
      </w:r>
      <w:r w:rsidR="00FB72CA">
        <w:rPr>
          <w:rFonts w:ascii="Times New Roman" w:hAnsi="Times New Roman" w:cs="Times New Roman"/>
          <w:b/>
          <w:bCs/>
        </w:rPr>
        <w:t>31</w:t>
      </w:r>
      <w:r w:rsidR="00FB72CA" w:rsidRPr="00FB72CA">
        <w:rPr>
          <w:rFonts w:ascii="Times New Roman" w:hAnsi="Times New Roman" w:cs="Times New Roman"/>
          <w:b/>
          <w:bCs/>
          <w:vertAlign w:val="superscript"/>
        </w:rPr>
        <w:t>st</w:t>
      </w:r>
      <w:r w:rsidR="00FB72CA">
        <w:rPr>
          <w:rFonts w:ascii="Times New Roman" w:hAnsi="Times New Roman" w:cs="Times New Roman"/>
          <w:b/>
          <w:bCs/>
        </w:rPr>
        <w:t xml:space="preserve"> December </w:t>
      </w:r>
      <w:r w:rsidR="00FB72CA" w:rsidRPr="00FB72CA">
        <w:rPr>
          <w:rFonts w:ascii="Times New Roman" w:hAnsi="Times New Roman" w:cs="Times New Roman"/>
          <w:b/>
          <w:bCs/>
        </w:rPr>
        <w:t>2023.</w:t>
      </w:r>
      <w:r w:rsidR="00FB72CA">
        <w:rPr>
          <w:rFonts w:ascii="Times New Roman" w:hAnsi="Times New Roman" w:cs="Times New Roman"/>
          <w:b/>
          <w:bCs/>
        </w:rPr>
        <w:t xml:space="preserve"> Map of Bangladesh </w:t>
      </w:r>
      <w:r w:rsidR="00FB72CA" w:rsidRPr="00FB72CA">
        <w:rPr>
          <w:rFonts w:ascii="Times New Roman" w:hAnsi="Times New Roman" w:cs="Times New Roman"/>
          <w:b/>
          <w:bCs/>
        </w:rPr>
        <w:t xml:space="preserve">  </w:t>
      </w:r>
      <w:r w:rsidR="00FB72CA" w:rsidRPr="00FB72CA">
        <w:rPr>
          <w:b/>
          <w:bCs/>
        </w:rPr>
        <w:t xml:space="preserve"> </w:t>
      </w:r>
    </w:p>
    <w:p w14:paraId="264B9771" w14:textId="13B84771" w:rsidR="00181EB8" w:rsidRPr="002606D1" w:rsidRDefault="00C8333B" w:rsidP="000D273F">
      <w:pPr>
        <w:pStyle w:val="ListParagraph"/>
        <w:numPr>
          <w:ilvl w:val="0"/>
          <w:numId w:val="3"/>
        </w:numPr>
        <w:spacing w:after="0" w:line="480" w:lineRule="auto"/>
        <w:rPr>
          <w:b/>
          <w:bCs/>
          <w:sz w:val="18"/>
          <w:szCs w:val="18"/>
        </w:rPr>
      </w:pPr>
      <w:r>
        <w:rPr>
          <w:rFonts w:ascii="Times New Roman" w:hAnsi="Times New Roman" w:cs="Times New Roman"/>
          <w:b/>
          <w:bCs/>
          <w:color w:val="0070C0"/>
          <w:sz w:val="28"/>
          <w:szCs w:val="28"/>
        </w:rPr>
        <w:t>Results 6:</w:t>
      </w:r>
      <w:r>
        <w:rPr>
          <w:b/>
          <w:bCs/>
        </w:rPr>
        <w:t xml:space="preserve"> The correlation coefficient of dengue cases and </w:t>
      </w:r>
      <w:r w:rsidR="00181EB8">
        <w:rPr>
          <w:b/>
          <w:bCs/>
        </w:rPr>
        <w:t>population size  (</w:t>
      </w:r>
      <w:r w:rsidR="00A8245A">
        <w:rPr>
          <w:b/>
          <w:bCs/>
        </w:rPr>
        <w:t>scattered plot with a fitted line)</w:t>
      </w:r>
      <w:r w:rsidR="002606D1">
        <w:rPr>
          <w:b/>
          <w:bCs/>
        </w:rPr>
        <w:t xml:space="preserve">. </w:t>
      </w:r>
      <w:r w:rsidR="00181EB8" w:rsidRPr="002606D1">
        <w:rPr>
          <w:rFonts w:ascii="Times New Roman" w:hAnsi="Times New Roman" w:cs="Times New Roman"/>
          <w:b/>
          <w:bCs/>
        </w:rPr>
        <w:t xml:space="preserve">Also please check </w:t>
      </w:r>
      <w:r w:rsidR="002606D1">
        <w:rPr>
          <w:rFonts w:ascii="Times New Roman" w:hAnsi="Times New Roman" w:cs="Times New Roman"/>
          <w:b/>
          <w:bCs/>
        </w:rPr>
        <w:t xml:space="preserve">the correlation </w:t>
      </w:r>
      <w:r w:rsidR="00181EB8" w:rsidRPr="002606D1">
        <w:rPr>
          <w:rFonts w:ascii="Times New Roman" w:hAnsi="Times New Roman" w:cs="Times New Roman"/>
          <w:b/>
          <w:bCs/>
        </w:rPr>
        <w:t xml:space="preserve">with 1) Population density 2) distance from Dhaka city </w:t>
      </w:r>
    </w:p>
    <w:p w14:paraId="2451D48A" w14:textId="7CAD9B1A" w:rsidR="00203A6A" w:rsidRDefault="00203A6A" w:rsidP="00203A6A">
      <w:pPr>
        <w:pStyle w:val="ListParagraph"/>
        <w:numPr>
          <w:ilvl w:val="0"/>
          <w:numId w:val="3"/>
        </w:numPr>
        <w:spacing w:after="0" w:line="480" w:lineRule="auto"/>
        <w:rPr>
          <w:rFonts w:ascii="Times New Roman" w:hAnsi="Times New Roman" w:cs="Times New Roman"/>
          <w:b/>
          <w:bCs/>
          <w:color w:val="0070C0"/>
          <w:sz w:val="28"/>
          <w:szCs w:val="28"/>
        </w:rPr>
      </w:pPr>
      <w:r>
        <w:rPr>
          <w:rFonts w:ascii="Times New Roman" w:hAnsi="Times New Roman" w:cs="Times New Roman"/>
          <w:b/>
          <w:bCs/>
          <w:color w:val="0070C0"/>
          <w:sz w:val="28"/>
          <w:szCs w:val="28"/>
        </w:rPr>
        <w:t xml:space="preserve">Regression model </w:t>
      </w:r>
      <w:r w:rsidR="00693FA0">
        <w:rPr>
          <w:rFonts w:ascii="Times New Roman" w:hAnsi="Times New Roman" w:cs="Times New Roman"/>
          <w:b/>
          <w:bCs/>
          <w:color w:val="0070C0"/>
          <w:sz w:val="28"/>
          <w:szCs w:val="28"/>
        </w:rPr>
        <w:t xml:space="preserve">(to explain </w:t>
      </w:r>
      <w:r w:rsidR="006B3AC6">
        <w:rPr>
          <w:rFonts w:ascii="Times New Roman" w:hAnsi="Times New Roman" w:cs="Times New Roman"/>
          <w:b/>
          <w:bCs/>
          <w:color w:val="0070C0"/>
          <w:sz w:val="28"/>
          <w:szCs w:val="28"/>
        </w:rPr>
        <w:t xml:space="preserve">the </w:t>
      </w:r>
      <w:r w:rsidR="00693FA0">
        <w:rPr>
          <w:rFonts w:ascii="Times New Roman" w:hAnsi="Times New Roman" w:cs="Times New Roman"/>
          <w:b/>
          <w:bCs/>
          <w:color w:val="0070C0"/>
          <w:sz w:val="28"/>
          <w:szCs w:val="28"/>
        </w:rPr>
        <w:t xml:space="preserve">monthly incidence of dengue in each district) </w:t>
      </w:r>
    </w:p>
    <w:p w14:paraId="122C2452" w14:textId="09420F66" w:rsidR="00203A6A" w:rsidRDefault="00203A6A" w:rsidP="00203A6A">
      <w:pPr>
        <w:pStyle w:val="ListParagraph"/>
        <w:spacing w:after="0" w:line="480" w:lineRule="auto"/>
        <w:rPr>
          <w:rFonts w:ascii="Times New Roman" w:hAnsi="Times New Roman" w:cs="Times New Roman"/>
          <w:b/>
          <w:bCs/>
          <w:color w:val="0070C0"/>
          <w:sz w:val="28"/>
          <w:szCs w:val="28"/>
        </w:rPr>
      </w:pPr>
      <w:r>
        <w:rPr>
          <w:rFonts w:ascii="Times New Roman" w:hAnsi="Times New Roman" w:cs="Times New Roman"/>
          <w:b/>
          <w:bCs/>
          <w:color w:val="0070C0"/>
          <w:sz w:val="28"/>
          <w:szCs w:val="28"/>
        </w:rPr>
        <w:lastRenderedPageBreak/>
        <w:t xml:space="preserve">Monthly dengue cases </w:t>
      </w:r>
      <w:r w:rsidR="00C83F92">
        <w:rPr>
          <w:rFonts w:ascii="Times New Roman" w:hAnsi="Times New Roman" w:cs="Times New Roman"/>
          <w:b/>
          <w:bCs/>
          <w:color w:val="0070C0"/>
          <w:sz w:val="28"/>
          <w:szCs w:val="28"/>
        </w:rPr>
        <w:t xml:space="preserve">of each district </w:t>
      </w:r>
      <w:r>
        <w:rPr>
          <w:rFonts w:ascii="Times New Roman" w:hAnsi="Times New Roman" w:cs="Times New Roman"/>
          <w:b/>
          <w:bCs/>
          <w:color w:val="0070C0"/>
          <w:sz w:val="28"/>
          <w:szCs w:val="28"/>
        </w:rPr>
        <w:t xml:space="preserve">~ </w:t>
      </w:r>
      <w:r w:rsidR="00C83F92">
        <w:rPr>
          <w:rFonts w:ascii="Times New Roman" w:hAnsi="Times New Roman" w:cs="Times New Roman"/>
          <w:b/>
          <w:bCs/>
          <w:color w:val="0070C0"/>
          <w:sz w:val="28"/>
          <w:szCs w:val="28"/>
        </w:rPr>
        <w:t xml:space="preserve">Population size + distance from Dhaka + </w:t>
      </w:r>
      <w:r w:rsidR="000D273F">
        <w:rPr>
          <w:rFonts w:ascii="Times New Roman" w:hAnsi="Times New Roman" w:cs="Times New Roman"/>
          <w:b/>
          <w:bCs/>
          <w:color w:val="0070C0"/>
          <w:sz w:val="28"/>
          <w:szCs w:val="28"/>
        </w:rPr>
        <w:t xml:space="preserve">Presence of direct connection with Dhaka + Proxy of urbanization </w:t>
      </w:r>
      <w:r w:rsidR="002606D1">
        <w:rPr>
          <w:rFonts w:ascii="Times New Roman" w:hAnsi="Times New Roman" w:cs="Times New Roman"/>
          <w:b/>
          <w:bCs/>
          <w:color w:val="0070C0"/>
          <w:sz w:val="28"/>
          <w:szCs w:val="28"/>
        </w:rPr>
        <w:t xml:space="preserve">etc. </w:t>
      </w:r>
    </w:p>
    <w:p w14:paraId="04843E0F" w14:textId="77777777" w:rsidR="00181EB8" w:rsidRPr="00FB72CA" w:rsidRDefault="00181EB8" w:rsidP="00181EB8">
      <w:pPr>
        <w:pStyle w:val="ListParagraph"/>
        <w:spacing w:after="0" w:line="480" w:lineRule="auto"/>
        <w:rPr>
          <w:b/>
          <w:bCs/>
        </w:rPr>
      </w:pPr>
    </w:p>
    <w:p w14:paraId="0822C868" w14:textId="77777777" w:rsidR="00FB72CA" w:rsidRDefault="00FB72CA" w:rsidP="00FB72CA">
      <w:pPr>
        <w:spacing w:after="0" w:line="480" w:lineRule="auto"/>
        <w:rPr>
          <w:rFonts w:ascii="Times New Roman" w:hAnsi="Times New Roman" w:cs="Times New Roman"/>
          <w:sz w:val="28"/>
          <w:szCs w:val="28"/>
        </w:rPr>
      </w:pPr>
    </w:p>
    <w:p w14:paraId="74D64E52" w14:textId="77777777" w:rsidR="00C8333B" w:rsidRDefault="00C8333B" w:rsidP="00FB72CA">
      <w:pPr>
        <w:spacing w:after="0" w:line="480" w:lineRule="auto"/>
        <w:rPr>
          <w:rFonts w:ascii="Times New Roman" w:hAnsi="Times New Roman" w:cs="Times New Roman"/>
          <w:sz w:val="28"/>
          <w:szCs w:val="28"/>
        </w:rPr>
      </w:pPr>
    </w:p>
    <w:p w14:paraId="598D6AF8" w14:textId="77777777" w:rsidR="00C8333B" w:rsidRDefault="00C8333B" w:rsidP="00FB72CA">
      <w:pPr>
        <w:spacing w:after="0" w:line="480" w:lineRule="auto"/>
        <w:rPr>
          <w:rFonts w:ascii="Times New Roman" w:hAnsi="Times New Roman" w:cs="Times New Roman"/>
          <w:sz w:val="28"/>
          <w:szCs w:val="28"/>
        </w:rPr>
      </w:pPr>
    </w:p>
    <w:p w14:paraId="36BBCC20" w14:textId="5606E5BA" w:rsidR="00693FA0" w:rsidRDefault="00693FA0">
      <w:pPr>
        <w:rPr>
          <w:rFonts w:ascii="Times New Roman" w:hAnsi="Times New Roman" w:cs="Times New Roman"/>
          <w:sz w:val="28"/>
          <w:szCs w:val="28"/>
        </w:rPr>
      </w:pPr>
      <w:r>
        <w:rPr>
          <w:rFonts w:ascii="Times New Roman" w:hAnsi="Times New Roman" w:cs="Times New Roman"/>
          <w:sz w:val="28"/>
          <w:szCs w:val="28"/>
        </w:rPr>
        <w:br w:type="page"/>
      </w:r>
    </w:p>
    <w:p w14:paraId="00A5683C" w14:textId="580ABDB8" w:rsidR="00693FA0" w:rsidRPr="00D31D2E" w:rsidRDefault="00FB72CA" w:rsidP="00693FA0">
      <w:pPr>
        <w:spacing w:after="0" w:line="480" w:lineRule="auto"/>
        <w:rPr>
          <w:rFonts w:ascii="Times New Roman" w:hAnsi="Times New Roman" w:cs="Times New Roman"/>
          <w:color w:val="FF0000"/>
          <w:sz w:val="28"/>
          <w:szCs w:val="28"/>
        </w:rPr>
      </w:pPr>
      <w:r w:rsidRPr="00FB72CA">
        <w:rPr>
          <w:rFonts w:ascii="Times New Roman" w:hAnsi="Times New Roman" w:cs="Times New Roman"/>
          <w:b/>
          <w:bCs/>
          <w:sz w:val="28"/>
          <w:szCs w:val="28"/>
        </w:rPr>
        <w:lastRenderedPageBreak/>
        <w:t>Fig 1</w:t>
      </w:r>
      <w:r w:rsidR="00192DB6">
        <w:rPr>
          <w:rFonts w:ascii="Times New Roman" w:hAnsi="Times New Roman" w:cs="Times New Roman"/>
          <w:b/>
          <w:bCs/>
          <w:sz w:val="28"/>
          <w:szCs w:val="28"/>
        </w:rPr>
        <w:t xml:space="preserve">: dengue cases </w:t>
      </w:r>
      <w:r w:rsidR="00693FA0">
        <w:rPr>
          <w:rFonts w:ascii="Times New Roman" w:hAnsi="Times New Roman" w:cs="Times New Roman"/>
          <w:b/>
          <w:bCs/>
          <w:sz w:val="28"/>
          <w:szCs w:val="28"/>
        </w:rPr>
        <w:t xml:space="preserve">and deaths </w:t>
      </w:r>
      <w:r w:rsidR="00693FA0" w:rsidRPr="00D31D2E">
        <w:rPr>
          <w:rFonts w:ascii="Times New Roman" w:hAnsi="Times New Roman" w:cs="Times New Roman"/>
          <w:color w:val="FF0000"/>
          <w:sz w:val="28"/>
          <w:szCs w:val="28"/>
        </w:rPr>
        <w:t>[</w:t>
      </w:r>
      <w:r w:rsidR="00693FA0">
        <w:rPr>
          <w:rFonts w:ascii="Times New Roman" w:hAnsi="Times New Roman" w:cs="Times New Roman"/>
          <w:color w:val="FF0000"/>
          <w:sz w:val="28"/>
          <w:szCs w:val="28"/>
        </w:rPr>
        <w:t xml:space="preserve">Please Prepare this like </w:t>
      </w:r>
      <w:r w:rsidR="00693FA0" w:rsidRPr="00D31D2E">
        <w:rPr>
          <w:rFonts w:ascii="Times New Roman" w:hAnsi="Times New Roman" w:cs="Times New Roman"/>
          <w:color w:val="FF0000"/>
          <w:sz w:val="28"/>
          <w:szCs w:val="28"/>
        </w:rPr>
        <w:t>Fig 2]</w:t>
      </w:r>
    </w:p>
    <w:p w14:paraId="30832290" w14:textId="69DBEDF3" w:rsidR="00FB72CA" w:rsidRDefault="00DB2436" w:rsidP="00DB2436">
      <w:pPr>
        <w:spacing w:after="0" w:line="480" w:lineRule="auto"/>
        <w:jc w:val="center"/>
        <w:rPr>
          <w:rFonts w:ascii="Times New Roman" w:hAnsi="Times New Roman" w:cs="Times New Roman"/>
          <w:b/>
          <w:bCs/>
          <w:sz w:val="28"/>
          <w:szCs w:val="28"/>
        </w:rPr>
      </w:pPr>
      <w:r>
        <w:rPr>
          <w:noProof/>
        </w:rPr>
        <w:drawing>
          <wp:inline distT="0" distB="0" distL="0" distR="0" wp14:anchorId="0FA49EF7" wp14:editId="3567F6CE">
            <wp:extent cx="3627120" cy="4534101"/>
            <wp:effectExtent l="0" t="0" r="0" b="0"/>
            <wp:docPr id="147643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9961" cy="4537652"/>
                    </a:xfrm>
                    <a:prstGeom prst="rect">
                      <a:avLst/>
                    </a:prstGeom>
                    <a:noFill/>
                    <a:ln>
                      <a:noFill/>
                    </a:ln>
                  </pic:spPr>
                </pic:pic>
              </a:graphicData>
            </a:graphic>
          </wp:inline>
        </w:drawing>
      </w:r>
    </w:p>
    <w:p w14:paraId="722CCB7F" w14:textId="1938CE61" w:rsidR="00FB72CA" w:rsidRPr="00FB72CA" w:rsidRDefault="001828AE" w:rsidP="00FB72CA">
      <w:pPr>
        <w:spacing w:after="0" w:line="480" w:lineRule="auto"/>
        <w:rPr>
          <w:rFonts w:ascii="Times New Roman" w:hAnsi="Times New Roman" w:cs="Times New Roman"/>
          <w:b/>
          <w:bCs/>
          <w:sz w:val="28"/>
          <w:szCs w:val="28"/>
        </w:rPr>
      </w:pPr>
      <w:r>
        <w:rPr>
          <w:rFonts w:ascii="Times New Roman" w:hAnsi="Times New Roman" w:cs="Times New Roman"/>
          <w:b/>
          <w:bCs/>
          <w:sz w:val="28"/>
          <w:szCs w:val="28"/>
        </w:rPr>
        <w:t>Fig 2</w:t>
      </w:r>
      <w:r w:rsidR="00192DB6">
        <w:rPr>
          <w:rFonts w:ascii="Times New Roman" w:hAnsi="Times New Roman" w:cs="Times New Roman"/>
          <w:b/>
          <w:bCs/>
          <w:sz w:val="28"/>
          <w:szCs w:val="28"/>
        </w:rPr>
        <w:t xml:space="preserve">: Weather </w:t>
      </w:r>
      <w:r w:rsidR="00693FA0">
        <w:rPr>
          <w:rFonts w:ascii="Times New Roman" w:hAnsi="Times New Roman" w:cs="Times New Roman"/>
          <w:b/>
          <w:bCs/>
          <w:sz w:val="28"/>
          <w:szCs w:val="28"/>
        </w:rPr>
        <w:t>pattern explaining th</w:t>
      </w:r>
      <w:r w:rsidR="00F977E9">
        <w:rPr>
          <w:rFonts w:ascii="Times New Roman" w:hAnsi="Times New Roman" w:cs="Times New Roman"/>
          <w:b/>
          <w:bCs/>
          <w:sz w:val="28"/>
          <w:szCs w:val="28"/>
        </w:rPr>
        <w:t xml:space="preserve">e large number of cases </w:t>
      </w:r>
    </w:p>
    <w:p w14:paraId="0D38402C" w14:textId="6B4AF362" w:rsidR="004E454A" w:rsidRPr="007A66F4" w:rsidRDefault="007A66F4" w:rsidP="007A66F4">
      <w:pPr>
        <w:spacing w:after="0" w:line="240" w:lineRule="auto"/>
        <w:jc w:val="both"/>
        <w:rPr>
          <w:rFonts w:ascii="Times New Roman" w:hAnsi="Times New Roman" w:cs="Times New Roman"/>
          <w:sz w:val="24"/>
          <w:szCs w:val="24"/>
        </w:rPr>
      </w:pPr>
      <w:r w:rsidRPr="007A66F4">
        <w:rPr>
          <w:rFonts w:ascii="Times New Roman" w:hAnsi="Times New Roman" w:cs="Times New Roman"/>
          <w:sz w:val="24"/>
          <w:szCs w:val="24"/>
        </w:rPr>
        <w:t xml:space="preserve">In the year 2023, an alarming surge in Dengue cases and deaths has been observed, surpassing the cumulative figures of the preceding 23 years. The cumulative data from 2000 to 2022 documented a total of 244,246 Dengue cases and 849 deaths. However, the year 2023 alone witnessed a staggering spike with 320,158 cases and 1,692 deaths, overshadowing the entire two-decade history. The comparison between the annual statistics highlights the severity of the situation. The total number of Dengue cases in 2023 is more than the combined cases from 2000 to 2022, indicating an unprecedented rise. Similarly, the death toll in 2023 alone surpasses the cumulative deaths of the past 23 years. </w:t>
      </w:r>
      <w:r w:rsidR="00EC0E53">
        <w:rPr>
          <w:rFonts w:ascii="Times New Roman" w:hAnsi="Times New Roman" w:cs="Times New Roman"/>
          <w:sz w:val="24"/>
          <w:szCs w:val="24"/>
        </w:rPr>
        <w:t xml:space="preserve">From </w:t>
      </w:r>
      <w:r w:rsidRPr="007A66F4">
        <w:rPr>
          <w:rFonts w:ascii="Times New Roman" w:hAnsi="Times New Roman" w:cs="Times New Roman"/>
          <w:sz w:val="24"/>
          <w:szCs w:val="24"/>
        </w:rPr>
        <w:t>Figure 1, it becomes evident that each month in 2023 has reported higher cases and deaths than the corresponding months from 2000 to 2022. This monthly breakdown emphasizes the sustained intensity of the Dengue outbreak throughout the entire year.</w:t>
      </w:r>
    </w:p>
    <w:p w14:paraId="035812CA" w14:textId="77777777" w:rsidR="009C103A" w:rsidRDefault="009C103A" w:rsidP="009C103A">
      <w:pPr>
        <w:spacing w:after="0" w:line="480" w:lineRule="auto"/>
        <w:rPr>
          <w:rFonts w:ascii="Times New Roman" w:hAnsi="Times New Roman" w:cs="Times New Roman"/>
          <w:b/>
          <w:bCs/>
        </w:rPr>
      </w:pPr>
    </w:p>
    <w:p w14:paraId="1ECDE6E0" w14:textId="5C1B1D24" w:rsidR="005A0B6B" w:rsidRDefault="003E1C49" w:rsidP="00634852">
      <w:pPr>
        <w:spacing w:after="0" w:line="480" w:lineRule="auto"/>
        <w:rPr>
          <w:rFonts w:ascii="Times New Roman" w:hAnsi="Times New Roman" w:cs="Times New Roman"/>
          <w:b/>
          <w:bCs/>
        </w:rPr>
      </w:pPr>
      <w:r>
        <w:rPr>
          <w:rFonts w:ascii="Times New Roman" w:hAnsi="Times New Roman" w:cs="Times New Roman"/>
          <w:b/>
          <w:bCs/>
        </w:rPr>
        <w:t xml:space="preserve">Fig 2 Top: Boxplot of monthly rainfall of Dhaka city for the period of 2000-2023 </w:t>
      </w:r>
      <w:r w:rsidR="00D31D2E">
        <w:rPr>
          <w:rFonts w:ascii="Times New Roman" w:hAnsi="Times New Roman" w:cs="Times New Roman"/>
          <w:b/>
          <w:bCs/>
        </w:rPr>
        <w:t xml:space="preserve">and line graph of monthly rainfall of Dhaka city in 2023. Bottom: Boxplot of monthly </w:t>
      </w:r>
      <w:r w:rsidR="005A6F31">
        <w:rPr>
          <w:rFonts w:ascii="Times New Roman" w:hAnsi="Times New Roman" w:cs="Times New Roman"/>
          <w:b/>
          <w:bCs/>
        </w:rPr>
        <w:t>mean temperature in °C</w:t>
      </w:r>
      <w:r w:rsidR="00D31D2E">
        <w:rPr>
          <w:rFonts w:ascii="Times New Roman" w:hAnsi="Times New Roman" w:cs="Times New Roman"/>
          <w:b/>
          <w:bCs/>
        </w:rPr>
        <w:t xml:space="preserve"> </w:t>
      </w:r>
      <w:r w:rsidR="00D31D2E">
        <w:rPr>
          <w:rFonts w:ascii="Times New Roman" w:hAnsi="Times New Roman" w:cs="Times New Roman"/>
          <w:b/>
          <w:bCs/>
        </w:rPr>
        <w:lastRenderedPageBreak/>
        <w:t>of Dhaka city for the period of 2000-202</w:t>
      </w:r>
      <w:r w:rsidR="005A6F31">
        <w:rPr>
          <w:rFonts w:ascii="Times New Roman" w:hAnsi="Times New Roman" w:cs="Times New Roman"/>
          <w:b/>
          <w:bCs/>
        </w:rPr>
        <w:t>2</w:t>
      </w:r>
      <w:r w:rsidR="00D31D2E">
        <w:rPr>
          <w:rFonts w:ascii="Times New Roman" w:hAnsi="Times New Roman" w:cs="Times New Roman"/>
          <w:b/>
          <w:bCs/>
        </w:rPr>
        <w:t xml:space="preserve"> and </w:t>
      </w:r>
      <w:r w:rsidR="005A6F31">
        <w:rPr>
          <w:rFonts w:ascii="Times New Roman" w:hAnsi="Times New Roman" w:cs="Times New Roman"/>
          <w:b/>
          <w:bCs/>
        </w:rPr>
        <w:t xml:space="preserve">a </w:t>
      </w:r>
      <w:r w:rsidR="00D31D2E">
        <w:rPr>
          <w:rFonts w:ascii="Times New Roman" w:hAnsi="Times New Roman" w:cs="Times New Roman"/>
          <w:b/>
          <w:bCs/>
        </w:rPr>
        <w:t>line graph of monthly rainfall of Dhaka city in 2023.</w:t>
      </w:r>
    </w:p>
    <w:p w14:paraId="681E4197" w14:textId="751D1B57" w:rsidR="003E1C49" w:rsidRDefault="00610D6A" w:rsidP="00241E4C">
      <w:pPr>
        <w:spacing w:after="0" w:line="480" w:lineRule="auto"/>
        <w:jc w:val="center"/>
        <w:rPr>
          <w:rFonts w:ascii="Times New Roman" w:hAnsi="Times New Roman" w:cs="Times New Roman"/>
          <w:b/>
          <w:bCs/>
        </w:rPr>
      </w:pPr>
      <w:r>
        <w:rPr>
          <w:noProof/>
        </w:rPr>
        <w:drawing>
          <wp:inline distT="0" distB="0" distL="0" distR="0" wp14:anchorId="3472D161" wp14:editId="7CA1D63A">
            <wp:extent cx="4122420" cy="5153253"/>
            <wp:effectExtent l="0" t="0" r="0" b="9525"/>
            <wp:docPr id="1310517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3150" cy="5154166"/>
                    </a:xfrm>
                    <a:prstGeom prst="rect">
                      <a:avLst/>
                    </a:prstGeom>
                    <a:noFill/>
                    <a:ln>
                      <a:noFill/>
                    </a:ln>
                  </pic:spPr>
                </pic:pic>
              </a:graphicData>
            </a:graphic>
          </wp:inline>
        </w:drawing>
      </w:r>
    </w:p>
    <w:p w14:paraId="2C8E1F95" w14:textId="6EF15DE9" w:rsidR="004B720F" w:rsidRDefault="00FB471D" w:rsidP="00192DB6">
      <w:pPr>
        <w:spacing w:after="0" w:line="480" w:lineRule="auto"/>
        <w:rPr>
          <w:rFonts w:ascii="Times New Roman" w:hAnsi="Times New Roman" w:cs="Times New Roman"/>
          <w:b/>
          <w:bCs/>
          <w:sz w:val="28"/>
          <w:szCs w:val="28"/>
        </w:rPr>
      </w:pPr>
      <w:r w:rsidRPr="00911A0B">
        <w:rPr>
          <w:rFonts w:ascii="Times New Roman" w:hAnsi="Times New Roman" w:cs="Times New Roman"/>
          <w:b/>
          <w:bCs/>
          <w:sz w:val="28"/>
          <w:szCs w:val="28"/>
        </w:rPr>
        <w:t xml:space="preserve">Fig </w:t>
      </w:r>
      <w:r w:rsidR="00DB2436" w:rsidRPr="00911A0B">
        <w:rPr>
          <w:rFonts w:ascii="Times New Roman" w:hAnsi="Times New Roman" w:cs="Times New Roman"/>
          <w:b/>
          <w:bCs/>
          <w:sz w:val="28"/>
          <w:szCs w:val="28"/>
        </w:rPr>
        <w:t>3 or</w:t>
      </w:r>
      <w:r w:rsidRPr="00911A0B">
        <w:rPr>
          <w:rFonts w:ascii="Times New Roman" w:hAnsi="Times New Roman" w:cs="Times New Roman"/>
          <w:b/>
          <w:bCs/>
          <w:sz w:val="28"/>
          <w:szCs w:val="28"/>
        </w:rPr>
        <w:t xml:space="preserve"> </w:t>
      </w:r>
      <w:r w:rsidR="00911A0B">
        <w:rPr>
          <w:rFonts w:ascii="Times New Roman" w:hAnsi="Times New Roman" w:cs="Times New Roman"/>
          <w:b/>
          <w:bCs/>
          <w:sz w:val="28"/>
          <w:szCs w:val="28"/>
        </w:rPr>
        <w:t>Table</w:t>
      </w:r>
      <w:r w:rsidRPr="00911A0B">
        <w:rPr>
          <w:rFonts w:ascii="Times New Roman" w:hAnsi="Times New Roman" w:cs="Times New Roman"/>
          <w:b/>
          <w:bCs/>
          <w:sz w:val="28"/>
          <w:szCs w:val="28"/>
        </w:rPr>
        <w:t xml:space="preserve"> 1: </w:t>
      </w:r>
      <w:r w:rsidR="0091336F" w:rsidRPr="00911A0B">
        <w:rPr>
          <w:rFonts w:ascii="Times New Roman" w:hAnsi="Times New Roman" w:cs="Times New Roman"/>
          <w:b/>
          <w:bCs/>
          <w:sz w:val="28"/>
          <w:szCs w:val="28"/>
        </w:rPr>
        <w:t xml:space="preserve">Monthly </w:t>
      </w:r>
      <w:r w:rsidR="004B720F" w:rsidRPr="00911A0B">
        <w:rPr>
          <w:rFonts w:ascii="Times New Roman" w:hAnsi="Times New Roman" w:cs="Times New Roman"/>
          <w:b/>
          <w:bCs/>
          <w:sz w:val="28"/>
          <w:szCs w:val="28"/>
        </w:rPr>
        <w:t xml:space="preserve">Relative change </w:t>
      </w:r>
      <w:r w:rsidR="0091336F" w:rsidRPr="00911A0B">
        <w:rPr>
          <w:rFonts w:ascii="Times New Roman" w:hAnsi="Times New Roman" w:cs="Times New Roman"/>
          <w:b/>
          <w:bCs/>
          <w:sz w:val="28"/>
          <w:szCs w:val="28"/>
        </w:rPr>
        <w:t xml:space="preserve">of dengue cases </w:t>
      </w:r>
      <w:r w:rsidR="004B720F" w:rsidRPr="00911A0B">
        <w:rPr>
          <w:rFonts w:ascii="Times New Roman" w:hAnsi="Times New Roman" w:cs="Times New Roman"/>
          <w:b/>
          <w:bCs/>
          <w:sz w:val="28"/>
          <w:szCs w:val="28"/>
        </w:rPr>
        <w:t xml:space="preserve">(Table or graph) </w:t>
      </w:r>
    </w:p>
    <w:p w14:paraId="737C6C61" w14:textId="6C656071" w:rsidR="009D0035" w:rsidRDefault="009D0035" w:rsidP="009D0035">
      <w:pPr>
        <w:spacing w:after="0" w:line="240" w:lineRule="auto"/>
        <w:jc w:val="both"/>
        <w:rPr>
          <w:rFonts w:ascii="Times New Roman" w:hAnsi="Times New Roman" w:cs="Times New Roman"/>
          <w:sz w:val="24"/>
          <w:szCs w:val="24"/>
        </w:rPr>
      </w:pPr>
      <w:r w:rsidRPr="009D0035">
        <w:rPr>
          <w:rFonts w:ascii="Times New Roman" w:hAnsi="Times New Roman" w:cs="Times New Roman"/>
          <w:sz w:val="24"/>
          <w:szCs w:val="24"/>
        </w:rPr>
        <w:t xml:space="preserve">The average rainfall from 2000 to 2022 stood at 159.56. However, in 2023, the annual rainfall </w:t>
      </w:r>
      <w:r w:rsidR="00241E4C">
        <w:rPr>
          <w:rFonts w:ascii="Times New Roman" w:hAnsi="Times New Roman" w:cs="Times New Roman"/>
          <w:sz w:val="24"/>
          <w:szCs w:val="24"/>
        </w:rPr>
        <w:t>increased</w:t>
      </w:r>
      <w:r w:rsidRPr="009D0035">
        <w:rPr>
          <w:rFonts w:ascii="Times New Roman" w:hAnsi="Times New Roman" w:cs="Times New Roman"/>
          <w:sz w:val="24"/>
          <w:szCs w:val="24"/>
        </w:rPr>
        <w:t xml:space="preserve"> to an astonishing 192.01, exceeding the </w:t>
      </w:r>
      <w:r w:rsidR="00241E4C">
        <w:rPr>
          <w:rFonts w:ascii="Times New Roman" w:hAnsi="Times New Roman" w:cs="Times New Roman"/>
          <w:sz w:val="24"/>
          <w:szCs w:val="24"/>
        </w:rPr>
        <w:t xml:space="preserve">previous </w:t>
      </w:r>
      <w:r w:rsidRPr="009D0035">
        <w:rPr>
          <w:rFonts w:ascii="Times New Roman" w:hAnsi="Times New Roman" w:cs="Times New Roman"/>
          <w:sz w:val="24"/>
          <w:szCs w:val="24"/>
        </w:rPr>
        <w:t xml:space="preserve">long-term average. Contrary to the rising rainfall trend, the average temperature experienced a slight decline. From 26.59 in the years 2000 to 2022, the temperature decreased marginally to 26.23 in 2023. Figure </w:t>
      </w:r>
      <w:r w:rsidR="00241E4C">
        <w:rPr>
          <w:rFonts w:ascii="Times New Roman" w:hAnsi="Times New Roman" w:cs="Times New Roman"/>
          <w:sz w:val="24"/>
          <w:szCs w:val="24"/>
        </w:rPr>
        <w:t>3</w:t>
      </w:r>
      <w:r w:rsidRPr="009D0035">
        <w:rPr>
          <w:rFonts w:ascii="Times New Roman" w:hAnsi="Times New Roman" w:cs="Times New Roman"/>
          <w:sz w:val="24"/>
          <w:szCs w:val="24"/>
        </w:rPr>
        <w:t xml:space="preserve"> provides a comprehensive view of the climatic conditions throughout 2023, revealing distinctive patterns. Notably, heavy rainfall and high temperatures were observed from the outset of the year, surpassing previous records. The sustained prevalence of these conditions throughout the year, especially the extended period of rainfall, has created conducive environments for the proliferation of mosquitoes.</w:t>
      </w:r>
    </w:p>
    <w:p w14:paraId="286FBA5A" w14:textId="77777777" w:rsidR="009D0035" w:rsidRDefault="009D0035" w:rsidP="009D0035">
      <w:pPr>
        <w:spacing w:after="0" w:line="240" w:lineRule="auto"/>
        <w:jc w:val="both"/>
        <w:rPr>
          <w:rFonts w:ascii="Times New Roman" w:hAnsi="Times New Roman" w:cs="Times New Roman"/>
          <w:sz w:val="24"/>
          <w:szCs w:val="24"/>
        </w:rPr>
      </w:pPr>
    </w:p>
    <w:p w14:paraId="5A00F54D" w14:textId="4F5A7D06" w:rsidR="009D0035" w:rsidRDefault="009D0035" w:rsidP="009D003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Table: </w:t>
      </w:r>
    </w:p>
    <w:p w14:paraId="1DFF070C" w14:textId="77777777" w:rsidR="009D0035" w:rsidRPr="009D0035" w:rsidRDefault="009D0035" w:rsidP="009D0035">
      <w:pPr>
        <w:spacing w:after="0" w:line="240" w:lineRule="auto"/>
        <w:jc w:val="both"/>
        <w:rPr>
          <w:rFonts w:ascii="Times New Roman" w:hAnsi="Times New Roman" w:cs="Times New Roman"/>
          <w:sz w:val="24"/>
          <w:szCs w:val="24"/>
        </w:rPr>
      </w:pPr>
    </w:p>
    <w:tbl>
      <w:tblPr>
        <w:tblW w:w="12940" w:type="dxa"/>
        <w:tblLook w:val="04A0" w:firstRow="1" w:lastRow="0" w:firstColumn="1" w:lastColumn="0" w:noHBand="0" w:noVBand="1"/>
      </w:tblPr>
      <w:tblGrid>
        <w:gridCol w:w="1379"/>
        <w:gridCol w:w="872"/>
        <w:gridCol w:w="957"/>
        <w:gridCol w:w="957"/>
        <w:gridCol w:w="957"/>
        <w:gridCol w:w="957"/>
        <w:gridCol w:w="957"/>
        <w:gridCol w:w="1093"/>
        <w:gridCol w:w="957"/>
        <w:gridCol w:w="950"/>
        <w:gridCol w:w="984"/>
        <w:gridCol w:w="950"/>
        <w:gridCol w:w="970"/>
      </w:tblGrid>
      <w:tr w:rsidR="00C85013" w:rsidRPr="00C85013" w14:paraId="76D6728C" w14:textId="77777777" w:rsidTr="00C85013">
        <w:trPr>
          <w:trHeight w:val="1380"/>
        </w:trPr>
        <w:tc>
          <w:tcPr>
            <w:tcW w:w="1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251A59"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lastRenderedPageBreak/>
              <w:t xml:space="preserve">Divisions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4708A6B"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No cases in Jan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C7B0CA6"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Feb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7A13E15"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Mar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FD7762F"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Apr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7DDB8A6"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May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0018E67"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June (%)</w:t>
            </w:r>
          </w:p>
        </w:tc>
        <w:tc>
          <w:tcPr>
            <w:tcW w:w="1160" w:type="dxa"/>
            <w:tcBorders>
              <w:top w:val="single" w:sz="4" w:space="0" w:color="auto"/>
              <w:left w:val="nil"/>
              <w:bottom w:val="single" w:sz="4" w:space="0" w:color="auto"/>
              <w:right w:val="single" w:sz="4" w:space="0" w:color="auto"/>
            </w:tcBorders>
            <w:shd w:val="clear" w:color="auto" w:fill="auto"/>
            <w:vAlign w:val="center"/>
            <w:hideMark/>
          </w:tcPr>
          <w:p w14:paraId="56C0AD94"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July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8CFEE65"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Aug (%)</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1BF9620C"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Sep (%)</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14:paraId="49333988"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Oct (%)</w:t>
            </w:r>
          </w:p>
        </w:tc>
        <w:tc>
          <w:tcPr>
            <w:tcW w:w="880" w:type="dxa"/>
            <w:tcBorders>
              <w:top w:val="single" w:sz="4" w:space="0" w:color="auto"/>
              <w:left w:val="nil"/>
              <w:bottom w:val="single" w:sz="4" w:space="0" w:color="auto"/>
              <w:right w:val="single" w:sz="4" w:space="0" w:color="auto"/>
            </w:tcBorders>
            <w:shd w:val="clear" w:color="auto" w:fill="auto"/>
            <w:vAlign w:val="center"/>
            <w:hideMark/>
          </w:tcPr>
          <w:p w14:paraId="4D32E1B5"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Nov (%)</w:t>
            </w:r>
          </w:p>
        </w:tc>
        <w:tc>
          <w:tcPr>
            <w:tcW w:w="980" w:type="dxa"/>
            <w:tcBorders>
              <w:top w:val="single" w:sz="4" w:space="0" w:color="auto"/>
              <w:left w:val="nil"/>
              <w:bottom w:val="single" w:sz="4" w:space="0" w:color="auto"/>
              <w:right w:val="single" w:sz="4" w:space="0" w:color="auto"/>
            </w:tcBorders>
            <w:shd w:val="clear" w:color="auto" w:fill="auto"/>
            <w:vAlign w:val="center"/>
            <w:hideMark/>
          </w:tcPr>
          <w:p w14:paraId="3409CBA6"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Relative increase in Dec (%)</w:t>
            </w:r>
          </w:p>
        </w:tc>
      </w:tr>
      <w:tr w:rsidR="00C85013" w:rsidRPr="00C85013" w14:paraId="3A3803AD" w14:textId="77777777" w:rsidTr="00C85013">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1BF55D7F"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Dhaka city </w:t>
            </w:r>
          </w:p>
        </w:tc>
        <w:tc>
          <w:tcPr>
            <w:tcW w:w="960" w:type="dxa"/>
            <w:tcBorders>
              <w:top w:val="nil"/>
              <w:left w:val="nil"/>
              <w:bottom w:val="single" w:sz="4" w:space="0" w:color="auto"/>
              <w:right w:val="single" w:sz="4" w:space="0" w:color="auto"/>
            </w:tcBorders>
            <w:shd w:val="clear" w:color="auto" w:fill="auto"/>
            <w:vAlign w:val="center"/>
            <w:hideMark/>
          </w:tcPr>
          <w:p w14:paraId="2F1095B3"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272</w:t>
            </w:r>
          </w:p>
        </w:tc>
        <w:tc>
          <w:tcPr>
            <w:tcW w:w="960" w:type="dxa"/>
            <w:tcBorders>
              <w:top w:val="nil"/>
              <w:left w:val="nil"/>
              <w:bottom w:val="single" w:sz="4" w:space="0" w:color="auto"/>
              <w:right w:val="single" w:sz="4" w:space="0" w:color="auto"/>
            </w:tcBorders>
            <w:shd w:val="clear" w:color="auto" w:fill="auto"/>
            <w:vAlign w:val="center"/>
            <w:hideMark/>
          </w:tcPr>
          <w:p w14:paraId="2A4BAF39"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46.11%</w:t>
            </w:r>
          </w:p>
        </w:tc>
        <w:tc>
          <w:tcPr>
            <w:tcW w:w="960" w:type="dxa"/>
            <w:tcBorders>
              <w:top w:val="nil"/>
              <w:left w:val="nil"/>
              <w:bottom w:val="single" w:sz="4" w:space="0" w:color="auto"/>
              <w:right w:val="single" w:sz="4" w:space="0" w:color="auto"/>
            </w:tcBorders>
            <w:shd w:val="clear" w:color="auto" w:fill="auto"/>
            <w:vAlign w:val="center"/>
            <w:hideMark/>
          </w:tcPr>
          <w:p w14:paraId="348DE437"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66.96%</w:t>
            </w:r>
          </w:p>
        </w:tc>
        <w:tc>
          <w:tcPr>
            <w:tcW w:w="960" w:type="dxa"/>
            <w:tcBorders>
              <w:top w:val="nil"/>
              <w:left w:val="nil"/>
              <w:bottom w:val="single" w:sz="4" w:space="0" w:color="auto"/>
              <w:right w:val="single" w:sz="4" w:space="0" w:color="auto"/>
            </w:tcBorders>
            <w:shd w:val="clear" w:color="auto" w:fill="auto"/>
            <w:vAlign w:val="center"/>
            <w:hideMark/>
          </w:tcPr>
          <w:p w14:paraId="4278E8E6"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64.58%</w:t>
            </w:r>
          </w:p>
        </w:tc>
        <w:tc>
          <w:tcPr>
            <w:tcW w:w="960" w:type="dxa"/>
            <w:tcBorders>
              <w:top w:val="nil"/>
              <w:left w:val="nil"/>
              <w:bottom w:val="single" w:sz="4" w:space="0" w:color="auto"/>
              <w:right w:val="single" w:sz="4" w:space="0" w:color="auto"/>
            </w:tcBorders>
            <w:shd w:val="clear" w:color="auto" w:fill="auto"/>
            <w:vAlign w:val="center"/>
            <w:hideMark/>
          </w:tcPr>
          <w:p w14:paraId="338B8E01"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83.41%</w:t>
            </w:r>
          </w:p>
        </w:tc>
        <w:tc>
          <w:tcPr>
            <w:tcW w:w="960" w:type="dxa"/>
            <w:tcBorders>
              <w:top w:val="nil"/>
              <w:left w:val="nil"/>
              <w:bottom w:val="single" w:sz="4" w:space="0" w:color="auto"/>
              <w:right w:val="single" w:sz="4" w:space="0" w:color="auto"/>
            </w:tcBorders>
            <w:shd w:val="clear" w:color="auto" w:fill="auto"/>
            <w:vAlign w:val="center"/>
            <w:hideMark/>
          </w:tcPr>
          <w:p w14:paraId="0BD39D06"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78.93%</w:t>
            </w:r>
          </w:p>
        </w:tc>
        <w:tc>
          <w:tcPr>
            <w:tcW w:w="1160" w:type="dxa"/>
            <w:tcBorders>
              <w:top w:val="nil"/>
              <w:left w:val="nil"/>
              <w:bottom w:val="single" w:sz="4" w:space="0" w:color="auto"/>
              <w:right w:val="single" w:sz="4" w:space="0" w:color="auto"/>
            </w:tcBorders>
            <w:shd w:val="clear" w:color="auto" w:fill="auto"/>
            <w:vAlign w:val="center"/>
            <w:hideMark/>
          </w:tcPr>
          <w:p w14:paraId="503BAECB"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52.72%</w:t>
            </w:r>
          </w:p>
        </w:tc>
        <w:tc>
          <w:tcPr>
            <w:tcW w:w="960" w:type="dxa"/>
            <w:tcBorders>
              <w:top w:val="nil"/>
              <w:left w:val="nil"/>
              <w:bottom w:val="single" w:sz="4" w:space="0" w:color="auto"/>
              <w:right w:val="single" w:sz="4" w:space="0" w:color="auto"/>
            </w:tcBorders>
            <w:shd w:val="clear" w:color="auto" w:fill="auto"/>
            <w:vAlign w:val="center"/>
            <w:hideMark/>
          </w:tcPr>
          <w:p w14:paraId="1CAD83C1"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40.04%</w:t>
            </w:r>
          </w:p>
        </w:tc>
        <w:tc>
          <w:tcPr>
            <w:tcW w:w="820" w:type="dxa"/>
            <w:tcBorders>
              <w:top w:val="nil"/>
              <w:left w:val="nil"/>
              <w:bottom w:val="single" w:sz="4" w:space="0" w:color="auto"/>
              <w:right w:val="single" w:sz="4" w:space="0" w:color="auto"/>
            </w:tcBorders>
            <w:shd w:val="clear" w:color="auto" w:fill="auto"/>
            <w:vAlign w:val="center"/>
            <w:hideMark/>
          </w:tcPr>
          <w:p w14:paraId="47A44D11"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31.66%</w:t>
            </w:r>
          </w:p>
        </w:tc>
        <w:tc>
          <w:tcPr>
            <w:tcW w:w="1000" w:type="dxa"/>
            <w:tcBorders>
              <w:top w:val="nil"/>
              <w:left w:val="nil"/>
              <w:bottom w:val="single" w:sz="4" w:space="0" w:color="auto"/>
              <w:right w:val="single" w:sz="4" w:space="0" w:color="auto"/>
            </w:tcBorders>
            <w:shd w:val="clear" w:color="auto" w:fill="auto"/>
            <w:vAlign w:val="center"/>
            <w:hideMark/>
          </w:tcPr>
          <w:p w14:paraId="052D69BC"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23.53%</w:t>
            </w:r>
          </w:p>
        </w:tc>
        <w:tc>
          <w:tcPr>
            <w:tcW w:w="880" w:type="dxa"/>
            <w:tcBorders>
              <w:top w:val="nil"/>
              <w:left w:val="nil"/>
              <w:bottom w:val="single" w:sz="4" w:space="0" w:color="auto"/>
              <w:right w:val="single" w:sz="4" w:space="0" w:color="auto"/>
            </w:tcBorders>
            <w:shd w:val="clear" w:color="auto" w:fill="auto"/>
            <w:vAlign w:val="center"/>
            <w:hideMark/>
          </w:tcPr>
          <w:p w14:paraId="3A3DFBA2"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21.29%</w:t>
            </w:r>
          </w:p>
        </w:tc>
        <w:tc>
          <w:tcPr>
            <w:tcW w:w="980" w:type="dxa"/>
            <w:tcBorders>
              <w:top w:val="nil"/>
              <w:left w:val="nil"/>
              <w:bottom w:val="single" w:sz="4" w:space="0" w:color="auto"/>
              <w:right w:val="single" w:sz="4" w:space="0" w:color="auto"/>
            </w:tcBorders>
            <w:shd w:val="clear" w:color="auto" w:fill="auto"/>
            <w:vAlign w:val="center"/>
            <w:hideMark/>
          </w:tcPr>
          <w:p w14:paraId="76EB4160"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23.08%</w:t>
            </w:r>
          </w:p>
        </w:tc>
      </w:tr>
      <w:tr w:rsidR="00C85013" w:rsidRPr="00C85013" w14:paraId="007F2375" w14:textId="77777777" w:rsidTr="00C85013">
        <w:trPr>
          <w:trHeight w:val="1104"/>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11F1CACF"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Dhaka division (Except Dhaka city) </w:t>
            </w:r>
          </w:p>
        </w:tc>
        <w:tc>
          <w:tcPr>
            <w:tcW w:w="960" w:type="dxa"/>
            <w:tcBorders>
              <w:top w:val="nil"/>
              <w:left w:val="nil"/>
              <w:bottom w:val="single" w:sz="4" w:space="0" w:color="auto"/>
              <w:right w:val="single" w:sz="4" w:space="0" w:color="auto"/>
            </w:tcBorders>
            <w:shd w:val="clear" w:color="auto" w:fill="auto"/>
            <w:vAlign w:val="center"/>
            <w:hideMark/>
          </w:tcPr>
          <w:p w14:paraId="03FE1B34"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58</w:t>
            </w:r>
          </w:p>
        </w:tc>
        <w:tc>
          <w:tcPr>
            <w:tcW w:w="960" w:type="dxa"/>
            <w:tcBorders>
              <w:top w:val="nil"/>
              <w:left w:val="nil"/>
              <w:bottom w:val="single" w:sz="4" w:space="0" w:color="auto"/>
              <w:right w:val="single" w:sz="4" w:space="0" w:color="auto"/>
            </w:tcBorders>
            <w:shd w:val="clear" w:color="auto" w:fill="auto"/>
            <w:vAlign w:val="center"/>
            <w:hideMark/>
          </w:tcPr>
          <w:p w14:paraId="46664F9D"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10.18%</w:t>
            </w:r>
          </w:p>
        </w:tc>
        <w:tc>
          <w:tcPr>
            <w:tcW w:w="960" w:type="dxa"/>
            <w:tcBorders>
              <w:top w:val="nil"/>
              <w:left w:val="nil"/>
              <w:bottom w:val="single" w:sz="4" w:space="0" w:color="auto"/>
              <w:right w:val="single" w:sz="4" w:space="0" w:color="auto"/>
            </w:tcBorders>
            <w:shd w:val="clear" w:color="auto" w:fill="auto"/>
            <w:vAlign w:val="center"/>
            <w:hideMark/>
          </w:tcPr>
          <w:p w14:paraId="5E091CF0"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2.68%</w:t>
            </w:r>
          </w:p>
        </w:tc>
        <w:tc>
          <w:tcPr>
            <w:tcW w:w="960" w:type="dxa"/>
            <w:tcBorders>
              <w:top w:val="nil"/>
              <w:left w:val="nil"/>
              <w:bottom w:val="single" w:sz="4" w:space="0" w:color="auto"/>
              <w:right w:val="single" w:sz="4" w:space="0" w:color="auto"/>
            </w:tcBorders>
            <w:shd w:val="clear" w:color="auto" w:fill="auto"/>
            <w:vAlign w:val="center"/>
            <w:hideMark/>
          </w:tcPr>
          <w:p w14:paraId="1EA81A67"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2.08%</w:t>
            </w:r>
          </w:p>
        </w:tc>
        <w:tc>
          <w:tcPr>
            <w:tcW w:w="960" w:type="dxa"/>
            <w:tcBorders>
              <w:top w:val="nil"/>
              <w:left w:val="nil"/>
              <w:bottom w:val="single" w:sz="4" w:space="0" w:color="auto"/>
              <w:right w:val="single" w:sz="4" w:space="0" w:color="auto"/>
            </w:tcBorders>
            <w:shd w:val="clear" w:color="auto" w:fill="auto"/>
            <w:vAlign w:val="center"/>
            <w:hideMark/>
          </w:tcPr>
          <w:p w14:paraId="32099485"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3.09%</w:t>
            </w:r>
          </w:p>
        </w:tc>
        <w:tc>
          <w:tcPr>
            <w:tcW w:w="960" w:type="dxa"/>
            <w:tcBorders>
              <w:top w:val="nil"/>
              <w:left w:val="nil"/>
              <w:bottom w:val="single" w:sz="4" w:space="0" w:color="auto"/>
              <w:right w:val="single" w:sz="4" w:space="0" w:color="auto"/>
            </w:tcBorders>
            <w:shd w:val="clear" w:color="auto" w:fill="auto"/>
            <w:vAlign w:val="center"/>
            <w:hideMark/>
          </w:tcPr>
          <w:p w14:paraId="34938783"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3.36%</w:t>
            </w:r>
          </w:p>
        </w:tc>
        <w:tc>
          <w:tcPr>
            <w:tcW w:w="1160" w:type="dxa"/>
            <w:tcBorders>
              <w:top w:val="nil"/>
              <w:left w:val="nil"/>
              <w:bottom w:val="single" w:sz="4" w:space="0" w:color="auto"/>
              <w:right w:val="single" w:sz="4" w:space="0" w:color="auto"/>
            </w:tcBorders>
            <w:shd w:val="clear" w:color="auto" w:fill="auto"/>
            <w:vAlign w:val="center"/>
            <w:hideMark/>
          </w:tcPr>
          <w:p w14:paraId="1AC27439"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11.10%</w:t>
            </w:r>
          </w:p>
        </w:tc>
        <w:tc>
          <w:tcPr>
            <w:tcW w:w="960" w:type="dxa"/>
            <w:tcBorders>
              <w:top w:val="nil"/>
              <w:left w:val="nil"/>
              <w:bottom w:val="single" w:sz="4" w:space="0" w:color="auto"/>
              <w:right w:val="single" w:sz="4" w:space="0" w:color="auto"/>
            </w:tcBorders>
            <w:shd w:val="clear" w:color="auto" w:fill="auto"/>
            <w:vAlign w:val="center"/>
            <w:hideMark/>
          </w:tcPr>
          <w:p w14:paraId="30F17B0F"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16.39%</w:t>
            </w:r>
          </w:p>
        </w:tc>
        <w:tc>
          <w:tcPr>
            <w:tcW w:w="820" w:type="dxa"/>
            <w:tcBorders>
              <w:top w:val="nil"/>
              <w:left w:val="nil"/>
              <w:bottom w:val="single" w:sz="4" w:space="0" w:color="auto"/>
              <w:right w:val="single" w:sz="4" w:space="0" w:color="auto"/>
            </w:tcBorders>
            <w:shd w:val="clear" w:color="auto" w:fill="auto"/>
            <w:vAlign w:val="center"/>
            <w:hideMark/>
          </w:tcPr>
          <w:p w14:paraId="3B0ACBCF"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19.26%</w:t>
            </w:r>
          </w:p>
        </w:tc>
        <w:tc>
          <w:tcPr>
            <w:tcW w:w="1000" w:type="dxa"/>
            <w:tcBorders>
              <w:top w:val="nil"/>
              <w:left w:val="nil"/>
              <w:bottom w:val="single" w:sz="4" w:space="0" w:color="auto"/>
              <w:right w:val="single" w:sz="4" w:space="0" w:color="auto"/>
            </w:tcBorders>
            <w:shd w:val="clear" w:color="auto" w:fill="auto"/>
            <w:vAlign w:val="center"/>
            <w:hideMark/>
          </w:tcPr>
          <w:p w14:paraId="2839AA7A"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23.05%</w:t>
            </w:r>
          </w:p>
        </w:tc>
        <w:tc>
          <w:tcPr>
            <w:tcW w:w="880" w:type="dxa"/>
            <w:tcBorders>
              <w:top w:val="nil"/>
              <w:left w:val="nil"/>
              <w:bottom w:val="single" w:sz="4" w:space="0" w:color="auto"/>
              <w:right w:val="single" w:sz="4" w:space="0" w:color="auto"/>
            </w:tcBorders>
            <w:shd w:val="clear" w:color="auto" w:fill="auto"/>
            <w:vAlign w:val="center"/>
            <w:hideMark/>
          </w:tcPr>
          <w:p w14:paraId="474DE1D6"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22.99%</w:t>
            </w:r>
          </w:p>
        </w:tc>
        <w:tc>
          <w:tcPr>
            <w:tcW w:w="980" w:type="dxa"/>
            <w:tcBorders>
              <w:top w:val="nil"/>
              <w:left w:val="nil"/>
              <w:bottom w:val="single" w:sz="4" w:space="0" w:color="auto"/>
              <w:right w:val="single" w:sz="4" w:space="0" w:color="auto"/>
            </w:tcBorders>
            <w:shd w:val="clear" w:color="auto" w:fill="auto"/>
            <w:vAlign w:val="center"/>
            <w:hideMark/>
          </w:tcPr>
          <w:p w14:paraId="11DDAE94"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22.17%</w:t>
            </w:r>
          </w:p>
        </w:tc>
      </w:tr>
      <w:tr w:rsidR="00C85013" w:rsidRPr="00C85013" w14:paraId="7594C3FE" w14:textId="77777777" w:rsidTr="00C85013">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2880021E" w14:textId="77777777" w:rsidR="00C85013" w:rsidRPr="00C85013" w:rsidRDefault="00C85013" w:rsidP="00C85013">
            <w:pPr>
              <w:spacing w:after="0" w:line="240" w:lineRule="auto"/>
              <w:rPr>
                <w:rFonts w:ascii="Times New Roman" w:eastAsia="Times New Roman" w:hAnsi="Times New Roman" w:cs="Times New Roman"/>
                <w:color w:val="000000"/>
                <w:lang w:val="en-US"/>
              </w:rPr>
            </w:pPr>
            <w:proofErr w:type="spellStart"/>
            <w:r w:rsidRPr="00C85013">
              <w:rPr>
                <w:rFonts w:ascii="Times New Roman" w:eastAsia="Times New Roman" w:hAnsi="Times New Roman" w:cs="Times New Roman"/>
                <w:color w:val="000000"/>
                <w:lang w:val="en-US"/>
              </w:rPr>
              <w:t>Mymensingn</w:t>
            </w:r>
            <w:proofErr w:type="spellEnd"/>
            <w:r w:rsidRPr="00C85013">
              <w:rPr>
                <w:rFonts w:ascii="Times New Roman" w:eastAsia="Times New Roman" w:hAnsi="Times New Roman" w:cs="Times New Roman"/>
                <w:color w:val="000000"/>
                <w:lang w:val="en-US"/>
              </w:rPr>
              <w:t xml:space="preserve"> </w:t>
            </w:r>
          </w:p>
        </w:tc>
        <w:tc>
          <w:tcPr>
            <w:tcW w:w="960" w:type="dxa"/>
            <w:tcBorders>
              <w:top w:val="nil"/>
              <w:left w:val="nil"/>
              <w:bottom w:val="single" w:sz="4" w:space="0" w:color="auto"/>
              <w:right w:val="single" w:sz="4" w:space="0" w:color="auto"/>
            </w:tcBorders>
            <w:shd w:val="clear" w:color="auto" w:fill="auto"/>
            <w:vAlign w:val="center"/>
            <w:hideMark/>
          </w:tcPr>
          <w:p w14:paraId="51DDFEBB"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w:t>
            </w:r>
          </w:p>
        </w:tc>
        <w:tc>
          <w:tcPr>
            <w:tcW w:w="960" w:type="dxa"/>
            <w:tcBorders>
              <w:top w:val="nil"/>
              <w:left w:val="nil"/>
              <w:bottom w:val="single" w:sz="4" w:space="0" w:color="auto"/>
              <w:right w:val="single" w:sz="4" w:space="0" w:color="auto"/>
            </w:tcBorders>
            <w:shd w:val="clear" w:color="auto" w:fill="auto"/>
            <w:vAlign w:val="center"/>
            <w:hideMark/>
          </w:tcPr>
          <w:p w14:paraId="4C823C5D"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1.80%</w:t>
            </w:r>
          </w:p>
        </w:tc>
        <w:tc>
          <w:tcPr>
            <w:tcW w:w="960" w:type="dxa"/>
            <w:tcBorders>
              <w:top w:val="nil"/>
              <w:left w:val="nil"/>
              <w:bottom w:val="single" w:sz="4" w:space="0" w:color="auto"/>
              <w:right w:val="single" w:sz="4" w:space="0" w:color="auto"/>
            </w:tcBorders>
            <w:shd w:val="clear" w:color="auto" w:fill="auto"/>
            <w:vAlign w:val="center"/>
            <w:hideMark/>
          </w:tcPr>
          <w:p w14:paraId="3B5297A6"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1.79%</w:t>
            </w:r>
          </w:p>
        </w:tc>
        <w:tc>
          <w:tcPr>
            <w:tcW w:w="960" w:type="dxa"/>
            <w:tcBorders>
              <w:top w:val="nil"/>
              <w:left w:val="nil"/>
              <w:bottom w:val="single" w:sz="4" w:space="0" w:color="auto"/>
              <w:right w:val="single" w:sz="4" w:space="0" w:color="auto"/>
            </w:tcBorders>
            <w:shd w:val="clear" w:color="auto" w:fill="auto"/>
            <w:vAlign w:val="center"/>
            <w:hideMark/>
          </w:tcPr>
          <w:p w14:paraId="6A90894E"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1.39%</w:t>
            </w:r>
          </w:p>
        </w:tc>
        <w:tc>
          <w:tcPr>
            <w:tcW w:w="960" w:type="dxa"/>
            <w:tcBorders>
              <w:top w:val="nil"/>
              <w:left w:val="nil"/>
              <w:bottom w:val="single" w:sz="4" w:space="0" w:color="auto"/>
              <w:right w:val="single" w:sz="4" w:space="0" w:color="auto"/>
            </w:tcBorders>
            <w:shd w:val="clear" w:color="auto" w:fill="auto"/>
            <w:vAlign w:val="center"/>
            <w:hideMark/>
          </w:tcPr>
          <w:p w14:paraId="45F0528C"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1.25%</w:t>
            </w:r>
          </w:p>
        </w:tc>
        <w:tc>
          <w:tcPr>
            <w:tcW w:w="960" w:type="dxa"/>
            <w:tcBorders>
              <w:top w:val="nil"/>
              <w:left w:val="nil"/>
              <w:bottom w:val="single" w:sz="4" w:space="0" w:color="auto"/>
              <w:right w:val="single" w:sz="4" w:space="0" w:color="auto"/>
            </w:tcBorders>
            <w:shd w:val="clear" w:color="auto" w:fill="auto"/>
            <w:vAlign w:val="center"/>
            <w:hideMark/>
          </w:tcPr>
          <w:p w14:paraId="2F9B9D33"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1.61%</w:t>
            </w:r>
          </w:p>
        </w:tc>
        <w:tc>
          <w:tcPr>
            <w:tcW w:w="1160" w:type="dxa"/>
            <w:tcBorders>
              <w:top w:val="nil"/>
              <w:left w:val="nil"/>
              <w:bottom w:val="single" w:sz="4" w:space="0" w:color="auto"/>
              <w:right w:val="single" w:sz="4" w:space="0" w:color="auto"/>
            </w:tcBorders>
            <w:shd w:val="clear" w:color="auto" w:fill="auto"/>
            <w:vAlign w:val="center"/>
            <w:hideMark/>
          </w:tcPr>
          <w:p w14:paraId="7FEA8D48"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2.68%</w:t>
            </w:r>
          </w:p>
        </w:tc>
        <w:tc>
          <w:tcPr>
            <w:tcW w:w="960" w:type="dxa"/>
            <w:tcBorders>
              <w:top w:val="nil"/>
              <w:left w:val="nil"/>
              <w:bottom w:val="single" w:sz="4" w:space="0" w:color="auto"/>
              <w:right w:val="single" w:sz="4" w:space="0" w:color="auto"/>
            </w:tcBorders>
            <w:shd w:val="clear" w:color="auto" w:fill="auto"/>
            <w:vAlign w:val="center"/>
            <w:hideMark/>
          </w:tcPr>
          <w:p w14:paraId="643B089A"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3.16%</w:t>
            </w:r>
          </w:p>
        </w:tc>
        <w:tc>
          <w:tcPr>
            <w:tcW w:w="820" w:type="dxa"/>
            <w:tcBorders>
              <w:top w:val="nil"/>
              <w:left w:val="nil"/>
              <w:bottom w:val="single" w:sz="4" w:space="0" w:color="auto"/>
              <w:right w:val="single" w:sz="4" w:space="0" w:color="auto"/>
            </w:tcBorders>
            <w:shd w:val="clear" w:color="auto" w:fill="auto"/>
            <w:vAlign w:val="center"/>
            <w:hideMark/>
          </w:tcPr>
          <w:p w14:paraId="47C5E91E"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2.65%</w:t>
            </w:r>
          </w:p>
        </w:tc>
        <w:tc>
          <w:tcPr>
            <w:tcW w:w="1000" w:type="dxa"/>
            <w:tcBorders>
              <w:top w:val="nil"/>
              <w:left w:val="nil"/>
              <w:bottom w:val="single" w:sz="4" w:space="0" w:color="auto"/>
              <w:right w:val="single" w:sz="4" w:space="0" w:color="auto"/>
            </w:tcBorders>
            <w:shd w:val="clear" w:color="auto" w:fill="auto"/>
            <w:vAlign w:val="center"/>
            <w:hideMark/>
          </w:tcPr>
          <w:p w14:paraId="0E8CF054"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2.02%</w:t>
            </w:r>
          </w:p>
        </w:tc>
        <w:tc>
          <w:tcPr>
            <w:tcW w:w="880" w:type="dxa"/>
            <w:tcBorders>
              <w:top w:val="nil"/>
              <w:left w:val="nil"/>
              <w:bottom w:val="single" w:sz="4" w:space="0" w:color="auto"/>
              <w:right w:val="single" w:sz="4" w:space="0" w:color="auto"/>
            </w:tcBorders>
            <w:shd w:val="clear" w:color="auto" w:fill="auto"/>
            <w:vAlign w:val="center"/>
            <w:hideMark/>
          </w:tcPr>
          <w:p w14:paraId="4FEC847B"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2.29%</w:t>
            </w:r>
          </w:p>
        </w:tc>
        <w:tc>
          <w:tcPr>
            <w:tcW w:w="980" w:type="dxa"/>
            <w:tcBorders>
              <w:top w:val="nil"/>
              <w:left w:val="nil"/>
              <w:bottom w:val="single" w:sz="4" w:space="0" w:color="auto"/>
              <w:right w:val="single" w:sz="4" w:space="0" w:color="auto"/>
            </w:tcBorders>
            <w:shd w:val="clear" w:color="auto" w:fill="auto"/>
            <w:vAlign w:val="center"/>
            <w:hideMark/>
          </w:tcPr>
          <w:p w14:paraId="3FA344D7"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2.96%</w:t>
            </w:r>
          </w:p>
        </w:tc>
      </w:tr>
      <w:tr w:rsidR="00C85013" w:rsidRPr="00C85013" w14:paraId="3751F31B" w14:textId="77777777" w:rsidTr="00C85013">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672FE9F2"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Chittagong </w:t>
            </w:r>
          </w:p>
        </w:tc>
        <w:tc>
          <w:tcPr>
            <w:tcW w:w="960" w:type="dxa"/>
            <w:tcBorders>
              <w:top w:val="nil"/>
              <w:left w:val="nil"/>
              <w:bottom w:val="single" w:sz="4" w:space="0" w:color="auto"/>
              <w:right w:val="single" w:sz="4" w:space="0" w:color="auto"/>
            </w:tcBorders>
            <w:shd w:val="clear" w:color="auto" w:fill="auto"/>
            <w:vAlign w:val="center"/>
            <w:hideMark/>
          </w:tcPr>
          <w:p w14:paraId="342EE0BA"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140</w:t>
            </w:r>
          </w:p>
        </w:tc>
        <w:tc>
          <w:tcPr>
            <w:tcW w:w="960" w:type="dxa"/>
            <w:tcBorders>
              <w:top w:val="nil"/>
              <w:left w:val="nil"/>
              <w:bottom w:val="single" w:sz="4" w:space="0" w:color="auto"/>
              <w:right w:val="single" w:sz="4" w:space="0" w:color="auto"/>
            </w:tcBorders>
            <w:shd w:val="clear" w:color="auto" w:fill="auto"/>
            <w:vAlign w:val="center"/>
            <w:hideMark/>
          </w:tcPr>
          <w:p w14:paraId="0570040F"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23.95%</w:t>
            </w:r>
          </w:p>
        </w:tc>
        <w:tc>
          <w:tcPr>
            <w:tcW w:w="960" w:type="dxa"/>
            <w:tcBorders>
              <w:top w:val="nil"/>
              <w:left w:val="nil"/>
              <w:bottom w:val="single" w:sz="4" w:space="0" w:color="auto"/>
              <w:right w:val="single" w:sz="4" w:space="0" w:color="auto"/>
            </w:tcBorders>
            <w:shd w:val="clear" w:color="auto" w:fill="auto"/>
            <w:vAlign w:val="center"/>
            <w:hideMark/>
          </w:tcPr>
          <w:p w14:paraId="355867AD"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16.07%</w:t>
            </w:r>
          </w:p>
        </w:tc>
        <w:tc>
          <w:tcPr>
            <w:tcW w:w="960" w:type="dxa"/>
            <w:tcBorders>
              <w:top w:val="nil"/>
              <w:left w:val="nil"/>
              <w:bottom w:val="single" w:sz="4" w:space="0" w:color="auto"/>
              <w:right w:val="single" w:sz="4" w:space="0" w:color="auto"/>
            </w:tcBorders>
            <w:shd w:val="clear" w:color="auto" w:fill="auto"/>
            <w:vAlign w:val="center"/>
            <w:hideMark/>
          </w:tcPr>
          <w:p w14:paraId="1B8E227B"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23.61%</w:t>
            </w:r>
          </w:p>
        </w:tc>
        <w:tc>
          <w:tcPr>
            <w:tcW w:w="960" w:type="dxa"/>
            <w:tcBorders>
              <w:top w:val="nil"/>
              <w:left w:val="nil"/>
              <w:bottom w:val="single" w:sz="4" w:space="0" w:color="auto"/>
              <w:right w:val="single" w:sz="4" w:space="0" w:color="auto"/>
            </w:tcBorders>
            <w:shd w:val="clear" w:color="auto" w:fill="auto"/>
            <w:vAlign w:val="center"/>
            <w:hideMark/>
          </w:tcPr>
          <w:p w14:paraId="36CD78DD"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7.91%</w:t>
            </w:r>
          </w:p>
        </w:tc>
        <w:tc>
          <w:tcPr>
            <w:tcW w:w="960" w:type="dxa"/>
            <w:tcBorders>
              <w:top w:val="nil"/>
              <w:left w:val="nil"/>
              <w:bottom w:val="single" w:sz="4" w:space="0" w:color="auto"/>
              <w:right w:val="single" w:sz="4" w:space="0" w:color="auto"/>
            </w:tcBorders>
            <w:shd w:val="clear" w:color="auto" w:fill="auto"/>
            <w:vAlign w:val="center"/>
            <w:hideMark/>
          </w:tcPr>
          <w:p w14:paraId="03A28843"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8.11%</w:t>
            </w:r>
          </w:p>
        </w:tc>
        <w:tc>
          <w:tcPr>
            <w:tcW w:w="1160" w:type="dxa"/>
            <w:tcBorders>
              <w:top w:val="nil"/>
              <w:left w:val="nil"/>
              <w:bottom w:val="single" w:sz="4" w:space="0" w:color="auto"/>
              <w:right w:val="single" w:sz="4" w:space="0" w:color="auto"/>
            </w:tcBorders>
            <w:shd w:val="clear" w:color="auto" w:fill="auto"/>
            <w:vAlign w:val="center"/>
            <w:hideMark/>
          </w:tcPr>
          <w:p w14:paraId="0D521AE1"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13.36%</w:t>
            </w:r>
          </w:p>
        </w:tc>
        <w:tc>
          <w:tcPr>
            <w:tcW w:w="960" w:type="dxa"/>
            <w:tcBorders>
              <w:top w:val="nil"/>
              <w:left w:val="nil"/>
              <w:bottom w:val="single" w:sz="4" w:space="0" w:color="auto"/>
              <w:right w:val="single" w:sz="4" w:space="0" w:color="auto"/>
            </w:tcBorders>
            <w:shd w:val="clear" w:color="auto" w:fill="auto"/>
            <w:vAlign w:val="center"/>
            <w:hideMark/>
          </w:tcPr>
          <w:p w14:paraId="21DDE77B"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14.98%</w:t>
            </w:r>
          </w:p>
        </w:tc>
        <w:tc>
          <w:tcPr>
            <w:tcW w:w="820" w:type="dxa"/>
            <w:tcBorders>
              <w:top w:val="nil"/>
              <w:left w:val="nil"/>
              <w:bottom w:val="single" w:sz="4" w:space="0" w:color="auto"/>
              <w:right w:val="single" w:sz="4" w:space="0" w:color="auto"/>
            </w:tcBorders>
            <w:shd w:val="clear" w:color="auto" w:fill="auto"/>
            <w:vAlign w:val="center"/>
            <w:hideMark/>
          </w:tcPr>
          <w:p w14:paraId="590626EF"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15.13%</w:t>
            </w:r>
          </w:p>
        </w:tc>
        <w:tc>
          <w:tcPr>
            <w:tcW w:w="1000" w:type="dxa"/>
            <w:tcBorders>
              <w:top w:val="nil"/>
              <w:left w:val="nil"/>
              <w:bottom w:val="single" w:sz="4" w:space="0" w:color="auto"/>
              <w:right w:val="single" w:sz="4" w:space="0" w:color="auto"/>
            </w:tcBorders>
            <w:shd w:val="clear" w:color="auto" w:fill="auto"/>
            <w:vAlign w:val="center"/>
            <w:hideMark/>
          </w:tcPr>
          <w:p w14:paraId="5C108314"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13.22%</w:t>
            </w:r>
          </w:p>
        </w:tc>
        <w:tc>
          <w:tcPr>
            <w:tcW w:w="880" w:type="dxa"/>
            <w:tcBorders>
              <w:top w:val="nil"/>
              <w:left w:val="nil"/>
              <w:bottom w:val="single" w:sz="4" w:space="0" w:color="auto"/>
              <w:right w:val="single" w:sz="4" w:space="0" w:color="auto"/>
            </w:tcBorders>
            <w:shd w:val="clear" w:color="auto" w:fill="auto"/>
            <w:vAlign w:val="center"/>
            <w:hideMark/>
          </w:tcPr>
          <w:p w14:paraId="00817175"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11.24%</w:t>
            </w:r>
          </w:p>
        </w:tc>
        <w:tc>
          <w:tcPr>
            <w:tcW w:w="980" w:type="dxa"/>
            <w:tcBorders>
              <w:top w:val="nil"/>
              <w:left w:val="nil"/>
              <w:bottom w:val="single" w:sz="4" w:space="0" w:color="auto"/>
              <w:right w:val="single" w:sz="4" w:space="0" w:color="auto"/>
            </w:tcBorders>
            <w:shd w:val="clear" w:color="auto" w:fill="auto"/>
            <w:vAlign w:val="center"/>
            <w:hideMark/>
          </w:tcPr>
          <w:p w14:paraId="00EA4B28"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14.72%</w:t>
            </w:r>
          </w:p>
        </w:tc>
      </w:tr>
      <w:tr w:rsidR="00C85013" w:rsidRPr="00C85013" w14:paraId="4722E622" w14:textId="77777777" w:rsidTr="00C85013">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5DE83346"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Khulna </w:t>
            </w:r>
          </w:p>
        </w:tc>
        <w:tc>
          <w:tcPr>
            <w:tcW w:w="960" w:type="dxa"/>
            <w:tcBorders>
              <w:top w:val="nil"/>
              <w:left w:val="nil"/>
              <w:bottom w:val="single" w:sz="4" w:space="0" w:color="auto"/>
              <w:right w:val="single" w:sz="4" w:space="0" w:color="auto"/>
            </w:tcBorders>
            <w:shd w:val="clear" w:color="auto" w:fill="auto"/>
            <w:vAlign w:val="center"/>
            <w:hideMark/>
          </w:tcPr>
          <w:p w14:paraId="3003FB91"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24</w:t>
            </w:r>
          </w:p>
        </w:tc>
        <w:tc>
          <w:tcPr>
            <w:tcW w:w="960" w:type="dxa"/>
            <w:tcBorders>
              <w:top w:val="nil"/>
              <w:left w:val="nil"/>
              <w:bottom w:val="single" w:sz="4" w:space="0" w:color="auto"/>
              <w:right w:val="single" w:sz="4" w:space="0" w:color="auto"/>
            </w:tcBorders>
            <w:shd w:val="clear" w:color="auto" w:fill="auto"/>
            <w:vAlign w:val="center"/>
            <w:hideMark/>
          </w:tcPr>
          <w:p w14:paraId="23D6BC2D"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4.19%</w:t>
            </w:r>
          </w:p>
        </w:tc>
        <w:tc>
          <w:tcPr>
            <w:tcW w:w="960" w:type="dxa"/>
            <w:tcBorders>
              <w:top w:val="nil"/>
              <w:left w:val="nil"/>
              <w:bottom w:val="single" w:sz="4" w:space="0" w:color="auto"/>
              <w:right w:val="single" w:sz="4" w:space="0" w:color="auto"/>
            </w:tcBorders>
            <w:shd w:val="clear" w:color="auto" w:fill="auto"/>
            <w:vAlign w:val="center"/>
            <w:hideMark/>
          </w:tcPr>
          <w:p w14:paraId="7FFDBD4C"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4.46%</w:t>
            </w:r>
          </w:p>
        </w:tc>
        <w:tc>
          <w:tcPr>
            <w:tcW w:w="960" w:type="dxa"/>
            <w:tcBorders>
              <w:top w:val="nil"/>
              <w:left w:val="nil"/>
              <w:bottom w:val="single" w:sz="4" w:space="0" w:color="auto"/>
              <w:right w:val="single" w:sz="4" w:space="0" w:color="auto"/>
            </w:tcBorders>
            <w:shd w:val="clear" w:color="auto" w:fill="auto"/>
            <w:vAlign w:val="center"/>
            <w:hideMark/>
          </w:tcPr>
          <w:p w14:paraId="4453FA3B"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3.47%</w:t>
            </w:r>
          </w:p>
        </w:tc>
        <w:tc>
          <w:tcPr>
            <w:tcW w:w="960" w:type="dxa"/>
            <w:tcBorders>
              <w:top w:val="nil"/>
              <w:left w:val="nil"/>
              <w:bottom w:val="single" w:sz="4" w:space="0" w:color="auto"/>
              <w:right w:val="single" w:sz="4" w:space="0" w:color="auto"/>
            </w:tcBorders>
            <w:shd w:val="clear" w:color="auto" w:fill="auto"/>
            <w:vAlign w:val="center"/>
            <w:hideMark/>
          </w:tcPr>
          <w:p w14:paraId="64B37961"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0.77%</w:t>
            </w:r>
          </w:p>
        </w:tc>
        <w:tc>
          <w:tcPr>
            <w:tcW w:w="960" w:type="dxa"/>
            <w:tcBorders>
              <w:top w:val="nil"/>
              <w:left w:val="nil"/>
              <w:bottom w:val="single" w:sz="4" w:space="0" w:color="auto"/>
              <w:right w:val="single" w:sz="4" w:space="0" w:color="auto"/>
            </w:tcBorders>
            <w:shd w:val="clear" w:color="auto" w:fill="auto"/>
            <w:vAlign w:val="center"/>
            <w:hideMark/>
          </w:tcPr>
          <w:p w14:paraId="5444772C"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1.98%</w:t>
            </w:r>
          </w:p>
        </w:tc>
        <w:tc>
          <w:tcPr>
            <w:tcW w:w="1160" w:type="dxa"/>
            <w:tcBorders>
              <w:top w:val="nil"/>
              <w:left w:val="nil"/>
              <w:bottom w:val="single" w:sz="4" w:space="0" w:color="auto"/>
              <w:right w:val="single" w:sz="4" w:space="0" w:color="auto"/>
            </w:tcBorders>
            <w:shd w:val="clear" w:color="auto" w:fill="auto"/>
            <w:vAlign w:val="center"/>
            <w:hideMark/>
          </w:tcPr>
          <w:p w14:paraId="619CB344"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3.97%</w:t>
            </w:r>
          </w:p>
        </w:tc>
        <w:tc>
          <w:tcPr>
            <w:tcW w:w="960" w:type="dxa"/>
            <w:tcBorders>
              <w:top w:val="nil"/>
              <w:left w:val="nil"/>
              <w:bottom w:val="single" w:sz="4" w:space="0" w:color="auto"/>
              <w:right w:val="single" w:sz="4" w:space="0" w:color="auto"/>
            </w:tcBorders>
            <w:shd w:val="clear" w:color="auto" w:fill="auto"/>
            <w:vAlign w:val="center"/>
            <w:hideMark/>
          </w:tcPr>
          <w:p w14:paraId="53962134"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6.27%</w:t>
            </w:r>
          </w:p>
        </w:tc>
        <w:tc>
          <w:tcPr>
            <w:tcW w:w="820" w:type="dxa"/>
            <w:tcBorders>
              <w:top w:val="nil"/>
              <w:left w:val="nil"/>
              <w:bottom w:val="single" w:sz="4" w:space="0" w:color="auto"/>
              <w:right w:val="single" w:sz="4" w:space="0" w:color="auto"/>
            </w:tcBorders>
            <w:shd w:val="clear" w:color="auto" w:fill="auto"/>
            <w:vAlign w:val="center"/>
            <w:hideMark/>
          </w:tcPr>
          <w:p w14:paraId="41849824"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10.32%</w:t>
            </w:r>
          </w:p>
        </w:tc>
        <w:tc>
          <w:tcPr>
            <w:tcW w:w="1000" w:type="dxa"/>
            <w:tcBorders>
              <w:top w:val="nil"/>
              <w:left w:val="nil"/>
              <w:bottom w:val="single" w:sz="4" w:space="0" w:color="auto"/>
              <w:right w:val="single" w:sz="4" w:space="0" w:color="auto"/>
            </w:tcBorders>
            <w:shd w:val="clear" w:color="auto" w:fill="auto"/>
            <w:vAlign w:val="center"/>
            <w:hideMark/>
          </w:tcPr>
          <w:p w14:paraId="16CD6529"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15.64%</w:t>
            </w:r>
          </w:p>
        </w:tc>
        <w:tc>
          <w:tcPr>
            <w:tcW w:w="880" w:type="dxa"/>
            <w:tcBorders>
              <w:top w:val="nil"/>
              <w:left w:val="nil"/>
              <w:bottom w:val="single" w:sz="4" w:space="0" w:color="auto"/>
              <w:right w:val="single" w:sz="4" w:space="0" w:color="auto"/>
            </w:tcBorders>
            <w:shd w:val="clear" w:color="auto" w:fill="auto"/>
            <w:vAlign w:val="center"/>
            <w:hideMark/>
          </w:tcPr>
          <w:p w14:paraId="60AEA5B1"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19.49%</w:t>
            </w:r>
          </w:p>
        </w:tc>
        <w:tc>
          <w:tcPr>
            <w:tcW w:w="980" w:type="dxa"/>
            <w:tcBorders>
              <w:top w:val="nil"/>
              <w:left w:val="nil"/>
              <w:bottom w:val="single" w:sz="4" w:space="0" w:color="auto"/>
              <w:right w:val="single" w:sz="4" w:space="0" w:color="auto"/>
            </w:tcBorders>
            <w:shd w:val="clear" w:color="auto" w:fill="auto"/>
            <w:vAlign w:val="center"/>
            <w:hideMark/>
          </w:tcPr>
          <w:p w14:paraId="2717624D"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17.79%</w:t>
            </w:r>
          </w:p>
        </w:tc>
      </w:tr>
      <w:tr w:rsidR="00C85013" w:rsidRPr="00C85013" w14:paraId="03C3D732" w14:textId="77777777" w:rsidTr="00C85013">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20E38F1B"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Rajshahi </w:t>
            </w:r>
          </w:p>
        </w:tc>
        <w:tc>
          <w:tcPr>
            <w:tcW w:w="960" w:type="dxa"/>
            <w:tcBorders>
              <w:top w:val="nil"/>
              <w:left w:val="nil"/>
              <w:bottom w:val="single" w:sz="4" w:space="0" w:color="auto"/>
              <w:right w:val="single" w:sz="4" w:space="0" w:color="auto"/>
            </w:tcBorders>
            <w:shd w:val="clear" w:color="auto" w:fill="auto"/>
            <w:vAlign w:val="center"/>
            <w:hideMark/>
          </w:tcPr>
          <w:p w14:paraId="54F5AFBC"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7</w:t>
            </w:r>
          </w:p>
        </w:tc>
        <w:tc>
          <w:tcPr>
            <w:tcW w:w="960" w:type="dxa"/>
            <w:tcBorders>
              <w:top w:val="nil"/>
              <w:left w:val="nil"/>
              <w:bottom w:val="single" w:sz="4" w:space="0" w:color="auto"/>
              <w:right w:val="single" w:sz="4" w:space="0" w:color="auto"/>
            </w:tcBorders>
            <w:shd w:val="clear" w:color="auto" w:fill="auto"/>
            <w:vAlign w:val="center"/>
            <w:hideMark/>
          </w:tcPr>
          <w:p w14:paraId="7063B096"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0.60%</w:t>
            </w:r>
          </w:p>
        </w:tc>
        <w:tc>
          <w:tcPr>
            <w:tcW w:w="960" w:type="dxa"/>
            <w:tcBorders>
              <w:top w:val="nil"/>
              <w:left w:val="nil"/>
              <w:bottom w:val="single" w:sz="4" w:space="0" w:color="auto"/>
              <w:right w:val="single" w:sz="4" w:space="0" w:color="auto"/>
            </w:tcBorders>
            <w:shd w:val="clear" w:color="auto" w:fill="auto"/>
            <w:vAlign w:val="center"/>
            <w:hideMark/>
          </w:tcPr>
          <w:p w14:paraId="3B7A5CE9"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0.89%</w:t>
            </w:r>
          </w:p>
        </w:tc>
        <w:tc>
          <w:tcPr>
            <w:tcW w:w="960" w:type="dxa"/>
            <w:tcBorders>
              <w:top w:val="nil"/>
              <w:left w:val="nil"/>
              <w:bottom w:val="single" w:sz="4" w:space="0" w:color="auto"/>
              <w:right w:val="single" w:sz="4" w:space="0" w:color="auto"/>
            </w:tcBorders>
            <w:shd w:val="clear" w:color="auto" w:fill="auto"/>
            <w:vAlign w:val="center"/>
            <w:hideMark/>
          </w:tcPr>
          <w:p w14:paraId="604B1835"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0.69%</w:t>
            </w:r>
          </w:p>
        </w:tc>
        <w:tc>
          <w:tcPr>
            <w:tcW w:w="960" w:type="dxa"/>
            <w:tcBorders>
              <w:top w:val="nil"/>
              <w:left w:val="nil"/>
              <w:bottom w:val="single" w:sz="4" w:space="0" w:color="auto"/>
              <w:right w:val="single" w:sz="4" w:space="0" w:color="auto"/>
            </w:tcBorders>
            <w:shd w:val="clear" w:color="auto" w:fill="auto"/>
            <w:vAlign w:val="center"/>
            <w:hideMark/>
          </w:tcPr>
          <w:p w14:paraId="3BEC809F"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0.10%</w:t>
            </w:r>
          </w:p>
        </w:tc>
        <w:tc>
          <w:tcPr>
            <w:tcW w:w="960" w:type="dxa"/>
            <w:tcBorders>
              <w:top w:val="nil"/>
              <w:left w:val="nil"/>
              <w:bottom w:val="single" w:sz="4" w:space="0" w:color="auto"/>
              <w:right w:val="single" w:sz="4" w:space="0" w:color="auto"/>
            </w:tcBorders>
            <w:shd w:val="clear" w:color="auto" w:fill="auto"/>
            <w:vAlign w:val="center"/>
            <w:hideMark/>
          </w:tcPr>
          <w:p w14:paraId="7B0F25A8"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0.45%</w:t>
            </w:r>
          </w:p>
        </w:tc>
        <w:tc>
          <w:tcPr>
            <w:tcW w:w="1160" w:type="dxa"/>
            <w:tcBorders>
              <w:top w:val="nil"/>
              <w:left w:val="nil"/>
              <w:bottom w:val="single" w:sz="4" w:space="0" w:color="auto"/>
              <w:right w:val="single" w:sz="4" w:space="0" w:color="auto"/>
            </w:tcBorders>
            <w:shd w:val="clear" w:color="auto" w:fill="auto"/>
            <w:vAlign w:val="center"/>
            <w:hideMark/>
          </w:tcPr>
          <w:p w14:paraId="0F248C54"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2.33%</w:t>
            </w:r>
          </w:p>
        </w:tc>
        <w:tc>
          <w:tcPr>
            <w:tcW w:w="960" w:type="dxa"/>
            <w:tcBorders>
              <w:top w:val="nil"/>
              <w:left w:val="nil"/>
              <w:bottom w:val="single" w:sz="4" w:space="0" w:color="auto"/>
              <w:right w:val="single" w:sz="4" w:space="0" w:color="auto"/>
            </w:tcBorders>
            <w:shd w:val="clear" w:color="auto" w:fill="auto"/>
            <w:vAlign w:val="center"/>
            <w:hideMark/>
          </w:tcPr>
          <w:p w14:paraId="08283462"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4.32%</w:t>
            </w:r>
          </w:p>
        </w:tc>
        <w:tc>
          <w:tcPr>
            <w:tcW w:w="820" w:type="dxa"/>
            <w:tcBorders>
              <w:top w:val="nil"/>
              <w:left w:val="nil"/>
              <w:bottom w:val="single" w:sz="4" w:space="0" w:color="auto"/>
              <w:right w:val="single" w:sz="4" w:space="0" w:color="auto"/>
            </w:tcBorders>
            <w:shd w:val="clear" w:color="auto" w:fill="auto"/>
            <w:vAlign w:val="center"/>
            <w:hideMark/>
          </w:tcPr>
          <w:p w14:paraId="096E3A1E"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5.52%</w:t>
            </w:r>
          </w:p>
        </w:tc>
        <w:tc>
          <w:tcPr>
            <w:tcW w:w="1000" w:type="dxa"/>
            <w:tcBorders>
              <w:top w:val="nil"/>
              <w:left w:val="nil"/>
              <w:bottom w:val="single" w:sz="4" w:space="0" w:color="auto"/>
              <w:right w:val="single" w:sz="4" w:space="0" w:color="auto"/>
            </w:tcBorders>
            <w:shd w:val="clear" w:color="auto" w:fill="auto"/>
            <w:vAlign w:val="center"/>
            <w:hideMark/>
          </w:tcPr>
          <w:p w14:paraId="64B8524F"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8.60%</w:t>
            </w:r>
          </w:p>
        </w:tc>
        <w:tc>
          <w:tcPr>
            <w:tcW w:w="880" w:type="dxa"/>
            <w:tcBorders>
              <w:top w:val="nil"/>
              <w:left w:val="nil"/>
              <w:bottom w:val="single" w:sz="4" w:space="0" w:color="auto"/>
              <w:right w:val="single" w:sz="4" w:space="0" w:color="auto"/>
            </w:tcBorders>
            <w:shd w:val="clear" w:color="auto" w:fill="auto"/>
            <w:vAlign w:val="center"/>
            <w:hideMark/>
          </w:tcPr>
          <w:p w14:paraId="0E3A907F"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10.49%</w:t>
            </w:r>
          </w:p>
        </w:tc>
        <w:tc>
          <w:tcPr>
            <w:tcW w:w="980" w:type="dxa"/>
            <w:tcBorders>
              <w:top w:val="nil"/>
              <w:left w:val="nil"/>
              <w:bottom w:val="single" w:sz="4" w:space="0" w:color="auto"/>
              <w:right w:val="single" w:sz="4" w:space="0" w:color="auto"/>
            </w:tcBorders>
            <w:shd w:val="clear" w:color="auto" w:fill="auto"/>
            <w:vAlign w:val="center"/>
            <w:hideMark/>
          </w:tcPr>
          <w:p w14:paraId="77C60BE9"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8.42%</w:t>
            </w:r>
          </w:p>
        </w:tc>
      </w:tr>
      <w:tr w:rsidR="00C85013" w:rsidRPr="00C85013" w14:paraId="111CF17B" w14:textId="77777777" w:rsidTr="00C85013">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0B233BDC"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Rangpur </w:t>
            </w:r>
          </w:p>
        </w:tc>
        <w:tc>
          <w:tcPr>
            <w:tcW w:w="960" w:type="dxa"/>
            <w:tcBorders>
              <w:top w:val="nil"/>
              <w:left w:val="nil"/>
              <w:bottom w:val="single" w:sz="4" w:space="0" w:color="auto"/>
              <w:right w:val="single" w:sz="4" w:space="0" w:color="auto"/>
            </w:tcBorders>
            <w:shd w:val="clear" w:color="auto" w:fill="auto"/>
            <w:vAlign w:val="center"/>
            <w:hideMark/>
          </w:tcPr>
          <w:p w14:paraId="61BC1E38"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w:t>
            </w:r>
          </w:p>
        </w:tc>
        <w:tc>
          <w:tcPr>
            <w:tcW w:w="960" w:type="dxa"/>
            <w:tcBorders>
              <w:top w:val="nil"/>
              <w:left w:val="nil"/>
              <w:bottom w:val="single" w:sz="4" w:space="0" w:color="auto"/>
              <w:right w:val="single" w:sz="4" w:space="0" w:color="auto"/>
            </w:tcBorders>
            <w:shd w:val="clear" w:color="auto" w:fill="auto"/>
            <w:vAlign w:val="center"/>
            <w:hideMark/>
          </w:tcPr>
          <w:p w14:paraId="08E02622"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0.60%</w:t>
            </w:r>
          </w:p>
        </w:tc>
        <w:tc>
          <w:tcPr>
            <w:tcW w:w="960" w:type="dxa"/>
            <w:tcBorders>
              <w:top w:val="nil"/>
              <w:left w:val="nil"/>
              <w:bottom w:val="single" w:sz="4" w:space="0" w:color="auto"/>
              <w:right w:val="single" w:sz="4" w:space="0" w:color="auto"/>
            </w:tcBorders>
            <w:shd w:val="clear" w:color="auto" w:fill="auto"/>
            <w:vAlign w:val="center"/>
            <w:hideMark/>
          </w:tcPr>
          <w:p w14:paraId="1A23AD63"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0.89%</w:t>
            </w:r>
          </w:p>
        </w:tc>
        <w:tc>
          <w:tcPr>
            <w:tcW w:w="960" w:type="dxa"/>
            <w:tcBorders>
              <w:top w:val="nil"/>
              <w:left w:val="nil"/>
              <w:bottom w:val="single" w:sz="4" w:space="0" w:color="auto"/>
              <w:right w:val="single" w:sz="4" w:space="0" w:color="auto"/>
            </w:tcBorders>
            <w:shd w:val="clear" w:color="auto" w:fill="auto"/>
            <w:vAlign w:val="center"/>
            <w:hideMark/>
          </w:tcPr>
          <w:p w14:paraId="65BF69EE"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0.69%</w:t>
            </w:r>
          </w:p>
        </w:tc>
        <w:tc>
          <w:tcPr>
            <w:tcW w:w="960" w:type="dxa"/>
            <w:tcBorders>
              <w:top w:val="nil"/>
              <w:left w:val="nil"/>
              <w:bottom w:val="single" w:sz="4" w:space="0" w:color="auto"/>
              <w:right w:val="single" w:sz="4" w:space="0" w:color="auto"/>
            </w:tcBorders>
            <w:shd w:val="clear" w:color="auto" w:fill="auto"/>
            <w:vAlign w:val="center"/>
            <w:hideMark/>
          </w:tcPr>
          <w:p w14:paraId="7B4FCDC9"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0.10%</w:t>
            </w:r>
          </w:p>
        </w:tc>
        <w:tc>
          <w:tcPr>
            <w:tcW w:w="960" w:type="dxa"/>
            <w:tcBorders>
              <w:top w:val="nil"/>
              <w:left w:val="nil"/>
              <w:bottom w:val="single" w:sz="4" w:space="0" w:color="auto"/>
              <w:right w:val="single" w:sz="4" w:space="0" w:color="auto"/>
            </w:tcBorders>
            <w:shd w:val="clear" w:color="auto" w:fill="auto"/>
            <w:vAlign w:val="center"/>
            <w:hideMark/>
          </w:tcPr>
          <w:p w14:paraId="3F96A1AA"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0.47%</w:t>
            </w:r>
          </w:p>
        </w:tc>
        <w:tc>
          <w:tcPr>
            <w:tcW w:w="1160" w:type="dxa"/>
            <w:tcBorders>
              <w:top w:val="nil"/>
              <w:left w:val="nil"/>
              <w:bottom w:val="single" w:sz="4" w:space="0" w:color="auto"/>
              <w:right w:val="single" w:sz="4" w:space="0" w:color="auto"/>
            </w:tcBorders>
            <w:shd w:val="clear" w:color="auto" w:fill="auto"/>
            <w:vAlign w:val="center"/>
            <w:hideMark/>
          </w:tcPr>
          <w:p w14:paraId="10C4C429"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1.85%</w:t>
            </w:r>
          </w:p>
        </w:tc>
        <w:tc>
          <w:tcPr>
            <w:tcW w:w="960" w:type="dxa"/>
            <w:tcBorders>
              <w:top w:val="nil"/>
              <w:left w:val="nil"/>
              <w:bottom w:val="single" w:sz="4" w:space="0" w:color="auto"/>
              <w:right w:val="single" w:sz="4" w:space="0" w:color="auto"/>
            </w:tcBorders>
            <w:shd w:val="clear" w:color="auto" w:fill="auto"/>
            <w:vAlign w:val="center"/>
            <w:hideMark/>
          </w:tcPr>
          <w:p w14:paraId="67A624B8"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2.40%</w:t>
            </w:r>
          </w:p>
        </w:tc>
        <w:tc>
          <w:tcPr>
            <w:tcW w:w="820" w:type="dxa"/>
            <w:tcBorders>
              <w:top w:val="nil"/>
              <w:left w:val="nil"/>
              <w:bottom w:val="single" w:sz="4" w:space="0" w:color="auto"/>
              <w:right w:val="single" w:sz="4" w:space="0" w:color="auto"/>
            </w:tcBorders>
            <w:shd w:val="clear" w:color="auto" w:fill="auto"/>
            <w:vAlign w:val="center"/>
            <w:hideMark/>
          </w:tcPr>
          <w:p w14:paraId="6BDBA026"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1.68%</w:t>
            </w:r>
          </w:p>
        </w:tc>
        <w:tc>
          <w:tcPr>
            <w:tcW w:w="1000" w:type="dxa"/>
            <w:tcBorders>
              <w:top w:val="nil"/>
              <w:left w:val="nil"/>
              <w:bottom w:val="single" w:sz="4" w:space="0" w:color="auto"/>
              <w:right w:val="single" w:sz="4" w:space="0" w:color="auto"/>
            </w:tcBorders>
            <w:shd w:val="clear" w:color="auto" w:fill="auto"/>
            <w:vAlign w:val="center"/>
            <w:hideMark/>
          </w:tcPr>
          <w:p w14:paraId="639BD4ED"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1.53%</w:t>
            </w:r>
          </w:p>
        </w:tc>
        <w:tc>
          <w:tcPr>
            <w:tcW w:w="880" w:type="dxa"/>
            <w:tcBorders>
              <w:top w:val="nil"/>
              <w:left w:val="nil"/>
              <w:bottom w:val="single" w:sz="4" w:space="0" w:color="auto"/>
              <w:right w:val="single" w:sz="4" w:space="0" w:color="auto"/>
            </w:tcBorders>
            <w:shd w:val="clear" w:color="auto" w:fill="auto"/>
            <w:vAlign w:val="center"/>
            <w:hideMark/>
          </w:tcPr>
          <w:p w14:paraId="6C448381"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1.13%</w:t>
            </w:r>
          </w:p>
        </w:tc>
        <w:tc>
          <w:tcPr>
            <w:tcW w:w="980" w:type="dxa"/>
            <w:tcBorders>
              <w:top w:val="nil"/>
              <w:left w:val="nil"/>
              <w:bottom w:val="single" w:sz="4" w:space="0" w:color="auto"/>
              <w:right w:val="single" w:sz="4" w:space="0" w:color="auto"/>
            </w:tcBorders>
            <w:shd w:val="clear" w:color="auto" w:fill="auto"/>
            <w:vAlign w:val="center"/>
            <w:hideMark/>
          </w:tcPr>
          <w:p w14:paraId="1B75CBED"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1.64%</w:t>
            </w:r>
          </w:p>
        </w:tc>
      </w:tr>
      <w:tr w:rsidR="00C85013" w:rsidRPr="00C85013" w14:paraId="43700703" w14:textId="77777777" w:rsidTr="00C85013">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1E68BFDF" w14:textId="77777777" w:rsidR="00C85013" w:rsidRPr="00C85013" w:rsidRDefault="00C85013" w:rsidP="00C85013">
            <w:pPr>
              <w:spacing w:after="0" w:line="240" w:lineRule="auto"/>
              <w:rPr>
                <w:rFonts w:ascii="Times New Roman" w:eastAsia="Times New Roman" w:hAnsi="Times New Roman" w:cs="Times New Roman"/>
                <w:color w:val="000000"/>
                <w:lang w:val="en-US"/>
              </w:rPr>
            </w:pPr>
            <w:proofErr w:type="spellStart"/>
            <w:r w:rsidRPr="00C85013">
              <w:rPr>
                <w:rFonts w:ascii="Times New Roman" w:eastAsia="Times New Roman" w:hAnsi="Times New Roman" w:cs="Times New Roman"/>
                <w:color w:val="000000"/>
                <w:lang w:val="en-US"/>
              </w:rPr>
              <w:t>Barishal</w:t>
            </w:r>
            <w:proofErr w:type="spellEnd"/>
            <w:r w:rsidRPr="00C85013">
              <w:rPr>
                <w:rFonts w:ascii="Times New Roman" w:eastAsia="Times New Roman" w:hAnsi="Times New Roman" w:cs="Times New Roman"/>
                <w:color w:val="000000"/>
                <w:lang w:val="en-US"/>
              </w:rPr>
              <w:t xml:space="preserve"> </w:t>
            </w:r>
          </w:p>
        </w:tc>
        <w:tc>
          <w:tcPr>
            <w:tcW w:w="960" w:type="dxa"/>
            <w:tcBorders>
              <w:top w:val="nil"/>
              <w:left w:val="nil"/>
              <w:bottom w:val="single" w:sz="4" w:space="0" w:color="auto"/>
              <w:right w:val="single" w:sz="4" w:space="0" w:color="auto"/>
            </w:tcBorders>
            <w:shd w:val="clear" w:color="auto" w:fill="auto"/>
            <w:vAlign w:val="center"/>
            <w:hideMark/>
          </w:tcPr>
          <w:p w14:paraId="33958CBA"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53</w:t>
            </w:r>
          </w:p>
        </w:tc>
        <w:tc>
          <w:tcPr>
            <w:tcW w:w="960" w:type="dxa"/>
            <w:tcBorders>
              <w:top w:val="nil"/>
              <w:left w:val="nil"/>
              <w:bottom w:val="single" w:sz="4" w:space="0" w:color="auto"/>
              <w:right w:val="single" w:sz="4" w:space="0" w:color="auto"/>
            </w:tcBorders>
            <w:shd w:val="clear" w:color="auto" w:fill="auto"/>
            <w:vAlign w:val="center"/>
            <w:hideMark/>
          </w:tcPr>
          <w:p w14:paraId="0B4496B0"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16.77%</w:t>
            </w:r>
          </w:p>
        </w:tc>
        <w:tc>
          <w:tcPr>
            <w:tcW w:w="960" w:type="dxa"/>
            <w:tcBorders>
              <w:top w:val="nil"/>
              <w:left w:val="nil"/>
              <w:bottom w:val="single" w:sz="4" w:space="0" w:color="auto"/>
              <w:right w:val="single" w:sz="4" w:space="0" w:color="auto"/>
            </w:tcBorders>
            <w:shd w:val="clear" w:color="auto" w:fill="auto"/>
            <w:vAlign w:val="center"/>
            <w:hideMark/>
          </w:tcPr>
          <w:p w14:paraId="61558C9E"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12.50%</w:t>
            </w:r>
          </w:p>
        </w:tc>
        <w:tc>
          <w:tcPr>
            <w:tcW w:w="960" w:type="dxa"/>
            <w:tcBorders>
              <w:top w:val="nil"/>
              <w:left w:val="nil"/>
              <w:bottom w:val="single" w:sz="4" w:space="0" w:color="auto"/>
              <w:right w:val="single" w:sz="4" w:space="0" w:color="auto"/>
            </w:tcBorders>
            <w:shd w:val="clear" w:color="auto" w:fill="auto"/>
            <w:vAlign w:val="center"/>
            <w:hideMark/>
          </w:tcPr>
          <w:p w14:paraId="2A006975"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8.33%</w:t>
            </w:r>
          </w:p>
        </w:tc>
        <w:tc>
          <w:tcPr>
            <w:tcW w:w="960" w:type="dxa"/>
            <w:tcBorders>
              <w:top w:val="nil"/>
              <w:left w:val="nil"/>
              <w:bottom w:val="single" w:sz="4" w:space="0" w:color="auto"/>
              <w:right w:val="single" w:sz="4" w:space="0" w:color="auto"/>
            </w:tcBorders>
            <w:shd w:val="clear" w:color="auto" w:fill="auto"/>
            <w:vAlign w:val="center"/>
            <w:hideMark/>
          </w:tcPr>
          <w:p w14:paraId="6CDA8218"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3.95%</w:t>
            </w:r>
          </w:p>
        </w:tc>
        <w:tc>
          <w:tcPr>
            <w:tcW w:w="960" w:type="dxa"/>
            <w:tcBorders>
              <w:top w:val="nil"/>
              <w:left w:val="nil"/>
              <w:bottom w:val="single" w:sz="4" w:space="0" w:color="auto"/>
              <w:right w:val="single" w:sz="4" w:space="0" w:color="auto"/>
            </w:tcBorders>
            <w:shd w:val="clear" w:color="auto" w:fill="auto"/>
            <w:vAlign w:val="center"/>
            <w:hideMark/>
          </w:tcPr>
          <w:p w14:paraId="15BDD5B2"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4.58%</w:t>
            </w:r>
          </w:p>
        </w:tc>
        <w:tc>
          <w:tcPr>
            <w:tcW w:w="1160" w:type="dxa"/>
            <w:tcBorders>
              <w:top w:val="nil"/>
              <w:left w:val="nil"/>
              <w:bottom w:val="single" w:sz="4" w:space="0" w:color="auto"/>
              <w:right w:val="single" w:sz="4" w:space="0" w:color="auto"/>
            </w:tcBorders>
            <w:shd w:val="clear" w:color="auto" w:fill="auto"/>
            <w:vAlign w:val="center"/>
            <w:hideMark/>
          </w:tcPr>
          <w:p w14:paraId="2EBBD49F"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11.12%</w:t>
            </w:r>
          </w:p>
        </w:tc>
        <w:tc>
          <w:tcPr>
            <w:tcW w:w="960" w:type="dxa"/>
            <w:tcBorders>
              <w:top w:val="nil"/>
              <w:left w:val="nil"/>
              <w:bottom w:val="single" w:sz="4" w:space="0" w:color="auto"/>
              <w:right w:val="single" w:sz="4" w:space="0" w:color="auto"/>
            </w:tcBorders>
            <w:shd w:val="clear" w:color="auto" w:fill="auto"/>
            <w:vAlign w:val="center"/>
            <w:hideMark/>
          </w:tcPr>
          <w:p w14:paraId="76D8B21F"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11.75%</w:t>
            </w:r>
          </w:p>
        </w:tc>
        <w:tc>
          <w:tcPr>
            <w:tcW w:w="820" w:type="dxa"/>
            <w:tcBorders>
              <w:top w:val="nil"/>
              <w:left w:val="nil"/>
              <w:bottom w:val="single" w:sz="4" w:space="0" w:color="auto"/>
              <w:right w:val="single" w:sz="4" w:space="0" w:color="auto"/>
            </w:tcBorders>
            <w:shd w:val="clear" w:color="auto" w:fill="auto"/>
            <w:vAlign w:val="center"/>
            <w:hideMark/>
          </w:tcPr>
          <w:p w14:paraId="723651B6"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13.46%</w:t>
            </w:r>
          </w:p>
        </w:tc>
        <w:tc>
          <w:tcPr>
            <w:tcW w:w="1000" w:type="dxa"/>
            <w:tcBorders>
              <w:top w:val="nil"/>
              <w:left w:val="nil"/>
              <w:bottom w:val="single" w:sz="4" w:space="0" w:color="auto"/>
              <w:right w:val="single" w:sz="4" w:space="0" w:color="auto"/>
            </w:tcBorders>
            <w:shd w:val="clear" w:color="auto" w:fill="auto"/>
            <w:vAlign w:val="center"/>
            <w:hideMark/>
          </w:tcPr>
          <w:p w14:paraId="28E99619"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12.18%</w:t>
            </w:r>
          </w:p>
        </w:tc>
        <w:tc>
          <w:tcPr>
            <w:tcW w:w="880" w:type="dxa"/>
            <w:tcBorders>
              <w:top w:val="nil"/>
              <w:left w:val="nil"/>
              <w:bottom w:val="single" w:sz="4" w:space="0" w:color="auto"/>
              <w:right w:val="single" w:sz="4" w:space="0" w:color="auto"/>
            </w:tcBorders>
            <w:shd w:val="clear" w:color="auto" w:fill="auto"/>
            <w:vAlign w:val="center"/>
            <w:hideMark/>
          </w:tcPr>
          <w:p w14:paraId="243014FA"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10.95%</w:t>
            </w:r>
          </w:p>
        </w:tc>
        <w:tc>
          <w:tcPr>
            <w:tcW w:w="980" w:type="dxa"/>
            <w:tcBorders>
              <w:top w:val="nil"/>
              <w:left w:val="nil"/>
              <w:bottom w:val="single" w:sz="4" w:space="0" w:color="auto"/>
              <w:right w:val="single" w:sz="4" w:space="0" w:color="auto"/>
            </w:tcBorders>
            <w:shd w:val="clear" w:color="auto" w:fill="auto"/>
            <w:vAlign w:val="center"/>
            <w:hideMark/>
          </w:tcPr>
          <w:p w14:paraId="63A170C4"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9.16%</w:t>
            </w:r>
          </w:p>
        </w:tc>
      </w:tr>
      <w:tr w:rsidR="00C85013" w:rsidRPr="00C85013" w14:paraId="6C3941C4" w14:textId="77777777" w:rsidTr="00C85013">
        <w:trPr>
          <w:trHeight w:val="288"/>
        </w:trPr>
        <w:tc>
          <w:tcPr>
            <w:tcW w:w="1380" w:type="dxa"/>
            <w:tcBorders>
              <w:top w:val="nil"/>
              <w:left w:val="single" w:sz="4" w:space="0" w:color="auto"/>
              <w:bottom w:val="single" w:sz="4" w:space="0" w:color="auto"/>
              <w:right w:val="single" w:sz="4" w:space="0" w:color="auto"/>
            </w:tcBorders>
            <w:shd w:val="clear" w:color="auto" w:fill="auto"/>
            <w:vAlign w:val="center"/>
            <w:hideMark/>
          </w:tcPr>
          <w:p w14:paraId="3BC9E8F0" w14:textId="77777777" w:rsidR="00C85013" w:rsidRPr="00C85013" w:rsidRDefault="00C85013" w:rsidP="00C85013">
            <w:pPr>
              <w:spacing w:after="0" w:line="240" w:lineRule="auto"/>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 xml:space="preserve">Sylhet </w:t>
            </w:r>
          </w:p>
        </w:tc>
        <w:tc>
          <w:tcPr>
            <w:tcW w:w="960" w:type="dxa"/>
            <w:tcBorders>
              <w:top w:val="nil"/>
              <w:left w:val="nil"/>
              <w:bottom w:val="single" w:sz="4" w:space="0" w:color="auto"/>
              <w:right w:val="single" w:sz="4" w:space="0" w:color="auto"/>
            </w:tcBorders>
            <w:shd w:val="clear" w:color="auto" w:fill="auto"/>
            <w:vAlign w:val="center"/>
            <w:hideMark/>
          </w:tcPr>
          <w:p w14:paraId="4BFA19C7"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54BBB1EC"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0.60%</w:t>
            </w:r>
          </w:p>
        </w:tc>
        <w:tc>
          <w:tcPr>
            <w:tcW w:w="960" w:type="dxa"/>
            <w:tcBorders>
              <w:top w:val="nil"/>
              <w:left w:val="nil"/>
              <w:bottom w:val="single" w:sz="4" w:space="0" w:color="auto"/>
              <w:right w:val="single" w:sz="4" w:space="0" w:color="auto"/>
            </w:tcBorders>
            <w:shd w:val="clear" w:color="auto" w:fill="auto"/>
            <w:vAlign w:val="center"/>
            <w:hideMark/>
          </w:tcPr>
          <w:p w14:paraId="3FA58147"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0.89%</w:t>
            </w:r>
          </w:p>
        </w:tc>
        <w:tc>
          <w:tcPr>
            <w:tcW w:w="960" w:type="dxa"/>
            <w:tcBorders>
              <w:top w:val="nil"/>
              <w:left w:val="nil"/>
              <w:bottom w:val="single" w:sz="4" w:space="0" w:color="auto"/>
              <w:right w:val="single" w:sz="4" w:space="0" w:color="auto"/>
            </w:tcBorders>
            <w:shd w:val="clear" w:color="auto" w:fill="auto"/>
            <w:vAlign w:val="center"/>
            <w:hideMark/>
          </w:tcPr>
          <w:p w14:paraId="4B5D52C4"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0.69%</w:t>
            </w:r>
          </w:p>
        </w:tc>
        <w:tc>
          <w:tcPr>
            <w:tcW w:w="960" w:type="dxa"/>
            <w:tcBorders>
              <w:top w:val="nil"/>
              <w:left w:val="nil"/>
              <w:bottom w:val="single" w:sz="4" w:space="0" w:color="auto"/>
              <w:right w:val="single" w:sz="4" w:space="0" w:color="auto"/>
            </w:tcBorders>
            <w:shd w:val="clear" w:color="auto" w:fill="auto"/>
            <w:vAlign w:val="center"/>
            <w:hideMark/>
          </w:tcPr>
          <w:p w14:paraId="563CF81A"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0.19%</w:t>
            </w:r>
          </w:p>
        </w:tc>
        <w:tc>
          <w:tcPr>
            <w:tcW w:w="960" w:type="dxa"/>
            <w:tcBorders>
              <w:top w:val="nil"/>
              <w:left w:val="nil"/>
              <w:bottom w:val="single" w:sz="4" w:space="0" w:color="auto"/>
              <w:right w:val="single" w:sz="4" w:space="0" w:color="auto"/>
            </w:tcBorders>
            <w:shd w:val="clear" w:color="auto" w:fill="auto"/>
            <w:vAlign w:val="center"/>
            <w:hideMark/>
          </w:tcPr>
          <w:p w14:paraId="7C06E18C"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0.64%</w:t>
            </w:r>
          </w:p>
        </w:tc>
        <w:tc>
          <w:tcPr>
            <w:tcW w:w="1160" w:type="dxa"/>
            <w:tcBorders>
              <w:top w:val="nil"/>
              <w:left w:val="nil"/>
              <w:bottom w:val="single" w:sz="4" w:space="0" w:color="auto"/>
              <w:right w:val="single" w:sz="4" w:space="0" w:color="auto"/>
            </w:tcBorders>
            <w:shd w:val="clear" w:color="auto" w:fill="auto"/>
            <w:vAlign w:val="center"/>
            <w:hideMark/>
          </w:tcPr>
          <w:p w14:paraId="2F07AB7A"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0.88%</w:t>
            </w:r>
          </w:p>
        </w:tc>
        <w:tc>
          <w:tcPr>
            <w:tcW w:w="960" w:type="dxa"/>
            <w:tcBorders>
              <w:top w:val="nil"/>
              <w:left w:val="nil"/>
              <w:bottom w:val="single" w:sz="4" w:space="0" w:color="auto"/>
              <w:right w:val="single" w:sz="4" w:space="0" w:color="auto"/>
            </w:tcBorders>
            <w:shd w:val="clear" w:color="auto" w:fill="auto"/>
            <w:vAlign w:val="center"/>
            <w:hideMark/>
          </w:tcPr>
          <w:p w14:paraId="544A2549"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0.71%</w:t>
            </w:r>
          </w:p>
        </w:tc>
        <w:tc>
          <w:tcPr>
            <w:tcW w:w="820" w:type="dxa"/>
            <w:tcBorders>
              <w:top w:val="nil"/>
              <w:left w:val="nil"/>
              <w:bottom w:val="single" w:sz="4" w:space="0" w:color="auto"/>
              <w:right w:val="single" w:sz="4" w:space="0" w:color="auto"/>
            </w:tcBorders>
            <w:shd w:val="clear" w:color="auto" w:fill="auto"/>
            <w:vAlign w:val="center"/>
            <w:hideMark/>
          </w:tcPr>
          <w:p w14:paraId="3B8543AD"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0.32%</w:t>
            </w:r>
          </w:p>
        </w:tc>
        <w:tc>
          <w:tcPr>
            <w:tcW w:w="1000" w:type="dxa"/>
            <w:tcBorders>
              <w:top w:val="nil"/>
              <w:left w:val="nil"/>
              <w:bottom w:val="single" w:sz="4" w:space="0" w:color="auto"/>
              <w:right w:val="single" w:sz="4" w:space="0" w:color="auto"/>
            </w:tcBorders>
            <w:shd w:val="clear" w:color="auto" w:fill="auto"/>
            <w:vAlign w:val="center"/>
            <w:hideMark/>
          </w:tcPr>
          <w:p w14:paraId="02821BBE"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0.24%</w:t>
            </w:r>
          </w:p>
        </w:tc>
        <w:tc>
          <w:tcPr>
            <w:tcW w:w="880" w:type="dxa"/>
            <w:tcBorders>
              <w:top w:val="nil"/>
              <w:left w:val="nil"/>
              <w:bottom w:val="single" w:sz="4" w:space="0" w:color="auto"/>
              <w:right w:val="single" w:sz="4" w:space="0" w:color="auto"/>
            </w:tcBorders>
            <w:shd w:val="clear" w:color="auto" w:fill="auto"/>
            <w:vAlign w:val="center"/>
            <w:hideMark/>
          </w:tcPr>
          <w:p w14:paraId="546EFDF9"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0.16%</w:t>
            </w:r>
          </w:p>
        </w:tc>
        <w:tc>
          <w:tcPr>
            <w:tcW w:w="980" w:type="dxa"/>
            <w:tcBorders>
              <w:top w:val="nil"/>
              <w:left w:val="nil"/>
              <w:bottom w:val="single" w:sz="4" w:space="0" w:color="auto"/>
              <w:right w:val="single" w:sz="4" w:space="0" w:color="auto"/>
            </w:tcBorders>
            <w:shd w:val="clear" w:color="auto" w:fill="auto"/>
            <w:vAlign w:val="center"/>
            <w:hideMark/>
          </w:tcPr>
          <w:p w14:paraId="41120AE8" w14:textId="77777777" w:rsidR="00C85013" w:rsidRPr="00C85013" w:rsidRDefault="00C85013" w:rsidP="00C85013">
            <w:pPr>
              <w:spacing w:after="0" w:line="240" w:lineRule="auto"/>
              <w:jc w:val="right"/>
              <w:rPr>
                <w:rFonts w:ascii="Times New Roman" w:eastAsia="Times New Roman" w:hAnsi="Times New Roman" w:cs="Times New Roman"/>
                <w:color w:val="000000"/>
                <w:lang w:val="en-US"/>
              </w:rPr>
            </w:pPr>
            <w:r w:rsidRPr="00C85013">
              <w:rPr>
                <w:rFonts w:ascii="Times New Roman" w:eastAsia="Times New Roman" w:hAnsi="Times New Roman" w:cs="Times New Roman"/>
                <w:color w:val="000000"/>
                <w:lang w:val="en-US"/>
              </w:rPr>
              <w:t>0.16%</w:t>
            </w:r>
          </w:p>
        </w:tc>
      </w:tr>
    </w:tbl>
    <w:p w14:paraId="48FB0184" w14:textId="77777777" w:rsidR="006A355B" w:rsidRDefault="006A355B" w:rsidP="00B532F4">
      <w:pPr>
        <w:spacing w:after="0" w:line="240" w:lineRule="auto"/>
        <w:rPr>
          <w:rFonts w:ascii="Times New Roman" w:hAnsi="Times New Roman" w:cs="Times New Roman"/>
          <w:b/>
          <w:bCs/>
          <w:sz w:val="28"/>
          <w:szCs w:val="28"/>
        </w:rPr>
      </w:pPr>
    </w:p>
    <w:p w14:paraId="1CBE3313" w14:textId="0EBCD0C5" w:rsidR="00B532F4" w:rsidRPr="00B532F4" w:rsidRDefault="00B532F4" w:rsidP="00B532F4">
      <w:pPr>
        <w:spacing w:after="0" w:line="240" w:lineRule="auto"/>
        <w:rPr>
          <w:rFonts w:ascii="Times New Roman" w:hAnsi="Times New Roman" w:cs="Times New Roman"/>
          <w:sz w:val="24"/>
          <w:szCs w:val="24"/>
        </w:rPr>
      </w:pPr>
      <w:r w:rsidRPr="00B532F4">
        <w:rPr>
          <w:rFonts w:ascii="Times New Roman" w:hAnsi="Times New Roman" w:cs="Times New Roman"/>
          <w:sz w:val="24"/>
          <w:szCs w:val="24"/>
        </w:rPr>
        <w:t>In the initial month of 2023, Dhaka City, Dhaka Division (excluding Dhaka City), Mymensingh, Chittagong, Khulna, Rajshahi, Rangpur, Barisal, and Sylhet reported 272, 58, 7, 140, 24, 7, 2, 53, and 3 Dengue cases, respectively.</w:t>
      </w:r>
      <w:r w:rsidR="00241E4C">
        <w:rPr>
          <w:rFonts w:ascii="Times New Roman" w:hAnsi="Times New Roman" w:cs="Times New Roman"/>
          <w:sz w:val="24"/>
          <w:szCs w:val="24"/>
        </w:rPr>
        <w:t xml:space="preserve"> </w:t>
      </w:r>
      <w:r w:rsidRPr="00B532F4">
        <w:rPr>
          <w:rFonts w:ascii="Times New Roman" w:hAnsi="Times New Roman" w:cs="Times New Roman"/>
          <w:sz w:val="24"/>
          <w:szCs w:val="24"/>
        </w:rPr>
        <w:t xml:space="preserve">The highest relative </w:t>
      </w:r>
      <w:r>
        <w:rPr>
          <w:rFonts w:ascii="Times New Roman" w:hAnsi="Times New Roman" w:cs="Times New Roman"/>
          <w:sz w:val="24"/>
          <w:szCs w:val="24"/>
        </w:rPr>
        <w:t>increase</w:t>
      </w:r>
      <w:r w:rsidRPr="00B532F4">
        <w:rPr>
          <w:rFonts w:ascii="Times New Roman" w:hAnsi="Times New Roman" w:cs="Times New Roman"/>
          <w:sz w:val="24"/>
          <w:szCs w:val="24"/>
        </w:rPr>
        <w:t xml:space="preserve"> occurred in Dhaka City during May</w:t>
      </w:r>
      <w:r w:rsidR="00241E4C">
        <w:rPr>
          <w:rFonts w:ascii="Times New Roman" w:hAnsi="Times New Roman" w:cs="Times New Roman"/>
          <w:sz w:val="24"/>
          <w:szCs w:val="24"/>
        </w:rPr>
        <w:t xml:space="preserve"> (83.41%)</w:t>
      </w:r>
      <w:r w:rsidRPr="00B532F4">
        <w:rPr>
          <w:rFonts w:ascii="Times New Roman" w:hAnsi="Times New Roman" w:cs="Times New Roman"/>
          <w:sz w:val="24"/>
          <w:szCs w:val="24"/>
        </w:rPr>
        <w:t>, contrasting with the minimal increases in Khulna and Rajshahi during the same period</w:t>
      </w:r>
      <w:r w:rsidR="00241E4C">
        <w:rPr>
          <w:rFonts w:ascii="Times New Roman" w:hAnsi="Times New Roman" w:cs="Times New Roman"/>
          <w:sz w:val="24"/>
          <w:szCs w:val="24"/>
        </w:rPr>
        <w:t xml:space="preserve"> (0.10%)</w:t>
      </w:r>
      <w:r w:rsidRPr="00B532F4">
        <w:rPr>
          <w:rFonts w:ascii="Times New Roman" w:hAnsi="Times New Roman" w:cs="Times New Roman"/>
          <w:sz w:val="24"/>
          <w:szCs w:val="24"/>
        </w:rPr>
        <w:t>. However, as relative changes diminished in Dhaka City, other districts experienced a rise, closely resembling the patterns observed in Dhaka City and Dhaka Division (excluding Dhaka City) by October, constituting a 23% increase.</w:t>
      </w:r>
      <w:r>
        <w:rPr>
          <w:rFonts w:ascii="Times New Roman" w:hAnsi="Times New Roman" w:cs="Times New Roman"/>
          <w:sz w:val="24"/>
          <w:szCs w:val="24"/>
        </w:rPr>
        <w:t xml:space="preserve"> </w:t>
      </w:r>
      <w:r w:rsidRPr="00B532F4">
        <w:rPr>
          <w:rFonts w:ascii="Times New Roman" w:hAnsi="Times New Roman" w:cs="Times New Roman"/>
          <w:sz w:val="24"/>
          <w:szCs w:val="24"/>
        </w:rPr>
        <w:t>A notable transformation emerged</w:t>
      </w:r>
      <w:r>
        <w:rPr>
          <w:rFonts w:ascii="Times New Roman" w:hAnsi="Times New Roman" w:cs="Times New Roman"/>
          <w:sz w:val="24"/>
          <w:szCs w:val="24"/>
        </w:rPr>
        <w:t xml:space="preserve"> after </w:t>
      </w:r>
      <w:r w:rsidRPr="00B532F4">
        <w:rPr>
          <w:rFonts w:ascii="Times New Roman" w:hAnsi="Times New Roman" w:cs="Times New Roman"/>
          <w:sz w:val="24"/>
          <w:szCs w:val="24"/>
        </w:rPr>
        <w:t>October, where a substantial decline in the overall relative increase transpired across divisions in 2023. This reduction persisted in the subsequent months.</w:t>
      </w:r>
    </w:p>
    <w:p w14:paraId="47BA201E" w14:textId="77777777" w:rsidR="00B532F4" w:rsidRPr="00B532F4" w:rsidRDefault="00B532F4" w:rsidP="00B532F4">
      <w:pPr>
        <w:spacing w:after="0" w:line="240" w:lineRule="auto"/>
        <w:rPr>
          <w:rFonts w:ascii="Times New Roman" w:hAnsi="Times New Roman" w:cs="Times New Roman"/>
          <w:sz w:val="24"/>
          <w:szCs w:val="24"/>
        </w:rPr>
      </w:pPr>
    </w:p>
    <w:p w14:paraId="303AB866" w14:textId="41B4D34E" w:rsidR="0091336F" w:rsidRPr="00B532F4" w:rsidRDefault="0091336F" w:rsidP="00B532F4">
      <w:pPr>
        <w:spacing w:after="0" w:line="480" w:lineRule="auto"/>
        <w:rPr>
          <w:rFonts w:ascii="Times New Roman" w:hAnsi="Times New Roman" w:cs="Times New Roman"/>
          <w:b/>
          <w:bCs/>
        </w:rPr>
      </w:pPr>
      <w:r>
        <w:rPr>
          <w:noProof/>
        </w:rPr>
        <w:lastRenderedPageBreak/>
        <w:drawing>
          <wp:inline distT="0" distB="0" distL="0" distR="0" wp14:anchorId="260E724A" wp14:editId="05CCB86B">
            <wp:extent cx="5120262" cy="3840480"/>
            <wp:effectExtent l="0" t="0" r="4445" b="7620"/>
            <wp:docPr id="1431519417" name="Picture 2" descr="A graph of different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19417" name="Picture 2" descr="A graph of different colored lines and numbe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1202" cy="3841185"/>
                    </a:xfrm>
                    <a:prstGeom prst="rect">
                      <a:avLst/>
                    </a:prstGeom>
                    <a:noFill/>
                    <a:ln>
                      <a:noFill/>
                    </a:ln>
                  </pic:spPr>
                </pic:pic>
              </a:graphicData>
            </a:graphic>
          </wp:inline>
        </w:drawing>
      </w:r>
    </w:p>
    <w:p w14:paraId="366A1F6C" w14:textId="77777777" w:rsidR="004B720F" w:rsidRDefault="004B720F" w:rsidP="004B720F">
      <w:pPr>
        <w:spacing w:after="0" w:line="480" w:lineRule="auto"/>
        <w:rPr>
          <w:rFonts w:ascii="Times New Roman" w:hAnsi="Times New Roman" w:cs="Times New Roman"/>
          <w:b/>
          <w:bCs/>
        </w:rPr>
      </w:pPr>
    </w:p>
    <w:p w14:paraId="0F307F9E" w14:textId="77777777" w:rsidR="004B720F" w:rsidRDefault="004B720F" w:rsidP="004B720F">
      <w:pPr>
        <w:spacing w:after="0" w:line="480" w:lineRule="auto"/>
        <w:rPr>
          <w:rFonts w:ascii="Times New Roman" w:hAnsi="Times New Roman" w:cs="Times New Roman"/>
          <w:b/>
          <w:bCs/>
        </w:rPr>
      </w:pPr>
    </w:p>
    <w:p w14:paraId="7E6E0EF9" w14:textId="77777777" w:rsidR="006B3AC6" w:rsidRDefault="006B3AC6">
      <w:pPr>
        <w:rPr>
          <w:rFonts w:ascii="Times New Roman" w:hAnsi="Times New Roman" w:cs="Times New Roman"/>
          <w:b/>
          <w:bCs/>
          <w:sz w:val="28"/>
          <w:szCs w:val="28"/>
        </w:rPr>
      </w:pPr>
      <w:r>
        <w:rPr>
          <w:rFonts w:ascii="Times New Roman" w:hAnsi="Times New Roman" w:cs="Times New Roman"/>
          <w:b/>
          <w:bCs/>
          <w:sz w:val="28"/>
          <w:szCs w:val="28"/>
        </w:rPr>
        <w:br w:type="page"/>
      </w:r>
    </w:p>
    <w:p w14:paraId="71BA33C5" w14:textId="0023F4AC" w:rsidR="009F6EFF" w:rsidRDefault="00FB471D" w:rsidP="00FB471D">
      <w:pPr>
        <w:rPr>
          <w:rFonts w:ascii="Times New Roman" w:hAnsi="Times New Roman" w:cs="Times New Roman"/>
          <w:b/>
          <w:bCs/>
          <w:sz w:val="28"/>
          <w:szCs w:val="28"/>
        </w:rPr>
      </w:pPr>
      <w:r w:rsidRPr="00911A0B">
        <w:rPr>
          <w:rFonts w:ascii="Times New Roman" w:hAnsi="Times New Roman" w:cs="Times New Roman"/>
          <w:b/>
          <w:bCs/>
          <w:sz w:val="28"/>
          <w:szCs w:val="28"/>
        </w:rPr>
        <w:lastRenderedPageBreak/>
        <w:t xml:space="preserve">Figure </w:t>
      </w:r>
      <w:r w:rsidR="00192DB6" w:rsidRPr="00911A0B">
        <w:rPr>
          <w:rFonts w:ascii="Times New Roman" w:hAnsi="Times New Roman" w:cs="Times New Roman"/>
          <w:b/>
          <w:bCs/>
          <w:sz w:val="28"/>
          <w:szCs w:val="28"/>
        </w:rPr>
        <w:t>4</w:t>
      </w:r>
      <w:r w:rsidRPr="00911A0B">
        <w:rPr>
          <w:rFonts w:ascii="Times New Roman" w:hAnsi="Times New Roman" w:cs="Times New Roman"/>
          <w:b/>
          <w:bCs/>
          <w:sz w:val="28"/>
          <w:szCs w:val="28"/>
        </w:rPr>
        <w:t xml:space="preserve">: </w:t>
      </w:r>
      <w:r w:rsidR="009F6EFF">
        <w:rPr>
          <w:rFonts w:ascii="Times New Roman" w:hAnsi="Times New Roman" w:cs="Times New Roman"/>
          <w:b/>
          <w:bCs/>
          <w:sz w:val="28"/>
          <w:szCs w:val="28"/>
        </w:rPr>
        <w:t>The spreading of dengue c</w:t>
      </w:r>
      <w:r w:rsidR="00FB344C">
        <w:rPr>
          <w:rFonts w:ascii="Times New Roman" w:hAnsi="Times New Roman" w:cs="Times New Roman"/>
          <w:b/>
          <w:bCs/>
          <w:sz w:val="28"/>
          <w:szCs w:val="28"/>
        </w:rPr>
        <w:t xml:space="preserve">ases between Dhaka and outside Dhaka before and after Eid </w:t>
      </w:r>
      <w:proofErr w:type="spellStart"/>
      <w:r w:rsidR="00FB344C">
        <w:rPr>
          <w:rFonts w:ascii="Times New Roman" w:hAnsi="Times New Roman" w:cs="Times New Roman"/>
          <w:b/>
          <w:bCs/>
          <w:sz w:val="28"/>
          <w:szCs w:val="28"/>
        </w:rPr>
        <w:t>ul</w:t>
      </w:r>
      <w:proofErr w:type="spellEnd"/>
      <w:r w:rsidR="00FB344C">
        <w:rPr>
          <w:rFonts w:ascii="Times New Roman" w:hAnsi="Times New Roman" w:cs="Times New Roman"/>
          <w:b/>
          <w:bCs/>
          <w:sz w:val="28"/>
          <w:szCs w:val="28"/>
        </w:rPr>
        <w:t xml:space="preserve"> Adha </w:t>
      </w:r>
    </w:p>
    <w:p w14:paraId="7149EE93" w14:textId="77777777" w:rsidR="00FB471D" w:rsidRDefault="00FB471D" w:rsidP="00FB471D">
      <w:pPr>
        <w:rPr>
          <w:rFonts w:ascii="Times New Roman" w:hAnsi="Times New Roman" w:cs="Times New Roman"/>
          <w:b/>
          <w:bCs/>
        </w:rPr>
      </w:pPr>
    </w:p>
    <w:p w14:paraId="3C5275BD" w14:textId="2508C6B0" w:rsidR="00FB471D" w:rsidRDefault="00FB471D" w:rsidP="00FB471D">
      <w:pPr>
        <w:rPr>
          <w:rFonts w:ascii="Times New Roman" w:hAnsi="Times New Roman" w:cs="Times New Roman"/>
          <w:b/>
          <w:bCs/>
        </w:rPr>
      </w:pPr>
      <w:r w:rsidRPr="00415693">
        <w:t xml:space="preserve"> </w:t>
      </w:r>
      <w:r w:rsidR="00C104A7">
        <w:rPr>
          <w:noProof/>
        </w:rPr>
        <w:drawing>
          <wp:inline distT="0" distB="0" distL="0" distR="0" wp14:anchorId="4C81EFEE" wp14:editId="1F005D4A">
            <wp:extent cx="5731510" cy="2865755"/>
            <wp:effectExtent l="0" t="0" r="2540" b="0"/>
            <wp:docPr id="156230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E51EB7D" w14:textId="77777777" w:rsidR="00FB471D" w:rsidRDefault="00FB471D" w:rsidP="004B720F">
      <w:pPr>
        <w:spacing w:after="0" w:line="480" w:lineRule="auto"/>
        <w:rPr>
          <w:rFonts w:ascii="Times New Roman" w:hAnsi="Times New Roman" w:cs="Times New Roman"/>
          <w:b/>
          <w:bCs/>
        </w:rPr>
      </w:pPr>
    </w:p>
    <w:p w14:paraId="520E9DE6" w14:textId="46BA2DD0" w:rsidR="008D0F05" w:rsidRDefault="008D0F05" w:rsidP="008D0F05">
      <w:pPr>
        <w:rPr>
          <w:rFonts w:ascii="Times New Roman" w:hAnsi="Times New Roman" w:cs="Times New Roman"/>
          <w:b/>
          <w:bCs/>
          <w:sz w:val="28"/>
          <w:szCs w:val="28"/>
        </w:rPr>
      </w:pPr>
      <w:r>
        <w:rPr>
          <w:rFonts w:ascii="Times New Roman" w:hAnsi="Times New Roman" w:cs="Times New Roman"/>
          <w:b/>
          <w:bCs/>
          <w:sz w:val="28"/>
          <w:szCs w:val="28"/>
        </w:rPr>
        <w:t xml:space="preserve">Legnd </w:t>
      </w:r>
      <w:r w:rsidRPr="00911A0B">
        <w:rPr>
          <w:rFonts w:ascii="Times New Roman" w:hAnsi="Times New Roman" w:cs="Times New Roman"/>
          <w:b/>
          <w:bCs/>
          <w:sz w:val="28"/>
          <w:szCs w:val="28"/>
        </w:rPr>
        <w:t>Figure 4</w:t>
      </w:r>
      <w:r w:rsidR="009F6EFF" w:rsidRPr="00FB344C">
        <w:rPr>
          <w:rFonts w:ascii="Times New Roman" w:hAnsi="Times New Roman" w:cs="Times New Roman"/>
          <w:b/>
          <w:bCs/>
        </w:rPr>
        <w:t xml:space="preserve">-- </w:t>
      </w:r>
      <w:r w:rsidRPr="00FB344C">
        <w:rPr>
          <w:rFonts w:ascii="Times New Roman" w:hAnsi="Times New Roman" w:cs="Times New Roman"/>
          <w:b/>
          <w:bCs/>
        </w:rPr>
        <w:t xml:space="preserve"> </w:t>
      </w:r>
      <w:r w:rsidR="00FB344C" w:rsidRPr="00FB344C">
        <w:rPr>
          <w:rFonts w:ascii="Times New Roman" w:hAnsi="Times New Roman" w:cs="Times New Roman"/>
          <w:b/>
          <w:bCs/>
        </w:rPr>
        <w:t>[The line graph of dengue virus infection in the capital city Dhaka and outside from 1 January to 25 August 2023. A large proportion of people living in the capital city left Dhaka when Eid-Al-Adha was celebrated on 28</w:t>
      </w:r>
      <w:r w:rsidR="00FB344C" w:rsidRPr="00FB344C">
        <w:rPr>
          <w:rFonts w:ascii="Times New Roman" w:hAnsi="Times New Roman" w:cs="Times New Roman"/>
          <w:b/>
          <w:bCs/>
          <w:vertAlign w:val="superscript"/>
        </w:rPr>
        <w:t>th</w:t>
      </w:r>
      <w:r w:rsidR="00FB344C" w:rsidRPr="00FB344C">
        <w:rPr>
          <w:rFonts w:ascii="Times New Roman" w:hAnsi="Times New Roman" w:cs="Times New Roman"/>
          <w:b/>
          <w:bCs/>
        </w:rPr>
        <w:t xml:space="preserve"> June.</w:t>
      </w:r>
      <w:r w:rsidR="00FB344C">
        <w:rPr>
          <w:rFonts w:ascii="Times New Roman" w:hAnsi="Times New Roman" w:cs="Times New Roman"/>
          <w:b/>
          <w:bCs/>
          <w:sz w:val="28"/>
          <w:szCs w:val="28"/>
        </w:rPr>
        <w:t>]</w:t>
      </w:r>
    </w:p>
    <w:p w14:paraId="69DA7C88" w14:textId="3844B0E8" w:rsidR="00EF53C7" w:rsidRPr="001D4CD9" w:rsidRDefault="001D4CD9" w:rsidP="008D0F05">
      <w:pPr>
        <w:rPr>
          <w:rFonts w:ascii="Times New Roman" w:hAnsi="Times New Roman" w:cs="Times New Roman"/>
          <w:sz w:val="24"/>
          <w:szCs w:val="24"/>
        </w:rPr>
      </w:pPr>
      <w:r w:rsidRPr="001D4CD9">
        <w:rPr>
          <w:rFonts w:ascii="Times New Roman" w:hAnsi="Times New Roman" w:cs="Times New Roman"/>
          <w:sz w:val="24"/>
          <w:szCs w:val="24"/>
        </w:rPr>
        <w:t xml:space="preserve">The pattern of Dengue cases exhibited a parallel trajectory in both Dhaka City and areas beyond Dhaka City in mid-April. However, </w:t>
      </w:r>
      <w:r w:rsidR="00453470">
        <w:rPr>
          <w:rFonts w:ascii="Times New Roman" w:hAnsi="Times New Roman" w:cs="Times New Roman"/>
          <w:sz w:val="24"/>
          <w:szCs w:val="24"/>
        </w:rPr>
        <w:t>after</w:t>
      </w:r>
      <w:r w:rsidRPr="001D4CD9">
        <w:rPr>
          <w:rFonts w:ascii="Times New Roman" w:hAnsi="Times New Roman" w:cs="Times New Roman"/>
          <w:sz w:val="24"/>
          <w:szCs w:val="24"/>
        </w:rPr>
        <w:t xml:space="preserve"> this period, Dhaka City exclusively displayed an elevated trend until the beginning of August. Following this, Dengue cases in areas outside Dhaka City surpassed. Notably, Dengue-related </w:t>
      </w:r>
      <w:r w:rsidR="00453470">
        <w:rPr>
          <w:rFonts w:ascii="Times New Roman" w:hAnsi="Times New Roman" w:cs="Times New Roman"/>
          <w:sz w:val="24"/>
          <w:szCs w:val="24"/>
        </w:rPr>
        <w:t>deaths</w:t>
      </w:r>
      <w:r w:rsidRPr="001D4CD9">
        <w:rPr>
          <w:rFonts w:ascii="Times New Roman" w:hAnsi="Times New Roman" w:cs="Times New Roman"/>
          <w:sz w:val="24"/>
          <w:szCs w:val="24"/>
        </w:rPr>
        <w:t xml:space="preserve"> were initially higher outside Dhaka City until February, after which an escalation within Dhaka City commenced and persisted.</w:t>
      </w:r>
      <w:r w:rsidR="00EF53C7" w:rsidRPr="001D4CD9">
        <w:rPr>
          <w:rFonts w:ascii="Times New Roman" w:hAnsi="Times New Roman" w:cs="Times New Roman"/>
          <w:sz w:val="24"/>
          <w:szCs w:val="24"/>
        </w:rPr>
        <w:t xml:space="preserve"> </w:t>
      </w:r>
    </w:p>
    <w:p w14:paraId="1F914197" w14:textId="7527EDCE" w:rsidR="00FB344C" w:rsidRDefault="00FB344C">
      <w:pPr>
        <w:rPr>
          <w:rFonts w:ascii="Times New Roman" w:hAnsi="Times New Roman" w:cs="Times New Roman"/>
          <w:b/>
          <w:bCs/>
        </w:rPr>
      </w:pPr>
      <w:r>
        <w:rPr>
          <w:rFonts w:ascii="Times New Roman" w:hAnsi="Times New Roman" w:cs="Times New Roman"/>
          <w:b/>
          <w:bCs/>
        </w:rPr>
        <w:br w:type="page"/>
      </w:r>
    </w:p>
    <w:p w14:paraId="17DADBCB" w14:textId="77777777" w:rsidR="00FB471D" w:rsidRDefault="00FB471D" w:rsidP="004B720F">
      <w:pPr>
        <w:spacing w:after="0" w:line="480" w:lineRule="auto"/>
        <w:rPr>
          <w:rFonts w:ascii="Times New Roman" w:hAnsi="Times New Roman" w:cs="Times New Roman"/>
          <w:b/>
          <w:bCs/>
        </w:rPr>
      </w:pPr>
    </w:p>
    <w:p w14:paraId="79F56154" w14:textId="4E46B204" w:rsidR="00106F80" w:rsidRPr="00A9678C" w:rsidRDefault="00106F80" w:rsidP="00106F80">
      <w:pPr>
        <w:rPr>
          <w:b/>
          <w:bCs/>
        </w:rPr>
      </w:pPr>
      <w:r>
        <w:rPr>
          <w:rFonts w:ascii="Times New Roman" w:hAnsi="Times New Roman" w:cs="Times New Roman"/>
          <w:b/>
          <w:bCs/>
        </w:rPr>
        <w:t xml:space="preserve">Fig 5: </w:t>
      </w:r>
      <w:r w:rsidRPr="00A9678C">
        <w:rPr>
          <w:rFonts w:ascii="Times New Roman" w:hAnsi="Times New Roman" w:cs="Times New Roman"/>
          <w:b/>
          <w:bCs/>
        </w:rPr>
        <w:t>The distribution of dengue cases and deaths in different districts of Bangladesh, 1</w:t>
      </w:r>
      <w:r w:rsidRPr="00A9678C">
        <w:rPr>
          <w:rFonts w:ascii="Times New Roman" w:hAnsi="Times New Roman" w:cs="Times New Roman"/>
          <w:b/>
          <w:bCs/>
          <w:vertAlign w:val="superscript"/>
        </w:rPr>
        <w:t>st</w:t>
      </w:r>
      <w:r w:rsidRPr="00A9678C">
        <w:rPr>
          <w:rFonts w:ascii="Times New Roman" w:hAnsi="Times New Roman" w:cs="Times New Roman"/>
          <w:b/>
          <w:bCs/>
        </w:rPr>
        <w:t xml:space="preserve"> Jan 2023 – 8t</w:t>
      </w:r>
      <w:r w:rsidRPr="00A9678C">
        <w:rPr>
          <w:rFonts w:ascii="Times New Roman" w:hAnsi="Times New Roman" w:cs="Times New Roman"/>
          <w:b/>
          <w:bCs/>
          <w:vertAlign w:val="superscript"/>
        </w:rPr>
        <w:t>h</w:t>
      </w:r>
      <w:r w:rsidRPr="00A9678C">
        <w:rPr>
          <w:rFonts w:ascii="Times New Roman" w:hAnsi="Times New Roman" w:cs="Times New Roman"/>
          <w:b/>
          <w:bCs/>
        </w:rPr>
        <w:t xml:space="preserve"> Sep 2023.  </w:t>
      </w:r>
      <w:r w:rsidRPr="00A9678C">
        <w:rPr>
          <w:b/>
          <w:bCs/>
        </w:rPr>
        <w:t xml:space="preserve"> </w:t>
      </w:r>
    </w:p>
    <w:p w14:paraId="1A4836A6" w14:textId="55A3D238" w:rsidR="00106F80" w:rsidRDefault="00106F80">
      <w:pPr>
        <w:rPr>
          <w:rFonts w:ascii="Times New Roman" w:hAnsi="Times New Roman" w:cs="Times New Roman"/>
          <w:b/>
          <w:bCs/>
        </w:rPr>
      </w:pPr>
    </w:p>
    <w:p w14:paraId="3015B2F1" w14:textId="3E437C70" w:rsidR="001D4CD9" w:rsidRDefault="00837C76">
      <w:pPr>
        <w:rPr>
          <w:rFonts w:ascii="Times New Roman" w:hAnsi="Times New Roman" w:cs="Times New Roman"/>
          <w:b/>
          <w:bCs/>
        </w:rPr>
      </w:pPr>
      <w:r>
        <w:rPr>
          <w:noProof/>
        </w:rPr>
        <w:drawing>
          <wp:inline distT="0" distB="0" distL="0" distR="0" wp14:anchorId="381E4582" wp14:editId="26E6685D">
            <wp:extent cx="5731510" cy="2865755"/>
            <wp:effectExtent l="0" t="0" r="2540" b="0"/>
            <wp:docPr id="1968199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F5EA8C9" w14:textId="08B46961" w:rsidR="00106F80" w:rsidRPr="005A7724" w:rsidRDefault="005A7724" w:rsidP="005A7724">
      <w:pPr>
        <w:jc w:val="both"/>
        <w:rPr>
          <w:rFonts w:ascii="Calibri" w:eastAsia="Times New Roman" w:hAnsi="Calibri" w:cs="Calibri"/>
          <w:color w:val="000000"/>
          <w:lang w:val="en-US"/>
        </w:rPr>
      </w:pPr>
      <w:r w:rsidRPr="005A7724">
        <w:rPr>
          <w:rFonts w:ascii="Times New Roman" w:hAnsi="Times New Roman" w:cs="Times New Roman"/>
        </w:rPr>
        <w:t>Dhaka reported the highest incidence</w:t>
      </w:r>
      <w:r w:rsidR="00806F22">
        <w:rPr>
          <w:rFonts w:ascii="Times New Roman" w:hAnsi="Times New Roman" w:cs="Times New Roman"/>
        </w:rPr>
        <w:t xml:space="preserve"> of dengue</w:t>
      </w:r>
      <w:r w:rsidRPr="005A7724">
        <w:rPr>
          <w:rFonts w:ascii="Times New Roman" w:hAnsi="Times New Roman" w:cs="Times New Roman"/>
        </w:rPr>
        <w:t xml:space="preserve"> with 112,958 cases, followed by Chittagong (14,150), Barisal (13,560), </w:t>
      </w:r>
      <w:proofErr w:type="spellStart"/>
      <w:r w:rsidRPr="005A7724">
        <w:rPr>
          <w:rFonts w:ascii="Times New Roman" w:hAnsi="Times New Roman" w:cs="Times New Roman"/>
        </w:rPr>
        <w:t>Manikganj</w:t>
      </w:r>
      <w:proofErr w:type="spellEnd"/>
      <w:r w:rsidRPr="005A7724">
        <w:rPr>
          <w:rFonts w:ascii="Times New Roman" w:hAnsi="Times New Roman" w:cs="Times New Roman"/>
        </w:rPr>
        <w:t xml:space="preserve"> (12,932), and Patuakhali (7,576). Conversely, the lowest Dengue cases were recorded in Sunamganj (102), </w:t>
      </w:r>
      <w:proofErr w:type="spellStart"/>
      <w:r w:rsidRPr="005A7724">
        <w:rPr>
          <w:rFonts w:ascii="Times New Roman" w:hAnsi="Times New Roman" w:cs="Times New Roman"/>
        </w:rPr>
        <w:t>Maulvibazar</w:t>
      </w:r>
      <w:proofErr w:type="spellEnd"/>
      <w:r w:rsidRPr="005A7724">
        <w:rPr>
          <w:rFonts w:ascii="Times New Roman" w:hAnsi="Times New Roman" w:cs="Times New Roman"/>
        </w:rPr>
        <w:t xml:space="preserve"> (129), </w:t>
      </w:r>
      <w:proofErr w:type="spellStart"/>
      <w:r w:rsidRPr="005A7724">
        <w:rPr>
          <w:rFonts w:ascii="Times New Roman" w:hAnsi="Times New Roman" w:cs="Times New Roman"/>
        </w:rPr>
        <w:t>Panchagarh</w:t>
      </w:r>
      <w:proofErr w:type="spellEnd"/>
      <w:r w:rsidRPr="005A7724">
        <w:rPr>
          <w:rFonts w:ascii="Times New Roman" w:hAnsi="Times New Roman" w:cs="Times New Roman"/>
        </w:rPr>
        <w:t xml:space="preserve"> (187), </w:t>
      </w:r>
      <w:proofErr w:type="spellStart"/>
      <w:r w:rsidRPr="005A7724">
        <w:rPr>
          <w:rFonts w:ascii="Times New Roman" w:hAnsi="Times New Roman" w:cs="Times New Roman"/>
        </w:rPr>
        <w:t>Joypurhat</w:t>
      </w:r>
      <w:proofErr w:type="spellEnd"/>
      <w:r w:rsidRPr="005A7724">
        <w:rPr>
          <w:rFonts w:ascii="Times New Roman" w:hAnsi="Times New Roman" w:cs="Times New Roman"/>
        </w:rPr>
        <w:t xml:space="preserve"> (263), and Lalmonirhat (305). In terms of Dengue-related </w:t>
      </w:r>
      <w:r w:rsidR="00806F22">
        <w:rPr>
          <w:rFonts w:ascii="Times New Roman" w:hAnsi="Times New Roman" w:cs="Times New Roman"/>
        </w:rPr>
        <w:t>deaths</w:t>
      </w:r>
      <w:r w:rsidRPr="005A7724">
        <w:rPr>
          <w:rFonts w:ascii="Times New Roman" w:hAnsi="Times New Roman" w:cs="Times New Roman"/>
        </w:rPr>
        <w:t>, Dhaka reported the highest death toll at 976, trailed by Barisal (163), Faridpur (137), Chittagong (105), and Khulna (40).</w:t>
      </w:r>
      <w:r w:rsidR="00106F80" w:rsidRPr="005A7724">
        <w:rPr>
          <w:rFonts w:ascii="Times New Roman" w:hAnsi="Times New Roman" w:cs="Times New Roman"/>
        </w:rPr>
        <w:br w:type="page"/>
      </w:r>
    </w:p>
    <w:p w14:paraId="52463F04" w14:textId="63875BA0" w:rsidR="005C72ED" w:rsidRPr="00AB02AD" w:rsidRDefault="005C72ED" w:rsidP="005C72ED">
      <w:pPr>
        <w:rPr>
          <w:rFonts w:ascii="Times New Roman" w:hAnsi="Times New Roman" w:cs="Times New Roman"/>
          <w:b/>
          <w:bCs/>
        </w:rPr>
      </w:pPr>
      <w:r>
        <w:rPr>
          <w:rFonts w:ascii="Times New Roman" w:hAnsi="Times New Roman" w:cs="Times New Roman"/>
          <w:b/>
          <w:bCs/>
        </w:rPr>
        <w:lastRenderedPageBreak/>
        <w:t xml:space="preserve">Fig 6: </w:t>
      </w:r>
      <w:r w:rsidRPr="00AB02AD">
        <w:rPr>
          <w:rFonts w:ascii="Times New Roman" w:hAnsi="Times New Roman" w:cs="Times New Roman"/>
          <w:b/>
          <w:bCs/>
        </w:rPr>
        <w:t xml:space="preserve">The correlation coefficient of </w:t>
      </w:r>
      <w:r>
        <w:rPr>
          <w:rFonts w:ascii="Times New Roman" w:hAnsi="Times New Roman" w:cs="Times New Roman"/>
          <w:b/>
          <w:bCs/>
        </w:rPr>
        <w:t>DENV-infected</w:t>
      </w:r>
      <w:r w:rsidRPr="00AB02AD">
        <w:rPr>
          <w:rFonts w:ascii="Times New Roman" w:hAnsi="Times New Roman" w:cs="Times New Roman"/>
          <w:b/>
          <w:bCs/>
        </w:rPr>
        <w:t xml:space="preserve"> cases admitted in hospitals in different districts and </w:t>
      </w:r>
      <w:proofErr w:type="spellStart"/>
      <w:r w:rsidRPr="00AB02AD">
        <w:rPr>
          <w:rFonts w:ascii="Times New Roman" w:hAnsi="Times New Roman" w:cs="Times New Roman"/>
          <w:b/>
          <w:bCs/>
        </w:rPr>
        <w:t>it’s</w:t>
      </w:r>
      <w:proofErr w:type="spellEnd"/>
      <w:r w:rsidRPr="00AB02AD">
        <w:rPr>
          <w:rFonts w:ascii="Times New Roman" w:hAnsi="Times New Roman" w:cs="Times New Roman"/>
          <w:b/>
          <w:bCs/>
        </w:rPr>
        <w:t xml:space="preserve"> population size</w:t>
      </w:r>
      <w:r>
        <w:rPr>
          <w:rFonts w:ascii="Times New Roman" w:hAnsi="Times New Roman" w:cs="Times New Roman"/>
          <w:b/>
          <w:bCs/>
        </w:rPr>
        <w:t xml:space="preserve">. A positive correlation exists with the number of inhabitants of the cities. </w:t>
      </w:r>
    </w:p>
    <w:p w14:paraId="6BEC547E" w14:textId="77777777" w:rsidR="005C72ED" w:rsidRDefault="005C72ED" w:rsidP="005C72ED">
      <w:pPr>
        <w:rPr>
          <w:rFonts w:ascii="Times New Roman" w:hAnsi="Times New Roman" w:cs="Times New Roman"/>
        </w:rPr>
      </w:pPr>
    </w:p>
    <w:p w14:paraId="64725005" w14:textId="459159D9" w:rsidR="005C72ED" w:rsidRDefault="005C72ED" w:rsidP="005C72ED">
      <w:pPr>
        <w:rPr>
          <w:rFonts w:ascii="Times New Roman" w:hAnsi="Times New Roman" w:cs="Times New Roman"/>
        </w:rPr>
      </w:pPr>
      <w:ins w:id="15" w:author="Mohammad Nayeem Hasan" w:date="2023-10-04T13:43:00Z">
        <w:r w:rsidRPr="009D7956">
          <w:t xml:space="preserve"> </w:t>
        </w:r>
      </w:ins>
      <w:r w:rsidR="00FB1D65">
        <w:rPr>
          <w:noProof/>
        </w:rPr>
        <w:drawing>
          <wp:inline distT="0" distB="0" distL="0" distR="0" wp14:anchorId="72D08232" wp14:editId="1B032BF3">
            <wp:extent cx="5731510" cy="5731510"/>
            <wp:effectExtent l="0" t="0" r="2540" b="2540"/>
            <wp:docPr id="131854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EC28FC8" w14:textId="77777777" w:rsidR="00FB344C" w:rsidRDefault="00FB344C" w:rsidP="005C72ED">
      <w:pPr>
        <w:rPr>
          <w:rFonts w:ascii="Times New Roman" w:hAnsi="Times New Roman" w:cs="Times New Roman"/>
        </w:rPr>
      </w:pPr>
    </w:p>
    <w:p w14:paraId="7319C7B1" w14:textId="15CC094B" w:rsidR="00C64F74" w:rsidRDefault="00B04FEB" w:rsidP="00B04FEB">
      <w:pPr>
        <w:spacing w:after="0" w:line="240" w:lineRule="auto"/>
        <w:rPr>
          <w:rFonts w:ascii="Times New Roman" w:hAnsi="Times New Roman" w:cs="Times New Roman"/>
          <w:sz w:val="24"/>
          <w:szCs w:val="24"/>
        </w:rPr>
      </w:pPr>
      <w:r w:rsidRPr="00B04FEB">
        <w:rPr>
          <w:rFonts w:ascii="Times New Roman" w:hAnsi="Times New Roman" w:cs="Times New Roman"/>
          <w:sz w:val="24"/>
          <w:szCs w:val="24"/>
        </w:rPr>
        <w:t xml:space="preserve">In the analysis of district-level data, a positive correlation was observed between population size and both the incidence of Dengue cases and </w:t>
      </w:r>
      <w:r w:rsidR="00806F22">
        <w:rPr>
          <w:rFonts w:ascii="Times New Roman" w:hAnsi="Times New Roman" w:cs="Times New Roman"/>
          <w:sz w:val="24"/>
          <w:szCs w:val="24"/>
        </w:rPr>
        <w:t>deaths</w:t>
      </w:r>
      <w:r w:rsidRPr="00B04FEB">
        <w:rPr>
          <w:rFonts w:ascii="Times New Roman" w:hAnsi="Times New Roman" w:cs="Times New Roman"/>
          <w:sz w:val="24"/>
          <w:szCs w:val="24"/>
        </w:rPr>
        <w:t xml:space="preserve">. As the population size increases, there is a concurrent increase in Dengue </w:t>
      </w:r>
      <w:r w:rsidR="00806F22">
        <w:rPr>
          <w:rFonts w:ascii="Times New Roman" w:hAnsi="Times New Roman" w:cs="Times New Roman"/>
          <w:sz w:val="24"/>
          <w:szCs w:val="24"/>
        </w:rPr>
        <w:t>outcomes</w:t>
      </w:r>
      <w:r w:rsidRPr="00B04FEB">
        <w:rPr>
          <w:rFonts w:ascii="Times New Roman" w:hAnsi="Times New Roman" w:cs="Times New Roman"/>
          <w:sz w:val="24"/>
          <w:szCs w:val="24"/>
        </w:rPr>
        <w:t xml:space="preserve">. A similar </w:t>
      </w:r>
      <w:r w:rsidR="0048687C">
        <w:rPr>
          <w:rFonts w:ascii="Times New Roman" w:hAnsi="Times New Roman" w:cs="Times New Roman"/>
          <w:sz w:val="24"/>
          <w:szCs w:val="24"/>
        </w:rPr>
        <w:t>association</w:t>
      </w:r>
      <w:r w:rsidRPr="00B04FEB">
        <w:rPr>
          <w:rFonts w:ascii="Times New Roman" w:hAnsi="Times New Roman" w:cs="Times New Roman"/>
          <w:sz w:val="24"/>
          <w:szCs w:val="24"/>
        </w:rPr>
        <w:t xml:space="preserve"> is evident in the relationship between population density and Dengue outcomes, where districts with higher population density also exhibit </w:t>
      </w:r>
      <w:r w:rsidR="00806F22">
        <w:rPr>
          <w:rFonts w:ascii="Times New Roman" w:hAnsi="Times New Roman" w:cs="Times New Roman"/>
          <w:sz w:val="24"/>
          <w:szCs w:val="24"/>
        </w:rPr>
        <w:t>higher</w:t>
      </w:r>
      <w:r w:rsidRPr="00B04FEB">
        <w:rPr>
          <w:rFonts w:ascii="Times New Roman" w:hAnsi="Times New Roman" w:cs="Times New Roman"/>
          <w:sz w:val="24"/>
          <w:szCs w:val="24"/>
        </w:rPr>
        <w:t xml:space="preserve"> Dengue cases and deaths. Conversely, a negative correlation was identified between the distance of each district from Dhaka city and the occurrence of Dengue cases. An increase in distance from Dhaka city corresponds to a decrease in Dengue cases in the respective district.</w:t>
      </w:r>
    </w:p>
    <w:p w14:paraId="439552C2" w14:textId="77777777" w:rsidR="00B04FEB" w:rsidRPr="00B04FEB" w:rsidRDefault="00B04FEB" w:rsidP="00B04FEB">
      <w:pPr>
        <w:spacing w:after="0" w:line="240" w:lineRule="auto"/>
        <w:rPr>
          <w:rFonts w:ascii="Times New Roman" w:hAnsi="Times New Roman" w:cs="Times New Roman"/>
          <w:sz w:val="24"/>
          <w:szCs w:val="24"/>
        </w:rPr>
      </w:pPr>
    </w:p>
    <w:p w14:paraId="04A69639" w14:textId="77D9A19C" w:rsidR="00FB344C" w:rsidRPr="0005437F" w:rsidRDefault="00FB344C" w:rsidP="005C72ED">
      <w:pPr>
        <w:rPr>
          <w:rFonts w:ascii="Times New Roman" w:hAnsi="Times New Roman" w:cs="Times New Roman"/>
          <w:color w:val="0070C0"/>
          <w:sz w:val="32"/>
          <w:szCs w:val="32"/>
        </w:rPr>
      </w:pPr>
      <w:r w:rsidRPr="006B3AC6">
        <w:rPr>
          <w:rFonts w:ascii="Times New Roman" w:hAnsi="Times New Roman" w:cs="Times New Roman"/>
          <w:color w:val="0070C0"/>
          <w:sz w:val="32"/>
          <w:szCs w:val="32"/>
        </w:rPr>
        <w:lastRenderedPageBreak/>
        <w:t xml:space="preserve">Results 7: regression model </w:t>
      </w:r>
    </w:p>
    <w:p w14:paraId="72861344" w14:textId="76F41614" w:rsidR="0005437F" w:rsidRDefault="00FB344C" w:rsidP="0005437F">
      <w:pPr>
        <w:pStyle w:val="ListParagraph"/>
        <w:spacing w:after="0" w:line="480" w:lineRule="auto"/>
        <w:rPr>
          <w:rFonts w:ascii="Times New Roman" w:hAnsi="Times New Roman" w:cs="Times New Roman"/>
          <w:sz w:val="24"/>
          <w:szCs w:val="24"/>
        </w:rPr>
      </w:pPr>
      <w:r w:rsidRPr="006B3AC6">
        <w:rPr>
          <w:rFonts w:ascii="Times New Roman" w:hAnsi="Times New Roman" w:cs="Times New Roman"/>
          <w:sz w:val="24"/>
          <w:szCs w:val="24"/>
        </w:rPr>
        <w:t xml:space="preserve">Monthly dengue case of each district </w:t>
      </w:r>
      <w:r w:rsidR="006B3AC6" w:rsidRPr="006B3AC6">
        <w:rPr>
          <w:rFonts w:ascii="Times New Roman" w:hAnsi="Times New Roman" w:cs="Times New Roman"/>
          <w:sz w:val="24"/>
          <w:szCs w:val="24"/>
        </w:rPr>
        <w:t>~ Population size + distance from Dhaka + Presence of direct connection with Dhaka + Proxy of urbanization etc.</w:t>
      </w:r>
    </w:p>
    <w:p w14:paraId="1DF96D15" w14:textId="5B5941D7" w:rsidR="007A19F3" w:rsidRPr="007A19F3" w:rsidRDefault="007A19F3" w:rsidP="007A19F3">
      <w:pPr>
        <w:spacing w:after="0" w:line="240" w:lineRule="auto"/>
        <w:rPr>
          <w:rFonts w:ascii="Times New Roman" w:hAnsi="Times New Roman" w:cs="Times New Roman"/>
          <w:sz w:val="24"/>
          <w:szCs w:val="24"/>
        </w:rPr>
      </w:pPr>
      <w:r w:rsidRPr="007A19F3">
        <w:rPr>
          <w:rFonts w:ascii="Times New Roman" w:hAnsi="Times New Roman" w:cs="Times New Roman"/>
          <w:sz w:val="24"/>
          <w:szCs w:val="24"/>
        </w:rPr>
        <w:t xml:space="preserve">Table </w:t>
      </w:r>
      <w:r w:rsidR="003E6BCC">
        <w:rPr>
          <w:rFonts w:ascii="Times New Roman" w:hAnsi="Times New Roman" w:cs="Times New Roman"/>
          <w:sz w:val="24"/>
          <w:szCs w:val="24"/>
        </w:rPr>
        <w:t>2</w:t>
      </w:r>
      <w:r w:rsidRPr="007A19F3">
        <w:rPr>
          <w:rFonts w:ascii="Times New Roman" w:hAnsi="Times New Roman" w:cs="Times New Roman"/>
          <w:sz w:val="24"/>
          <w:szCs w:val="24"/>
        </w:rPr>
        <w:t xml:space="preserve">. The negative binomial regression models for </w:t>
      </w:r>
      <w:r>
        <w:rPr>
          <w:rFonts w:ascii="Times New Roman" w:hAnsi="Times New Roman" w:cs="Times New Roman"/>
          <w:sz w:val="24"/>
          <w:szCs w:val="24"/>
        </w:rPr>
        <w:t>outcome (Dengue cases)</w:t>
      </w:r>
      <w:r w:rsidRPr="007A19F3">
        <w:rPr>
          <w:rFonts w:ascii="Times New Roman" w:hAnsi="Times New Roman" w:cs="Times New Roman"/>
          <w:sz w:val="24"/>
          <w:szCs w:val="24"/>
        </w:rPr>
        <w:t xml:space="preserve"> and other explanatory variables</w:t>
      </w:r>
    </w:p>
    <w:tbl>
      <w:tblPr>
        <w:tblStyle w:val="TableGrid"/>
        <w:tblW w:w="5000" w:type="pct"/>
        <w:tblLook w:val="04A0" w:firstRow="1" w:lastRow="0" w:firstColumn="1" w:lastColumn="0" w:noHBand="0" w:noVBand="1"/>
      </w:tblPr>
      <w:tblGrid>
        <w:gridCol w:w="4344"/>
        <w:gridCol w:w="2786"/>
        <w:gridCol w:w="1886"/>
      </w:tblGrid>
      <w:tr w:rsidR="0005437F" w:rsidRPr="00D6543B" w14:paraId="2A6C4AD5" w14:textId="77777777" w:rsidTr="0005437F">
        <w:tc>
          <w:tcPr>
            <w:tcW w:w="2409" w:type="pct"/>
          </w:tcPr>
          <w:p w14:paraId="62E36B56" w14:textId="22AB8DA3" w:rsidR="0005437F" w:rsidRPr="00D6543B" w:rsidRDefault="0005437F" w:rsidP="0005437F">
            <w:pPr>
              <w:pStyle w:val="ListParagraph"/>
              <w:ind w:left="0"/>
              <w:rPr>
                <w:rFonts w:ascii="Times New Roman" w:hAnsi="Times New Roman" w:cs="Times New Roman"/>
                <w:sz w:val="24"/>
                <w:szCs w:val="24"/>
              </w:rPr>
            </w:pPr>
            <w:r w:rsidRPr="00D6543B">
              <w:rPr>
                <w:rFonts w:ascii="Times New Roman" w:hAnsi="Times New Roman" w:cs="Times New Roman"/>
                <w:sz w:val="24"/>
                <w:szCs w:val="24"/>
              </w:rPr>
              <w:t>Outcome variables</w:t>
            </w:r>
          </w:p>
        </w:tc>
        <w:tc>
          <w:tcPr>
            <w:tcW w:w="1545" w:type="pct"/>
          </w:tcPr>
          <w:p w14:paraId="4999B7BB" w14:textId="01C94DF1" w:rsidR="0005437F" w:rsidRPr="00D6543B" w:rsidRDefault="0005437F" w:rsidP="0005437F">
            <w:pPr>
              <w:pStyle w:val="ListParagraph"/>
              <w:ind w:left="0"/>
              <w:rPr>
                <w:rFonts w:ascii="Times New Roman" w:hAnsi="Times New Roman" w:cs="Times New Roman"/>
                <w:sz w:val="24"/>
                <w:szCs w:val="24"/>
              </w:rPr>
            </w:pPr>
            <w:r w:rsidRPr="00D6543B">
              <w:rPr>
                <w:rFonts w:ascii="Times New Roman" w:hAnsi="Times New Roman" w:cs="Times New Roman"/>
                <w:sz w:val="24"/>
                <w:szCs w:val="24"/>
              </w:rPr>
              <w:t xml:space="preserve">IRR (95% CI) </w:t>
            </w:r>
          </w:p>
        </w:tc>
        <w:tc>
          <w:tcPr>
            <w:tcW w:w="1046" w:type="pct"/>
          </w:tcPr>
          <w:p w14:paraId="292A5395" w14:textId="41FE4920" w:rsidR="0005437F" w:rsidRPr="00D6543B" w:rsidRDefault="0005437F" w:rsidP="0005437F">
            <w:pPr>
              <w:pStyle w:val="ListParagraph"/>
              <w:ind w:left="0"/>
              <w:rPr>
                <w:rFonts w:ascii="Times New Roman" w:hAnsi="Times New Roman" w:cs="Times New Roman"/>
                <w:sz w:val="24"/>
                <w:szCs w:val="24"/>
              </w:rPr>
            </w:pPr>
            <w:r w:rsidRPr="00D6543B">
              <w:rPr>
                <w:rFonts w:ascii="Times New Roman" w:hAnsi="Times New Roman" w:cs="Times New Roman"/>
                <w:sz w:val="24"/>
                <w:szCs w:val="24"/>
              </w:rPr>
              <w:t>P-value</w:t>
            </w:r>
          </w:p>
        </w:tc>
      </w:tr>
      <w:tr w:rsidR="0005437F" w:rsidRPr="00D6543B" w14:paraId="3F8BE108" w14:textId="77777777" w:rsidTr="0005437F">
        <w:tc>
          <w:tcPr>
            <w:tcW w:w="2409" w:type="pct"/>
          </w:tcPr>
          <w:p w14:paraId="177F9E01" w14:textId="6C3FC5C7" w:rsidR="0005437F" w:rsidRPr="00D6543B" w:rsidRDefault="0005437F" w:rsidP="0005437F">
            <w:pPr>
              <w:pStyle w:val="ListParagraph"/>
              <w:ind w:left="0"/>
              <w:rPr>
                <w:rFonts w:ascii="Times New Roman" w:hAnsi="Times New Roman" w:cs="Times New Roman"/>
                <w:sz w:val="24"/>
                <w:szCs w:val="24"/>
              </w:rPr>
            </w:pPr>
            <w:r w:rsidRPr="00D6543B">
              <w:rPr>
                <w:rFonts w:ascii="Times New Roman" w:hAnsi="Times New Roman" w:cs="Times New Roman"/>
                <w:sz w:val="24"/>
                <w:szCs w:val="24"/>
              </w:rPr>
              <w:t>Deaths</w:t>
            </w:r>
          </w:p>
        </w:tc>
        <w:tc>
          <w:tcPr>
            <w:tcW w:w="1545" w:type="pct"/>
          </w:tcPr>
          <w:p w14:paraId="15DD50ED" w14:textId="4DB4158C" w:rsidR="0005437F" w:rsidRPr="00D6543B" w:rsidRDefault="00BE5EB0" w:rsidP="00BE5EB0">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rFonts w:ascii="Times New Roman" w:hAnsi="Times New Roman" w:cs="Times New Roman"/>
                <w:color w:val="000000"/>
                <w:sz w:val="24"/>
                <w:szCs w:val="24"/>
              </w:rPr>
            </w:pPr>
            <w:r w:rsidRPr="00D6543B">
              <w:rPr>
                <w:rStyle w:val="gnd-iwgdh3b"/>
                <w:rFonts w:ascii="Times New Roman" w:hAnsi="Times New Roman" w:cs="Times New Roman"/>
                <w:color w:val="000000"/>
                <w:sz w:val="24"/>
                <w:szCs w:val="24"/>
                <w:bdr w:val="none" w:sz="0" w:space="0" w:color="auto" w:frame="1"/>
              </w:rPr>
              <w:t>1.01</w:t>
            </w:r>
            <w:r w:rsidR="00623244" w:rsidRPr="00D6543B">
              <w:rPr>
                <w:rStyle w:val="gnd-iwgdh3b"/>
                <w:rFonts w:ascii="Times New Roman" w:hAnsi="Times New Roman" w:cs="Times New Roman"/>
                <w:color w:val="000000"/>
                <w:sz w:val="24"/>
                <w:szCs w:val="24"/>
                <w:bdr w:val="none" w:sz="0" w:space="0" w:color="auto" w:frame="1"/>
              </w:rPr>
              <w:t xml:space="preserve"> (</w:t>
            </w:r>
            <w:r w:rsidR="006B38C4" w:rsidRPr="00D6543B">
              <w:rPr>
                <w:rStyle w:val="gnd-iwgdh3b"/>
                <w:rFonts w:ascii="Times New Roman" w:hAnsi="Times New Roman" w:cs="Times New Roman"/>
                <w:color w:val="000000"/>
                <w:sz w:val="24"/>
                <w:szCs w:val="24"/>
                <w:bdr w:val="none" w:sz="0" w:space="0" w:color="auto" w:frame="1"/>
              </w:rPr>
              <w:t>1.01-1.02)</w:t>
            </w:r>
          </w:p>
        </w:tc>
        <w:tc>
          <w:tcPr>
            <w:tcW w:w="1046" w:type="pct"/>
          </w:tcPr>
          <w:p w14:paraId="66764F4A" w14:textId="7070B527" w:rsidR="0005437F" w:rsidRPr="00D6543B" w:rsidRDefault="0005437F" w:rsidP="0005437F">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24"/>
                <w:szCs w:val="24"/>
                <w:lang w:val="en-US"/>
              </w:rPr>
            </w:pPr>
            <w:r w:rsidRPr="0005437F">
              <w:rPr>
                <w:rFonts w:ascii="Times New Roman" w:eastAsia="Times New Roman" w:hAnsi="Times New Roman" w:cs="Times New Roman"/>
                <w:color w:val="000000"/>
                <w:sz w:val="24"/>
                <w:szCs w:val="24"/>
                <w:bdr w:val="none" w:sz="0" w:space="0" w:color="auto" w:frame="1"/>
                <w:lang w:val="en-US"/>
              </w:rPr>
              <w:t>0.00</w:t>
            </w:r>
            <w:r w:rsidR="000466A1">
              <w:rPr>
                <w:rFonts w:ascii="Times New Roman" w:eastAsia="Times New Roman" w:hAnsi="Times New Roman" w:cs="Times New Roman"/>
                <w:color w:val="000000"/>
                <w:sz w:val="24"/>
                <w:szCs w:val="24"/>
                <w:bdr w:val="none" w:sz="0" w:space="0" w:color="auto" w:frame="1"/>
                <w:lang w:val="en-US"/>
              </w:rPr>
              <w:t>2</w:t>
            </w:r>
            <w:r w:rsidRPr="0005437F">
              <w:rPr>
                <w:rFonts w:ascii="Times New Roman" w:eastAsia="Times New Roman" w:hAnsi="Times New Roman" w:cs="Times New Roman"/>
                <w:color w:val="000000"/>
                <w:sz w:val="24"/>
                <w:szCs w:val="24"/>
                <w:bdr w:val="none" w:sz="0" w:space="0" w:color="auto" w:frame="1"/>
                <w:lang w:val="en-US"/>
              </w:rPr>
              <w:t xml:space="preserve"> **</w:t>
            </w:r>
          </w:p>
        </w:tc>
      </w:tr>
      <w:tr w:rsidR="0005437F" w:rsidRPr="00D6543B" w14:paraId="2615D054" w14:textId="77777777" w:rsidTr="0005437F">
        <w:tc>
          <w:tcPr>
            <w:tcW w:w="2409" w:type="pct"/>
          </w:tcPr>
          <w:p w14:paraId="7444BE5A" w14:textId="57B4F6AC" w:rsidR="0005437F" w:rsidRPr="00D6543B" w:rsidRDefault="0005437F" w:rsidP="0005437F">
            <w:pPr>
              <w:pStyle w:val="ListParagraph"/>
              <w:ind w:left="0"/>
              <w:rPr>
                <w:rFonts w:ascii="Times New Roman" w:hAnsi="Times New Roman" w:cs="Times New Roman"/>
                <w:sz w:val="24"/>
                <w:szCs w:val="24"/>
              </w:rPr>
            </w:pPr>
            <w:r w:rsidRPr="00D6543B">
              <w:rPr>
                <w:rFonts w:ascii="Times New Roman" w:hAnsi="Times New Roman" w:cs="Times New Roman"/>
                <w:sz w:val="24"/>
                <w:szCs w:val="24"/>
              </w:rPr>
              <w:t>Sex (male to female) ratio</w:t>
            </w:r>
          </w:p>
        </w:tc>
        <w:tc>
          <w:tcPr>
            <w:tcW w:w="1545" w:type="pct"/>
          </w:tcPr>
          <w:p w14:paraId="0C4789B8" w14:textId="18D1E8C7" w:rsidR="0005437F" w:rsidRPr="00D6543B" w:rsidRDefault="00BE5EB0" w:rsidP="00BE5EB0">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rFonts w:ascii="Times New Roman" w:hAnsi="Times New Roman" w:cs="Times New Roman"/>
                <w:color w:val="000000"/>
                <w:sz w:val="24"/>
                <w:szCs w:val="24"/>
              </w:rPr>
            </w:pPr>
            <w:r w:rsidRPr="00D6543B">
              <w:rPr>
                <w:rStyle w:val="gnd-iwgdh3b"/>
                <w:rFonts w:ascii="Times New Roman" w:hAnsi="Times New Roman" w:cs="Times New Roman"/>
                <w:color w:val="000000"/>
                <w:sz w:val="24"/>
                <w:szCs w:val="24"/>
                <w:bdr w:val="none" w:sz="0" w:space="0" w:color="auto" w:frame="1"/>
              </w:rPr>
              <w:t>0.99</w:t>
            </w:r>
            <w:r w:rsidR="00623244" w:rsidRPr="00D6543B">
              <w:rPr>
                <w:rStyle w:val="gnd-iwgdh3b"/>
                <w:rFonts w:ascii="Times New Roman" w:hAnsi="Times New Roman" w:cs="Times New Roman"/>
                <w:color w:val="000000"/>
                <w:sz w:val="24"/>
                <w:szCs w:val="24"/>
                <w:bdr w:val="none" w:sz="0" w:space="0" w:color="auto" w:frame="1"/>
              </w:rPr>
              <w:t xml:space="preserve"> (</w:t>
            </w:r>
            <w:r w:rsidR="006B38C4" w:rsidRPr="00D6543B">
              <w:rPr>
                <w:rStyle w:val="gnd-iwgdh3b"/>
                <w:rFonts w:ascii="Times New Roman" w:hAnsi="Times New Roman" w:cs="Times New Roman"/>
                <w:color w:val="000000"/>
                <w:sz w:val="24"/>
                <w:szCs w:val="24"/>
                <w:bdr w:val="none" w:sz="0" w:space="0" w:color="auto" w:frame="1"/>
              </w:rPr>
              <w:t>0.97-1.01)</w:t>
            </w:r>
          </w:p>
        </w:tc>
        <w:tc>
          <w:tcPr>
            <w:tcW w:w="1046" w:type="pct"/>
          </w:tcPr>
          <w:p w14:paraId="2F7B179C" w14:textId="42822CF5" w:rsidR="0005437F" w:rsidRPr="00D6543B" w:rsidRDefault="0005437F" w:rsidP="0005437F">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rFonts w:ascii="Times New Roman" w:hAnsi="Times New Roman" w:cs="Times New Roman"/>
                <w:color w:val="000000"/>
                <w:sz w:val="24"/>
                <w:szCs w:val="24"/>
              </w:rPr>
            </w:pPr>
            <w:r w:rsidRPr="00D6543B">
              <w:rPr>
                <w:rStyle w:val="gnd-iwgdh3b"/>
                <w:rFonts w:ascii="Times New Roman" w:hAnsi="Times New Roman" w:cs="Times New Roman"/>
                <w:color w:val="000000"/>
                <w:sz w:val="24"/>
                <w:szCs w:val="24"/>
                <w:bdr w:val="none" w:sz="0" w:space="0" w:color="auto" w:frame="1"/>
              </w:rPr>
              <w:t xml:space="preserve">0.073 </w:t>
            </w:r>
          </w:p>
        </w:tc>
      </w:tr>
      <w:tr w:rsidR="0005437F" w:rsidRPr="00D6543B" w14:paraId="18913086" w14:textId="77777777" w:rsidTr="0005437F">
        <w:tc>
          <w:tcPr>
            <w:tcW w:w="2409" w:type="pct"/>
          </w:tcPr>
          <w:p w14:paraId="2DE5E575" w14:textId="210B1D7F" w:rsidR="0005437F" w:rsidRPr="00D6543B" w:rsidRDefault="0005437F" w:rsidP="0005437F">
            <w:pPr>
              <w:pStyle w:val="ListParagraph"/>
              <w:ind w:left="0"/>
              <w:rPr>
                <w:rFonts w:ascii="Times New Roman" w:hAnsi="Times New Roman" w:cs="Times New Roman"/>
                <w:sz w:val="24"/>
                <w:szCs w:val="24"/>
              </w:rPr>
            </w:pPr>
            <w:r w:rsidRPr="00D6543B">
              <w:rPr>
                <w:rFonts w:ascii="Times New Roman" w:hAnsi="Times New Roman" w:cs="Times New Roman"/>
                <w:sz w:val="24"/>
                <w:szCs w:val="24"/>
              </w:rPr>
              <w:t>Urban-rural ratio</w:t>
            </w:r>
          </w:p>
        </w:tc>
        <w:tc>
          <w:tcPr>
            <w:tcW w:w="1545" w:type="pct"/>
          </w:tcPr>
          <w:p w14:paraId="67A08328" w14:textId="31EECA68" w:rsidR="0005437F" w:rsidRPr="00D6543B" w:rsidRDefault="00BE5EB0" w:rsidP="00BE5EB0">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rFonts w:ascii="Times New Roman" w:hAnsi="Times New Roman" w:cs="Times New Roman"/>
                <w:color w:val="000000"/>
                <w:sz w:val="24"/>
                <w:szCs w:val="24"/>
              </w:rPr>
            </w:pPr>
            <w:r w:rsidRPr="00D6543B">
              <w:rPr>
                <w:rStyle w:val="gnd-iwgdh3b"/>
                <w:rFonts w:ascii="Times New Roman" w:hAnsi="Times New Roman" w:cs="Times New Roman"/>
                <w:color w:val="000000"/>
                <w:sz w:val="24"/>
                <w:szCs w:val="24"/>
                <w:bdr w:val="none" w:sz="0" w:space="0" w:color="auto" w:frame="1"/>
              </w:rPr>
              <w:t>1.01</w:t>
            </w:r>
            <w:r w:rsidR="00623244" w:rsidRPr="00D6543B">
              <w:rPr>
                <w:rStyle w:val="gnd-iwgdh3b"/>
                <w:rFonts w:ascii="Times New Roman" w:hAnsi="Times New Roman" w:cs="Times New Roman"/>
                <w:color w:val="000000"/>
                <w:sz w:val="24"/>
                <w:szCs w:val="24"/>
                <w:bdr w:val="none" w:sz="0" w:space="0" w:color="auto" w:frame="1"/>
              </w:rPr>
              <w:t xml:space="preserve"> (</w:t>
            </w:r>
            <w:r w:rsidR="006B38C4" w:rsidRPr="00D6543B">
              <w:rPr>
                <w:rStyle w:val="gnd-iwgdh3b"/>
                <w:rFonts w:ascii="Times New Roman" w:hAnsi="Times New Roman" w:cs="Times New Roman"/>
                <w:color w:val="000000"/>
                <w:sz w:val="24"/>
                <w:szCs w:val="24"/>
                <w:bdr w:val="none" w:sz="0" w:space="0" w:color="auto" w:frame="1"/>
              </w:rPr>
              <w:t>0.99-1.01)</w:t>
            </w:r>
          </w:p>
        </w:tc>
        <w:tc>
          <w:tcPr>
            <w:tcW w:w="1046" w:type="pct"/>
          </w:tcPr>
          <w:p w14:paraId="13D48494" w14:textId="7C7040F5" w:rsidR="0005437F" w:rsidRPr="00D6543B" w:rsidRDefault="0005437F" w:rsidP="0005437F">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rFonts w:ascii="Times New Roman" w:hAnsi="Times New Roman" w:cs="Times New Roman"/>
                <w:color w:val="000000"/>
                <w:sz w:val="24"/>
                <w:szCs w:val="24"/>
              </w:rPr>
            </w:pPr>
            <w:r w:rsidRPr="00D6543B">
              <w:rPr>
                <w:rStyle w:val="gnd-iwgdh3b"/>
                <w:rFonts w:ascii="Times New Roman" w:hAnsi="Times New Roman" w:cs="Times New Roman"/>
                <w:color w:val="000000"/>
                <w:sz w:val="24"/>
                <w:szCs w:val="24"/>
                <w:bdr w:val="none" w:sz="0" w:space="0" w:color="auto" w:frame="1"/>
              </w:rPr>
              <w:t>0.536</w:t>
            </w:r>
          </w:p>
        </w:tc>
      </w:tr>
      <w:tr w:rsidR="0005437F" w:rsidRPr="00D6543B" w14:paraId="698FCA6F" w14:textId="77777777" w:rsidTr="0005437F">
        <w:tc>
          <w:tcPr>
            <w:tcW w:w="2409" w:type="pct"/>
          </w:tcPr>
          <w:p w14:paraId="14FF49D7" w14:textId="227BCE22" w:rsidR="0005437F" w:rsidRPr="00D6543B" w:rsidRDefault="0005437F" w:rsidP="0005437F">
            <w:pPr>
              <w:pStyle w:val="ListParagraph"/>
              <w:ind w:left="0"/>
              <w:rPr>
                <w:rFonts w:ascii="Times New Roman" w:hAnsi="Times New Roman" w:cs="Times New Roman"/>
                <w:sz w:val="24"/>
                <w:szCs w:val="24"/>
              </w:rPr>
            </w:pPr>
            <w:r w:rsidRPr="00D6543B">
              <w:rPr>
                <w:rFonts w:ascii="Times New Roman" w:hAnsi="Times New Roman" w:cs="Times New Roman"/>
                <w:sz w:val="24"/>
                <w:szCs w:val="24"/>
              </w:rPr>
              <w:t>Population density</w:t>
            </w:r>
          </w:p>
        </w:tc>
        <w:tc>
          <w:tcPr>
            <w:tcW w:w="1545" w:type="pct"/>
          </w:tcPr>
          <w:p w14:paraId="20C089AF" w14:textId="2DEC5476" w:rsidR="0005437F" w:rsidRPr="00D6543B" w:rsidRDefault="00BE5EB0" w:rsidP="00BE5EB0">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rFonts w:ascii="Times New Roman" w:hAnsi="Times New Roman" w:cs="Times New Roman"/>
                <w:color w:val="000000"/>
                <w:sz w:val="24"/>
                <w:szCs w:val="24"/>
              </w:rPr>
            </w:pPr>
            <w:r w:rsidRPr="00D6543B">
              <w:rPr>
                <w:rStyle w:val="gnd-iwgdh3b"/>
                <w:rFonts w:ascii="Times New Roman" w:hAnsi="Times New Roman" w:cs="Times New Roman"/>
                <w:color w:val="000000"/>
                <w:sz w:val="24"/>
                <w:szCs w:val="24"/>
                <w:bdr w:val="none" w:sz="0" w:space="0" w:color="auto" w:frame="1"/>
              </w:rPr>
              <w:t>0.99</w:t>
            </w:r>
            <w:r w:rsidR="00623244" w:rsidRPr="00D6543B">
              <w:rPr>
                <w:rStyle w:val="gnd-iwgdh3b"/>
                <w:rFonts w:ascii="Times New Roman" w:hAnsi="Times New Roman" w:cs="Times New Roman"/>
                <w:color w:val="000000"/>
                <w:sz w:val="24"/>
                <w:szCs w:val="24"/>
                <w:bdr w:val="none" w:sz="0" w:space="0" w:color="auto" w:frame="1"/>
              </w:rPr>
              <w:t xml:space="preserve"> (</w:t>
            </w:r>
            <w:r w:rsidR="006B38C4" w:rsidRPr="00D6543B">
              <w:rPr>
                <w:rStyle w:val="gnd-iwgdh3b"/>
                <w:rFonts w:ascii="Times New Roman" w:hAnsi="Times New Roman" w:cs="Times New Roman"/>
                <w:color w:val="000000"/>
                <w:sz w:val="24"/>
                <w:szCs w:val="24"/>
                <w:bdr w:val="none" w:sz="0" w:space="0" w:color="auto" w:frame="1"/>
              </w:rPr>
              <w:t>0.99-1.00)</w:t>
            </w:r>
          </w:p>
        </w:tc>
        <w:tc>
          <w:tcPr>
            <w:tcW w:w="1046" w:type="pct"/>
          </w:tcPr>
          <w:p w14:paraId="156ECA7B" w14:textId="5196C4E8" w:rsidR="0005437F" w:rsidRPr="00D6543B" w:rsidRDefault="0005437F" w:rsidP="0005437F">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rFonts w:ascii="Times New Roman" w:hAnsi="Times New Roman" w:cs="Times New Roman"/>
                <w:color w:val="000000"/>
                <w:sz w:val="24"/>
                <w:szCs w:val="24"/>
              </w:rPr>
            </w:pPr>
            <w:r w:rsidRPr="00D6543B">
              <w:rPr>
                <w:rStyle w:val="gnd-iwgdh3b"/>
                <w:rFonts w:ascii="Times New Roman" w:hAnsi="Times New Roman" w:cs="Times New Roman"/>
                <w:color w:val="000000"/>
                <w:sz w:val="24"/>
                <w:szCs w:val="24"/>
                <w:bdr w:val="none" w:sz="0" w:space="0" w:color="auto" w:frame="1"/>
              </w:rPr>
              <w:t>0.34</w:t>
            </w:r>
            <w:r w:rsidR="000466A1">
              <w:rPr>
                <w:rStyle w:val="gnd-iwgdh3b"/>
                <w:rFonts w:ascii="Times New Roman" w:hAnsi="Times New Roman" w:cs="Times New Roman"/>
                <w:color w:val="000000"/>
                <w:sz w:val="24"/>
                <w:szCs w:val="24"/>
                <w:bdr w:val="none" w:sz="0" w:space="0" w:color="auto" w:frame="1"/>
              </w:rPr>
              <w:t>1</w:t>
            </w:r>
          </w:p>
        </w:tc>
      </w:tr>
      <w:tr w:rsidR="0005437F" w:rsidRPr="00D6543B" w14:paraId="766D0067" w14:textId="77777777" w:rsidTr="0005437F">
        <w:tc>
          <w:tcPr>
            <w:tcW w:w="2409" w:type="pct"/>
          </w:tcPr>
          <w:p w14:paraId="4C55FFF5" w14:textId="7EC76990" w:rsidR="0005437F" w:rsidRPr="00D6543B" w:rsidRDefault="0005437F" w:rsidP="0005437F">
            <w:pPr>
              <w:pStyle w:val="ListParagraph"/>
              <w:ind w:left="0"/>
              <w:rPr>
                <w:rFonts w:ascii="Times New Roman" w:hAnsi="Times New Roman" w:cs="Times New Roman"/>
                <w:sz w:val="24"/>
                <w:szCs w:val="24"/>
              </w:rPr>
            </w:pPr>
            <w:r w:rsidRPr="00D6543B">
              <w:rPr>
                <w:rFonts w:ascii="Times New Roman" w:hAnsi="Times New Roman" w:cs="Times New Roman"/>
                <w:sz w:val="24"/>
                <w:szCs w:val="24"/>
              </w:rPr>
              <w:t>Distance from Dhaka (capital city)</w:t>
            </w:r>
          </w:p>
        </w:tc>
        <w:tc>
          <w:tcPr>
            <w:tcW w:w="1545" w:type="pct"/>
          </w:tcPr>
          <w:p w14:paraId="1A49289B" w14:textId="73B3AC51" w:rsidR="0005437F" w:rsidRPr="00D6543B" w:rsidRDefault="00BE5EB0" w:rsidP="00BE5EB0">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rFonts w:ascii="Times New Roman" w:hAnsi="Times New Roman" w:cs="Times New Roman"/>
                <w:color w:val="000000"/>
                <w:sz w:val="24"/>
                <w:szCs w:val="24"/>
              </w:rPr>
            </w:pPr>
            <w:r w:rsidRPr="00D6543B">
              <w:rPr>
                <w:rStyle w:val="gnd-iwgdh3b"/>
                <w:rFonts w:ascii="Times New Roman" w:hAnsi="Times New Roman" w:cs="Times New Roman"/>
                <w:color w:val="000000"/>
                <w:sz w:val="24"/>
                <w:szCs w:val="24"/>
                <w:bdr w:val="none" w:sz="0" w:space="0" w:color="auto" w:frame="1"/>
              </w:rPr>
              <w:t>0.99</w:t>
            </w:r>
            <w:r w:rsidR="00623244" w:rsidRPr="00D6543B">
              <w:rPr>
                <w:rStyle w:val="gnd-iwgdh3b"/>
                <w:rFonts w:ascii="Times New Roman" w:hAnsi="Times New Roman" w:cs="Times New Roman"/>
                <w:color w:val="000000"/>
                <w:sz w:val="24"/>
                <w:szCs w:val="24"/>
                <w:bdr w:val="none" w:sz="0" w:space="0" w:color="auto" w:frame="1"/>
              </w:rPr>
              <w:t xml:space="preserve"> (</w:t>
            </w:r>
            <w:r w:rsidR="006B38C4" w:rsidRPr="00D6543B">
              <w:rPr>
                <w:rStyle w:val="gnd-iwgdh3b"/>
                <w:rFonts w:ascii="Times New Roman" w:hAnsi="Times New Roman" w:cs="Times New Roman"/>
                <w:color w:val="000000"/>
                <w:sz w:val="24"/>
                <w:szCs w:val="24"/>
                <w:bdr w:val="none" w:sz="0" w:space="0" w:color="auto" w:frame="1"/>
              </w:rPr>
              <w:t>0.98-0.99)</w:t>
            </w:r>
          </w:p>
        </w:tc>
        <w:tc>
          <w:tcPr>
            <w:tcW w:w="1046" w:type="pct"/>
          </w:tcPr>
          <w:p w14:paraId="03A78A8B" w14:textId="0F85A4EB" w:rsidR="0005437F" w:rsidRPr="00D6543B" w:rsidRDefault="0005437F" w:rsidP="0005437F">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rFonts w:ascii="Times New Roman" w:hAnsi="Times New Roman" w:cs="Times New Roman"/>
                <w:color w:val="000000"/>
                <w:sz w:val="24"/>
                <w:szCs w:val="24"/>
              </w:rPr>
            </w:pPr>
            <w:r w:rsidRPr="00D6543B">
              <w:rPr>
                <w:rStyle w:val="gnd-iwgdh3b"/>
                <w:rFonts w:ascii="Times New Roman" w:hAnsi="Times New Roman" w:cs="Times New Roman"/>
                <w:color w:val="000000"/>
                <w:sz w:val="24"/>
                <w:szCs w:val="24"/>
                <w:bdr w:val="none" w:sz="0" w:space="0" w:color="auto" w:frame="1"/>
              </w:rPr>
              <w:t>0.00</w:t>
            </w:r>
            <w:r w:rsidR="000466A1">
              <w:rPr>
                <w:rStyle w:val="gnd-iwgdh3b"/>
                <w:rFonts w:ascii="Times New Roman" w:hAnsi="Times New Roman" w:cs="Times New Roman"/>
                <w:color w:val="000000"/>
                <w:sz w:val="24"/>
                <w:szCs w:val="24"/>
                <w:bdr w:val="none" w:sz="0" w:space="0" w:color="auto" w:frame="1"/>
              </w:rPr>
              <w:t>9</w:t>
            </w:r>
            <w:r w:rsidRPr="00D6543B">
              <w:rPr>
                <w:rStyle w:val="gnd-iwgdh3b"/>
                <w:rFonts w:ascii="Times New Roman" w:hAnsi="Times New Roman" w:cs="Times New Roman"/>
                <w:color w:val="000000"/>
                <w:sz w:val="24"/>
                <w:szCs w:val="24"/>
                <w:bdr w:val="none" w:sz="0" w:space="0" w:color="auto" w:frame="1"/>
              </w:rPr>
              <w:t xml:space="preserve"> **</w:t>
            </w:r>
          </w:p>
        </w:tc>
      </w:tr>
      <w:tr w:rsidR="0005437F" w:rsidRPr="00D6543B" w14:paraId="24C849CC" w14:textId="77777777" w:rsidTr="0005437F">
        <w:tc>
          <w:tcPr>
            <w:tcW w:w="2409" w:type="pct"/>
          </w:tcPr>
          <w:p w14:paraId="4EB558B1" w14:textId="402583E1" w:rsidR="0005437F" w:rsidRPr="00D6543B" w:rsidRDefault="0005437F" w:rsidP="0005437F">
            <w:pPr>
              <w:pStyle w:val="ListParagraph"/>
              <w:ind w:left="0"/>
              <w:rPr>
                <w:rFonts w:ascii="Times New Roman" w:hAnsi="Times New Roman" w:cs="Times New Roman"/>
                <w:b/>
                <w:bCs/>
                <w:sz w:val="24"/>
                <w:szCs w:val="24"/>
              </w:rPr>
            </w:pPr>
            <w:r w:rsidRPr="00D6543B">
              <w:rPr>
                <w:rFonts w:ascii="Times New Roman" w:hAnsi="Times New Roman" w:cs="Times New Roman"/>
                <w:b/>
                <w:bCs/>
                <w:sz w:val="24"/>
                <w:szCs w:val="24"/>
              </w:rPr>
              <w:t xml:space="preserve">Connection with Dhaka (by Vehicle) </w:t>
            </w:r>
          </w:p>
        </w:tc>
        <w:tc>
          <w:tcPr>
            <w:tcW w:w="1545" w:type="pct"/>
          </w:tcPr>
          <w:p w14:paraId="1E186016" w14:textId="77777777" w:rsidR="0005437F" w:rsidRPr="00D6543B" w:rsidRDefault="0005437F" w:rsidP="0005437F">
            <w:pPr>
              <w:pStyle w:val="ListParagraph"/>
              <w:ind w:left="0"/>
              <w:rPr>
                <w:rFonts w:ascii="Times New Roman" w:hAnsi="Times New Roman" w:cs="Times New Roman"/>
                <w:sz w:val="24"/>
                <w:szCs w:val="24"/>
              </w:rPr>
            </w:pPr>
          </w:p>
        </w:tc>
        <w:tc>
          <w:tcPr>
            <w:tcW w:w="1046" w:type="pct"/>
          </w:tcPr>
          <w:p w14:paraId="282AE10B" w14:textId="5C441BD2" w:rsidR="0005437F" w:rsidRPr="00D6543B" w:rsidRDefault="0005437F" w:rsidP="0005437F">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rFonts w:ascii="Times New Roman" w:hAnsi="Times New Roman" w:cs="Times New Roman"/>
                <w:color w:val="000000"/>
                <w:sz w:val="24"/>
                <w:szCs w:val="24"/>
              </w:rPr>
            </w:pPr>
            <w:r w:rsidRPr="00D6543B">
              <w:rPr>
                <w:rStyle w:val="gnd-iwgdh3b"/>
                <w:rFonts w:ascii="Times New Roman" w:hAnsi="Times New Roman" w:cs="Times New Roman"/>
                <w:color w:val="000000"/>
                <w:sz w:val="24"/>
                <w:szCs w:val="24"/>
                <w:bdr w:val="none" w:sz="0" w:space="0" w:color="auto" w:frame="1"/>
              </w:rPr>
              <w:t xml:space="preserve">  </w:t>
            </w:r>
          </w:p>
        </w:tc>
      </w:tr>
      <w:tr w:rsidR="0005437F" w:rsidRPr="00D6543B" w14:paraId="7CB3B9A2" w14:textId="77777777" w:rsidTr="0005437F">
        <w:tc>
          <w:tcPr>
            <w:tcW w:w="2409" w:type="pct"/>
          </w:tcPr>
          <w:p w14:paraId="32C3ED34" w14:textId="61C77B30" w:rsidR="0005437F" w:rsidRPr="00D6543B" w:rsidRDefault="0005437F" w:rsidP="0005437F">
            <w:pPr>
              <w:pStyle w:val="ListParagraph"/>
              <w:ind w:left="0"/>
              <w:rPr>
                <w:rFonts w:ascii="Times New Roman" w:hAnsi="Times New Roman" w:cs="Times New Roman"/>
                <w:sz w:val="24"/>
                <w:szCs w:val="24"/>
              </w:rPr>
            </w:pPr>
            <w:r w:rsidRPr="00D6543B">
              <w:rPr>
                <w:rFonts w:ascii="Times New Roman" w:hAnsi="Times New Roman" w:cs="Times New Roman"/>
                <w:sz w:val="24"/>
                <w:szCs w:val="24"/>
              </w:rPr>
              <w:t>Yes</w:t>
            </w:r>
          </w:p>
        </w:tc>
        <w:tc>
          <w:tcPr>
            <w:tcW w:w="1545" w:type="pct"/>
          </w:tcPr>
          <w:p w14:paraId="216FB26B" w14:textId="4848E9D3" w:rsidR="0005437F" w:rsidRPr="00D6543B" w:rsidRDefault="00BE5EB0" w:rsidP="00BE5EB0">
            <w:pPr>
              <w:pStyle w:val="HTMLPreformatted"/>
              <w:pBdr>
                <w:top w:val="none" w:sz="0" w:space="0" w:color="auto"/>
                <w:left w:val="none" w:sz="0" w:space="0" w:color="auto"/>
                <w:bottom w:val="none" w:sz="0" w:space="0" w:color="auto"/>
                <w:right w:val="none" w:sz="0" w:space="0" w:color="auto"/>
                <w:between w:val="none" w:sz="0" w:space="0" w:color="auto"/>
              </w:pBdr>
              <w:shd w:val="clear" w:color="auto" w:fill="FFFFFF"/>
              <w:wordWrap w:val="0"/>
              <w:rPr>
                <w:rFonts w:ascii="Times New Roman" w:hAnsi="Times New Roman" w:cs="Times New Roman"/>
                <w:color w:val="000000"/>
                <w:sz w:val="24"/>
                <w:szCs w:val="24"/>
              </w:rPr>
            </w:pPr>
            <w:r w:rsidRPr="00D6543B">
              <w:rPr>
                <w:rStyle w:val="gnd-iwgdh3b"/>
                <w:rFonts w:ascii="Times New Roman" w:hAnsi="Times New Roman" w:cs="Times New Roman"/>
                <w:color w:val="000000"/>
                <w:sz w:val="24"/>
                <w:szCs w:val="24"/>
                <w:bdr w:val="none" w:sz="0" w:space="0" w:color="auto" w:frame="1"/>
              </w:rPr>
              <w:t>0.90</w:t>
            </w:r>
            <w:r w:rsidR="00623244" w:rsidRPr="00D6543B">
              <w:rPr>
                <w:rStyle w:val="gnd-iwgdh3b"/>
                <w:rFonts w:ascii="Times New Roman" w:hAnsi="Times New Roman" w:cs="Times New Roman"/>
                <w:color w:val="000000"/>
                <w:sz w:val="24"/>
                <w:szCs w:val="24"/>
                <w:bdr w:val="none" w:sz="0" w:space="0" w:color="auto" w:frame="1"/>
              </w:rPr>
              <w:t xml:space="preserve"> (</w:t>
            </w:r>
            <w:r w:rsidR="006B38C4" w:rsidRPr="00D6543B">
              <w:rPr>
                <w:rStyle w:val="gnd-iwgdh3b"/>
                <w:rFonts w:ascii="Times New Roman" w:hAnsi="Times New Roman" w:cs="Times New Roman"/>
                <w:color w:val="000000"/>
                <w:sz w:val="24"/>
                <w:szCs w:val="24"/>
                <w:bdr w:val="none" w:sz="0" w:space="0" w:color="auto" w:frame="1"/>
              </w:rPr>
              <w:t>0.32-1.98)</w:t>
            </w:r>
          </w:p>
        </w:tc>
        <w:tc>
          <w:tcPr>
            <w:tcW w:w="1046" w:type="pct"/>
          </w:tcPr>
          <w:p w14:paraId="551C7422" w14:textId="50588539" w:rsidR="0005437F" w:rsidRPr="00D6543B" w:rsidRDefault="0005437F" w:rsidP="0005437F">
            <w:pPr>
              <w:pStyle w:val="ListParagraph"/>
              <w:ind w:left="0"/>
              <w:rPr>
                <w:rFonts w:ascii="Times New Roman" w:hAnsi="Times New Roman" w:cs="Times New Roman"/>
                <w:sz w:val="24"/>
                <w:szCs w:val="24"/>
              </w:rPr>
            </w:pPr>
            <w:r w:rsidRPr="00D6543B">
              <w:rPr>
                <w:rStyle w:val="gnd-iwgdh3b"/>
                <w:rFonts w:ascii="Times New Roman" w:hAnsi="Times New Roman" w:cs="Times New Roman"/>
                <w:color w:val="000000"/>
                <w:sz w:val="24"/>
                <w:szCs w:val="24"/>
                <w:bdr w:val="none" w:sz="0" w:space="0" w:color="auto" w:frame="1"/>
              </w:rPr>
              <w:t>0.806</w:t>
            </w:r>
          </w:p>
        </w:tc>
      </w:tr>
      <w:tr w:rsidR="0005437F" w:rsidRPr="00D6543B" w14:paraId="71E1AA91" w14:textId="77777777" w:rsidTr="0005437F">
        <w:tc>
          <w:tcPr>
            <w:tcW w:w="2409" w:type="pct"/>
          </w:tcPr>
          <w:p w14:paraId="39ED28D0" w14:textId="7791A712" w:rsidR="0005437F" w:rsidRPr="00D6543B" w:rsidRDefault="0005437F" w:rsidP="0005437F">
            <w:pPr>
              <w:pStyle w:val="ListParagraph"/>
              <w:ind w:left="0"/>
              <w:rPr>
                <w:rFonts w:ascii="Times New Roman" w:hAnsi="Times New Roman" w:cs="Times New Roman"/>
                <w:sz w:val="24"/>
                <w:szCs w:val="24"/>
              </w:rPr>
            </w:pPr>
            <w:r w:rsidRPr="00D6543B">
              <w:rPr>
                <w:rFonts w:ascii="Times New Roman" w:hAnsi="Times New Roman" w:cs="Times New Roman"/>
                <w:sz w:val="24"/>
                <w:szCs w:val="24"/>
              </w:rPr>
              <w:t>No</w:t>
            </w:r>
          </w:p>
        </w:tc>
        <w:tc>
          <w:tcPr>
            <w:tcW w:w="1545" w:type="pct"/>
          </w:tcPr>
          <w:p w14:paraId="5A4385FB" w14:textId="447A2C7C" w:rsidR="0005437F" w:rsidRPr="00D6543B" w:rsidRDefault="0005437F" w:rsidP="0005437F">
            <w:pPr>
              <w:pStyle w:val="ListParagraph"/>
              <w:ind w:left="0"/>
              <w:rPr>
                <w:rFonts w:ascii="Times New Roman" w:hAnsi="Times New Roman" w:cs="Times New Roman"/>
                <w:sz w:val="24"/>
                <w:szCs w:val="24"/>
              </w:rPr>
            </w:pPr>
            <w:r w:rsidRPr="00D6543B">
              <w:rPr>
                <w:rFonts w:ascii="Times New Roman" w:hAnsi="Times New Roman" w:cs="Times New Roman"/>
                <w:sz w:val="24"/>
                <w:szCs w:val="24"/>
              </w:rPr>
              <w:t>Reference</w:t>
            </w:r>
          </w:p>
        </w:tc>
        <w:tc>
          <w:tcPr>
            <w:tcW w:w="1046" w:type="pct"/>
          </w:tcPr>
          <w:p w14:paraId="6B77E6E4" w14:textId="1E095B01" w:rsidR="0005437F" w:rsidRPr="00D6543B" w:rsidRDefault="0005437F" w:rsidP="0005437F">
            <w:pPr>
              <w:pStyle w:val="ListParagraph"/>
              <w:ind w:left="0"/>
              <w:rPr>
                <w:rFonts w:ascii="Times New Roman" w:hAnsi="Times New Roman" w:cs="Times New Roman"/>
                <w:sz w:val="24"/>
                <w:szCs w:val="24"/>
              </w:rPr>
            </w:pPr>
            <w:r w:rsidRPr="00D6543B">
              <w:rPr>
                <w:rFonts w:ascii="Times New Roman" w:hAnsi="Times New Roman" w:cs="Times New Roman"/>
                <w:sz w:val="24"/>
                <w:szCs w:val="24"/>
              </w:rPr>
              <w:t>-</w:t>
            </w:r>
          </w:p>
        </w:tc>
      </w:tr>
    </w:tbl>
    <w:p w14:paraId="7655E47A" w14:textId="77777777" w:rsidR="0005437F" w:rsidRDefault="0005437F" w:rsidP="0048687C">
      <w:pPr>
        <w:spacing w:after="0" w:line="480" w:lineRule="auto"/>
        <w:rPr>
          <w:rFonts w:ascii="Times New Roman" w:hAnsi="Times New Roman" w:cs="Times New Roman"/>
          <w:sz w:val="24"/>
          <w:szCs w:val="24"/>
        </w:rPr>
      </w:pPr>
    </w:p>
    <w:p w14:paraId="4E8B2F68" w14:textId="6DEF51B8" w:rsidR="0048687C" w:rsidRDefault="0048687C" w:rsidP="00806F22">
      <w:pPr>
        <w:spacing w:after="0" w:line="240" w:lineRule="auto"/>
        <w:rPr>
          <w:rFonts w:ascii="Times New Roman" w:hAnsi="Times New Roman" w:cs="Times New Roman"/>
          <w:sz w:val="24"/>
          <w:szCs w:val="24"/>
        </w:rPr>
      </w:pPr>
      <w:r>
        <w:rPr>
          <w:rFonts w:ascii="Times New Roman" w:hAnsi="Times New Roman" w:cs="Times New Roman"/>
          <w:sz w:val="24"/>
          <w:szCs w:val="24"/>
        </w:rPr>
        <w:t>Statistical analysis:</w:t>
      </w:r>
    </w:p>
    <w:p w14:paraId="57C9A212" w14:textId="1A1D5D65" w:rsidR="00B0779E" w:rsidRDefault="00A465D6" w:rsidP="00806F22">
      <w:pPr>
        <w:spacing w:after="0" w:line="240" w:lineRule="auto"/>
        <w:rPr>
          <w:rFonts w:ascii="Times New Roman" w:hAnsi="Times New Roman" w:cs="Times New Roman"/>
          <w:sz w:val="24"/>
          <w:szCs w:val="24"/>
        </w:rPr>
      </w:pPr>
      <w:r w:rsidRPr="00A465D6">
        <w:rPr>
          <w:rFonts w:ascii="Times New Roman" w:hAnsi="Times New Roman" w:cs="Times New Roman"/>
          <w:sz w:val="24"/>
          <w:szCs w:val="24"/>
        </w:rPr>
        <w:t>We expanded our dataset by incorporating district-</w:t>
      </w:r>
      <w:proofErr w:type="spellStart"/>
      <w:r w:rsidRPr="00A465D6">
        <w:rPr>
          <w:rFonts w:ascii="Times New Roman" w:hAnsi="Times New Roman" w:cs="Times New Roman"/>
          <w:sz w:val="24"/>
          <w:szCs w:val="24"/>
        </w:rPr>
        <w:t>wise</w:t>
      </w:r>
      <w:proofErr w:type="spellEnd"/>
      <w:r w:rsidRPr="00A465D6">
        <w:rPr>
          <w:rFonts w:ascii="Times New Roman" w:hAnsi="Times New Roman" w:cs="Times New Roman"/>
          <w:sz w:val="24"/>
          <w:szCs w:val="24"/>
        </w:rPr>
        <w:t xml:space="preserve"> information as outcome variables, sourced from the BBS 2022 report. These variables included the Sex ratio (calculated as the male population divided by the female population in each district), urban-rural ratio (</w:t>
      </w:r>
      <w:r w:rsidR="00330401">
        <w:rPr>
          <w:rFonts w:ascii="Times New Roman" w:hAnsi="Times New Roman" w:cs="Times New Roman"/>
          <w:sz w:val="24"/>
          <w:szCs w:val="24"/>
        </w:rPr>
        <w:t>calculated</w:t>
      </w:r>
      <w:r w:rsidRPr="00A465D6">
        <w:rPr>
          <w:rFonts w:ascii="Times New Roman" w:hAnsi="Times New Roman" w:cs="Times New Roman"/>
          <w:sz w:val="24"/>
          <w:szCs w:val="24"/>
        </w:rPr>
        <w:t xml:space="preserve"> by dividing the urban population by the rural population), population size, and area of each district. Additionally, we calculated population density by dividing the population size by the area of each district. Moreover, we considered the distance of each district from Dhaka,</w:t>
      </w:r>
      <w:r w:rsidR="00330401">
        <w:rPr>
          <w:rFonts w:ascii="Times New Roman" w:hAnsi="Times New Roman" w:cs="Times New Roman"/>
          <w:sz w:val="24"/>
          <w:szCs w:val="24"/>
        </w:rPr>
        <w:t xml:space="preserve"> </w:t>
      </w:r>
      <w:r w:rsidRPr="00A465D6">
        <w:rPr>
          <w:rFonts w:ascii="Times New Roman" w:hAnsi="Times New Roman" w:cs="Times New Roman"/>
          <w:sz w:val="24"/>
          <w:szCs w:val="24"/>
        </w:rPr>
        <w:t xml:space="preserve">by road connection. Subsequently, we conducted a negative binomial regression analysis </w:t>
      </w:r>
      <w:r w:rsidR="00330401">
        <w:rPr>
          <w:rFonts w:ascii="Times New Roman" w:hAnsi="Times New Roman" w:cs="Times New Roman"/>
          <w:sz w:val="24"/>
          <w:szCs w:val="24"/>
        </w:rPr>
        <w:t>the</w:t>
      </w:r>
      <w:r w:rsidRPr="00A465D6">
        <w:rPr>
          <w:rFonts w:ascii="Times New Roman" w:hAnsi="Times New Roman" w:cs="Times New Roman"/>
          <w:sz w:val="24"/>
          <w:szCs w:val="24"/>
        </w:rPr>
        <w:t xml:space="preserve"> </w:t>
      </w:r>
      <w:r w:rsidR="00330401">
        <w:rPr>
          <w:rFonts w:ascii="Times New Roman" w:hAnsi="Times New Roman" w:cs="Times New Roman"/>
          <w:sz w:val="24"/>
          <w:szCs w:val="24"/>
        </w:rPr>
        <w:t>association</w:t>
      </w:r>
      <w:r w:rsidRPr="00A465D6">
        <w:rPr>
          <w:rFonts w:ascii="Times New Roman" w:hAnsi="Times New Roman" w:cs="Times New Roman"/>
          <w:sz w:val="24"/>
          <w:szCs w:val="24"/>
        </w:rPr>
        <w:t xml:space="preserve"> of these outcome variables on Dengue cases using the 2023 data.</w:t>
      </w:r>
      <w:r w:rsidR="00330401">
        <w:rPr>
          <w:rFonts w:ascii="Times New Roman" w:hAnsi="Times New Roman" w:cs="Times New Roman"/>
          <w:sz w:val="24"/>
          <w:szCs w:val="24"/>
        </w:rPr>
        <w:t xml:space="preserve"> We select</w:t>
      </w:r>
      <w:r w:rsidRPr="00A465D6">
        <w:rPr>
          <w:rFonts w:ascii="Times New Roman" w:hAnsi="Times New Roman" w:cs="Times New Roman"/>
          <w:sz w:val="24"/>
          <w:szCs w:val="24"/>
        </w:rPr>
        <w:t xml:space="preserve"> a negative binomial model, as opposed to a Poisson regression model, was informed by the observation that the variances exceeded the means in the outcome variables. The results of our model are presented as incidence rate ratios (IRRs), adjusted for dengue deaths, sex ratio, urban-rural ratio, population density, distance from Dhaka, and connection with Dhaka, with associated 95% confidence intervals.</w:t>
      </w:r>
    </w:p>
    <w:p w14:paraId="3A82697C" w14:textId="77777777" w:rsidR="00330401" w:rsidRDefault="00330401" w:rsidP="00806F22">
      <w:pPr>
        <w:spacing w:after="0" w:line="240" w:lineRule="auto"/>
        <w:rPr>
          <w:rFonts w:ascii="Times New Roman" w:hAnsi="Times New Roman" w:cs="Times New Roman"/>
          <w:sz w:val="24"/>
          <w:szCs w:val="24"/>
        </w:rPr>
      </w:pPr>
    </w:p>
    <w:p w14:paraId="2FD5A47C" w14:textId="0A9A82B9" w:rsidR="00A465D6" w:rsidRDefault="00A465D6" w:rsidP="00806F22">
      <w:pPr>
        <w:spacing w:after="0" w:line="240" w:lineRule="auto"/>
        <w:rPr>
          <w:rFonts w:ascii="Times New Roman" w:hAnsi="Times New Roman" w:cs="Times New Roman"/>
          <w:sz w:val="24"/>
          <w:szCs w:val="24"/>
        </w:rPr>
      </w:pPr>
      <w:r>
        <w:rPr>
          <w:rFonts w:ascii="Times New Roman" w:hAnsi="Times New Roman" w:cs="Times New Roman"/>
          <w:sz w:val="24"/>
          <w:szCs w:val="24"/>
        </w:rPr>
        <w:t>Results:</w:t>
      </w:r>
    </w:p>
    <w:p w14:paraId="38D1524A" w14:textId="77777777" w:rsidR="004B6001" w:rsidRDefault="004B6001" w:rsidP="00806F22">
      <w:pPr>
        <w:spacing w:after="0" w:line="240" w:lineRule="auto"/>
        <w:rPr>
          <w:rFonts w:ascii="Times New Roman" w:hAnsi="Times New Roman" w:cs="Times New Roman"/>
          <w:sz w:val="24"/>
          <w:szCs w:val="24"/>
        </w:rPr>
      </w:pPr>
    </w:p>
    <w:p w14:paraId="1DC3AEB8" w14:textId="4E5B1076" w:rsidR="00B0779E" w:rsidRDefault="007F47CE" w:rsidP="00806F22">
      <w:pPr>
        <w:spacing w:after="0" w:line="240" w:lineRule="auto"/>
        <w:rPr>
          <w:rFonts w:ascii="Times New Roman" w:hAnsi="Times New Roman" w:cs="Times New Roman"/>
          <w:sz w:val="24"/>
          <w:szCs w:val="24"/>
        </w:rPr>
      </w:pPr>
      <w:r w:rsidRPr="007F47CE">
        <w:rPr>
          <w:rFonts w:ascii="Times New Roman" w:hAnsi="Times New Roman" w:cs="Times New Roman"/>
          <w:sz w:val="24"/>
          <w:szCs w:val="24"/>
        </w:rPr>
        <w:t xml:space="preserve">In the negative binomial regression model, a statistically significant positive association was identified between the number of dengue deaths in a district (Incidence Rate Ratio [IRR]: 1.01, 95% Confidence Interval [CI]: 1.01-1.02) and the occurrence of dengue cases. Conversely, a significant negative association was observed between the distance of each district from Dhaka city and the incidence of dengue cases (IRR: 0.99, 95% CI: 0.98-0.99). While the sex ratio and population density exhibited slight negative associations, and the urban-rural ratio showed a slight positive association with dengue cases, these relationships did not </w:t>
      </w:r>
      <w:r w:rsidR="004B6001">
        <w:rPr>
          <w:rFonts w:ascii="Times New Roman" w:hAnsi="Times New Roman" w:cs="Times New Roman"/>
          <w:sz w:val="24"/>
          <w:szCs w:val="24"/>
        </w:rPr>
        <w:t>show</w:t>
      </w:r>
      <w:r w:rsidRPr="007F47CE">
        <w:rPr>
          <w:rFonts w:ascii="Times New Roman" w:hAnsi="Times New Roman" w:cs="Times New Roman"/>
          <w:sz w:val="24"/>
          <w:szCs w:val="24"/>
        </w:rPr>
        <w:t xml:space="preserve"> statistical significance according to the negative binomial regression model.</w:t>
      </w:r>
    </w:p>
    <w:p w14:paraId="79250CA3" w14:textId="77777777" w:rsidR="007F47CE" w:rsidRPr="0048687C" w:rsidRDefault="007F47CE" w:rsidP="00806F22">
      <w:pPr>
        <w:spacing w:after="0" w:line="240" w:lineRule="auto"/>
        <w:rPr>
          <w:rFonts w:ascii="Times New Roman" w:hAnsi="Times New Roman" w:cs="Times New Roman"/>
          <w:sz w:val="24"/>
          <w:szCs w:val="24"/>
        </w:rPr>
      </w:pPr>
    </w:p>
    <w:p w14:paraId="4604B38A" w14:textId="708D9626" w:rsidR="00192DB6" w:rsidRDefault="006B3AC6">
      <w:pPr>
        <w:rPr>
          <w:rFonts w:ascii="Times New Roman" w:hAnsi="Times New Roman" w:cs="Times New Roman"/>
          <w:b/>
          <w:bCs/>
        </w:rPr>
      </w:pPr>
      <w:r>
        <w:rPr>
          <w:rFonts w:ascii="Times New Roman" w:hAnsi="Times New Roman" w:cs="Times New Roman"/>
          <w:b/>
          <w:bCs/>
        </w:rPr>
        <w:t xml:space="preserve">Discussion: </w:t>
      </w:r>
    </w:p>
    <w:p w14:paraId="048C182D" w14:textId="77777777" w:rsidR="006B3AC6" w:rsidRDefault="006B3AC6">
      <w:pPr>
        <w:rPr>
          <w:rFonts w:ascii="Times New Roman" w:hAnsi="Times New Roman" w:cs="Times New Roman"/>
          <w:b/>
          <w:bCs/>
        </w:rPr>
      </w:pPr>
    </w:p>
    <w:p w14:paraId="7C464A46" w14:textId="77777777" w:rsidR="00FB471D" w:rsidRPr="004B720F" w:rsidRDefault="00FB471D" w:rsidP="004B720F">
      <w:pPr>
        <w:spacing w:after="0" w:line="480" w:lineRule="auto"/>
        <w:rPr>
          <w:rFonts w:ascii="Times New Roman" w:hAnsi="Times New Roman" w:cs="Times New Roman"/>
          <w:b/>
          <w:bCs/>
        </w:rPr>
      </w:pPr>
    </w:p>
    <w:p w14:paraId="46F155F0" w14:textId="57D55E7A" w:rsidR="00F9266E" w:rsidRPr="00C5086A" w:rsidRDefault="005953D4" w:rsidP="00634852">
      <w:pPr>
        <w:spacing w:after="0" w:line="480" w:lineRule="auto"/>
        <w:rPr>
          <w:rFonts w:ascii="Times New Roman" w:hAnsi="Times New Roman" w:cs="Times New Roman"/>
        </w:rPr>
      </w:pPr>
      <w:r w:rsidRPr="005953D4">
        <w:rPr>
          <w:rFonts w:ascii="Times New Roman" w:hAnsi="Times New Roman" w:cs="Times New Roman"/>
          <w:b/>
          <w:bCs/>
        </w:rPr>
        <w:lastRenderedPageBreak/>
        <w:t xml:space="preserve">The higher CFR of DENV in </w:t>
      </w:r>
      <w:r w:rsidR="005A0B6B" w:rsidRPr="005953D4">
        <w:rPr>
          <w:rFonts w:ascii="Times New Roman" w:hAnsi="Times New Roman" w:cs="Times New Roman"/>
          <w:b/>
          <w:bCs/>
        </w:rPr>
        <w:t>Bangladesh</w:t>
      </w:r>
      <w:r w:rsidRPr="005953D4">
        <w:rPr>
          <w:rFonts w:ascii="Times New Roman" w:hAnsi="Times New Roman" w:cs="Times New Roman"/>
          <w:b/>
          <w:bCs/>
        </w:rPr>
        <w:t xml:space="preserve"> </w:t>
      </w:r>
      <w:r w:rsidR="00F9266E" w:rsidRPr="00C5086A">
        <w:rPr>
          <w:rFonts w:ascii="Times New Roman" w:hAnsi="Times New Roman" w:cs="Times New Roman"/>
        </w:rPr>
        <w:t xml:space="preserve"> </w:t>
      </w:r>
    </w:p>
    <w:p w14:paraId="3CCD18FB" w14:textId="4C452BFA" w:rsidR="008D281F" w:rsidRPr="009F225E" w:rsidRDefault="00F9266E" w:rsidP="009F225E">
      <w:pPr>
        <w:spacing w:after="0" w:line="480" w:lineRule="auto"/>
        <w:rPr>
          <w:rFonts w:ascii="Times New Roman" w:hAnsi="Times New Roman" w:cs="Times New Roman"/>
          <w:sz w:val="24"/>
          <w:szCs w:val="24"/>
        </w:rPr>
      </w:pPr>
      <w:r>
        <w:rPr>
          <w:rFonts w:ascii="Times New Roman" w:hAnsi="Times New Roman" w:cs="Times New Roman"/>
        </w:rPr>
        <w:t xml:space="preserve">The CFR of primary DENV infection is generally low with an estimated value of 0.01-0.1%, but the CFR could reach up to 1-4% for secondary or tertiary DENV infection. In the past 23 years, Bangladesh recorded a CFR of 0.34% which is high compared to other countries in the region </w:t>
      </w:r>
      <w:sdt>
        <w:sdtPr>
          <w:rPr>
            <w:rFonts w:ascii="Times New Roman" w:hAnsi="Times New Roman" w:cs="Times New Roman"/>
            <w:color w:val="000000"/>
            <w:vertAlign w:val="superscript"/>
          </w:rPr>
          <w:tag w:val="MENDELEY_CITATION_v3_eyJjaXRhdGlvbklEIjoiTUVOREVMRVlfQ0lUQVRJT05fYzg0OGQ0MmEtZGRmNy00OTNlLTkyNDYtNjE5ZWNkNWZjYzc1IiwicHJvcGVydGllcyI6eyJub3RlSW5kZXgiOjB9LCJpc0VkaXRlZCI6ZmFsc2UsIm1hbnVhbE92ZXJyaWRlIjp7ImlzTWFudWFsbHlPdmVycmlkZGVuIjpmYWxzZSwiY2l0ZXByb2NUZXh0IjoiPHN1cD42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"/>
          <w:id w:val="-90860427"/>
          <w:placeholder>
            <w:docPart w:val="DefaultPlaceholder_-1854013440"/>
          </w:placeholder>
        </w:sdtPr>
        <w:sdtContent>
          <w:r w:rsidR="00D44B14" w:rsidRPr="00D44B14">
            <w:rPr>
              <w:rFonts w:ascii="Times New Roman" w:hAnsi="Times New Roman" w:cs="Times New Roman"/>
              <w:color w:val="000000"/>
              <w:vertAlign w:val="superscript"/>
            </w:rPr>
            <w:t>6</w:t>
          </w:r>
        </w:sdtContent>
      </w:sdt>
      <w:r>
        <w:rPr>
          <w:rFonts w:ascii="Times New Roman" w:hAnsi="Times New Roman" w:cs="Times New Roman"/>
        </w:rPr>
        <w:t>. In 2023, the CFR is much higher (0.50%) which is inflated by a very high fatality rate in the capital city Dhaka (0.</w:t>
      </w:r>
      <w:r w:rsidR="00256EBB">
        <w:rPr>
          <w:rFonts w:ascii="Times New Roman" w:hAnsi="Times New Roman" w:cs="Times New Roman"/>
        </w:rPr>
        <w:t>6</w:t>
      </w:r>
      <w:r>
        <w:rPr>
          <w:rFonts w:ascii="Times New Roman" w:hAnsi="Times New Roman" w:cs="Times New Roman"/>
        </w:rPr>
        <w:t xml:space="preserve">%). </w:t>
      </w:r>
      <w:r w:rsidR="00AD5619">
        <w:rPr>
          <w:rFonts w:ascii="Times New Roman" w:hAnsi="Times New Roman" w:cs="Times New Roman"/>
        </w:rPr>
        <w:t xml:space="preserve">The high CFR in Dhaka city can be explained as </w:t>
      </w:r>
      <w:r w:rsidR="00C448EF">
        <w:rPr>
          <w:rFonts w:ascii="Times New Roman" w:hAnsi="Times New Roman" w:cs="Times New Roman"/>
        </w:rPr>
        <w:t xml:space="preserve">a </w:t>
      </w:r>
      <w:r w:rsidR="00AD5619">
        <w:rPr>
          <w:rFonts w:ascii="Times New Roman" w:hAnsi="Times New Roman" w:cs="Times New Roman"/>
        </w:rPr>
        <w:t>possible higher r</w:t>
      </w:r>
      <w:r w:rsidR="00DD0554">
        <w:rPr>
          <w:rFonts w:ascii="Times New Roman" w:hAnsi="Times New Roman" w:cs="Times New Roman"/>
        </w:rPr>
        <w:t xml:space="preserve">ate of secondary or tertiary cases as more than 80% </w:t>
      </w:r>
      <w:r w:rsidR="00C448EF">
        <w:rPr>
          <w:rFonts w:ascii="Times New Roman" w:hAnsi="Times New Roman" w:cs="Times New Roman"/>
        </w:rPr>
        <w:t xml:space="preserve">of </w:t>
      </w:r>
      <w:r w:rsidR="00DD0554">
        <w:rPr>
          <w:rFonts w:ascii="Times New Roman" w:hAnsi="Times New Roman" w:cs="Times New Roman"/>
        </w:rPr>
        <w:t xml:space="preserve">people in Dhaka city </w:t>
      </w:r>
      <w:r w:rsidR="00981D8A">
        <w:rPr>
          <w:rFonts w:ascii="Times New Roman" w:hAnsi="Times New Roman" w:cs="Times New Roman"/>
        </w:rPr>
        <w:t xml:space="preserve">were exposed to any one serotype of DENV in the past </w:t>
      </w:r>
      <w:sdt>
        <w:sdtPr>
          <w:rPr>
            <w:rFonts w:ascii="Times New Roman" w:hAnsi="Times New Roman" w:cs="Times New Roman"/>
            <w:color w:val="000000"/>
            <w:vertAlign w:val="superscript"/>
          </w:rPr>
          <w:tag w:val="MENDELEY_CITATION_v3_eyJjaXRhdGlvbklEIjoiTUVOREVMRVlfQ0lUQVRJT05fMjM2MzJkY2ItNzMyZS00ODllLWE3YjAtZWJkYjNlMDJlOGI1IiwicHJvcGVydGllcyI6eyJub3RlSW5kZXgiOjB9LCJpc0VkaXRlZCI6ZmFsc2UsIm1hbnVhbE92ZXJyaWRlIjp7ImlzTWFudWFsbHlPdmVycmlkZGVuIjpmYWxzZSwiY2l0ZXByb2NUZXh0IjoiPHN1cD41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426732674"/>
          <w:placeholder>
            <w:docPart w:val="DefaultPlaceholder_-1854013440"/>
          </w:placeholder>
        </w:sdtPr>
        <w:sdtContent>
          <w:r w:rsidR="00D44B14" w:rsidRPr="00D44B14">
            <w:rPr>
              <w:rFonts w:ascii="Times New Roman" w:hAnsi="Times New Roman" w:cs="Times New Roman"/>
              <w:color w:val="000000"/>
              <w:vertAlign w:val="superscript"/>
            </w:rPr>
            <w:t>5</w:t>
          </w:r>
        </w:sdtContent>
      </w:sdt>
      <w:r w:rsidR="00F26AF0">
        <w:rPr>
          <w:rFonts w:ascii="Times New Roman" w:hAnsi="Times New Roman" w:cs="Times New Roman"/>
        </w:rPr>
        <w:t xml:space="preserve">. </w:t>
      </w:r>
      <w:r w:rsidR="00983621">
        <w:rPr>
          <w:rFonts w:ascii="Times New Roman" w:hAnsi="Times New Roman" w:cs="Times New Roman"/>
        </w:rPr>
        <w:t xml:space="preserve">Moderate to severe cases outside of Dhaka </w:t>
      </w:r>
      <w:r w:rsidR="00397485">
        <w:rPr>
          <w:rFonts w:ascii="Times New Roman" w:hAnsi="Times New Roman" w:cs="Times New Roman"/>
        </w:rPr>
        <w:t>city are referred</w:t>
      </w:r>
      <w:r w:rsidR="00225CD9">
        <w:rPr>
          <w:rFonts w:ascii="Times New Roman" w:hAnsi="Times New Roman" w:cs="Times New Roman"/>
        </w:rPr>
        <w:t>/</w:t>
      </w:r>
      <w:r w:rsidR="00256EBB">
        <w:rPr>
          <w:rFonts w:ascii="Times New Roman" w:hAnsi="Times New Roman" w:cs="Times New Roman"/>
        </w:rPr>
        <w:t xml:space="preserve">travelled </w:t>
      </w:r>
      <w:r w:rsidR="00225CD9">
        <w:rPr>
          <w:rFonts w:ascii="Times New Roman" w:hAnsi="Times New Roman" w:cs="Times New Roman"/>
        </w:rPr>
        <w:t>to hospitals in Dhaka for better health care</w:t>
      </w:r>
      <w:r w:rsidR="000C1688">
        <w:rPr>
          <w:rFonts w:ascii="Times New Roman" w:hAnsi="Times New Roman" w:cs="Times New Roman"/>
        </w:rPr>
        <w:t>,</w:t>
      </w:r>
      <w:r w:rsidR="00225CD9">
        <w:rPr>
          <w:rFonts w:ascii="Times New Roman" w:hAnsi="Times New Roman" w:cs="Times New Roman"/>
        </w:rPr>
        <w:t xml:space="preserve"> </w:t>
      </w:r>
      <w:r w:rsidR="00CC4AB6">
        <w:rPr>
          <w:rFonts w:ascii="Times New Roman" w:hAnsi="Times New Roman" w:cs="Times New Roman"/>
        </w:rPr>
        <w:t>especially</w:t>
      </w:r>
      <w:r w:rsidR="00225CD9">
        <w:rPr>
          <w:rFonts w:ascii="Times New Roman" w:hAnsi="Times New Roman" w:cs="Times New Roman"/>
        </w:rPr>
        <w:t xml:space="preserve"> for ICU </w:t>
      </w:r>
      <w:r w:rsidR="00CC4AB6">
        <w:rPr>
          <w:rFonts w:ascii="Times New Roman" w:hAnsi="Times New Roman" w:cs="Times New Roman"/>
        </w:rPr>
        <w:t>needs</w:t>
      </w:r>
      <w:r w:rsidR="001D05DC">
        <w:rPr>
          <w:rFonts w:ascii="Times New Roman" w:hAnsi="Times New Roman" w:cs="Times New Roman"/>
        </w:rPr>
        <w:t xml:space="preserve">. WHO’s </w:t>
      </w:r>
      <w:r w:rsidR="00452B1F">
        <w:rPr>
          <w:rFonts w:ascii="Times New Roman" w:hAnsi="Times New Roman" w:cs="Times New Roman"/>
        </w:rPr>
        <w:t xml:space="preserve">situation report </w:t>
      </w:r>
      <w:r w:rsidR="00B71423">
        <w:rPr>
          <w:rFonts w:ascii="Times New Roman" w:hAnsi="Times New Roman" w:cs="Times New Roman"/>
        </w:rPr>
        <w:t xml:space="preserve">reveals that 41% of the </w:t>
      </w:r>
      <w:r w:rsidR="00CC4AB6">
        <w:rPr>
          <w:rFonts w:ascii="Times New Roman" w:hAnsi="Times New Roman" w:cs="Times New Roman"/>
        </w:rPr>
        <w:t>death</w:t>
      </w:r>
      <w:r w:rsidR="00B71423">
        <w:rPr>
          <w:rFonts w:ascii="Times New Roman" w:hAnsi="Times New Roman" w:cs="Times New Roman"/>
        </w:rPr>
        <w:t xml:space="preserve"> cases were </w:t>
      </w:r>
      <w:r w:rsidR="00003447">
        <w:rPr>
          <w:rFonts w:ascii="Times New Roman" w:hAnsi="Times New Roman" w:cs="Times New Roman"/>
        </w:rPr>
        <w:t>referred</w:t>
      </w:r>
      <w:r w:rsidR="00B71423">
        <w:rPr>
          <w:rFonts w:ascii="Times New Roman" w:hAnsi="Times New Roman" w:cs="Times New Roman"/>
        </w:rPr>
        <w:t xml:space="preserve"> to larger </w:t>
      </w:r>
      <w:r w:rsidR="00CC4AB6">
        <w:rPr>
          <w:rFonts w:ascii="Times New Roman" w:hAnsi="Times New Roman" w:cs="Times New Roman"/>
        </w:rPr>
        <w:t>cities</w:t>
      </w:r>
      <w:r w:rsidR="00003447">
        <w:rPr>
          <w:rFonts w:ascii="Times New Roman" w:hAnsi="Times New Roman" w:cs="Times New Roman"/>
        </w:rPr>
        <w:t xml:space="preserve">, especially Dhaka </w:t>
      </w:r>
      <w:sdt>
        <w:sdtPr>
          <w:rPr>
            <w:rFonts w:ascii="Times New Roman" w:hAnsi="Times New Roman" w:cs="Times New Roman"/>
            <w:color w:val="000000"/>
            <w:vertAlign w:val="superscript"/>
          </w:rPr>
          <w:tag w:val="MENDELEY_CITATION_v3_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"/>
          <w:id w:val="-494644009"/>
          <w:placeholder>
            <w:docPart w:val="DefaultPlaceholder_-1854013440"/>
          </w:placeholder>
        </w:sdtPr>
        <w:sdtContent>
          <w:r w:rsidR="00D44B14" w:rsidRPr="00D44B14">
            <w:rPr>
              <w:rFonts w:ascii="Times New Roman" w:hAnsi="Times New Roman" w:cs="Times New Roman"/>
              <w:color w:val="000000"/>
              <w:vertAlign w:val="superscript"/>
            </w:rPr>
            <w:t>17</w:t>
          </w:r>
        </w:sdtContent>
      </w:sdt>
      <w:r w:rsidR="0077479B">
        <w:rPr>
          <w:rFonts w:ascii="Times New Roman" w:hAnsi="Times New Roman" w:cs="Times New Roman"/>
        </w:rPr>
        <w:t xml:space="preserve">. More than 44% </w:t>
      </w:r>
      <w:r w:rsidR="00305A80">
        <w:rPr>
          <w:rFonts w:ascii="Times New Roman" w:hAnsi="Times New Roman" w:cs="Times New Roman"/>
        </w:rPr>
        <w:t xml:space="preserve">of </w:t>
      </w:r>
      <w:r w:rsidR="0077479B">
        <w:rPr>
          <w:rFonts w:ascii="Times New Roman" w:hAnsi="Times New Roman" w:cs="Times New Roman"/>
        </w:rPr>
        <w:t xml:space="preserve">patients </w:t>
      </w:r>
      <w:r w:rsidR="00305A80">
        <w:rPr>
          <w:rFonts w:ascii="Times New Roman" w:hAnsi="Times New Roman" w:cs="Times New Roman"/>
        </w:rPr>
        <w:t xml:space="preserve">with DENV infection admitted </w:t>
      </w:r>
      <w:r w:rsidR="00B2786B">
        <w:rPr>
          <w:rFonts w:ascii="Times New Roman" w:hAnsi="Times New Roman" w:cs="Times New Roman"/>
        </w:rPr>
        <w:t>to</w:t>
      </w:r>
      <w:r w:rsidR="00305A80">
        <w:rPr>
          <w:rFonts w:ascii="Times New Roman" w:hAnsi="Times New Roman" w:cs="Times New Roman"/>
        </w:rPr>
        <w:t xml:space="preserve"> hospitals in Dhaka city were from outside Dhaka </w:t>
      </w:r>
      <w:sdt>
        <w:sdtPr>
          <w:rPr>
            <w:rFonts w:ascii="Times New Roman" w:hAnsi="Times New Roman" w:cs="Times New Roman"/>
            <w:color w:val="000000"/>
            <w:vertAlign w:val="superscript"/>
          </w:rPr>
          <w:tag w:val="MENDELEY_CITATION_v3_eyJjaXRhdGlvbklEIjoiTUVOREVMRVlfQ0lUQVRJT05fYTdkNWNkNWQtMTBlNC00ZmI0LThlYTItNjBkMmM5NWJkOWY2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1381134722"/>
          <w:placeholder>
            <w:docPart w:val="DefaultPlaceholder_-1854013440"/>
          </w:placeholder>
        </w:sdtPr>
        <w:sdtContent>
          <w:r w:rsidR="00D44B14" w:rsidRPr="00D44B14">
            <w:rPr>
              <w:rFonts w:ascii="Times New Roman" w:hAnsi="Times New Roman" w:cs="Times New Roman"/>
              <w:color w:val="000000"/>
              <w:vertAlign w:val="superscript"/>
            </w:rPr>
            <w:t>11</w:t>
          </w:r>
        </w:sdtContent>
      </w:sdt>
      <w:r w:rsidR="00FB6893">
        <w:rPr>
          <w:rFonts w:ascii="Times New Roman" w:hAnsi="Times New Roman" w:cs="Times New Roman"/>
        </w:rPr>
        <w:t xml:space="preserve">. </w:t>
      </w:r>
      <w:r w:rsidR="00717585" w:rsidRPr="00650BA9">
        <w:rPr>
          <w:rFonts w:ascii="Times New Roman" w:hAnsi="Times New Roman" w:cs="Times New Roman"/>
          <w:sz w:val="24"/>
          <w:szCs w:val="24"/>
        </w:rPr>
        <w:t xml:space="preserve">Also, there is a more regular </w:t>
      </w:r>
      <w:r w:rsidR="00650BA9" w:rsidRPr="00650BA9">
        <w:rPr>
          <w:rFonts w:ascii="Times New Roman" w:hAnsi="Times New Roman" w:cs="Times New Roman"/>
          <w:sz w:val="24"/>
          <w:szCs w:val="24"/>
        </w:rPr>
        <w:t xml:space="preserve">and organized </w:t>
      </w:r>
      <w:r w:rsidR="00650BA9" w:rsidRPr="00650BA9">
        <w:rPr>
          <w:rStyle w:val="cf01"/>
          <w:rFonts w:ascii="Times New Roman" w:hAnsi="Times New Roman" w:cs="Times New Roman"/>
          <w:sz w:val="24"/>
          <w:szCs w:val="24"/>
        </w:rPr>
        <w:t>notification</w:t>
      </w:r>
      <w:r w:rsidR="00717585" w:rsidRPr="00650BA9">
        <w:rPr>
          <w:rStyle w:val="cf01"/>
          <w:rFonts w:ascii="Times New Roman" w:hAnsi="Times New Roman" w:cs="Times New Roman"/>
          <w:sz w:val="24"/>
          <w:szCs w:val="24"/>
        </w:rPr>
        <w:t xml:space="preserve"> of deaths from Dhaka city as compared to other </w:t>
      </w:r>
      <w:r w:rsidR="00650BA9" w:rsidRPr="00650BA9">
        <w:rPr>
          <w:rStyle w:val="cf01"/>
          <w:rFonts w:ascii="Times New Roman" w:hAnsi="Times New Roman" w:cs="Times New Roman"/>
          <w:sz w:val="24"/>
          <w:szCs w:val="24"/>
        </w:rPr>
        <w:t xml:space="preserve">parts of </w:t>
      </w:r>
      <w:r w:rsidR="00590C5D">
        <w:rPr>
          <w:rStyle w:val="cf01"/>
          <w:rFonts w:ascii="Times New Roman" w:hAnsi="Times New Roman" w:cs="Times New Roman"/>
          <w:sz w:val="24"/>
          <w:szCs w:val="24"/>
        </w:rPr>
        <w:t>the</w:t>
      </w:r>
      <w:r w:rsidR="00717585" w:rsidRPr="00650BA9">
        <w:rPr>
          <w:rStyle w:val="cf01"/>
          <w:rFonts w:ascii="Times New Roman" w:hAnsi="Times New Roman" w:cs="Times New Roman"/>
          <w:sz w:val="24"/>
          <w:szCs w:val="24"/>
        </w:rPr>
        <w:t xml:space="preserve"> country where some of the deaths </w:t>
      </w:r>
      <w:r w:rsidR="00256EBB">
        <w:rPr>
          <w:rStyle w:val="cf01"/>
          <w:rFonts w:ascii="Times New Roman" w:hAnsi="Times New Roman" w:cs="Times New Roman"/>
          <w:sz w:val="24"/>
          <w:szCs w:val="24"/>
        </w:rPr>
        <w:t xml:space="preserve">are </w:t>
      </w:r>
      <w:r w:rsidR="00717585" w:rsidRPr="00650BA9">
        <w:rPr>
          <w:rStyle w:val="cf01"/>
          <w:rFonts w:ascii="Times New Roman" w:hAnsi="Times New Roman" w:cs="Times New Roman"/>
          <w:sz w:val="24"/>
          <w:szCs w:val="24"/>
        </w:rPr>
        <w:t>unreported</w:t>
      </w:r>
      <w:r w:rsidR="00650BA9" w:rsidRPr="00650BA9">
        <w:rPr>
          <w:rStyle w:val="cf01"/>
          <w:rFonts w:ascii="Times New Roman" w:hAnsi="Times New Roman" w:cs="Times New Roman"/>
          <w:sz w:val="24"/>
          <w:szCs w:val="24"/>
        </w:rPr>
        <w:t xml:space="preserve">. </w:t>
      </w:r>
      <w:r w:rsidR="00650BA9">
        <w:rPr>
          <w:rStyle w:val="cf01"/>
          <w:rFonts w:ascii="Times New Roman" w:hAnsi="Times New Roman" w:cs="Times New Roman"/>
          <w:sz w:val="24"/>
          <w:szCs w:val="24"/>
        </w:rPr>
        <w:t xml:space="preserve"> </w:t>
      </w:r>
      <w:r w:rsidR="008320A8">
        <w:rPr>
          <w:rFonts w:ascii="Times New Roman" w:hAnsi="Times New Roman" w:cs="Times New Roman"/>
        </w:rPr>
        <w:t xml:space="preserve">Bangladesh surveillance is only based on selected </w:t>
      </w:r>
      <w:r w:rsidR="000E2424">
        <w:rPr>
          <w:rFonts w:ascii="Times New Roman" w:hAnsi="Times New Roman" w:cs="Times New Roman"/>
        </w:rPr>
        <w:t>hospital admissions</w:t>
      </w:r>
      <w:r w:rsidR="008320A8">
        <w:rPr>
          <w:rFonts w:ascii="Times New Roman" w:hAnsi="Times New Roman" w:cs="Times New Roman"/>
        </w:rPr>
        <w:t xml:space="preserve"> which account </w:t>
      </w:r>
      <w:r w:rsidR="000E2424">
        <w:rPr>
          <w:rFonts w:ascii="Times New Roman" w:hAnsi="Times New Roman" w:cs="Times New Roman"/>
        </w:rPr>
        <w:t xml:space="preserve">for </w:t>
      </w:r>
      <w:r w:rsidR="008320A8">
        <w:rPr>
          <w:rFonts w:ascii="Times New Roman" w:hAnsi="Times New Roman" w:cs="Times New Roman"/>
        </w:rPr>
        <w:t xml:space="preserve">approximately 5% of total hospitals in the county, and the patients outside </w:t>
      </w:r>
      <w:r w:rsidR="00091176">
        <w:rPr>
          <w:rFonts w:ascii="Times New Roman" w:hAnsi="Times New Roman" w:cs="Times New Roman"/>
        </w:rPr>
        <w:t>these</w:t>
      </w:r>
      <w:r w:rsidR="008320A8">
        <w:rPr>
          <w:rFonts w:ascii="Times New Roman" w:hAnsi="Times New Roman" w:cs="Times New Roman"/>
        </w:rPr>
        <w:t xml:space="preserve"> hospitals as well as </w:t>
      </w:r>
      <w:r w:rsidR="00CA6932">
        <w:rPr>
          <w:rFonts w:ascii="Times New Roman" w:hAnsi="Times New Roman" w:cs="Times New Roman"/>
        </w:rPr>
        <w:t>private clinics and those not attending any health care settings are not included</w:t>
      </w:r>
      <w:r w:rsidR="000C1688">
        <w:rPr>
          <w:rFonts w:ascii="Times New Roman" w:hAnsi="Times New Roman" w:cs="Times New Roman"/>
        </w:rPr>
        <w:t xml:space="preserve"> </w:t>
      </w:r>
      <w:sdt>
        <w:sdtPr>
          <w:rPr>
            <w:rFonts w:ascii="Times New Roman" w:hAnsi="Times New Roman" w:cs="Times New Roman"/>
            <w:color w:val="000000"/>
            <w:vertAlign w:val="superscript"/>
          </w:rPr>
          <w:tag w:val="MENDELEY_CITATION_v3_eyJjaXRhdGlvbklEIjoiTUVOREVMRVlfQ0lUQVRJT05fZTk1OTA2NzItN2YyMC00YWJhLWFjOTgtZGFjY2FmZjRhNWMz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722517273"/>
          <w:placeholder>
            <w:docPart w:val="DefaultPlaceholder_-1854013440"/>
          </w:placeholder>
        </w:sdtPr>
        <w:sdtContent>
          <w:r w:rsidR="00D44B14" w:rsidRPr="00D44B14">
            <w:rPr>
              <w:rFonts w:ascii="Times New Roman" w:hAnsi="Times New Roman" w:cs="Times New Roman"/>
              <w:color w:val="000000"/>
              <w:vertAlign w:val="superscript"/>
            </w:rPr>
            <w:t>11</w:t>
          </w:r>
        </w:sdtContent>
      </w:sdt>
      <w:r w:rsidR="00C547FF">
        <w:rPr>
          <w:rFonts w:ascii="Times New Roman" w:hAnsi="Times New Roman" w:cs="Times New Roman"/>
        </w:rPr>
        <w:t xml:space="preserve"> </w:t>
      </w:r>
      <w:r w:rsidR="00080043">
        <w:rPr>
          <w:rFonts w:ascii="Times New Roman" w:hAnsi="Times New Roman" w:cs="Times New Roman"/>
        </w:rPr>
        <w:t xml:space="preserve"> </w:t>
      </w:r>
      <w:r w:rsidR="00091176">
        <w:rPr>
          <w:rFonts w:ascii="Times New Roman" w:hAnsi="Times New Roman" w:cs="Times New Roman"/>
        </w:rPr>
        <w:t xml:space="preserve"> </w:t>
      </w:r>
      <w:r w:rsidR="000E2424">
        <w:rPr>
          <w:rFonts w:ascii="Times New Roman" w:hAnsi="Times New Roman" w:cs="Times New Roman"/>
        </w:rPr>
        <w:t>Thus, current</w:t>
      </w:r>
      <w:r w:rsidR="00080043">
        <w:rPr>
          <w:rFonts w:ascii="Times New Roman" w:hAnsi="Times New Roman" w:cs="Times New Roman"/>
        </w:rPr>
        <w:t xml:space="preserve"> surveillance </w:t>
      </w:r>
      <w:r w:rsidR="007A5DB8">
        <w:rPr>
          <w:rFonts w:ascii="Times New Roman" w:hAnsi="Times New Roman" w:cs="Times New Roman"/>
        </w:rPr>
        <w:t>misses</w:t>
      </w:r>
      <w:r w:rsidR="00091176">
        <w:rPr>
          <w:rFonts w:ascii="Times New Roman" w:hAnsi="Times New Roman" w:cs="Times New Roman"/>
        </w:rPr>
        <w:t xml:space="preserve"> a large number of patients in the de</w:t>
      </w:r>
      <w:r w:rsidR="00077BFE">
        <w:rPr>
          <w:rFonts w:ascii="Times New Roman" w:hAnsi="Times New Roman" w:cs="Times New Roman"/>
        </w:rPr>
        <w:t xml:space="preserve">nominator of the CFR estimation. </w:t>
      </w:r>
      <w:r w:rsidR="007A5DB8">
        <w:rPr>
          <w:rFonts w:ascii="Times New Roman" w:hAnsi="Times New Roman" w:cs="Times New Roman"/>
        </w:rPr>
        <w:t xml:space="preserve">However, moderate and severe patients are likely to </w:t>
      </w:r>
      <w:r w:rsidR="000E2424">
        <w:rPr>
          <w:rFonts w:ascii="Times New Roman" w:hAnsi="Times New Roman" w:cs="Times New Roman"/>
        </w:rPr>
        <w:t xml:space="preserve">be admitted </w:t>
      </w:r>
      <w:r w:rsidR="007A5DB8">
        <w:rPr>
          <w:rFonts w:ascii="Times New Roman" w:hAnsi="Times New Roman" w:cs="Times New Roman"/>
        </w:rPr>
        <w:t xml:space="preserve">in hospitals and thus </w:t>
      </w:r>
      <w:r w:rsidR="0022361A">
        <w:rPr>
          <w:rFonts w:ascii="Times New Roman" w:hAnsi="Times New Roman" w:cs="Times New Roman"/>
        </w:rPr>
        <w:t>the deaths are missed less compared to the infected cases.</w:t>
      </w:r>
      <w:r w:rsidR="008D281F">
        <w:rPr>
          <w:rFonts w:ascii="Times New Roman" w:hAnsi="Times New Roman" w:cs="Times New Roman"/>
        </w:rPr>
        <w:t xml:space="preserve"> </w:t>
      </w:r>
      <w:r w:rsidR="008D281F" w:rsidRPr="00590C5D">
        <w:rPr>
          <w:rStyle w:val="cf01"/>
          <w:rFonts w:ascii="Times New Roman" w:hAnsi="Times New Roman" w:cs="Times New Roman"/>
          <w:sz w:val="22"/>
          <w:szCs w:val="22"/>
        </w:rPr>
        <w:t xml:space="preserve">Thus, it might be </w:t>
      </w:r>
      <w:r w:rsidR="00FF1F7B" w:rsidRPr="00590C5D">
        <w:rPr>
          <w:rStyle w:val="cf01"/>
          <w:rFonts w:ascii="Times New Roman" w:hAnsi="Times New Roman" w:cs="Times New Roman"/>
          <w:sz w:val="22"/>
          <w:szCs w:val="22"/>
        </w:rPr>
        <w:t xml:space="preserve">worth </w:t>
      </w:r>
      <w:r w:rsidR="008B39C8" w:rsidRPr="00590C5D">
        <w:rPr>
          <w:rStyle w:val="cf01"/>
          <w:rFonts w:ascii="Times New Roman" w:hAnsi="Times New Roman" w:cs="Times New Roman"/>
          <w:sz w:val="22"/>
          <w:szCs w:val="22"/>
        </w:rPr>
        <w:t>mentioning</w:t>
      </w:r>
      <w:r w:rsidR="00FF1F7B" w:rsidRPr="00590C5D">
        <w:rPr>
          <w:rStyle w:val="cf01"/>
          <w:rFonts w:ascii="Times New Roman" w:hAnsi="Times New Roman" w:cs="Times New Roman"/>
          <w:sz w:val="22"/>
          <w:szCs w:val="22"/>
        </w:rPr>
        <w:t xml:space="preserve"> </w:t>
      </w:r>
      <w:r w:rsidR="008D281F" w:rsidRPr="00590C5D">
        <w:rPr>
          <w:rStyle w:val="cf01"/>
          <w:rFonts w:ascii="Times New Roman" w:hAnsi="Times New Roman" w:cs="Times New Roman"/>
          <w:sz w:val="22"/>
          <w:szCs w:val="22"/>
        </w:rPr>
        <w:t>that the CFR that we ar</w:t>
      </w:r>
      <w:r w:rsidR="00FF1F7B" w:rsidRPr="00590C5D">
        <w:rPr>
          <w:rStyle w:val="cf01"/>
          <w:rFonts w:ascii="Times New Roman" w:hAnsi="Times New Roman" w:cs="Times New Roman"/>
          <w:sz w:val="22"/>
          <w:szCs w:val="22"/>
        </w:rPr>
        <w:t>e reporting</w:t>
      </w:r>
      <w:r w:rsidR="009F225E">
        <w:rPr>
          <w:rStyle w:val="cf01"/>
          <w:rFonts w:ascii="Times New Roman" w:hAnsi="Times New Roman" w:cs="Times New Roman"/>
          <w:sz w:val="22"/>
          <w:szCs w:val="22"/>
        </w:rPr>
        <w:t xml:space="preserve"> </w:t>
      </w:r>
      <w:r w:rsidR="008D281F" w:rsidRPr="00590C5D">
        <w:rPr>
          <w:rStyle w:val="cf01"/>
          <w:rFonts w:ascii="Times New Roman" w:hAnsi="Times New Roman" w:cs="Times New Roman"/>
          <w:sz w:val="22"/>
          <w:szCs w:val="22"/>
        </w:rPr>
        <w:t>is more of a CFR for moderate and severe dengue cases, as the denominator might miss a substantial proportion of non-severe dengue cases</w:t>
      </w:r>
      <w:r w:rsidR="008B39C8" w:rsidRPr="00590C5D">
        <w:rPr>
          <w:rStyle w:val="cf01"/>
          <w:rFonts w:ascii="Times New Roman" w:hAnsi="Times New Roman" w:cs="Times New Roman"/>
          <w:sz w:val="22"/>
          <w:szCs w:val="22"/>
        </w:rPr>
        <w:t xml:space="preserve">. </w:t>
      </w:r>
    </w:p>
    <w:p w14:paraId="545EB763" w14:textId="77777777" w:rsidR="0022361A" w:rsidRDefault="0022361A" w:rsidP="00842151">
      <w:pPr>
        <w:spacing w:after="0" w:line="480" w:lineRule="auto"/>
        <w:rPr>
          <w:rFonts w:ascii="Times New Roman" w:hAnsi="Times New Roman" w:cs="Times New Roman"/>
        </w:rPr>
      </w:pPr>
    </w:p>
    <w:p w14:paraId="3152C468" w14:textId="77777777" w:rsidR="009C103A" w:rsidRDefault="009C103A" w:rsidP="00842151">
      <w:pPr>
        <w:spacing w:after="0" w:line="480" w:lineRule="auto"/>
        <w:rPr>
          <w:rFonts w:ascii="Times New Roman" w:hAnsi="Times New Roman" w:cs="Times New Roman"/>
          <w:b/>
          <w:bCs/>
        </w:rPr>
      </w:pPr>
    </w:p>
    <w:p w14:paraId="052CC838" w14:textId="77777777" w:rsidR="00655F28" w:rsidRDefault="00655F28">
      <w:pPr>
        <w:rPr>
          <w:rFonts w:ascii="Times New Roman" w:hAnsi="Times New Roman" w:cs="Times New Roman"/>
        </w:rPr>
      </w:pPr>
    </w:p>
    <w:p w14:paraId="106C7844" w14:textId="6E2C857E" w:rsidR="00216FBE" w:rsidRDefault="00CB098F" w:rsidP="00216FBE">
      <w:pPr>
        <w:spacing w:after="0" w:line="480" w:lineRule="auto"/>
        <w:rPr>
          <w:rFonts w:ascii="Times New Roman" w:hAnsi="Times New Roman" w:cs="Times New Roman"/>
        </w:rPr>
      </w:pPr>
      <w:r>
        <w:rPr>
          <w:rFonts w:ascii="Times New Roman" w:hAnsi="Times New Roman" w:cs="Times New Roman"/>
          <w:b/>
          <w:bCs/>
        </w:rPr>
        <w:t>The largest</w:t>
      </w:r>
      <w:r w:rsidR="00216FBE">
        <w:rPr>
          <w:rFonts w:ascii="Times New Roman" w:hAnsi="Times New Roman" w:cs="Times New Roman"/>
          <w:b/>
          <w:bCs/>
        </w:rPr>
        <w:t xml:space="preserve"> outbreak in Bangladesh: </w:t>
      </w:r>
    </w:p>
    <w:p w14:paraId="2C4E8446" w14:textId="77777777" w:rsidR="00216FBE" w:rsidRDefault="00216FBE" w:rsidP="00216FBE">
      <w:pPr>
        <w:spacing w:after="0" w:line="480" w:lineRule="auto"/>
        <w:rPr>
          <w:rFonts w:ascii="Times New Roman" w:hAnsi="Times New Roman" w:cs="Times New Roman"/>
        </w:rPr>
      </w:pPr>
      <w:r>
        <w:rPr>
          <w:rFonts w:ascii="Times New Roman" w:hAnsi="Times New Roman" w:cs="Times New Roman"/>
        </w:rPr>
        <w:t xml:space="preserve">A number of drivers contributed in the largest outbreak of dengue fever in Bangladesh. First, the dengue serotype -2 (DENV-2) has reappeared in Bangladesh after 2018 </w:t>
      </w:r>
      <w:sdt>
        <w:sdtPr>
          <w:rPr>
            <w:rFonts w:ascii="Times New Roman" w:hAnsi="Times New Roman" w:cs="Times New Roman"/>
            <w:color w:val="000000"/>
            <w:vertAlign w:val="superscript"/>
          </w:rPr>
          <w:tag w:val="MENDELEY_CITATION_v3_eyJjaXRhdGlvbklEIjoiTUVOREVMRVlfQ0lUQVRJT05fYThiYjk0OTgtYzhlMy00N2UwLTk2YzctYzljZDg0NjdjMzM2IiwicHJvcGVydGllcyI6eyJub3RlSW5kZXgiOjB9LCJpc0VkaXRlZCI6ZmFsc2UsIm1hbnVhbE92ZXJyaWRlIjp7ImlzTWFudWFsbHlPdmVycmlkZGVuIjpmYWxzZSwiY2l0ZXByb2NUZXh0IjoiPHN1cD44PC9zdXA+IiwibWFudWFsT3ZlcnJpZGVUZXh0IjoiIn0sImNpdGF0aW9uSXRlbXMiOlt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
          <w:id w:val="-1313482872"/>
          <w:placeholder>
            <w:docPart w:val="43B0658B5CF24073BD1E3C98AEA9FB4E"/>
          </w:placeholder>
        </w:sdtPr>
        <w:sdtContent>
          <w:r w:rsidRPr="00D44B14">
            <w:rPr>
              <w:rFonts w:ascii="Times New Roman" w:hAnsi="Times New Roman" w:cs="Times New Roman"/>
              <w:color w:val="000000"/>
              <w:vertAlign w:val="superscript"/>
            </w:rPr>
            <w:t>8</w:t>
          </w:r>
        </w:sdtContent>
      </w:sdt>
      <w:r>
        <w:rPr>
          <w:rFonts w:ascii="Times New Roman" w:hAnsi="Times New Roman" w:cs="Times New Roman"/>
        </w:rPr>
        <w:t xml:space="preserve">. The absence of the serotype allowed a large proportion of the population to be naïve as the city experienced more than 4% annual </w:t>
      </w:r>
      <w:r>
        <w:rPr>
          <w:rFonts w:ascii="Times New Roman" w:hAnsi="Times New Roman" w:cs="Times New Roman"/>
        </w:rPr>
        <w:lastRenderedPageBreak/>
        <w:t xml:space="preserve">growth of population. Second, the outbreak in 2022 continued to 2023 with a relatively warm year and late rain the season allowing more than 5024 cases in December 2022 compared to the monthly mean of 188 cases for December in Bangladesh (2000-2021) </w:t>
      </w:r>
      <w:sdt>
        <w:sdtPr>
          <w:rPr>
            <w:rFonts w:ascii="Times New Roman" w:hAnsi="Times New Roman" w:cs="Times New Roman"/>
            <w:color w:val="000000"/>
            <w:vertAlign w:val="superscript"/>
          </w:rPr>
          <w:tag w:val="MENDELEY_CITATION_v3_eyJjaXRhdGlvbklEIjoiTUVOREVMRVlfQ0lUQVRJT05fYjRhM2ZhOTAtNzdhOS00MzM4LWEzNTgtNzI5Mzg0YTI1NDJkIiwicHJvcGVydGllcyI6eyJub3RlSW5kZXgiOjB9LCJpc0VkaXRlZCI6ZmFsc2UsIm1hbnVhbE92ZXJyaWRlIjp7ImlzTWFudWFsbHlPdmVycmlkZGVuIjpmYWxzZSwiY2l0ZXByb2NUZXh0IjoiPHN1cD44PC9zdXA+IiwibWFudWFsT3ZlcnJpZGVUZXh0IjoiIn0sImNpdGF0aW9uSXRlbXMiOlt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
          <w:id w:val="-238174845"/>
          <w:placeholder>
            <w:docPart w:val="43B0658B5CF24073BD1E3C98AEA9FB4E"/>
          </w:placeholder>
        </w:sdtPr>
        <w:sdtContent>
          <w:r w:rsidRPr="00D44B14">
            <w:rPr>
              <w:rFonts w:ascii="Times New Roman" w:hAnsi="Times New Roman" w:cs="Times New Roman"/>
              <w:color w:val="000000"/>
              <w:vertAlign w:val="superscript"/>
            </w:rPr>
            <w:t>8</w:t>
          </w:r>
        </w:sdtContent>
      </w:sdt>
      <w:r>
        <w:rPr>
          <w:rFonts w:ascii="Times New Roman" w:hAnsi="Times New Roman" w:cs="Times New Roman"/>
        </w:rPr>
        <w:t xml:space="preserve">. Thus, the year 2023 started with a large number of cases including 566 cases in January compared monthly mean of 126 cases in Bangladesh (2000-2021) </w:t>
      </w:r>
      <w:sdt>
        <w:sdtPr>
          <w:rPr>
            <w:rFonts w:ascii="Times New Roman" w:hAnsi="Times New Roman" w:cs="Times New Roman"/>
            <w:color w:val="000000"/>
            <w:vertAlign w:val="superscript"/>
          </w:rPr>
          <w:tag w:val="MENDELEY_CITATION_v3_eyJjaXRhdGlvbklEIjoiTUVOREVMRVlfQ0lUQVRJT05fYTlmNDVjY2QtNWY4Ny00NDAxLTk3MzEtNGJjOTJhMzc0MDU2IiwicHJvcGVydGllcyI6eyJub3RlSW5kZXgiOjB9LCJpc0VkaXRlZCI6ZmFsc2UsIm1hbnVhbE92ZXJyaWRlIjp7ImlzTWFudWFsbHlPdmVycmlkZGVuIjpmYWxzZSwiY2l0ZXByb2NUZXh0IjoiPHN1cD44PC9zdXA+IiwibWFudWFsT3ZlcnJpZGVUZXh0IjoiIn0sImNpdGF0aW9uSXRlbXMiOlt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
          <w:id w:val="-1827658968"/>
          <w:placeholder>
            <w:docPart w:val="43B0658B5CF24073BD1E3C98AEA9FB4E"/>
          </w:placeholder>
        </w:sdtPr>
        <w:sdtContent>
          <w:r w:rsidRPr="00D44B14">
            <w:rPr>
              <w:rFonts w:ascii="Times New Roman" w:hAnsi="Times New Roman" w:cs="Times New Roman"/>
              <w:color w:val="000000"/>
              <w:vertAlign w:val="superscript"/>
            </w:rPr>
            <w:t>8</w:t>
          </w:r>
        </w:sdtContent>
      </w:sdt>
      <w:r>
        <w:rPr>
          <w:rFonts w:ascii="Times New Roman" w:hAnsi="Times New Roman" w:cs="Times New Roman"/>
        </w:rPr>
        <w:t xml:space="preserve">. Third, unusually high rainfall in the pre-monsoon season allowed the breeding of mosquitoes with higher numbers leading to a large outbreak in the county. </w:t>
      </w:r>
    </w:p>
    <w:p w14:paraId="5B35346A" w14:textId="77777777" w:rsidR="00216FBE" w:rsidRDefault="00216FBE" w:rsidP="00216FBE">
      <w:pPr>
        <w:spacing w:after="0" w:line="480" w:lineRule="auto"/>
        <w:rPr>
          <w:rFonts w:ascii="Times New Roman" w:hAnsi="Times New Roman" w:cs="Times New Roman"/>
        </w:rPr>
      </w:pPr>
    </w:p>
    <w:p w14:paraId="76F51274" w14:textId="77777777" w:rsidR="00216FBE" w:rsidRDefault="00216FBE" w:rsidP="00216FBE">
      <w:pPr>
        <w:spacing w:after="0" w:line="480" w:lineRule="auto"/>
        <w:rPr>
          <w:rFonts w:ascii="Times New Roman" w:hAnsi="Times New Roman" w:cs="Times New Roman"/>
          <w:b/>
          <w:bCs/>
        </w:rPr>
      </w:pPr>
    </w:p>
    <w:p w14:paraId="4F704AB3" w14:textId="77777777" w:rsidR="00216FBE" w:rsidRDefault="00216FBE" w:rsidP="00216FBE">
      <w:pPr>
        <w:spacing w:after="0" w:line="480" w:lineRule="auto"/>
        <w:rPr>
          <w:rFonts w:ascii="Times New Roman" w:hAnsi="Times New Roman" w:cs="Times New Roman"/>
          <w:b/>
          <w:bCs/>
        </w:rPr>
      </w:pPr>
    </w:p>
    <w:p w14:paraId="2328AF2F" w14:textId="3A43A07A" w:rsidR="00216FBE" w:rsidRPr="005953D4" w:rsidRDefault="00216FBE" w:rsidP="00216FBE">
      <w:pPr>
        <w:spacing w:after="0" w:line="480" w:lineRule="auto"/>
        <w:rPr>
          <w:rFonts w:ascii="Times New Roman" w:hAnsi="Times New Roman" w:cs="Times New Roman"/>
          <w:b/>
          <w:bCs/>
        </w:rPr>
      </w:pPr>
      <w:r w:rsidRPr="005953D4">
        <w:rPr>
          <w:rFonts w:ascii="Times New Roman" w:hAnsi="Times New Roman" w:cs="Times New Roman"/>
          <w:b/>
          <w:bCs/>
        </w:rPr>
        <w:t>Spread of DENV</w:t>
      </w:r>
      <w:r>
        <w:rPr>
          <w:rFonts w:ascii="Times New Roman" w:hAnsi="Times New Roman" w:cs="Times New Roman"/>
          <w:b/>
          <w:bCs/>
        </w:rPr>
        <w:t xml:space="preserve"> throughout Bangladesh </w:t>
      </w:r>
      <w:r w:rsidRPr="005953D4">
        <w:rPr>
          <w:rFonts w:ascii="Times New Roman" w:hAnsi="Times New Roman" w:cs="Times New Roman"/>
          <w:b/>
          <w:bCs/>
        </w:rPr>
        <w:t xml:space="preserve"> </w:t>
      </w:r>
    </w:p>
    <w:p w14:paraId="55A9CC3F" w14:textId="77777777" w:rsidR="00F353A4" w:rsidRDefault="00F353A4" w:rsidP="00216FBE">
      <w:pPr>
        <w:spacing w:after="0" w:line="480" w:lineRule="auto"/>
        <w:rPr>
          <w:rFonts w:ascii="Times New Roman" w:hAnsi="Times New Roman" w:cs="Times New Roman"/>
        </w:rPr>
      </w:pPr>
    </w:p>
    <w:p w14:paraId="18F90E1B" w14:textId="30A56F41" w:rsidR="00216FBE" w:rsidRPr="006C6EDD" w:rsidRDefault="00216FBE" w:rsidP="00216FBE">
      <w:pPr>
        <w:spacing w:after="0" w:line="480" w:lineRule="auto"/>
        <w:rPr>
          <w:rFonts w:ascii="Times New Roman" w:hAnsi="Times New Roman" w:cs="Times New Roman"/>
        </w:rPr>
      </w:pPr>
      <w:r w:rsidRPr="00C5086A">
        <w:rPr>
          <w:rFonts w:ascii="Times New Roman" w:hAnsi="Times New Roman" w:cs="Times New Roman"/>
        </w:rPr>
        <w:t xml:space="preserve">Dhaka is one of the most densely populated cities in the world with more than </w:t>
      </w:r>
      <w:r>
        <w:rPr>
          <w:rFonts w:ascii="Times New Roman" w:hAnsi="Times New Roman" w:cs="Times New Roman"/>
        </w:rPr>
        <w:t xml:space="preserve">22 </w:t>
      </w:r>
      <w:r w:rsidRPr="00C5086A">
        <w:rPr>
          <w:rFonts w:ascii="Times New Roman" w:hAnsi="Times New Roman" w:cs="Times New Roman"/>
        </w:rPr>
        <w:t xml:space="preserve">million people living in approximately 300 squares </w:t>
      </w:r>
      <w:r>
        <w:rPr>
          <w:rFonts w:ascii="Times New Roman" w:hAnsi="Times New Roman" w:cs="Times New Roman"/>
        </w:rPr>
        <w:t xml:space="preserve">kilometres </w:t>
      </w:r>
      <w:r w:rsidRPr="00C5086A">
        <w:rPr>
          <w:rFonts w:ascii="Times New Roman" w:hAnsi="Times New Roman" w:cs="Times New Roman"/>
        </w:rPr>
        <w:t>with a population density of 23,234 people/KM</w:t>
      </w:r>
      <w:r w:rsidRPr="00C5086A">
        <w:rPr>
          <w:rFonts w:ascii="Times New Roman" w:hAnsi="Times New Roman" w:cs="Times New Roman"/>
          <w:vertAlign w:val="superscript"/>
        </w:rPr>
        <w:t>2</w:t>
      </w:r>
      <w:r>
        <w:rPr>
          <w:rFonts w:ascii="Times New Roman" w:hAnsi="Times New Roman" w:cs="Times New Roman"/>
          <w:vertAlign w:val="superscript"/>
        </w:rPr>
        <w:t xml:space="preserve"> </w:t>
      </w:r>
      <w:sdt>
        <w:sdtPr>
          <w:rPr>
            <w:rFonts w:ascii="Times New Roman" w:hAnsi="Times New Roman" w:cs="Times New Roman"/>
            <w:color w:val="000000"/>
            <w:vertAlign w:val="superscript"/>
          </w:rPr>
          <w:tag w:val="MENDELEY_CITATION_v3_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"/>
          <w:id w:val="1469549629"/>
          <w:placeholder>
            <w:docPart w:val="43B0658B5CF24073BD1E3C98AEA9FB4E"/>
          </w:placeholder>
        </w:sdtPr>
        <w:sdtContent>
          <w:r w:rsidRPr="00D44B14">
            <w:rPr>
              <w:rFonts w:ascii="Times New Roman" w:hAnsi="Times New Roman" w:cs="Times New Roman"/>
              <w:color w:val="000000"/>
              <w:vertAlign w:val="superscript"/>
            </w:rPr>
            <w:t>9</w:t>
          </w:r>
        </w:sdtContent>
      </w:sdt>
      <w:r>
        <w:rPr>
          <w:rFonts w:ascii="Times New Roman" w:hAnsi="Times New Roman" w:cs="Times New Roman"/>
          <w:color w:val="000000"/>
          <w:vertAlign w:val="superscript"/>
        </w:rPr>
        <w:t xml:space="preserve">. </w:t>
      </w:r>
      <w:r>
        <w:rPr>
          <w:rFonts w:ascii="Times New Roman" w:hAnsi="Times New Roman" w:cs="Times New Roman"/>
        </w:rPr>
        <w:t>Many people travel to their rural home during two large festivals: Eid-Al-Fitr and Eid-Al-Adha. In 2023, the Eid-Al-Adha was celebrated on 28</w:t>
      </w:r>
      <w:r w:rsidRPr="004F32DF">
        <w:rPr>
          <w:rFonts w:ascii="Times New Roman" w:hAnsi="Times New Roman" w:cs="Times New Roman"/>
          <w:vertAlign w:val="superscript"/>
        </w:rPr>
        <w:t>th</w:t>
      </w:r>
      <w:r>
        <w:rPr>
          <w:rFonts w:ascii="Times New Roman" w:hAnsi="Times New Roman" w:cs="Times New Roman"/>
        </w:rPr>
        <w:t xml:space="preserve"> June. Up until 28</w:t>
      </w:r>
      <w:r w:rsidRPr="00161068">
        <w:rPr>
          <w:rFonts w:ascii="Times New Roman" w:hAnsi="Times New Roman" w:cs="Times New Roman"/>
          <w:vertAlign w:val="superscript"/>
        </w:rPr>
        <w:t>th</w:t>
      </w:r>
      <w:r>
        <w:rPr>
          <w:rFonts w:ascii="Times New Roman" w:hAnsi="Times New Roman" w:cs="Times New Roman"/>
        </w:rPr>
        <w:t xml:space="preserve"> June 2023, a total of 7862 patients were recorded in the country of which 6014 (76.5%) were recorded in the capital city. Approximately 60% of people infected with DENV do not show any clinical symptoms </w:t>
      </w:r>
      <w:sdt>
        <w:sdtPr>
          <w:rPr>
            <w:rFonts w:ascii="Times New Roman" w:hAnsi="Times New Roman" w:cs="Times New Roman"/>
            <w:color w:val="000000"/>
            <w:vertAlign w:val="superscript"/>
          </w:rPr>
          <w:tag w:val="MENDELEY_CITATION_v3_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"/>
          <w:id w:val="154034994"/>
          <w:placeholder>
            <w:docPart w:val="43B0658B5CF24073BD1E3C98AEA9FB4E"/>
          </w:placeholder>
        </w:sdtPr>
        <w:sdtContent>
          <w:r w:rsidRPr="00D44B14">
            <w:rPr>
              <w:rFonts w:ascii="Times New Roman" w:hAnsi="Times New Roman" w:cs="Times New Roman"/>
              <w:color w:val="000000"/>
              <w:vertAlign w:val="superscript"/>
            </w:rPr>
            <w:t>10</w:t>
          </w:r>
        </w:sdtContent>
      </w:sdt>
      <w:r>
        <w:rPr>
          <w:rFonts w:ascii="Times New Roman" w:hAnsi="Times New Roman" w:cs="Times New Roman"/>
        </w:rPr>
        <w:t>. In Bangladesh, only a small fraction of people infected with DENV are captured in the current surveillance system as the data is gathered from approximately 5% of the total hospitals or diagnostic centres of the country</w:t>
      </w:r>
      <w:sdt>
        <w:sdtPr>
          <w:rPr>
            <w:rFonts w:ascii="Times New Roman" w:hAnsi="Times New Roman" w:cs="Times New Roman"/>
            <w:color w:val="000000"/>
            <w:vertAlign w:val="superscript"/>
          </w:rPr>
          <w:tag w:val="MENDELEY_CITATION_v3_eyJjaXRhdGlvbklEIjoiTUVOREVMRVlfQ0lUQVRJT05fM2ZjMmFlNWMtMzk3NC00NjQ4LWEyNjYtMzRhNDJkNDJhZWM2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933351599"/>
          <w:placeholder>
            <w:docPart w:val="43B0658B5CF24073BD1E3C98AEA9FB4E"/>
          </w:placeholder>
        </w:sdtPr>
        <w:sdtContent>
          <w:r w:rsidRPr="00D44B14">
            <w:rPr>
              <w:rFonts w:ascii="Times New Roman" w:hAnsi="Times New Roman" w:cs="Times New Roman"/>
              <w:color w:val="000000"/>
              <w:vertAlign w:val="superscript"/>
            </w:rPr>
            <w:t>11</w:t>
          </w:r>
        </w:sdtContent>
      </w:sdt>
      <w:r>
        <w:rPr>
          <w:rFonts w:ascii="Times New Roman" w:hAnsi="Times New Roman" w:cs="Times New Roman"/>
        </w:rPr>
        <w:t>.  More than 15 million people left Dhaka and its surrounding cities to celebrate Eid-Al-Adha with their families in rural Bangladesh</w:t>
      </w:r>
      <w:sdt>
        <w:sdtPr>
          <w:rPr>
            <w:rFonts w:ascii="Times New Roman" w:hAnsi="Times New Roman" w:cs="Times New Roman"/>
            <w:color w:val="000000"/>
            <w:vertAlign w:val="superscript"/>
          </w:rPr>
          <w:tag w:val="MENDELEY_CITATION_v3_eyJjaXRhdGlvbklEIjoiTUVOREVMRVlfQ0lUQVRJT05fMWRiNzQ2NjctNzc1Zi00MWJmLThmZWEtMGFiM2RkN2Y0ZWQ3IiwicHJvcGVydGllcyI6eyJub3RlSW5kZXgiOjB9LCJpc0VkaXRlZCI6ZmFsc2UsIm1hbnVhbE92ZXJyaWRlIjp7ImlzTWFudWFsbHlPdmVycmlkZGVuIjpmYWxzZSwiY2l0ZXByb2NUZXh0IjoiPHN1cD4xMjwvc3VwPi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
          <w:id w:val="-1395580482"/>
          <w:placeholder>
            <w:docPart w:val="384904C040854C46A8A30BC08670A20A"/>
          </w:placeholder>
        </w:sdtPr>
        <w:sdtContent>
          <w:r w:rsidRPr="00D44B14">
            <w:rPr>
              <w:rFonts w:ascii="Times New Roman" w:hAnsi="Times New Roman" w:cs="Times New Roman"/>
              <w:color w:val="000000"/>
              <w:vertAlign w:val="superscript"/>
            </w:rPr>
            <w:t>12</w:t>
          </w:r>
        </w:sdtContent>
      </w:sdt>
      <w:r>
        <w:rPr>
          <w:rFonts w:ascii="Times New Roman" w:hAnsi="Times New Roman" w:cs="Times New Roman"/>
        </w:rPr>
        <w:t xml:space="preserve">. This large movement probably played a role in spreading the DENV virus throughout the county. People infected with DENV can remain </w:t>
      </w:r>
      <w:proofErr w:type="spellStart"/>
      <w:r>
        <w:rPr>
          <w:rFonts w:ascii="Times New Roman" w:hAnsi="Times New Roman" w:cs="Times New Roman"/>
        </w:rPr>
        <w:t>viremic</w:t>
      </w:r>
      <w:proofErr w:type="spellEnd"/>
      <w:r>
        <w:rPr>
          <w:rFonts w:ascii="Times New Roman" w:hAnsi="Times New Roman" w:cs="Times New Roman"/>
        </w:rPr>
        <w:t xml:space="preserve"> (infectious) for a maximum of 12 days </w:t>
      </w:r>
      <w:sdt>
        <w:sdtPr>
          <w:rPr>
            <w:rFonts w:ascii="Times New Roman" w:hAnsi="Times New Roman" w:cs="Times New Roman"/>
            <w:color w:val="000000"/>
            <w:vertAlign w:val="superscript"/>
          </w:rPr>
          <w:tag w:val="MENDELEY_CITATION_v3_eyJjaXRhdGlvbklEIjoiTUVOREVMRVlfQ0lUQVRJT05fNGEyYTA5ZTctNTM0Mi00ZTFlLTlmMzQtNjM1MDY4NjNiYjQxIiwicHJvcGVydGllcyI6eyJub3RlSW5kZXgiOjB9LCJpc0VkaXRlZCI6ZmFsc2UsIm1hbnVhbE92ZXJyaWRlIjp7ImlzTWFudWFsbHlPdmVycmlkZGVuIjpmYWxzZSwiY2l0ZXByb2NUZXh0IjoiPHN1cD4xMz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268823387"/>
          <w:placeholder>
            <w:docPart w:val="384904C040854C46A8A30BC08670A20A"/>
          </w:placeholder>
        </w:sdtPr>
        <w:sdtContent>
          <w:r w:rsidRPr="00D44B14">
            <w:rPr>
              <w:rFonts w:ascii="Times New Roman" w:hAnsi="Times New Roman" w:cs="Times New Roman"/>
              <w:color w:val="000000"/>
              <w:vertAlign w:val="superscript"/>
            </w:rPr>
            <w:t>13</w:t>
          </w:r>
        </w:sdtContent>
      </w:sdt>
      <w:r>
        <w:rPr>
          <w:rFonts w:ascii="Times New Roman" w:hAnsi="Times New Roman" w:cs="Times New Roman"/>
        </w:rPr>
        <w:t xml:space="preserve">. Although </w:t>
      </w:r>
      <w:r w:rsidRPr="003C52BF">
        <w:rPr>
          <w:rFonts w:ascii="Times New Roman" w:hAnsi="Times New Roman" w:cs="Times New Roman"/>
          <w:i/>
          <w:iCs/>
        </w:rPr>
        <w:t>Aedes</w:t>
      </w:r>
      <w:r>
        <w:rPr>
          <w:rFonts w:ascii="Times New Roman" w:hAnsi="Times New Roman" w:cs="Times New Roman"/>
        </w:rPr>
        <w:t xml:space="preserve"> </w:t>
      </w:r>
      <w:r w:rsidRPr="00161068">
        <w:rPr>
          <w:rFonts w:ascii="Times New Roman" w:hAnsi="Times New Roman" w:cs="Times New Roman"/>
          <w:i/>
          <w:iCs/>
        </w:rPr>
        <w:t>aegypti</w:t>
      </w:r>
      <w:r>
        <w:rPr>
          <w:rFonts w:ascii="Times New Roman" w:hAnsi="Times New Roman" w:cs="Times New Roman"/>
        </w:rPr>
        <w:t xml:space="preserve">, the key vector of DENV transmission is a city-adapted mosquito, the Asian tiger mosquito, </w:t>
      </w:r>
      <w:r w:rsidRPr="000B71A7">
        <w:rPr>
          <w:rFonts w:ascii="Times New Roman" w:hAnsi="Times New Roman" w:cs="Times New Roman"/>
          <w:i/>
          <w:iCs/>
        </w:rPr>
        <w:t>A</w:t>
      </w:r>
      <w:r>
        <w:rPr>
          <w:rFonts w:ascii="Times New Roman" w:hAnsi="Times New Roman" w:cs="Times New Roman"/>
          <w:i/>
          <w:iCs/>
        </w:rPr>
        <w:t>ed</w:t>
      </w:r>
      <w:r w:rsidRPr="000B71A7">
        <w:rPr>
          <w:rFonts w:ascii="Times New Roman" w:hAnsi="Times New Roman" w:cs="Times New Roman"/>
          <w:i/>
          <w:iCs/>
        </w:rPr>
        <w:t>e</w:t>
      </w:r>
      <w:r>
        <w:rPr>
          <w:rFonts w:ascii="Times New Roman" w:hAnsi="Times New Roman" w:cs="Times New Roman"/>
          <w:i/>
          <w:iCs/>
        </w:rPr>
        <w:t>s</w:t>
      </w:r>
      <w:r w:rsidRPr="000B71A7">
        <w:rPr>
          <w:rFonts w:ascii="Times New Roman" w:hAnsi="Times New Roman" w:cs="Times New Roman"/>
          <w:i/>
          <w:iCs/>
        </w:rPr>
        <w:t xml:space="preserve"> albopictus</w:t>
      </w:r>
      <w:r>
        <w:rPr>
          <w:rFonts w:ascii="Times New Roman" w:hAnsi="Times New Roman" w:cs="Times New Roman"/>
          <w:i/>
          <w:iCs/>
        </w:rPr>
        <w:t>,</w:t>
      </w:r>
      <w:r>
        <w:rPr>
          <w:rFonts w:ascii="Times New Roman" w:hAnsi="Times New Roman" w:cs="Times New Roman"/>
        </w:rPr>
        <w:t xml:space="preserve"> the secondary vector of DENV is adapted more to rural settings. Earlier studies in Bangladesh reported the presence of </w:t>
      </w:r>
      <w:r w:rsidRPr="006A2A39">
        <w:rPr>
          <w:rFonts w:ascii="Times New Roman" w:hAnsi="Times New Roman" w:cs="Times New Roman"/>
          <w:i/>
          <w:iCs/>
        </w:rPr>
        <w:t>Ae albopictus</w:t>
      </w:r>
      <w:r>
        <w:rPr>
          <w:rFonts w:ascii="Times New Roman" w:hAnsi="Times New Roman" w:cs="Times New Roman"/>
        </w:rPr>
        <w:t xml:space="preserve"> in different parts of Bangladesh </w:t>
      </w:r>
      <w:sdt>
        <w:sdtPr>
          <w:rPr>
            <w:rFonts w:ascii="Times New Roman" w:hAnsi="Times New Roman" w:cs="Times New Roman"/>
            <w:color w:val="000000"/>
            <w:vertAlign w:val="superscript"/>
          </w:rPr>
          <w:tag w:val="MENDELEY_CITATION_v3_eyJjaXRhdGlvbklEIjoiTUVOREVMRVlfQ0lUQVRJT05fODU4Yzk5MWItYWQyNy00ODNmLWI0ZmUtMjBhYjA1Y2ZhOTFiIiwicHJvcGVydGllcyI6eyJub3RlSW5kZXgiOjB9LCJpc0VkaXRlZCI6ZmFsc2UsIm1hbnVhbE92ZXJyaWRlIjp7ImlzTWFudWFsbHlPdmVycmlkZGVuIjpmYWxzZSwiY2l0ZXByb2NUZXh0IjoiPHN1cD41LDE0PC9zdXA+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
          <w:id w:val="-1053075829"/>
          <w:placeholder>
            <w:docPart w:val="43B0658B5CF24073BD1E3C98AEA9FB4E"/>
          </w:placeholder>
        </w:sdtPr>
        <w:sdtContent>
          <w:r w:rsidRPr="00D44B14">
            <w:rPr>
              <w:rFonts w:ascii="Times New Roman" w:hAnsi="Times New Roman" w:cs="Times New Roman"/>
              <w:color w:val="000000"/>
              <w:vertAlign w:val="superscript"/>
            </w:rPr>
            <w:t>5,14</w:t>
          </w:r>
        </w:sdtContent>
      </w:sdt>
      <w:r>
        <w:rPr>
          <w:rFonts w:ascii="Times New Roman" w:hAnsi="Times New Roman" w:cs="Times New Roman"/>
        </w:rPr>
        <w:t xml:space="preserve">.  </w:t>
      </w:r>
      <w:r w:rsidRPr="00732F7B">
        <w:rPr>
          <w:rFonts w:ascii="Times New Roman" w:hAnsi="Times New Roman" w:cs="Times New Roman"/>
          <w:sz w:val="24"/>
          <w:szCs w:val="24"/>
        </w:rPr>
        <w:t>As competent</w:t>
      </w:r>
      <w:r w:rsidRPr="00732F7B">
        <w:rPr>
          <w:rStyle w:val="cf01"/>
          <w:rFonts w:ascii="Times New Roman" w:hAnsi="Times New Roman" w:cs="Times New Roman"/>
          <w:sz w:val="24"/>
          <w:szCs w:val="24"/>
        </w:rPr>
        <w:t xml:space="preserve"> vectors </w:t>
      </w:r>
      <w:r>
        <w:rPr>
          <w:rStyle w:val="cf01"/>
          <w:rFonts w:ascii="Times New Roman" w:hAnsi="Times New Roman" w:cs="Times New Roman"/>
          <w:sz w:val="24"/>
          <w:szCs w:val="24"/>
        </w:rPr>
        <w:t>(</w:t>
      </w:r>
      <w:r w:rsidRPr="003058F6">
        <w:rPr>
          <w:rStyle w:val="cf01"/>
          <w:rFonts w:ascii="Times New Roman" w:hAnsi="Times New Roman" w:cs="Times New Roman"/>
          <w:i/>
          <w:iCs/>
          <w:sz w:val="24"/>
          <w:szCs w:val="24"/>
        </w:rPr>
        <w:t>Ae albopictus</w:t>
      </w:r>
      <w:r>
        <w:rPr>
          <w:rStyle w:val="cf01"/>
          <w:rFonts w:ascii="Times New Roman" w:hAnsi="Times New Roman" w:cs="Times New Roman"/>
          <w:sz w:val="24"/>
          <w:szCs w:val="24"/>
        </w:rPr>
        <w:t xml:space="preserve">) </w:t>
      </w:r>
      <w:r w:rsidRPr="00732F7B">
        <w:rPr>
          <w:rStyle w:val="cf01"/>
          <w:rFonts w:ascii="Times New Roman" w:hAnsi="Times New Roman" w:cs="Times New Roman"/>
          <w:sz w:val="24"/>
          <w:szCs w:val="24"/>
        </w:rPr>
        <w:t xml:space="preserve">were documented outside Dhaka, it is possible to maintain local transmission if dengue is introduced </w:t>
      </w:r>
      <w:r>
        <w:rPr>
          <w:rStyle w:val="cf01"/>
          <w:rFonts w:ascii="Times New Roman" w:hAnsi="Times New Roman" w:cs="Times New Roman"/>
          <w:sz w:val="24"/>
          <w:szCs w:val="24"/>
        </w:rPr>
        <w:t xml:space="preserve">to the rural </w:t>
      </w:r>
      <w:r>
        <w:rPr>
          <w:rStyle w:val="cf01"/>
          <w:rFonts w:ascii="Times New Roman" w:hAnsi="Times New Roman" w:cs="Times New Roman"/>
          <w:sz w:val="24"/>
          <w:szCs w:val="24"/>
        </w:rPr>
        <w:lastRenderedPageBreak/>
        <w:t xml:space="preserve">areas in Bangladesh. </w:t>
      </w:r>
      <w:r>
        <w:rPr>
          <w:rFonts w:ascii="Times New Roman" w:hAnsi="Times New Roman" w:cs="Times New Roman"/>
        </w:rPr>
        <w:t xml:space="preserve">In 2023, it seems like that infected people travelled from Dhaka to rural areas and spread the virus to the rural areas where </w:t>
      </w:r>
      <w:r w:rsidRPr="00F06F25">
        <w:rPr>
          <w:rFonts w:ascii="Times New Roman" w:hAnsi="Times New Roman" w:cs="Times New Roman"/>
          <w:i/>
          <w:iCs/>
        </w:rPr>
        <w:t>Ae albopictus</w:t>
      </w:r>
      <w:r>
        <w:rPr>
          <w:rFonts w:ascii="Times New Roman" w:hAnsi="Times New Roman" w:cs="Times New Roman"/>
        </w:rPr>
        <w:t xml:space="preserve"> mosquito maintained the local transmission </w:t>
      </w:r>
      <w:sdt>
        <w:sdtPr>
          <w:rPr>
            <w:rFonts w:ascii="Times New Roman" w:hAnsi="Times New Roman" w:cs="Times New Roman"/>
            <w:color w:val="000000"/>
            <w:vertAlign w:val="superscript"/>
          </w:rPr>
          <w:tag w:val="MENDELEY_CITATION_v3_eyJjaXRhdGlvbklEIjoiTUVOREVMRVlfQ0lUQVRJT05fYWRmNGY3NTgtMzVjYy00OWM3LThkYzAtM2IyMmJiNWNiOGZm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532846211"/>
          <w:placeholder>
            <w:docPart w:val="43B0658B5CF24073BD1E3C98AEA9FB4E"/>
          </w:placeholder>
        </w:sdtPr>
        <w:sdtContent>
          <w:r w:rsidRPr="00D44B14">
            <w:rPr>
              <w:rFonts w:ascii="Times New Roman" w:hAnsi="Times New Roman" w:cs="Times New Roman"/>
              <w:color w:val="000000"/>
              <w:vertAlign w:val="superscript"/>
            </w:rPr>
            <w:t>11</w:t>
          </w:r>
        </w:sdtContent>
      </w:sdt>
      <w:r>
        <w:rPr>
          <w:rFonts w:ascii="Times New Roman" w:hAnsi="Times New Roman" w:cs="Times New Roman"/>
        </w:rPr>
        <w:t>. The earlier start of the monsoon this year (ref) also coincided with this and further influenced the growth of the vector population in the rural areas</w:t>
      </w:r>
      <w:sdt>
        <w:sdtPr>
          <w:rPr>
            <w:rFonts w:ascii="Times New Roman" w:hAnsi="Times New Roman" w:cs="Times New Roman"/>
            <w:color w:val="000000"/>
            <w:vertAlign w:val="superscript"/>
          </w:rPr>
          <w:tag w:val="MENDELEY_CITATION_v3_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"/>
          <w:id w:val="1018739127"/>
          <w:placeholder>
            <w:docPart w:val="43B0658B5CF24073BD1E3C98AEA9FB4E"/>
          </w:placeholder>
        </w:sdtPr>
        <w:sdtContent>
          <w:r w:rsidRPr="00D44B14">
            <w:rPr>
              <w:rFonts w:ascii="Times New Roman" w:hAnsi="Times New Roman" w:cs="Times New Roman"/>
              <w:color w:val="000000"/>
              <w:vertAlign w:val="superscript"/>
            </w:rPr>
            <w:t>15</w:t>
          </w:r>
        </w:sdtContent>
      </w:sdt>
      <w:r>
        <w:rPr>
          <w:rFonts w:ascii="Times New Roman" w:hAnsi="Times New Roman" w:cs="Times New Roman"/>
        </w:rPr>
        <w:t xml:space="preserve">. By 25 July 2023, all 64 districts reported at least one DENV infection in their hospitals. In that specific time, a total of 37, 688 patients were recorded in the country of which 22349 (59.30%) were recorded in the capital city. The spreading of DENV across the country might have severe consequences for the ongoing outbreak and the coming years. The rural cycle of DENV transmission is usually led by </w:t>
      </w:r>
      <w:r w:rsidRPr="007F2674">
        <w:rPr>
          <w:rFonts w:ascii="Times New Roman" w:hAnsi="Times New Roman" w:cs="Times New Roman"/>
          <w:i/>
          <w:iCs/>
        </w:rPr>
        <w:t>Ae albopictus</w:t>
      </w:r>
      <w:r>
        <w:rPr>
          <w:rFonts w:ascii="Times New Roman" w:hAnsi="Times New Roman" w:cs="Times New Roman"/>
        </w:rPr>
        <w:t xml:space="preserve"> and there is some specific difference that makes </w:t>
      </w:r>
      <w:r w:rsidRPr="002A69E7">
        <w:rPr>
          <w:rFonts w:ascii="Times New Roman" w:hAnsi="Times New Roman" w:cs="Times New Roman"/>
          <w:i/>
          <w:iCs/>
        </w:rPr>
        <w:t>Ae albopictus</w:t>
      </w:r>
      <w:r>
        <w:rPr>
          <w:rFonts w:ascii="Times New Roman" w:hAnsi="Times New Roman" w:cs="Times New Roman"/>
        </w:rPr>
        <w:t xml:space="preserve"> a crucial vector for DENV </w:t>
      </w:r>
      <w:r w:rsidRPr="00095129">
        <w:rPr>
          <w:rFonts w:ascii="Times New Roman" w:hAnsi="Times New Roman" w:cs="Times New Roman"/>
          <w:b/>
          <w:bCs/>
        </w:rPr>
        <w:t>(Table 2)</w:t>
      </w:r>
      <w:r>
        <w:rPr>
          <w:rFonts w:ascii="Times New Roman" w:hAnsi="Times New Roman" w:cs="Times New Roman"/>
        </w:rPr>
        <w:t xml:space="preserve">. </w:t>
      </w:r>
    </w:p>
    <w:p w14:paraId="259EED90" w14:textId="77777777" w:rsidR="00216FBE" w:rsidRDefault="00216FBE" w:rsidP="00216FBE">
      <w:pPr>
        <w:spacing w:after="0" w:line="480" w:lineRule="auto"/>
        <w:rPr>
          <w:rFonts w:ascii="Times New Roman" w:hAnsi="Times New Roman" w:cs="Times New Roman"/>
        </w:rPr>
      </w:pPr>
    </w:p>
    <w:p w14:paraId="5D0C794A" w14:textId="77777777" w:rsidR="00216FBE" w:rsidRPr="00BA36CF" w:rsidRDefault="00216FBE" w:rsidP="00216FBE">
      <w:pPr>
        <w:spacing w:after="0" w:line="480" w:lineRule="auto"/>
        <w:rPr>
          <w:rFonts w:ascii="Times New Roman" w:hAnsi="Times New Roman" w:cs="Times New Roman"/>
        </w:rPr>
      </w:pPr>
      <w:r w:rsidRPr="00C5086A">
        <w:rPr>
          <w:rFonts w:ascii="Times New Roman" w:hAnsi="Times New Roman" w:cs="Times New Roman"/>
        </w:rPr>
        <w:t xml:space="preserve">Until the reappearance of DENV-serotype 3 in 2019, the DENV virus was mostly endemic in </w:t>
      </w:r>
      <w:r>
        <w:rPr>
          <w:rFonts w:ascii="Times New Roman" w:hAnsi="Times New Roman" w:cs="Times New Roman"/>
        </w:rPr>
        <w:t xml:space="preserve">urban settings with a large portion of </w:t>
      </w:r>
      <w:r w:rsidRPr="00C5086A">
        <w:rPr>
          <w:rFonts w:ascii="Times New Roman" w:hAnsi="Times New Roman" w:cs="Times New Roman"/>
        </w:rPr>
        <w:t xml:space="preserve">people being exposed to the virus in their lifetime </w:t>
      </w:r>
      <w:sdt>
        <w:sdtPr>
          <w:rPr>
            <w:rFonts w:ascii="Times New Roman" w:hAnsi="Times New Roman" w:cs="Times New Roman"/>
            <w:color w:val="000000"/>
            <w:vertAlign w:val="superscript"/>
          </w:rPr>
          <w:tag w:val="MENDELEY_CITATION_v3_eyJjaXRhdGlvbklEIjoiTUVOREVMRVlfQ0lUQVRJT05fNzMxZTY5NDQtMGVjMy00ZmQ3LWJjMzktNmZiODE3NzVlOTMzIiwicHJvcGVydGllcyI6eyJub3RlSW5kZXgiOjB9LCJpc0VkaXRlZCI6ZmFsc2UsIm1hbnVhbE92ZXJyaWRlIjp7ImlzTWFudWFsbHlPdmVycmlkZGVuIjpmYWxzZSwiY2l0ZXByb2NUZXh0IjoiPHN1cD41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1931882716"/>
          <w:placeholder>
            <w:docPart w:val="384904C040854C46A8A30BC08670A20A"/>
          </w:placeholder>
        </w:sdtPr>
        <w:sdtContent>
          <w:r w:rsidRPr="00D44B14">
            <w:rPr>
              <w:rFonts w:ascii="Times New Roman" w:hAnsi="Times New Roman" w:cs="Times New Roman"/>
              <w:color w:val="000000"/>
              <w:vertAlign w:val="superscript"/>
            </w:rPr>
            <w:t>5</w:t>
          </w:r>
        </w:sdtContent>
      </w:sdt>
      <w:r w:rsidRPr="00C5086A">
        <w:rPr>
          <w:rFonts w:ascii="Times New Roman" w:hAnsi="Times New Roman" w:cs="Times New Roman"/>
        </w:rPr>
        <w:t xml:space="preserve">. The distribution of </w:t>
      </w:r>
      <w:r w:rsidRPr="00C5086A">
        <w:rPr>
          <w:rFonts w:ascii="Times New Roman" w:hAnsi="Times New Roman" w:cs="Times New Roman"/>
          <w:i/>
          <w:iCs/>
        </w:rPr>
        <w:t>Ae. aegypti</w:t>
      </w:r>
      <w:r w:rsidRPr="00C5086A">
        <w:rPr>
          <w:rFonts w:ascii="Times New Roman" w:hAnsi="Times New Roman" w:cs="Times New Roman"/>
        </w:rPr>
        <w:t xml:space="preserve"> which is an urban-dwelling mosquito probably played a role in such high seroprevalence </w:t>
      </w:r>
      <w:sdt>
        <w:sdtPr>
          <w:rPr>
            <w:rFonts w:ascii="Times New Roman" w:hAnsi="Times New Roman" w:cs="Times New Roman"/>
            <w:color w:val="000000"/>
            <w:vertAlign w:val="superscript"/>
          </w:rPr>
          <w:tag w:val="MENDELEY_CITATION_v3_eyJjaXRhdGlvbklEIjoiTUVOREVMRVlfQ0lUQVRJT05fY2RjNDllMTQtNWVjMS00NDNmLWI2MDMtN2I3Y2EzN2RiNTQwIiwicHJvcGVydGllcyI6eyJub3RlSW5kZXgiOjB9LCJpc0VkaXRlZCI6ZmFsc2UsIm1hbnVhbE92ZXJyaWRlIjp7ImlzTWFudWFsbHlPdmVycmlkZGVuIjpmYWxzZSwiY2l0ZXByb2NUZXh0IjoiPHN1cD41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
          <w:id w:val="-1566479661"/>
          <w:placeholder>
            <w:docPart w:val="384904C040854C46A8A30BC08670A20A"/>
          </w:placeholder>
        </w:sdtPr>
        <w:sdtContent>
          <w:r w:rsidRPr="00D44B14">
            <w:rPr>
              <w:rFonts w:ascii="Times New Roman" w:hAnsi="Times New Roman" w:cs="Times New Roman"/>
              <w:color w:val="000000"/>
              <w:vertAlign w:val="superscript"/>
            </w:rPr>
            <w:t>5</w:t>
          </w:r>
        </w:sdtContent>
      </w:sdt>
      <w:r w:rsidRPr="00C5086A">
        <w:rPr>
          <w:rFonts w:ascii="Times New Roman" w:hAnsi="Times New Roman" w:cs="Times New Roman"/>
        </w:rPr>
        <w:t>. This high seroprevalence</w:t>
      </w:r>
      <w:r>
        <w:rPr>
          <w:rFonts w:ascii="Times New Roman" w:hAnsi="Times New Roman" w:cs="Times New Roman"/>
        </w:rPr>
        <w:t xml:space="preserve"> in the large cities, especially</w:t>
      </w:r>
      <w:r w:rsidRPr="00C5086A">
        <w:rPr>
          <w:rFonts w:ascii="Times New Roman" w:hAnsi="Times New Roman" w:cs="Times New Roman"/>
        </w:rPr>
        <w:t xml:space="preserve"> in </w:t>
      </w:r>
      <w:r>
        <w:rPr>
          <w:rFonts w:ascii="Times New Roman" w:hAnsi="Times New Roman" w:cs="Times New Roman"/>
        </w:rPr>
        <w:t xml:space="preserve">metropolitan </w:t>
      </w:r>
      <w:r w:rsidRPr="00C5086A">
        <w:rPr>
          <w:rFonts w:ascii="Times New Roman" w:hAnsi="Times New Roman" w:cs="Times New Roman"/>
        </w:rPr>
        <w:t xml:space="preserve">Dhaka created the opportunity of exposing to second, third, or fourth infection with heterogenous serotypes.  </w:t>
      </w:r>
      <w:r>
        <w:rPr>
          <w:rFonts w:ascii="Times New Roman" w:hAnsi="Times New Roman" w:cs="Times New Roman"/>
        </w:rPr>
        <w:t xml:space="preserve">The top five districts with higher CFR for DENV infection are </w:t>
      </w:r>
      <w:r w:rsidRPr="00B61D55">
        <w:rPr>
          <w:rFonts w:ascii="Times New Roman" w:hAnsi="Times New Roman" w:cs="Times New Roman"/>
        </w:rPr>
        <w:t>Faridpur</w:t>
      </w:r>
      <w:r>
        <w:rPr>
          <w:rFonts w:ascii="Times New Roman" w:hAnsi="Times New Roman" w:cs="Times New Roman"/>
        </w:rPr>
        <w:t xml:space="preserve"> </w:t>
      </w:r>
      <w:r w:rsidRPr="00B61D55">
        <w:rPr>
          <w:rFonts w:ascii="Times New Roman" w:hAnsi="Times New Roman" w:cs="Times New Roman"/>
        </w:rPr>
        <w:t>(</w:t>
      </w:r>
      <w:r>
        <w:rPr>
          <w:rFonts w:ascii="Times New Roman" w:hAnsi="Times New Roman" w:cs="Times New Roman"/>
        </w:rPr>
        <w:t>1.45</w:t>
      </w:r>
      <w:r w:rsidRPr="00B61D55">
        <w:rPr>
          <w:rFonts w:ascii="Times New Roman" w:hAnsi="Times New Roman" w:cs="Times New Roman"/>
        </w:rPr>
        <w:t>%)</w:t>
      </w:r>
      <w:r>
        <w:rPr>
          <w:rFonts w:ascii="Times New Roman" w:hAnsi="Times New Roman" w:cs="Times New Roman"/>
        </w:rPr>
        <w:t xml:space="preserve">, </w:t>
      </w:r>
      <w:proofErr w:type="spellStart"/>
      <w:r w:rsidRPr="00B61D55">
        <w:rPr>
          <w:rFonts w:ascii="Times New Roman" w:hAnsi="Times New Roman" w:cs="Times New Roman"/>
        </w:rPr>
        <w:t>Satkhira</w:t>
      </w:r>
      <w:proofErr w:type="spellEnd"/>
      <w:r>
        <w:rPr>
          <w:rFonts w:ascii="Times New Roman" w:hAnsi="Times New Roman" w:cs="Times New Roman"/>
        </w:rPr>
        <w:t xml:space="preserve"> </w:t>
      </w:r>
      <w:r w:rsidRPr="00B61D55">
        <w:rPr>
          <w:rFonts w:ascii="Times New Roman" w:hAnsi="Times New Roman" w:cs="Times New Roman"/>
        </w:rPr>
        <w:t>(</w:t>
      </w:r>
      <w:r>
        <w:rPr>
          <w:rFonts w:ascii="Times New Roman" w:hAnsi="Times New Roman" w:cs="Times New Roman"/>
        </w:rPr>
        <w:t>0.80</w:t>
      </w:r>
      <w:r w:rsidRPr="00B61D55">
        <w:rPr>
          <w:rFonts w:ascii="Times New Roman" w:hAnsi="Times New Roman" w:cs="Times New Roman"/>
        </w:rPr>
        <w:t>%)</w:t>
      </w:r>
      <w:r>
        <w:rPr>
          <w:rFonts w:ascii="Times New Roman" w:hAnsi="Times New Roman" w:cs="Times New Roman"/>
        </w:rPr>
        <w:t xml:space="preserve">, Barisal (0.78%), </w:t>
      </w:r>
      <w:r w:rsidRPr="00B61D55">
        <w:rPr>
          <w:rFonts w:ascii="Times New Roman" w:hAnsi="Times New Roman" w:cs="Times New Roman"/>
        </w:rPr>
        <w:t>Dhaka</w:t>
      </w:r>
      <w:r>
        <w:rPr>
          <w:rFonts w:ascii="Times New Roman" w:hAnsi="Times New Roman" w:cs="Times New Roman"/>
        </w:rPr>
        <w:t xml:space="preserve"> </w:t>
      </w:r>
      <w:r w:rsidRPr="00B61D55">
        <w:rPr>
          <w:rFonts w:ascii="Times New Roman" w:hAnsi="Times New Roman" w:cs="Times New Roman"/>
        </w:rPr>
        <w:t>(0.7</w:t>
      </w:r>
      <w:r>
        <w:rPr>
          <w:rFonts w:ascii="Times New Roman" w:hAnsi="Times New Roman" w:cs="Times New Roman"/>
        </w:rPr>
        <w:t>5</w:t>
      </w:r>
      <w:r w:rsidRPr="00B61D55">
        <w:rPr>
          <w:rFonts w:ascii="Times New Roman" w:hAnsi="Times New Roman" w:cs="Times New Roman"/>
        </w:rPr>
        <w:t>%)</w:t>
      </w:r>
      <w:r>
        <w:rPr>
          <w:rFonts w:ascii="Times New Roman" w:hAnsi="Times New Roman" w:cs="Times New Roman"/>
        </w:rPr>
        <w:t xml:space="preserve">, and Chittagong (0.75%). </w:t>
      </w:r>
      <w:r w:rsidRPr="00C5086A">
        <w:rPr>
          <w:rFonts w:ascii="Times New Roman" w:hAnsi="Times New Roman" w:cs="Times New Roman"/>
        </w:rPr>
        <w:t xml:space="preserve">All four serotypes of the dengue virus have been recorded in Bangladesh at different times since 2000. DENV- </w:t>
      </w:r>
      <w:r>
        <w:rPr>
          <w:rFonts w:ascii="Times New Roman" w:hAnsi="Times New Roman" w:cs="Times New Roman"/>
        </w:rPr>
        <w:t>Serotype</w:t>
      </w:r>
      <w:r w:rsidRPr="00C5086A">
        <w:rPr>
          <w:rFonts w:ascii="Times New Roman" w:hAnsi="Times New Roman" w:cs="Times New Roman"/>
        </w:rPr>
        <w:t xml:space="preserve"> 3 caused a larger outbreak in 2019 and remained a dominant serotype until 2022. DENV-4 reappeared in the year 2022 with co-circulation of DENV-1 and DENV-3. In 2023, DENV-2 became a predominant serotype (</w:t>
      </w:r>
      <w:r>
        <w:rPr>
          <w:rFonts w:ascii="Times New Roman" w:hAnsi="Times New Roman" w:cs="Times New Roman"/>
        </w:rPr>
        <w:t>62</w:t>
      </w:r>
      <w:r w:rsidRPr="00C5086A">
        <w:rPr>
          <w:rFonts w:ascii="Times New Roman" w:hAnsi="Times New Roman" w:cs="Times New Roman"/>
        </w:rPr>
        <w:t>%) along with DENV-3 (</w:t>
      </w:r>
      <w:r>
        <w:rPr>
          <w:rFonts w:ascii="Times New Roman" w:hAnsi="Times New Roman" w:cs="Times New Roman"/>
        </w:rPr>
        <w:t>29</w:t>
      </w:r>
      <w:r w:rsidRPr="00C5086A">
        <w:rPr>
          <w:rFonts w:ascii="Times New Roman" w:hAnsi="Times New Roman" w:cs="Times New Roman"/>
        </w:rPr>
        <w:t>%)</w:t>
      </w:r>
      <w:r>
        <w:rPr>
          <w:rFonts w:ascii="Times New Roman" w:hAnsi="Times New Roman" w:cs="Times New Roman"/>
        </w:rPr>
        <w:t xml:space="preserve"> and co-infection of DENV-2 and DENV-2 (10%) </w:t>
      </w:r>
      <w:sdt>
        <w:sdtPr>
          <w:rPr>
            <w:rFonts w:ascii="Times New Roman" w:hAnsi="Times New Roman" w:cs="Times New Roman"/>
            <w:color w:val="000000"/>
            <w:vertAlign w:val="superscript"/>
          </w:rPr>
          <w:tag w:val="MENDELEY_CITATION_v3_eyJjaXRhdGlvbklEIjoiTUVOREVMRVlfQ0lUQVRJT05fNjQ0MjFlNzQtNWJmZC00ODJhLWFjZjgtMDQwZGM1OGI4MjFiIiwicHJvcGVydGllcyI6eyJub3RlSW5kZXgiOjB9LCJpc0VkaXRlZCI6ZmFsc2UsIm1hbnVhbE92ZXJyaWRlIjp7ImlzTWFudWFsbHlPdmVycmlkZGVuIjpmYWxzZSwiY2l0ZXByb2NUZXh0IjoiPHN1cD4xNjwvc3VwPi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V19"/>
          <w:id w:val="684174110"/>
          <w:placeholder>
            <w:docPart w:val="384904C040854C46A8A30BC08670A20A"/>
          </w:placeholder>
        </w:sdtPr>
        <w:sdtContent>
          <w:r w:rsidRPr="00D44B14">
            <w:rPr>
              <w:rFonts w:ascii="Times New Roman" w:hAnsi="Times New Roman" w:cs="Times New Roman"/>
              <w:color w:val="000000"/>
              <w:vertAlign w:val="superscript"/>
            </w:rPr>
            <w:t>16</w:t>
          </w:r>
        </w:sdtContent>
      </w:sdt>
      <w:r w:rsidRPr="00C5086A">
        <w:rPr>
          <w:rFonts w:ascii="Times New Roman" w:hAnsi="Times New Roman" w:cs="Times New Roman"/>
        </w:rPr>
        <w:t xml:space="preserve">. Thus, exposure to heterogenous serotypes increases the risk of severe dengue infection due to secondary and/or tertiary dengue infection which has a much higher CFR than the primary infection </w:t>
      </w:r>
      <w:sdt>
        <w:sdtPr>
          <w:rPr>
            <w:rFonts w:ascii="Times New Roman" w:hAnsi="Times New Roman" w:cs="Times New Roman"/>
            <w:color w:val="000000"/>
            <w:vertAlign w:val="superscript"/>
          </w:rPr>
          <w:tag w:val="MENDELEY_CITATION_v3_eyJjaXRhdGlvbklEIjoiTUVOREVMRVlfQ0lUQVRJT05fNGQ3Y2FmMjgtYTU2Ny00OTU4LWIxMmItMTNiMmM3NjRjMDNjIiwicHJvcGVydGllcyI6eyJub3RlSW5kZXgiOjB9LCJpc0VkaXRlZCI6ZmFsc2UsIm1hbnVhbE92ZXJyaWRlIjp7ImlzTWFudWFsbHlPdmVycmlkZGVuIjpmYWxzZSwiY2l0ZXByb2NUZXh0IjoiPHN1cD4xMz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
          <w:id w:val="1964848438"/>
          <w:placeholder>
            <w:docPart w:val="384904C040854C46A8A30BC08670A20A"/>
          </w:placeholder>
        </w:sdtPr>
        <w:sdtContent>
          <w:r w:rsidRPr="00D44B14">
            <w:rPr>
              <w:rFonts w:ascii="Times New Roman" w:hAnsi="Times New Roman" w:cs="Times New Roman"/>
              <w:color w:val="000000"/>
              <w:vertAlign w:val="superscript"/>
            </w:rPr>
            <w:t>13</w:t>
          </w:r>
        </w:sdtContent>
      </w:sdt>
      <w:r w:rsidRPr="00C5086A">
        <w:rPr>
          <w:rFonts w:ascii="Times New Roman" w:hAnsi="Times New Roman" w:cs="Times New Roman"/>
        </w:rPr>
        <w:t>.</w:t>
      </w:r>
      <w:r>
        <w:rPr>
          <w:rFonts w:ascii="Times New Roman" w:hAnsi="Times New Roman" w:cs="Times New Roman"/>
        </w:rPr>
        <w:t xml:space="preserve"> The number of reported cases in a different district in Bangladesh is correlated with the population size (r=0.76, p&lt;0.001) of the district </w:t>
      </w:r>
      <w:r w:rsidRPr="00AB02AD">
        <w:rPr>
          <w:rFonts w:ascii="Times New Roman" w:hAnsi="Times New Roman" w:cs="Times New Roman"/>
          <w:b/>
          <w:bCs/>
        </w:rPr>
        <w:t xml:space="preserve">(Fig </w:t>
      </w:r>
      <w:r>
        <w:rPr>
          <w:rFonts w:ascii="Times New Roman" w:hAnsi="Times New Roman" w:cs="Times New Roman"/>
          <w:b/>
          <w:bCs/>
        </w:rPr>
        <w:t>2</w:t>
      </w:r>
      <w:r w:rsidRPr="00AB02AD">
        <w:rPr>
          <w:rFonts w:ascii="Times New Roman" w:hAnsi="Times New Roman" w:cs="Times New Roman"/>
          <w:b/>
          <w:bCs/>
        </w:rPr>
        <w:t>).</w:t>
      </w:r>
      <w:r>
        <w:rPr>
          <w:rFonts w:ascii="Times New Roman" w:hAnsi="Times New Roman" w:cs="Times New Roman"/>
        </w:rPr>
        <w:t xml:space="preserve">  </w:t>
      </w:r>
    </w:p>
    <w:p w14:paraId="0266AFA4" w14:textId="202565AE" w:rsidR="00655F28" w:rsidRDefault="00CB098F">
      <w:pPr>
        <w:rPr>
          <w:rFonts w:ascii="Times New Roman" w:hAnsi="Times New Roman" w:cs="Times New Roman"/>
        </w:rPr>
      </w:pPr>
      <w:r>
        <w:rPr>
          <w:rFonts w:ascii="Times New Roman" w:hAnsi="Times New Roman" w:cs="Times New Roman"/>
        </w:rPr>
        <w:t>Conclusion</w:t>
      </w:r>
      <w:r w:rsidR="00D65044">
        <w:rPr>
          <w:rFonts w:ascii="Times New Roman" w:hAnsi="Times New Roman" w:cs="Times New Roman"/>
        </w:rPr>
        <w:t xml:space="preserve">: </w:t>
      </w:r>
      <w:r w:rsidR="00655F28">
        <w:rPr>
          <w:rFonts w:ascii="Times New Roman" w:hAnsi="Times New Roman" w:cs="Times New Roman"/>
        </w:rPr>
        <w:br w:type="page"/>
      </w:r>
    </w:p>
    <w:p w14:paraId="43F5F140" w14:textId="77777777" w:rsidR="00655F28" w:rsidRPr="00191F30" w:rsidRDefault="00655F28" w:rsidP="00842151">
      <w:pPr>
        <w:spacing w:after="0" w:line="480" w:lineRule="auto"/>
        <w:rPr>
          <w:rFonts w:ascii="Times New Roman" w:hAnsi="Times New Roman" w:cs="Times New Roman"/>
        </w:rPr>
      </w:pPr>
    </w:p>
    <w:p w14:paraId="372CF94B" w14:textId="77777777" w:rsidR="004F770F" w:rsidRDefault="004F770F" w:rsidP="00842151">
      <w:pPr>
        <w:spacing w:after="0" w:line="480" w:lineRule="auto"/>
        <w:rPr>
          <w:rFonts w:ascii="Times New Roman" w:hAnsi="Times New Roman" w:cs="Times New Roman"/>
        </w:rPr>
      </w:pPr>
    </w:p>
    <w:p w14:paraId="4DEA215A" w14:textId="77777777" w:rsidR="00987340" w:rsidRDefault="00987340" w:rsidP="00842151">
      <w:pPr>
        <w:spacing w:after="0" w:line="480" w:lineRule="auto"/>
        <w:rPr>
          <w:rFonts w:ascii="Times New Roman" w:hAnsi="Times New Roman" w:cs="Times New Roman"/>
          <w:b/>
          <w:bCs/>
        </w:rPr>
        <w:sectPr w:rsidR="00987340">
          <w:footerReference w:type="default" r:id="rId22"/>
          <w:pgSz w:w="11906" w:h="16838"/>
          <w:pgMar w:top="1440" w:right="1440" w:bottom="1440" w:left="1440" w:header="708" w:footer="708" w:gutter="0"/>
          <w:cols w:space="708"/>
          <w:docGrid w:linePitch="360"/>
        </w:sectPr>
      </w:pPr>
    </w:p>
    <w:p w14:paraId="38BB9E87" w14:textId="3782547A" w:rsidR="00E63412" w:rsidRDefault="00E63412" w:rsidP="00E63412">
      <w:pPr>
        <w:spacing w:after="0" w:line="480" w:lineRule="auto"/>
        <w:rPr>
          <w:rFonts w:ascii="Times New Roman" w:hAnsi="Times New Roman" w:cs="Times New Roman"/>
        </w:rPr>
      </w:pPr>
      <w:r w:rsidRPr="006F49A5">
        <w:rPr>
          <w:rFonts w:ascii="Times New Roman" w:hAnsi="Times New Roman" w:cs="Times New Roman"/>
          <w:b/>
          <w:bCs/>
        </w:rPr>
        <w:lastRenderedPageBreak/>
        <w:t>Table</w:t>
      </w:r>
      <w:r w:rsidR="00E551A7">
        <w:rPr>
          <w:rFonts w:ascii="Times New Roman" w:hAnsi="Times New Roman" w:cs="Times New Roman"/>
          <w:b/>
          <w:bCs/>
        </w:rPr>
        <w:t xml:space="preserve"> 1</w:t>
      </w:r>
      <w:r w:rsidRPr="006F49A5">
        <w:rPr>
          <w:rFonts w:ascii="Times New Roman" w:hAnsi="Times New Roman" w:cs="Times New Roman"/>
          <w:b/>
          <w:bCs/>
        </w:rPr>
        <w:t>:</w:t>
      </w:r>
      <w:r>
        <w:rPr>
          <w:rFonts w:ascii="Times New Roman" w:hAnsi="Times New Roman" w:cs="Times New Roman"/>
        </w:rPr>
        <w:t xml:space="preserve"> Monthly relative changes in dengue cases in each </w:t>
      </w:r>
      <w:commentRangeStart w:id="16"/>
      <w:r>
        <w:rPr>
          <w:rFonts w:ascii="Times New Roman" w:hAnsi="Times New Roman" w:cs="Times New Roman"/>
        </w:rPr>
        <w:t xml:space="preserve">division in Bangladesh </w:t>
      </w:r>
      <w:commentRangeEnd w:id="16"/>
      <w:r w:rsidR="00FD2656">
        <w:rPr>
          <w:rStyle w:val="CommentReference"/>
        </w:rPr>
        <w:commentReference w:id="16"/>
      </w:r>
    </w:p>
    <w:tbl>
      <w:tblPr>
        <w:tblStyle w:val="TableGrid"/>
        <w:tblW w:w="5205" w:type="pct"/>
        <w:tblInd w:w="-572" w:type="dxa"/>
        <w:tblLook w:val="04A0" w:firstRow="1" w:lastRow="0" w:firstColumn="1" w:lastColumn="0" w:noHBand="0" w:noVBand="1"/>
      </w:tblPr>
      <w:tblGrid>
        <w:gridCol w:w="1950"/>
        <w:gridCol w:w="1012"/>
        <w:gridCol w:w="1061"/>
        <w:gridCol w:w="1061"/>
        <w:gridCol w:w="1061"/>
        <w:gridCol w:w="1046"/>
        <w:gridCol w:w="1046"/>
        <w:gridCol w:w="1046"/>
        <w:gridCol w:w="1046"/>
        <w:gridCol w:w="1046"/>
        <w:gridCol w:w="1049"/>
        <w:gridCol w:w="1048"/>
        <w:gridCol w:w="1048"/>
      </w:tblGrid>
      <w:tr w:rsidR="00A74E83" w14:paraId="0FC69F88" w14:textId="592AA5B8" w:rsidTr="005E61D5">
        <w:tc>
          <w:tcPr>
            <w:tcW w:w="671" w:type="pct"/>
          </w:tcPr>
          <w:p w14:paraId="10BD678E" w14:textId="77777777" w:rsidR="00A74E83" w:rsidRDefault="00A74E83" w:rsidP="00A74E83">
            <w:pPr>
              <w:rPr>
                <w:rFonts w:ascii="Times New Roman" w:hAnsi="Times New Roman" w:cs="Times New Roman"/>
              </w:rPr>
            </w:pPr>
            <w:r>
              <w:rPr>
                <w:rFonts w:ascii="Times New Roman" w:hAnsi="Times New Roman" w:cs="Times New Roman"/>
              </w:rPr>
              <w:t xml:space="preserve">Divisions </w:t>
            </w:r>
          </w:p>
        </w:tc>
        <w:tc>
          <w:tcPr>
            <w:tcW w:w="348" w:type="pct"/>
          </w:tcPr>
          <w:p w14:paraId="4B0F87FC" w14:textId="465B2E26" w:rsidR="00A74E83" w:rsidRDefault="00A74E83" w:rsidP="00A74E83">
            <w:r w:rsidRPr="005A23CE">
              <w:t xml:space="preserve">Jan </w:t>
            </w:r>
          </w:p>
          <w:p w14:paraId="610CB638" w14:textId="77777777" w:rsidR="00A74E83" w:rsidRDefault="00A74E83" w:rsidP="00A74E83">
            <w:r>
              <w:t xml:space="preserve">Case </w:t>
            </w:r>
          </w:p>
          <w:p w14:paraId="1FE6C42D" w14:textId="2A7B0031" w:rsidR="00A74E83" w:rsidRDefault="00A74E83" w:rsidP="00A74E83">
            <w:r>
              <w:t xml:space="preserve">(change %) </w:t>
            </w:r>
          </w:p>
          <w:p w14:paraId="4D3A6324" w14:textId="0973DE70" w:rsidR="00A74E83" w:rsidRDefault="00A74E83" w:rsidP="00A74E83">
            <w:pPr>
              <w:rPr>
                <w:rFonts w:ascii="Times New Roman" w:hAnsi="Times New Roman" w:cs="Times New Roman"/>
              </w:rPr>
            </w:pPr>
          </w:p>
        </w:tc>
        <w:tc>
          <w:tcPr>
            <w:tcW w:w="365" w:type="pct"/>
          </w:tcPr>
          <w:p w14:paraId="1EF75354" w14:textId="77777777" w:rsidR="00A74E83" w:rsidRDefault="00A74E83" w:rsidP="00A74E83">
            <w:r w:rsidRPr="005A23CE">
              <w:t xml:space="preserve">Feb </w:t>
            </w:r>
          </w:p>
          <w:p w14:paraId="521FDE07" w14:textId="77777777" w:rsidR="00A74E83" w:rsidRDefault="00A74E83" w:rsidP="00A74E83">
            <w:r>
              <w:t xml:space="preserve">Case </w:t>
            </w:r>
          </w:p>
          <w:p w14:paraId="53FA2A87" w14:textId="5921C88D" w:rsidR="00A74E83" w:rsidRDefault="00A74E83" w:rsidP="00A74E83">
            <w:pPr>
              <w:rPr>
                <w:rFonts w:ascii="Times New Roman" w:hAnsi="Times New Roman" w:cs="Times New Roman"/>
              </w:rPr>
            </w:pPr>
            <w:r w:rsidRPr="005A23CE">
              <w:t>(</w:t>
            </w:r>
            <w:r>
              <w:t xml:space="preserve">Change </w:t>
            </w:r>
            <w:r w:rsidRPr="005A23CE">
              <w:t>%)</w:t>
            </w:r>
          </w:p>
        </w:tc>
        <w:tc>
          <w:tcPr>
            <w:tcW w:w="365" w:type="pct"/>
          </w:tcPr>
          <w:p w14:paraId="7019F0CD" w14:textId="4CFE03EA" w:rsidR="00A74E83" w:rsidRDefault="00A74E83" w:rsidP="00A74E83">
            <w:r>
              <w:t>Mar</w:t>
            </w:r>
          </w:p>
          <w:p w14:paraId="2E37CAEE" w14:textId="77777777" w:rsidR="00A74E83" w:rsidRDefault="00A74E83" w:rsidP="00A74E83">
            <w:r>
              <w:t xml:space="preserve">Case </w:t>
            </w:r>
          </w:p>
          <w:p w14:paraId="3F3E5DB3" w14:textId="2D70DA03" w:rsidR="00A74E83" w:rsidRDefault="00A74E83" w:rsidP="00A74E83">
            <w:pPr>
              <w:rPr>
                <w:rFonts w:ascii="Times New Roman" w:hAnsi="Times New Roman" w:cs="Times New Roman"/>
              </w:rPr>
            </w:pPr>
            <w:r w:rsidRPr="005A23CE">
              <w:t>(</w:t>
            </w:r>
            <w:r>
              <w:t xml:space="preserve">Change </w:t>
            </w:r>
            <w:r w:rsidRPr="005A23CE">
              <w:t>%)</w:t>
            </w:r>
          </w:p>
        </w:tc>
        <w:tc>
          <w:tcPr>
            <w:tcW w:w="365" w:type="pct"/>
          </w:tcPr>
          <w:p w14:paraId="06CEE672" w14:textId="147521BA" w:rsidR="00A74E83" w:rsidRDefault="00A74E83" w:rsidP="00A74E83">
            <w:r>
              <w:t>Apr</w:t>
            </w:r>
          </w:p>
          <w:p w14:paraId="4A6B5B4F" w14:textId="77777777" w:rsidR="00A74E83" w:rsidRDefault="00A74E83" w:rsidP="00A74E83">
            <w:r>
              <w:t xml:space="preserve">Case </w:t>
            </w:r>
          </w:p>
          <w:p w14:paraId="569D8201" w14:textId="139AD2DF" w:rsidR="00A74E83" w:rsidRDefault="00A74E83" w:rsidP="00A74E83">
            <w:pPr>
              <w:rPr>
                <w:rFonts w:ascii="Times New Roman" w:hAnsi="Times New Roman" w:cs="Times New Roman"/>
              </w:rPr>
            </w:pPr>
            <w:r w:rsidRPr="005A23CE">
              <w:t>(</w:t>
            </w:r>
            <w:r>
              <w:t xml:space="preserve">Change </w:t>
            </w:r>
            <w:r w:rsidRPr="005A23CE">
              <w:t>%)</w:t>
            </w:r>
          </w:p>
        </w:tc>
        <w:tc>
          <w:tcPr>
            <w:tcW w:w="360" w:type="pct"/>
          </w:tcPr>
          <w:p w14:paraId="7F1C0A00" w14:textId="76C887D5" w:rsidR="00A74E83" w:rsidRDefault="00A74E83" w:rsidP="00A74E83">
            <w:r>
              <w:t>May</w:t>
            </w:r>
          </w:p>
          <w:p w14:paraId="71B89310" w14:textId="77777777" w:rsidR="00A74E83" w:rsidRDefault="00A74E83" w:rsidP="00A74E83">
            <w:r>
              <w:t xml:space="preserve">Case </w:t>
            </w:r>
          </w:p>
          <w:p w14:paraId="7391425E" w14:textId="50EED0C3" w:rsidR="00A74E83" w:rsidRDefault="00A74E83" w:rsidP="00A74E83">
            <w:pPr>
              <w:rPr>
                <w:rFonts w:ascii="Times New Roman" w:hAnsi="Times New Roman" w:cs="Times New Roman"/>
              </w:rPr>
            </w:pPr>
            <w:r w:rsidRPr="005A23CE">
              <w:t>(</w:t>
            </w:r>
            <w:r>
              <w:t xml:space="preserve">Change </w:t>
            </w:r>
            <w:r w:rsidRPr="005A23CE">
              <w:t>%)</w:t>
            </w:r>
          </w:p>
        </w:tc>
        <w:tc>
          <w:tcPr>
            <w:tcW w:w="360" w:type="pct"/>
          </w:tcPr>
          <w:p w14:paraId="265E9E04" w14:textId="0EDDA948" w:rsidR="00A74E83" w:rsidRDefault="00A74E83" w:rsidP="00A74E83">
            <w:r>
              <w:t>June</w:t>
            </w:r>
          </w:p>
          <w:p w14:paraId="16E0D493" w14:textId="77777777" w:rsidR="00A74E83" w:rsidRDefault="00A74E83" w:rsidP="00A74E83">
            <w:r>
              <w:t xml:space="preserve">Case </w:t>
            </w:r>
          </w:p>
          <w:p w14:paraId="26AC0078" w14:textId="4A47CC11" w:rsidR="00A74E83" w:rsidRDefault="00A74E83" w:rsidP="00A74E83">
            <w:pPr>
              <w:rPr>
                <w:rFonts w:ascii="Times New Roman" w:hAnsi="Times New Roman" w:cs="Times New Roman"/>
              </w:rPr>
            </w:pPr>
            <w:r w:rsidRPr="005A23CE">
              <w:t>(</w:t>
            </w:r>
            <w:r>
              <w:t xml:space="preserve">Change </w:t>
            </w:r>
            <w:r w:rsidRPr="005A23CE">
              <w:t>%)</w:t>
            </w:r>
          </w:p>
        </w:tc>
        <w:tc>
          <w:tcPr>
            <w:tcW w:w="360" w:type="pct"/>
          </w:tcPr>
          <w:p w14:paraId="27D6D6D5" w14:textId="5BE1DE0E" w:rsidR="00A74E83" w:rsidRDefault="00A74E83" w:rsidP="00A74E83">
            <w:r>
              <w:t>Jul</w:t>
            </w:r>
          </w:p>
          <w:p w14:paraId="77FC7BCC" w14:textId="77777777" w:rsidR="00A74E83" w:rsidRDefault="00A74E83" w:rsidP="00A74E83">
            <w:r>
              <w:t xml:space="preserve">Case </w:t>
            </w:r>
          </w:p>
          <w:p w14:paraId="2F9AB9DC" w14:textId="2C2639D2" w:rsidR="00A74E83" w:rsidRDefault="00A74E83" w:rsidP="00A74E83">
            <w:pPr>
              <w:rPr>
                <w:rFonts w:ascii="Times New Roman" w:hAnsi="Times New Roman" w:cs="Times New Roman"/>
              </w:rPr>
            </w:pPr>
            <w:r w:rsidRPr="005A23CE">
              <w:t>(</w:t>
            </w:r>
            <w:r>
              <w:t xml:space="preserve">Change </w:t>
            </w:r>
            <w:r w:rsidRPr="005A23CE">
              <w:t>%)</w:t>
            </w:r>
          </w:p>
        </w:tc>
        <w:tc>
          <w:tcPr>
            <w:tcW w:w="360" w:type="pct"/>
          </w:tcPr>
          <w:p w14:paraId="31C456E6" w14:textId="6D66B0B0" w:rsidR="00A74E83" w:rsidRDefault="00A74E83" w:rsidP="00A74E83">
            <w:r>
              <w:t>Aug</w:t>
            </w:r>
            <w:r w:rsidRPr="005A23CE">
              <w:t xml:space="preserve"> </w:t>
            </w:r>
          </w:p>
          <w:p w14:paraId="544692EA" w14:textId="77777777" w:rsidR="00A74E83" w:rsidRDefault="00A74E83" w:rsidP="00A74E83">
            <w:r>
              <w:t xml:space="preserve">Case </w:t>
            </w:r>
          </w:p>
          <w:p w14:paraId="5DD90496" w14:textId="327F0149" w:rsidR="00A74E83" w:rsidRDefault="00A74E83" w:rsidP="00A74E83">
            <w:pPr>
              <w:rPr>
                <w:rFonts w:ascii="Times New Roman" w:hAnsi="Times New Roman" w:cs="Times New Roman"/>
              </w:rPr>
            </w:pPr>
            <w:r w:rsidRPr="005A23CE">
              <w:t>(</w:t>
            </w:r>
            <w:r>
              <w:t xml:space="preserve">Change </w:t>
            </w:r>
            <w:r w:rsidRPr="005A23CE">
              <w:t>%)</w:t>
            </w:r>
          </w:p>
        </w:tc>
        <w:tc>
          <w:tcPr>
            <w:tcW w:w="360" w:type="pct"/>
          </w:tcPr>
          <w:p w14:paraId="3676633B" w14:textId="196E8676" w:rsidR="00A74E83" w:rsidRDefault="00A74E83" w:rsidP="00A74E83">
            <w:r>
              <w:t>Sep</w:t>
            </w:r>
          </w:p>
          <w:p w14:paraId="76C993F7" w14:textId="77777777" w:rsidR="00A74E83" w:rsidRDefault="00A74E83" w:rsidP="00A74E83">
            <w:r>
              <w:t xml:space="preserve">Case </w:t>
            </w:r>
          </w:p>
          <w:p w14:paraId="6991DC43" w14:textId="2E3E5A26" w:rsidR="00A74E83" w:rsidRDefault="00A74E83" w:rsidP="00A74E83">
            <w:pPr>
              <w:rPr>
                <w:rFonts w:ascii="Times New Roman" w:hAnsi="Times New Roman" w:cs="Times New Roman"/>
              </w:rPr>
            </w:pPr>
            <w:r w:rsidRPr="005A23CE">
              <w:t>(</w:t>
            </w:r>
            <w:r>
              <w:t xml:space="preserve">Change </w:t>
            </w:r>
            <w:r w:rsidRPr="005A23CE">
              <w:t>%)</w:t>
            </w:r>
          </w:p>
        </w:tc>
        <w:tc>
          <w:tcPr>
            <w:tcW w:w="361" w:type="pct"/>
          </w:tcPr>
          <w:p w14:paraId="6F016060" w14:textId="6472A81D" w:rsidR="00A74E83" w:rsidRDefault="00A74E83" w:rsidP="00A74E83">
            <w:r>
              <w:t>Oct</w:t>
            </w:r>
          </w:p>
          <w:p w14:paraId="22DB3BE3" w14:textId="77777777" w:rsidR="00A74E83" w:rsidRDefault="00A74E83" w:rsidP="00A74E83">
            <w:r>
              <w:t xml:space="preserve">Case </w:t>
            </w:r>
          </w:p>
          <w:p w14:paraId="1BBBD427" w14:textId="4F95346D" w:rsidR="00A74E83" w:rsidRDefault="00A74E83" w:rsidP="00A74E83">
            <w:pPr>
              <w:rPr>
                <w:rFonts w:ascii="Times New Roman" w:hAnsi="Times New Roman" w:cs="Times New Roman"/>
              </w:rPr>
            </w:pPr>
            <w:r w:rsidRPr="005A23CE">
              <w:t>(</w:t>
            </w:r>
            <w:r>
              <w:t xml:space="preserve">Change </w:t>
            </w:r>
            <w:r w:rsidRPr="005A23CE">
              <w:t>%)</w:t>
            </w:r>
          </w:p>
        </w:tc>
        <w:tc>
          <w:tcPr>
            <w:tcW w:w="361" w:type="pct"/>
          </w:tcPr>
          <w:p w14:paraId="61AC59B1" w14:textId="1D0B65BD" w:rsidR="00A74E83" w:rsidRDefault="00A74E83" w:rsidP="00A74E83">
            <w:r>
              <w:t>Nov</w:t>
            </w:r>
          </w:p>
          <w:p w14:paraId="2BF9D343" w14:textId="77777777" w:rsidR="00A74E83" w:rsidRDefault="00A74E83" w:rsidP="00A74E83">
            <w:r>
              <w:t xml:space="preserve">Case </w:t>
            </w:r>
          </w:p>
          <w:p w14:paraId="20CACC7F" w14:textId="2A2A83C3" w:rsidR="00A74E83" w:rsidRDefault="00A74E83" w:rsidP="00A74E83">
            <w:r w:rsidRPr="005A23CE">
              <w:t>(</w:t>
            </w:r>
            <w:r>
              <w:t xml:space="preserve">Change </w:t>
            </w:r>
            <w:r w:rsidRPr="005A23CE">
              <w:t>%)</w:t>
            </w:r>
          </w:p>
        </w:tc>
        <w:tc>
          <w:tcPr>
            <w:tcW w:w="361" w:type="pct"/>
          </w:tcPr>
          <w:p w14:paraId="4FE3A4E3" w14:textId="2225E56A" w:rsidR="00A74E83" w:rsidRDefault="00A74E83" w:rsidP="00A74E83">
            <w:r>
              <w:t>Dec</w:t>
            </w:r>
          </w:p>
          <w:p w14:paraId="6B3965F0" w14:textId="77777777" w:rsidR="00A74E83" w:rsidRDefault="00A74E83" w:rsidP="00A74E83">
            <w:r>
              <w:t xml:space="preserve">Case </w:t>
            </w:r>
          </w:p>
          <w:p w14:paraId="54247BBA" w14:textId="1408A159" w:rsidR="00A74E83" w:rsidRDefault="00A74E83" w:rsidP="00A74E83">
            <w:r w:rsidRPr="005A23CE">
              <w:t>(</w:t>
            </w:r>
            <w:r>
              <w:t xml:space="preserve">Change </w:t>
            </w:r>
            <w:r w:rsidRPr="005A23CE">
              <w:t>%)</w:t>
            </w:r>
          </w:p>
        </w:tc>
      </w:tr>
      <w:tr w:rsidR="00A74E83" w14:paraId="482D37B5" w14:textId="79DA6953" w:rsidTr="005E61D5">
        <w:tc>
          <w:tcPr>
            <w:tcW w:w="671" w:type="pct"/>
          </w:tcPr>
          <w:p w14:paraId="51E2E332" w14:textId="77777777" w:rsidR="00A74E83" w:rsidRDefault="00A74E83" w:rsidP="00A74E83">
            <w:pPr>
              <w:rPr>
                <w:rFonts w:ascii="Times New Roman" w:hAnsi="Times New Roman" w:cs="Times New Roman"/>
              </w:rPr>
            </w:pPr>
            <w:r w:rsidRPr="0009065F">
              <w:t xml:space="preserve">Dhaka city </w:t>
            </w:r>
          </w:p>
        </w:tc>
        <w:tc>
          <w:tcPr>
            <w:tcW w:w="348" w:type="pct"/>
          </w:tcPr>
          <w:p w14:paraId="0832D740" w14:textId="190041C0" w:rsidR="00A74E83" w:rsidRDefault="00A74E83" w:rsidP="00A74E83">
            <w:pPr>
              <w:rPr>
                <w:rFonts w:ascii="Times New Roman" w:hAnsi="Times New Roman" w:cs="Times New Roman"/>
              </w:rPr>
            </w:pPr>
            <w:r w:rsidRPr="005A23CE">
              <w:t>272</w:t>
            </w:r>
            <w:r w:rsidR="00415C9E">
              <w:t xml:space="preserve"> (48%)</w:t>
            </w:r>
          </w:p>
        </w:tc>
        <w:tc>
          <w:tcPr>
            <w:tcW w:w="365" w:type="pct"/>
          </w:tcPr>
          <w:p w14:paraId="359D6DE3" w14:textId="2F2E6D0B" w:rsidR="00A74E83" w:rsidRDefault="00A74E83" w:rsidP="00A74E83">
            <w:pPr>
              <w:rPr>
                <w:ins w:id="17" w:author="Najmul Haider" w:date="2023-12-18T20:04:00Z"/>
              </w:rPr>
            </w:pPr>
            <w:ins w:id="18" w:author="Najmul Haider" w:date="2023-12-18T20:04:00Z">
              <w:r>
                <w:t xml:space="preserve">348- 272 = 76 (45.78%) </w:t>
              </w:r>
            </w:ins>
          </w:p>
          <w:p w14:paraId="21785CD0" w14:textId="523E2850" w:rsidR="00A74E83" w:rsidRDefault="00A74E83" w:rsidP="00A74E83">
            <w:pPr>
              <w:rPr>
                <w:rFonts w:ascii="Times New Roman" w:hAnsi="Times New Roman" w:cs="Times New Roman"/>
              </w:rPr>
            </w:pPr>
            <w:ins w:id="19" w:author="Najmul Haider" w:date="2023-12-18T20:04:00Z">
              <w:r>
                <w:t xml:space="preserve"> </w:t>
              </w:r>
            </w:ins>
            <w:r w:rsidRPr="00EC54EA">
              <w:t>46.11%</w:t>
            </w:r>
          </w:p>
        </w:tc>
        <w:tc>
          <w:tcPr>
            <w:tcW w:w="365" w:type="pct"/>
          </w:tcPr>
          <w:p w14:paraId="218D51A2" w14:textId="243336B1" w:rsidR="00A74E83" w:rsidRDefault="00A74E83" w:rsidP="00A74E83">
            <w:pPr>
              <w:rPr>
                <w:rFonts w:ascii="Times New Roman" w:hAnsi="Times New Roman" w:cs="Times New Roman"/>
              </w:rPr>
            </w:pPr>
            <w:r w:rsidRPr="00EC54EA">
              <w:t>66.96%</w:t>
            </w:r>
          </w:p>
        </w:tc>
        <w:tc>
          <w:tcPr>
            <w:tcW w:w="365" w:type="pct"/>
          </w:tcPr>
          <w:p w14:paraId="458184ED" w14:textId="5315BAE2" w:rsidR="00A74E83" w:rsidRDefault="00A74E83" w:rsidP="00A74E83">
            <w:pPr>
              <w:rPr>
                <w:rFonts w:ascii="Times New Roman" w:hAnsi="Times New Roman" w:cs="Times New Roman"/>
              </w:rPr>
            </w:pPr>
            <w:r w:rsidRPr="00EC54EA">
              <w:t>64.58%</w:t>
            </w:r>
          </w:p>
        </w:tc>
        <w:tc>
          <w:tcPr>
            <w:tcW w:w="360" w:type="pct"/>
          </w:tcPr>
          <w:p w14:paraId="14D5401B" w14:textId="76CE530E" w:rsidR="00A74E83" w:rsidRDefault="00A74E83" w:rsidP="00A74E83">
            <w:pPr>
              <w:rPr>
                <w:rFonts w:ascii="Times New Roman" w:hAnsi="Times New Roman" w:cs="Times New Roman"/>
              </w:rPr>
            </w:pPr>
            <w:r w:rsidRPr="00EC54EA">
              <w:t>83.41%</w:t>
            </w:r>
          </w:p>
        </w:tc>
        <w:tc>
          <w:tcPr>
            <w:tcW w:w="360" w:type="pct"/>
          </w:tcPr>
          <w:p w14:paraId="540914A3" w14:textId="35AFC748" w:rsidR="00A74E83" w:rsidRDefault="00A74E83" w:rsidP="00A74E83">
            <w:pPr>
              <w:rPr>
                <w:rFonts w:ascii="Times New Roman" w:hAnsi="Times New Roman" w:cs="Times New Roman"/>
              </w:rPr>
            </w:pPr>
            <w:r w:rsidRPr="00EC54EA">
              <w:t>78.93%</w:t>
            </w:r>
          </w:p>
        </w:tc>
        <w:tc>
          <w:tcPr>
            <w:tcW w:w="360" w:type="pct"/>
          </w:tcPr>
          <w:p w14:paraId="7B69A055" w14:textId="5BE3930E" w:rsidR="00A74E83" w:rsidRDefault="00A74E83" w:rsidP="00A74E83">
            <w:pPr>
              <w:rPr>
                <w:rFonts w:ascii="Times New Roman" w:hAnsi="Times New Roman" w:cs="Times New Roman"/>
              </w:rPr>
            </w:pPr>
            <w:r w:rsidRPr="00EC54EA">
              <w:t>52.72%</w:t>
            </w:r>
          </w:p>
        </w:tc>
        <w:tc>
          <w:tcPr>
            <w:tcW w:w="360" w:type="pct"/>
          </w:tcPr>
          <w:p w14:paraId="1E38C508" w14:textId="0171603A" w:rsidR="00A74E83" w:rsidRDefault="00A74E83" w:rsidP="00A74E83">
            <w:pPr>
              <w:rPr>
                <w:rFonts w:ascii="Times New Roman" w:hAnsi="Times New Roman" w:cs="Times New Roman"/>
              </w:rPr>
            </w:pPr>
            <w:r w:rsidRPr="00EC54EA">
              <w:t>40.04%</w:t>
            </w:r>
          </w:p>
        </w:tc>
        <w:tc>
          <w:tcPr>
            <w:tcW w:w="360" w:type="pct"/>
          </w:tcPr>
          <w:p w14:paraId="02EB89F8" w14:textId="129B37F2" w:rsidR="00A74E83" w:rsidRDefault="00A74E83" w:rsidP="00A74E83">
            <w:pPr>
              <w:rPr>
                <w:rFonts w:ascii="Times New Roman" w:hAnsi="Times New Roman" w:cs="Times New Roman"/>
              </w:rPr>
            </w:pPr>
            <w:r w:rsidRPr="00EC54EA">
              <w:t>31.66%</w:t>
            </w:r>
          </w:p>
        </w:tc>
        <w:tc>
          <w:tcPr>
            <w:tcW w:w="361" w:type="pct"/>
          </w:tcPr>
          <w:p w14:paraId="21189C34" w14:textId="7B81C996" w:rsidR="00A74E83" w:rsidRDefault="00A74E83" w:rsidP="00A74E83">
            <w:pPr>
              <w:rPr>
                <w:rFonts w:ascii="Times New Roman" w:hAnsi="Times New Roman" w:cs="Times New Roman"/>
              </w:rPr>
            </w:pPr>
            <w:r w:rsidRPr="00EC54EA">
              <w:t>23.18%</w:t>
            </w:r>
          </w:p>
        </w:tc>
        <w:tc>
          <w:tcPr>
            <w:tcW w:w="361" w:type="pct"/>
          </w:tcPr>
          <w:p w14:paraId="4CCDC577" w14:textId="77777777" w:rsidR="00A74E83" w:rsidRPr="00EC54EA" w:rsidRDefault="00A74E83" w:rsidP="00A74E83"/>
        </w:tc>
        <w:tc>
          <w:tcPr>
            <w:tcW w:w="361" w:type="pct"/>
          </w:tcPr>
          <w:p w14:paraId="4B078E89" w14:textId="77777777" w:rsidR="00A74E83" w:rsidRPr="00EC54EA" w:rsidRDefault="00A74E83" w:rsidP="00A74E83"/>
        </w:tc>
      </w:tr>
      <w:tr w:rsidR="00A74E83" w14:paraId="225D1D95" w14:textId="6BE2BC13" w:rsidTr="005E61D5">
        <w:tc>
          <w:tcPr>
            <w:tcW w:w="671" w:type="pct"/>
          </w:tcPr>
          <w:p w14:paraId="09BEE9CF" w14:textId="77777777" w:rsidR="00A74E83" w:rsidRDefault="00A74E83" w:rsidP="00A74E83">
            <w:pPr>
              <w:rPr>
                <w:rFonts w:ascii="Times New Roman" w:hAnsi="Times New Roman" w:cs="Times New Roman"/>
              </w:rPr>
            </w:pPr>
            <w:r w:rsidRPr="0009065F">
              <w:t xml:space="preserve">Dhaka division (Except Dhaka city) </w:t>
            </w:r>
          </w:p>
        </w:tc>
        <w:tc>
          <w:tcPr>
            <w:tcW w:w="348" w:type="pct"/>
          </w:tcPr>
          <w:p w14:paraId="7C1C4F83" w14:textId="67CE25F9" w:rsidR="00A74E83" w:rsidRDefault="00A74E83" w:rsidP="00A74E83">
            <w:pPr>
              <w:rPr>
                <w:rFonts w:ascii="Times New Roman" w:hAnsi="Times New Roman" w:cs="Times New Roman"/>
              </w:rPr>
            </w:pPr>
            <w:r w:rsidRPr="005A23CE">
              <w:t>58</w:t>
            </w:r>
            <w:r w:rsidR="00415C9E">
              <w:t xml:space="preserve"> (</w:t>
            </w:r>
            <w:r w:rsidR="005E61D5">
              <w:t>10</w:t>
            </w:r>
            <w:r w:rsidR="00415C9E">
              <w:t>)</w:t>
            </w:r>
          </w:p>
        </w:tc>
        <w:tc>
          <w:tcPr>
            <w:tcW w:w="365" w:type="pct"/>
          </w:tcPr>
          <w:p w14:paraId="7AD73474" w14:textId="2A5EFB8F" w:rsidR="00A74E83" w:rsidRDefault="00A74E83" w:rsidP="00A74E83">
            <w:pPr>
              <w:rPr>
                <w:ins w:id="20" w:author="Najmul Haider" w:date="2023-12-18T20:06:00Z"/>
              </w:rPr>
            </w:pPr>
            <w:ins w:id="21" w:author="Najmul Haider" w:date="2023-12-18T20:06:00Z">
              <w:r>
                <w:t xml:space="preserve">78 - 58= 20 </w:t>
              </w:r>
            </w:ins>
          </w:p>
          <w:p w14:paraId="42E3AB82" w14:textId="690EC967" w:rsidR="00A74E83" w:rsidRDefault="00A74E83" w:rsidP="00A74E83">
            <w:pPr>
              <w:rPr>
                <w:ins w:id="22" w:author="Najmul Haider" w:date="2023-12-18T20:06:00Z"/>
              </w:rPr>
            </w:pPr>
            <w:ins w:id="23" w:author="Najmul Haider" w:date="2023-12-18T20:06:00Z">
              <w:r>
                <w:t>12</w:t>
              </w:r>
            </w:ins>
            <w:ins w:id="24" w:author="Najmul Haider" w:date="2023-12-18T20:07:00Z">
              <w:r>
                <w:t xml:space="preserve">.04% </w:t>
              </w:r>
            </w:ins>
          </w:p>
          <w:p w14:paraId="65233FF6" w14:textId="7BB571AF" w:rsidR="00A74E83" w:rsidRDefault="00A74E83" w:rsidP="00A74E83">
            <w:pPr>
              <w:rPr>
                <w:rFonts w:ascii="Times New Roman" w:hAnsi="Times New Roman" w:cs="Times New Roman"/>
              </w:rPr>
            </w:pPr>
            <w:r w:rsidRPr="00EC54EA">
              <w:t>10.18%</w:t>
            </w:r>
          </w:p>
        </w:tc>
        <w:tc>
          <w:tcPr>
            <w:tcW w:w="365" w:type="pct"/>
          </w:tcPr>
          <w:p w14:paraId="1459A573" w14:textId="0221AA34" w:rsidR="00A74E83" w:rsidRDefault="00A74E83" w:rsidP="00A74E83">
            <w:pPr>
              <w:rPr>
                <w:rFonts w:ascii="Times New Roman" w:hAnsi="Times New Roman" w:cs="Times New Roman"/>
              </w:rPr>
            </w:pPr>
            <w:r w:rsidRPr="00EC54EA">
              <w:t>2.68%</w:t>
            </w:r>
          </w:p>
        </w:tc>
        <w:tc>
          <w:tcPr>
            <w:tcW w:w="365" w:type="pct"/>
          </w:tcPr>
          <w:p w14:paraId="4E2CE187" w14:textId="569EE570" w:rsidR="00A74E83" w:rsidRDefault="00A74E83" w:rsidP="00A74E83">
            <w:pPr>
              <w:rPr>
                <w:rFonts w:ascii="Times New Roman" w:hAnsi="Times New Roman" w:cs="Times New Roman"/>
              </w:rPr>
            </w:pPr>
            <w:r w:rsidRPr="00EC54EA">
              <w:t>2.08%</w:t>
            </w:r>
          </w:p>
        </w:tc>
        <w:tc>
          <w:tcPr>
            <w:tcW w:w="360" w:type="pct"/>
          </w:tcPr>
          <w:p w14:paraId="2AD4CD17" w14:textId="08D7A74E" w:rsidR="00A74E83" w:rsidRDefault="00A74E83" w:rsidP="00A74E83">
            <w:pPr>
              <w:rPr>
                <w:rFonts w:ascii="Times New Roman" w:hAnsi="Times New Roman" w:cs="Times New Roman"/>
              </w:rPr>
            </w:pPr>
            <w:r w:rsidRPr="00EC54EA">
              <w:t>3.09%</w:t>
            </w:r>
          </w:p>
        </w:tc>
        <w:tc>
          <w:tcPr>
            <w:tcW w:w="360" w:type="pct"/>
          </w:tcPr>
          <w:p w14:paraId="40CCA50D" w14:textId="5079E8B4" w:rsidR="00A74E83" w:rsidRDefault="00A74E83" w:rsidP="00A74E83">
            <w:pPr>
              <w:rPr>
                <w:rFonts w:ascii="Times New Roman" w:hAnsi="Times New Roman" w:cs="Times New Roman"/>
              </w:rPr>
            </w:pPr>
            <w:r w:rsidRPr="00EC54EA">
              <w:t>3.36%</w:t>
            </w:r>
          </w:p>
        </w:tc>
        <w:tc>
          <w:tcPr>
            <w:tcW w:w="360" w:type="pct"/>
          </w:tcPr>
          <w:p w14:paraId="05E4B852" w14:textId="28D60401" w:rsidR="00A74E83" w:rsidRDefault="00A74E83" w:rsidP="00A74E83">
            <w:pPr>
              <w:rPr>
                <w:rFonts w:ascii="Times New Roman" w:hAnsi="Times New Roman" w:cs="Times New Roman"/>
              </w:rPr>
            </w:pPr>
            <w:r w:rsidRPr="00EC54EA">
              <w:t>11.10%</w:t>
            </w:r>
          </w:p>
        </w:tc>
        <w:tc>
          <w:tcPr>
            <w:tcW w:w="360" w:type="pct"/>
          </w:tcPr>
          <w:p w14:paraId="327FD80A" w14:textId="6912C8D6" w:rsidR="00A74E83" w:rsidRDefault="00A74E83" w:rsidP="00A74E83">
            <w:pPr>
              <w:rPr>
                <w:rFonts w:ascii="Times New Roman" w:hAnsi="Times New Roman" w:cs="Times New Roman"/>
              </w:rPr>
            </w:pPr>
            <w:r w:rsidRPr="00EC54EA">
              <w:t>16.39%</w:t>
            </w:r>
          </w:p>
        </w:tc>
        <w:tc>
          <w:tcPr>
            <w:tcW w:w="360" w:type="pct"/>
          </w:tcPr>
          <w:p w14:paraId="6D8FBE96" w14:textId="3FB413A4" w:rsidR="00A74E83" w:rsidRDefault="00A74E83" w:rsidP="00A74E83">
            <w:pPr>
              <w:rPr>
                <w:rFonts w:ascii="Times New Roman" w:hAnsi="Times New Roman" w:cs="Times New Roman"/>
              </w:rPr>
            </w:pPr>
            <w:r w:rsidRPr="00EC54EA">
              <w:t>19.26%</w:t>
            </w:r>
          </w:p>
        </w:tc>
        <w:tc>
          <w:tcPr>
            <w:tcW w:w="361" w:type="pct"/>
          </w:tcPr>
          <w:p w14:paraId="3E8F8138" w14:textId="2678FF23" w:rsidR="00A74E83" w:rsidRDefault="00A74E83" w:rsidP="00A74E83">
            <w:pPr>
              <w:rPr>
                <w:rFonts w:ascii="Times New Roman" w:hAnsi="Times New Roman" w:cs="Times New Roman"/>
              </w:rPr>
            </w:pPr>
            <w:r w:rsidRPr="00EC54EA">
              <w:t>22.37%</w:t>
            </w:r>
          </w:p>
        </w:tc>
        <w:tc>
          <w:tcPr>
            <w:tcW w:w="361" w:type="pct"/>
          </w:tcPr>
          <w:p w14:paraId="4ED437AD" w14:textId="77777777" w:rsidR="00A74E83" w:rsidRPr="00EC54EA" w:rsidRDefault="00A74E83" w:rsidP="00A74E83"/>
        </w:tc>
        <w:tc>
          <w:tcPr>
            <w:tcW w:w="361" w:type="pct"/>
          </w:tcPr>
          <w:p w14:paraId="74560C27" w14:textId="77777777" w:rsidR="00A74E83" w:rsidRPr="00EC54EA" w:rsidRDefault="00A74E83" w:rsidP="00A74E83"/>
        </w:tc>
      </w:tr>
      <w:tr w:rsidR="00A74E83" w14:paraId="22731570" w14:textId="54656D42" w:rsidTr="005E61D5">
        <w:tc>
          <w:tcPr>
            <w:tcW w:w="671" w:type="pct"/>
          </w:tcPr>
          <w:p w14:paraId="6944A79B" w14:textId="77777777" w:rsidR="00A74E83" w:rsidRDefault="00A74E83" w:rsidP="00A74E83">
            <w:pPr>
              <w:rPr>
                <w:rFonts w:ascii="Times New Roman" w:hAnsi="Times New Roman" w:cs="Times New Roman"/>
              </w:rPr>
            </w:pPr>
            <w:r w:rsidRPr="0009065F">
              <w:t xml:space="preserve">Mymensingh </w:t>
            </w:r>
          </w:p>
        </w:tc>
        <w:tc>
          <w:tcPr>
            <w:tcW w:w="348" w:type="pct"/>
          </w:tcPr>
          <w:p w14:paraId="09DED448" w14:textId="56CB352E" w:rsidR="00A74E83" w:rsidRDefault="00A74E83" w:rsidP="00A74E83">
            <w:pPr>
              <w:rPr>
                <w:rFonts w:ascii="Times New Roman" w:hAnsi="Times New Roman" w:cs="Times New Roman"/>
              </w:rPr>
            </w:pPr>
            <w:r w:rsidRPr="005A23CE">
              <w:t>7</w:t>
            </w:r>
            <w:r w:rsidR="005E61D5">
              <w:t xml:space="preserve"> (</w:t>
            </w:r>
            <w:r w:rsidR="00CB24F9">
              <w:t>1.2%)</w:t>
            </w:r>
          </w:p>
        </w:tc>
        <w:tc>
          <w:tcPr>
            <w:tcW w:w="365" w:type="pct"/>
          </w:tcPr>
          <w:p w14:paraId="44828202" w14:textId="65244655" w:rsidR="00A74E83" w:rsidRDefault="00A74E83" w:rsidP="00A74E83">
            <w:pPr>
              <w:rPr>
                <w:rFonts w:ascii="Times New Roman" w:hAnsi="Times New Roman" w:cs="Times New Roman"/>
              </w:rPr>
            </w:pPr>
            <w:r w:rsidRPr="00EC54EA">
              <w:t>1.80%</w:t>
            </w:r>
          </w:p>
        </w:tc>
        <w:tc>
          <w:tcPr>
            <w:tcW w:w="365" w:type="pct"/>
          </w:tcPr>
          <w:p w14:paraId="5DC254E0" w14:textId="2E0B740C" w:rsidR="00A74E83" w:rsidRDefault="00A74E83" w:rsidP="00A74E83">
            <w:pPr>
              <w:rPr>
                <w:rFonts w:ascii="Times New Roman" w:hAnsi="Times New Roman" w:cs="Times New Roman"/>
              </w:rPr>
            </w:pPr>
            <w:r w:rsidRPr="00EC54EA">
              <w:t>1.79%</w:t>
            </w:r>
          </w:p>
        </w:tc>
        <w:tc>
          <w:tcPr>
            <w:tcW w:w="365" w:type="pct"/>
          </w:tcPr>
          <w:p w14:paraId="033F0087" w14:textId="41EC6C60" w:rsidR="00A74E83" w:rsidRDefault="00A74E83" w:rsidP="00A74E83">
            <w:pPr>
              <w:rPr>
                <w:rFonts w:ascii="Times New Roman" w:hAnsi="Times New Roman" w:cs="Times New Roman"/>
              </w:rPr>
            </w:pPr>
            <w:r w:rsidRPr="00EC54EA">
              <w:t>1.39%</w:t>
            </w:r>
          </w:p>
        </w:tc>
        <w:tc>
          <w:tcPr>
            <w:tcW w:w="360" w:type="pct"/>
          </w:tcPr>
          <w:p w14:paraId="2303E4C8" w14:textId="5FDC26F7" w:rsidR="00A74E83" w:rsidRDefault="00A74E83" w:rsidP="00A74E83">
            <w:pPr>
              <w:rPr>
                <w:rFonts w:ascii="Times New Roman" w:hAnsi="Times New Roman" w:cs="Times New Roman"/>
              </w:rPr>
            </w:pPr>
            <w:r w:rsidRPr="00EC54EA">
              <w:t>1.25%</w:t>
            </w:r>
          </w:p>
        </w:tc>
        <w:tc>
          <w:tcPr>
            <w:tcW w:w="360" w:type="pct"/>
          </w:tcPr>
          <w:p w14:paraId="676C86CD" w14:textId="08B0D4D2" w:rsidR="00A74E83" w:rsidRDefault="00A74E83" w:rsidP="00A74E83">
            <w:pPr>
              <w:rPr>
                <w:rFonts w:ascii="Times New Roman" w:hAnsi="Times New Roman" w:cs="Times New Roman"/>
              </w:rPr>
            </w:pPr>
            <w:r w:rsidRPr="00EC54EA">
              <w:t>1.61%</w:t>
            </w:r>
          </w:p>
        </w:tc>
        <w:tc>
          <w:tcPr>
            <w:tcW w:w="360" w:type="pct"/>
          </w:tcPr>
          <w:p w14:paraId="497C5584" w14:textId="11742097" w:rsidR="00A74E83" w:rsidRDefault="00A74E83" w:rsidP="00A74E83">
            <w:pPr>
              <w:rPr>
                <w:rFonts w:ascii="Times New Roman" w:hAnsi="Times New Roman" w:cs="Times New Roman"/>
              </w:rPr>
            </w:pPr>
            <w:r w:rsidRPr="00EC54EA">
              <w:t>2.68%</w:t>
            </w:r>
          </w:p>
        </w:tc>
        <w:tc>
          <w:tcPr>
            <w:tcW w:w="360" w:type="pct"/>
          </w:tcPr>
          <w:p w14:paraId="41E98A23" w14:textId="0442D46C" w:rsidR="00A74E83" w:rsidRDefault="00A74E83" w:rsidP="00A74E83">
            <w:pPr>
              <w:rPr>
                <w:rFonts w:ascii="Times New Roman" w:hAnsi="Times New Roman" w:cs="Times New Roman"/>
              </w:rPr>
            </w:pPr>
            <w:r w:rsidRPr="00EC54EA">
              <w:t>3.16%</w:t>
            </w:r>
          </w:p>
        </w:tc>
        <w:tc>
          <w:tcPr>
            <w:tcW w:w="360" w:type="pct"/>
          </w:tcPr>
          <w:p w14:paraId="37652ABF" w14:textId="17E414AA" w:rsidR="00A74E83" w:rsidRDefault="00A74E83" w:rsidP="00A74E83">
            <w:pPr>
              <w:rPr>
                <w:rFonts w:ascii="Times New Roman" w:hAnsi="Times New Roman" w:cs="Times New Roman"/>
              </w:rPr>
            </w:pPr>
            <w:r w:rsidRPr="00EC54EA">
              <w:t>2.65%</w:t>
            </w:r>
          </w:p>
        </w:tc>
        <w:tc>
          <w:tcPr>
            <w:tcW w:w="361" w:type="pct"/>
          </w:tcPr>
          <w:p w14:paraId="3F25A68C" w14:textId="3570E5D6" w:rsidR="00A74E83" w:rsidRDefault="00A74E83" w:rsidP="00A74E83">
            <w:pPr>
              <w:rPr>
                <w:rFonts w:ascii="Times New Roman" w:hAnsi="Times New Roman" w:cs="Times New Roman"/>
              </w:rPr>
            </w:pPr>
            <w:r w:rsidRPr="00EC54EA">
              <w:t>2.11%</w:t>
            </w:r>
          </w:p>
        </w:tc>
        <w:tc>
          <w:tcPr>
            <w:tcW w:w="361" w:type="pct"/>
          </w:tcPr>
          <w:p w14:paraId="0CFC7093" w14:textId="77777777" w:rsidR="00A74E83" w:rsidRPr="00EC54EA" w:rsidRDefault="00A74E83" w:rsidP="00A74E83"/>
        </w:tc>
        <w:tc>
          <w:tcPr>
            <w:tcW w:w="361" w:type="pct"/>
          </w:tcPr>
          <w:p w14:paraId="521D5B29" w14:textId="77777777" w:rsidR="00A74E83" w:rsidRPr="00EC54EA" w:rsidRDefault="00A74E83" w:rsidP="00A74E83"/>
        </w:tc>
      </w:tr>
      <w:tr w:rsidR="00A74E83" w14:paraId="63BB35E0" w14:textId="76206171" w:rsidTr="005E61D5">
        <w:tc>
          <w:tcPr>
            <w:tcW w:w="671" w:type="pct"/>
          </w:tcPr>
          <w:p w14:paraId="340A3597" w14:textId="77777777" w:rsidR="00A74E83" w:rsidRDefault="00A74E83" w:rsidP="00A74E83">
            <w:pPr>
              <w:rPr>
                <w:rFonts w:ascii="Times New Roman" w:hAnsi="Times New Roman" w:cs="Times New Roman"/>
              </w:rPr>
            </w:pPr>
            <w:r w:rsidRPr="0009065F">
              <w:t xml:space="preserve">Chittagong </w:t>
            </w:r>
          </w:p>
        </w:tc>
        <w:tc>
          <w:tcPr>
            <w:tcW w:w="348" w:type="pct"/>
          </w:tcPr>
          <w:p w14:paraId="06B6BBC6" w14:textId="71EB466F" w:rsidR="00A74E83" w:rsidRDefault="00A74E83" w:rsidP="00A74E83">
            <w:pPr>
              <w:rPr>
                <w:rFonts w:ascii="Times New Roman" w:hAnsi="Times New Roman" w:cs="Times New Roman"/>
              </w:rPr>
            </w:pPr>
            <w:r w:rsidRPr="005A23CE">
              <w:t>140</w:t>
            </w:r>
            <w:r w:rsidR="00CB24F9">
              <w:t xml:space="preserve"> (25%)</w:t>
            </w:r>
          </w:p>
        </w:tc>
        <w:tc>
          <w:tcPr>
            <w:tcW w:w="365" w:type="pct"/>
          </w:tcPr>
          <w:p w14:paraId="2B4E4D35" w14:textId="50222541" w:rsidR="00A74E83" w:rsidRDefault="00A74E83" w:rsidP="00A74E83">
            <w:pPr>
              <w:rPr>
                <w:rFonts w:ascii="Times New Roman" w:hAnsi="Times New Roman" w:cs="Times New Roman"/>
              </w:rPr>
            </w:pPr>
            <w:r w:rsidRPr="00EC54EA">
              <w:t>23.95%</w:t>
            </w:r>
          </w:p>
        </w:tc>
        <w:tc>
          <w:tcPr>
            <w:tcW w:w="365" w:type="pct"/>
          </w:tcPr>
          <w:p w14:paraId="75F4BF85" w14:textId="0B21962F" w:rsidR="00A74E83" w:rsidRDefault="00A74E83" w:rsidP="00A74E83">
            <w:pPr>
              <w:rPr>
                <w:rFonts w:ascii="Times New Roman" w:hAnsi="Times New Roman" w:cs="Times New Roman"/>
              </w:rPr>
            </w:pPr>
            <w:r w:rsidRPr="00EC54EA">
              <w:t>16.07%</w:t>
            </w:r>
          </w:p>
        </w:tc>
        <w:tc>
          <w:tcPr>
            <w:tcW w:w="365" w:type="pct"/>
          </w:tcPr>
          <w:p w14:paraId="49644647" w14:textId="510F30DF" w:rsidR="00A74E83" w:rsidRDefault="00A74E83" w:rsidP="00A74E83">
            <w:pPr>
              <w:rPr>
                <w:rFonts w:ascii="Times New Roman" w:hAnsi="Times New Roman" w:cs="Times New Roman"/>
              </w:rPr>
            </w:pPr>
            <w:r w:rsidRPr="00EC54EA">
              <w:t>23.61%</w:t>
            </w:r>
          </w:p>
        </w:tc>
        <w:tc>
          <w:tcPr>
            <w:tcW w:w="360" w:type="pct"/>
          </w:tcPr>
          <w:p w14:paraId="26E90077" w14:textId="03FB062C" w:rsidR="00A74E83" w:rsidRDefault="00A74E83" w:rsidP="00A74E83">
            <w:pPr>
              <w:rPr>
                <w:rFonts w:ascii="Times New Roman" w:hAnsi="Times New Roman" w:cs="Times New Roman"/>
              </w:rPr>
            </w:pPr>
            <w:r w:rsidRPr="00EC54EA">
              <w:t>7.91%</w:t>
            </w:r>
          </w:p>
        </w:tc>
        <w:tc>
          <w:tcPr>
            <w:tcW w:w="360" w:type="pct"/>
          </w:tcPr>
          <w:p w14:paraId="53C39392" w14:textId="3E0A3B8C" w:rsidR="00A74E83" w:rsidRDefault="00A74E83" w:rsidP="00A74E83">
            <w:pPr>
              <w:rPr>
                <w:rFonts w:ascii="Times New Roman" w:hAnsi="Times New Roman" w:cs="Times New Roman"/>
              </w:rPr>
            </w:pPr>
            <w:r w:rsidRPr="00EC54EA">
              <w:t>8.11%</w:t>
            </w:r>
          </w:p>
        </w:tc>
        <w:tc>
          <w:tcPr>
            <w:tcW w:w="360" w:type="pct"/>
          </w:tcPr>
          <w:p w14:paraId="110126AD" w14:textId="4108C3A9" w:rsidR="00A74E83" w:rsidRDefault="00A74E83" w:rsidP="00A74E83">
            <w:pPr>
              <w:rPr>
                <w:rFonts w:ascii="Times New Roman" w:hAnsi="Times New Roman" w:cs="Times New Roman"/>
              </w:rPr>
            </w:pPr>
            <w:r w:rsidRPr="00EC54EA">
              <w:t>13.36%</w:t>
            </w:r>
          </w:p>
        </w:tc>
        <w:tc>
          <w:tcPr>
            <w:tcW w:w="360" w:type="pct"/>
          </w:tcPr>
          <w:p w14:paraId="74357E21" w14:textId="28859771" w:rsidR="00A74E83" w:rsidRDefault="00A74E83" w:rsidP="00A74E83">
            <w:pPr>
              <w:rPr>
                <w:rFonts w:ascii="Times New Roman" w:hAnsi="Times New Roman" w:cs="Times New Roman"/>
              </w:rPr>
            </w:pPr>
            <w:r w:rsidRPr="00EC54EA">
              <w:t>14.98%</w:t>
            </w:r>
          </w:p>
        </w:tc>
        <w:tc>
          <w:tcPr>
            <w:tcW w:w="360" w:type="pct"/>
          </w:tcPr>
          <w:p w14:paraId="4334BC89" w14:textId="7B0C53A0" w:rsidR="00A74E83" w:rsidRDefault="00A74E83" w:rsidP="00A74E83">
            <w:pPr>
              <w:rPr>
                <w:rFonts w:ascii="Times New Roman" w:hAnsi="Times New Roman" w:cs="Times New Roman"/>
              </w:rPr>
            </w:pPr>
            <w:r w:rsidRPr="00EC54EA">
              <w:t>15.13%</w:t>
            </w:r>
          </w:p>
        </w:tc>
        <w:tc>
          <w:tcPr>
            <w:tcW w:w="361" w:type="pct"/>
          </w:tcPr>
          <w:p w14:paraId="5931BA0C" w14:textId="18253EDA" w:rsidR="00A74E83" w:rsidRDefault="00A74E83" w:rsidP="00A74E83">
            <w:pPr>
              <w:rPr>
                <w:rFonts w:ascii="Times New Roman" w:hAnsi="Times New Roman" w:cs="Times New Roman"/>
              </w:rPr>
            </w:pPr>
            <w:r w:rsidRPr="00EC54EA">
              <w:t>14.35%</w:t>
            </w:r>
          </w:p>
        </w:tc>
        <w:tc>
          <w:tcPr>
            <w:tcW w:w="361" w:type="pct"/>
          </w:tcPr>
          <w:p w14:paraId="2E6C883A" w14:textId="77777777" w:rsidR="00A74E83" w:rsidRPr="00EC54EA" w:rsidRDefault="00A74E83" w:rsidP="00A74E83"/>
        </w:tc>
        <w:tc>
          <w:tcPr>
            <w:tcW w:w="361" w:type="pct"/>
          </w:tcPr>
          <w:p w14:paraId="534711BA" w14:textId="77777777" w:rsidR="00A74E83" w:rsidRPr="00EC54EA" w:rsidRDefault="00A74E83" w:rsidP="00A74E83"/>
        </w:tc>
      </w:tr>
      <w:tr w:rsidR="00A74E83" w14:paraId="16C2FBAF" w14:textId="757662FA" w:rsidTr="005E61D5">
        <w:tc>
          <w:tcPr>
            <w:tcW w:w="671" w:type="pct"/>
          </w:tcPr>
          <w:p w14:paraId="200EB236" w14:textId="77777777" w:rsidR="00A74E83" w:rsidRDefault="00A74E83" w:rsidP="00A74E83">
            <w:pPr>
              <w:rPr>
                <w:rFonts w:ascii="Times New Roman" w:hAnsi="Times New Roman" w:cs="Times New Roman"/>
              </w:rPr>
            </w:pPr>
            <w:r w:rsidRPr="0009065F">
              <w:t xml:space="preserve">Khulna </w:t>
            </w:r>
          </w:p>
        </w:tc>
        <w:tc>
          <w:tcPr>
            <w:tcW w:w="348" w:type="pct"/>
          </w:tcPr>
          <w:p w14:paraId="6ED7814E" w14:textId="6CCFD08C" w:rsidR="00A74E83" w:rsidRDefault="00A74E83" w:rsidP="00A74E83">
            <w:pPr>
              <w:rPr>
                <w:rFonts w:ascii="Times New Roman" w:hAnsi="Times New Roman" w:cs="Times New Roman"/>
              </w:rPr>
            </w:pPr>
            <w:r w:rsidRPr="005A23CE">
              <w:t>24</w:t>
            </w:r>
            <w:r w:rsidR="00CB24F9">
              <w:t xml:space="preserve"> (</w:t>
            </w:r>
            <w:r w:rsidR="00345A81">
              <w:t>4%</w:t>
            </w:r>
            <w:r w:rsidR="00CB24F9">
              <w:t>)</w:t>
            </w:r>
          </w:p>
        </w:tc>
        <w:tc>
          <w:tcPr>
            <w:tcW w:w="365" w:type="pct"/>
          </w:tcPr>
          <w:p w14:paraId="5C88764F" w14:textId="70C3DC2C" w:rsidR="00A74E83" w:rsidRDefault="00A74E83" w:rsidP="00A74E83">
            <w:pPr>
              <w:rPr>
                <w:rFonts w:ascii="Times New Roman" w:hAnsi="Times New Roman" w:cs="Times New Roman"/>
              </w:rPr>
            </w:pPr>
            <w:r w:rsidRPr="00EC54EA">
              <w:t>4.19%</w:t>
            </w:r>
          </w:p>
        </w:tc>
        <w:tc>
          <w:tcPr>
            <w:tcW w:w="365" w:type="pct"/>
          </w:tcPr>
          <w:p w14:paraId="7A2FA0F8" w14:textId="21BC4E30" w:rsidR="00A74E83" w:rsidRDefault="00A74E83" w:rsidP="00A74E83">
            <w:pPr>
              <w:rPr>
                <w:rFonts w:ascii="Times New Roman" w:hAnsi="Times New Roman" w:cs="Times New Roman"/>
              </w:rPr>
            </w:pPr>
            <w:r w:rsidRPr="00EC54EA">
              <w:t>4.46%</w:t>
            </w:r>
          </w:p>
        </w:tc>
        <w:tc>
          <w:tcPr>
            <w:tcW w:w="365" w:type="pct"/>
          </w:tcPr>
          <w:p w14:paraId="103F35FE" w14:textId="1D00EE88" w:rsidR="00A74E83" w:rsidRDefault="00A74E83" w:rsidP="00A74E83">
            <w:pPr>
              <w:rPr>
                <w:rFonts w:ascii="Times New Roman" w:hAnsi="Times New Roman" w:cs="Times New Roman"/>
              </w:rPr>
            </w:pPr>
            <w:r w:rsidRPr="00EC54EA">
              <w:t>3.47%</w:t>
            </w:r>
          </w:p>
        </w:tc>
        <w:tc>
          <w:tcPr>
            <w:tcW w:w="360" w:type="pct"/>
          </w:tcPr>
          <w:p w14:paraId="64071A54" w14:textId="68539DFC" w:rsidR="00A74E83" w:rsidRDefault="00A74E83" w:rsidP="00A74E83">
            <w:pPr>
              <w:rPr>
                <w:rFonts w:ascii="Times New Roman" w:hAnsi="Times New Roman" w:cs="Times New Roman"/>
              </w:rPr>
            </w:pPr>
            <w:r w:rsidRPr="00EC54EA">
              <w:t>0.77%</w:t>
            </w:r>
          </w:p>
        </w:tc>
        <w:tc>
          <w:tcPr>
            <w:tcW w:w="360" w:type="pct"/>
          </w:tcPr>
          <w:p w14:paraId="7F89E62C" w14:textId="4A89710A" w:rsidR="00A74E83" w:rsidRDefault="00A74E83" w:rsidP="00A74E83">
            <w:pPr>
              <w:rPr>
                <w:rFonts w:ascii="Times New Roman" w:hAnsi="Times New Roman" w:cs="Times New Roman"/>
              </w:rPr>
            </w:pPr>
            <w:r w:rsidRPr="00EC54EA">
              <w:t>1.98%</w:t>
            </w:r>
          </w:p>
        </w:tc>
        <w:tc>
          <w:tcPr>
            <w:tcW w:w="360" w:type="pct"/>
          </w:tcPr>
          <w:p w14:paraId="68502822" w14:textId="5B865CC9" w:rsidR="00A74E83" w:rsidRDefault="00A74E83" w:rsidP="00A74E83">
            <w:pPr>
              <w:rPr>
                <w:rFonts w:ascii="Times New Roman" w:hAnsi="Times New Roman" w:cs="Times New Roman"/>
              </w:rPr>
            </w:pPr>
            <w:r w:rsidRPr="00EC54EA">
              <w:t>3.97%</w:t>
            </w:r>
          </w:p>
        </w:tc>
        <w:tc>
          <w:tcPr>
            <w:tcW w:w="360" w:type="pct"/>
          </w:tcPr>
          <w:p w14:paraId="66208DD2" w14:textId="1028F963" w:rsidR="00A74E83" w:rsidRDefault="00A74E83" w:rsidP="00A74E83">
            <w:pPr>
              <w:rPr>
                <w:rFonts w:ascii="Times New Roman" w:hAnsi="Times New Roman" w:cs="Times New Roman"/>
              </w:rPr>
            </w:pPr>
            <w:r w:rsidRPr="00EC54EA">
              <w:t>6.27%</w:t>
            </w:r>
          </w:p>
        </w:tc>
        <w:tc>
          <w:tcPr>
            <w:tcW w:w="360" w:type="pct"/>
          </w:tcPr>
          <w:p w14:paraId="09ED9998" w14:textId="40F0CCAC" w:rsidR="00A74E83" w:rsidRDefault="00A74E83" w:rsidP="00A74E83">
            <w:pPr>
              <w:rPr>
                <w:rFonts w:ascii="Times New Roman" w:hAnsi="Times New Roman" w:cs="Times New Roman"/>
              </w:rPr>
            </w:pPr>
            <w:r w:rsidRPr="00EC54EA">
              <w:t>10.32%</w:t>
            </w:r>
          </w:p>
        </w:tc>
        <w:tc>
          <w:tcPr>
            <w:tcW w:w="361" w:type="pct"/>
          </w:tcPr>
          <w:p w14:paraId="7B2A09B2" w14:textId="2B26127B" w:rsidR="00A74E83" w:rsidRDefault="00A74E83" w:rsidP="00A74E83">
            <w:pPr>
              <w:rPr>
                <w:rFonts w:ascii="Times New Roman" w:hAnsi="Times New Roman" w:cs="Times New Roman"/>
              </w:rPr>
            </w:pPr>
            <w:r w:rsidRPr="00EC54EA">
              <w:t>14.62%</w:t>
            </w:r>
          </w:p>
        </w:tc>
        <w:tc>
          <w:tcPr>
            <w:tcW w:w="361" w:type="pct"/>
          </w:tcPr>
          <w:p w14:paraId="382D6355" w14:textId="77777777" w:rsidR="00A74E83" w:rsidRPr="00EC54EA" w:rsidRDefault="00A74E83" w:rsidP="00A74E83"/>
        </w:tc>
        <w:tc>
          <w:tcPr>
            <w:tcW w:w="361" w:type="pct"/>
          </w:tcPr>
          <w:p w14:paraId="59C01657" w14:textId="77777777" w:rsidR="00A74E83" w:rsidRPr="00EC54EA" w:rsidRDefault="00A74E83" w:rsidP="00A74E83"/>
        </w:tc>
      </w:tr>
      <w:tr w:rsidR="00A74E83" w14:paraId="0B45D93A" w14:textId="3AE352E5" w:rsidTr="005E61D5">
        <w:tc>
          <w:tcPr>
            <w:tcW w:w="671" w:type="pct"/>
          </w:tcPr>
          <w:p w14:paraId="513E3287" w14:textId="77777777" w:rsidR="00A74E83" w:rsidRDefault="00A74E83" w:rsidP="00A74E83">
            <w:pPr>
              <w:rPr>
                <w:rFonts w:ascii="Times New Roman" w:hAnsi="Times New Roman" w:cs="Times New Roman"/>
              </w:rPr>
            </w:pPr>
            <w:r w:rsidRPr="0009065F">
              <w:t xml:space="preserve">Rajshahi </w:t>
            </w:r>
          </w:p>
        </w:tc>
        <w:tc>
          <w:tcPr>
            <w:tcW w:w="348" w:type="pct"/>
          </w:tcPr>
          <w:p w14:paraId="5A254998" w14:textId="6A8F589E" w:rsidR="00A74E83" w:rsidRDefault="00A74E83" w:rsidP="00A74E83">
            <w:pPr>
              <w:rPr>
                <w:rFonts w:ascii="Times New Roman" w:hAnsi="Times New Roman" w:cs="Times New Roman"/>
              </w:rPr>
            </w:pPr>
            <w:r w:rsidRPr="005A23CE">
              <w:t>7</w:t>
            </w:r>
            <w:r w:rsidR="00345A81">
              <w:t xml:space="preserve"> (1.2%)</w:t>
            </w:r>
          </w:p>
        </w:tc>
        <w:tc>
          <w:tcPr>
            <w:tcW w:w="365" w:type="pct"/>
          </w:tcPr>
          <w:p w14:paraId="63854347" w14:textId="038D39AB" w:rsidR="00A74E83" w:rsidRDefault="00A74E83" w:rsidP="00A74E83">
            <w:pPr>
              <w:rPr>
                <w:rFonts w:ascii="Times New Roman" w:hAnsi="Times New Roman" w:cs="Times New Roman"/>
              </w:rPr>
            </w:pPr>
            <w:r w:rsidRPr="00EC54EA">
              <w:t>0.60%</w:t>
            </w:r>
          </w:p>
        </w:tc>
        <w:tc>
          <w:tcPr>
            <w:tcW w:w="365" w:type="pct"/>
          </w:tcPr>
          <w:p w14:paraId="0A72ECB0" w14:textId="3AC6395C" w:rsidR="00A74E83" w:rsidRDefault="00A74E83" w:rsidP="00A74E83">
            <w:pPr>
              <w:rPr>
                <w:rFonts w:ascii="Times New Roman" w:hAnsi="Times New Roman" w:cs="Times New Roman"/>
              </w:rPr>
            </w:pPr>
            <w:r w:rsidRPr="00EC54EA">
              <w:t>0.89%</w:t>
            </w:r>
          </w:p>
        </w:tc>
        <w:tc>
          <w:tcPr>
            <w:tcW w:w="365" w:type="pct"/>
          </w:tcPr>
          <w:p w14:paraId="75EED302" w14:textId="6CD61233" w:rsidR="00A74E83" w:rsidRDefault="00A74E83" w:rsidP="00A74E83">
            <w:pPr>
              <w:rPr>
                <w:rFonts w:ascii="Times New Roman" w:hAnsi="Times New Roman" w:cs="Times New Roman"/>
              </w:rPr>
            </w:pPr>
            <w:r w:rsidRPr="00EC54EA">
              <w:t>0.69%</w:t>
            </w:r>
          </w:p>
        </w:tc>
        <w:tc>
          <w:tcPr>
            <w:tcW w:w="360" w:type="pct"/>
          </w:tcPr>
          <w:p w14:paraId="6621E0F8" w14:textId="6C67AFD2" w:rsidR="00A74E83" w:rsidRDefault="00A74E83" w:rsidP="00A74E83">
            <w:pPr>
              <w:rPr>
                <w:rFonts w:ascii="Times New Roman" w:hAnsi="Times New Roman" w:cs="Times New Roman"/>
              </w:rPr>
            </w:pPr>
            <w:r w:rsidRPr="00EC54EA">
              <w:t>0.10%</w:t>
            </w:r>
          </w:p>
        </w:tc>
        <w:tc>
          <w:tcPr>
            <w:tcW w:w="360" w:type="pct"/>
          </w:tcPr>
          <w:p w14:paraId="3CC08401" w14:textId="4C00D18F" w:rsidR="00A74E83" w:rsidRDefault="00A74E83" w:rsidP="00A74E83">
            <w:pPr>
              <w:rPr>
                <w:rFonts w:ascii="Times New Roman" w:hAnsi="Times New Roman" w:cs="Times New Roman"/>
              </w:rPr>
            </w:pPr>
            <w:r w:rsidRPr="00EC54EA">
              <w:t>0.45%</w:t>
            </w:r>
          </w:p>
        </w:tc>
        <w:tc>
          <w:tcPr>
            <w:tcW w:w="360" w:type="pct"/>
          </w:tcPr>
          <w:p w14:paraId="4094E225" w14:textId="42D21E4A" w:rsidR="00A74E83" w:rsidRDefault="00A74E83" w:rsidP="00A74E83">
            <w:pPr>
              <w:rPr>
                <w:rFonts w:ascii="Times New Roman" w:hAnsi="Times New Roman" w:cs="Times New Roman"/>
              </w:rPr>
            </w:pPr>
            <w:r w:rsidRPr="00EC54EA">
              <w:t>2.33%</w:t>
            </w:r>
          </w:p>
        </w:tc>
        <w:tc>
          <w:tcPr>
            <w:tcW w:w="360" w:type="pct"/>
          </w:tcPr>
          <w:p w14:paraId="2AB47FBB" w14:textId="77BA3E79" w:rsidR="00A74E83" w:rsidRDefault="00A74E83" w:rsidP="00A74E83">
            <w:pPr>
              <w:rPr>
                <w:rFonts w:ascii="Times New Roman" w:hAnsi="Times New Roman" w:cs="Times New Roman"/>
              </w:rPr>
            </w:pPr>
            <w:r w:rsidRPr="00EC54EA">
              <w:t>4.32%</w:t>
            </w:r>
          </w:p>
        </w:tc>
        <w:tc>
          <w:tcPr>
            <w:tcW w:w="360" w:type="pct"/>
          </w:tcPr>
          <w:p w14:paraId="6994FE0D" w14:textId="5704A380" w:rsidR="00A74E83" w:rsidRDefault="00A74E83" w:rsidP="00A74E83">
            <w:pPr>
              <w:rPr>
                <w:rFonts w:ascii="Times New Roman" w:hAnsi="Times New Roman" w:cs="Times New Roman"/>
              </w:rPr>
            </w:pPr>
            <w:r w:rsidRPr="00EC54EA">
              <w:t>5.52%</w:t>
            </w:r>
          </w:p>
        </w:tc>
        <w:tc>
          <w:tcPr>
            <w:tcW w:w="361" w:type="pct"/>
          </w:tcPr>
          <w:p w14:paraId="13E31FC1" w14:textId="14C7C8AF" w:rsidR="00A74E83" w:rsidRDefault="00A74E83" w:rsidP="00A74E83">
            <w:pPr>
              <w:rPr>
                <w:rFonts w:ascii="Times New Roman" w:hAnsi="Times New Roman" w:cs="Times New Roman"/>
              </w:rPr>
            </w:pPr>
            <w:r w:rsidRPr="00EC54EA">
              <w:t>7.99%</w:t>
            </w:r>
          </w:p>
        </w:tc>
        <w:tc>
          <w:tcPr>
            <w:tcW w:w="361" w:type="pct"/>
          </w:tcPr>
          <w:p w14:paraId="383651A4" w14:textId="77777777" w:rsidR="00A74E83" w:rsidRPr="00EC54EA" w:rsidRDefault="00A74E83" w:rsidP="00A74E83"/>
        </w:tc>
        <w:tc>
          <w:tcPr>
            <w:tcW w:w="361" w:type="pct"/>
          </w:tcPr>
          <w:p w14:paraId="3DEFFA34" w14:textId="77777777" w:rsidR="00A74E83" w:rsidRPr="00EC54EA" w:rsidRDefault="00A74E83" w:rsidP="00A74E83"/>
        </w:tc>
      </w:tr>
      <w:tr w:rsidR="00A74E83" w14:paraId="3260B4C2" w14:textId="248A2C05" w:rsidTr="005E61D5">
        <w:tc>
          <w:tcPr>
            <w:tcW w:w="671" w:type="pct"/>
          </w:tcPr>
          <w:p w14:paraId="11AB3CB2" w14:textId="77777777" w:rsidR="00A74E83" w:rsidRDefault="00A74E83" w:rsidP="00A74E83">
            <w:pPr>
              <w:rPr>
                <w:rFonts w:ascii="Times New Roman" w:hAnsi="Times New Roman" w:cs="Times New Roman"/>
              </w:rPr>
            </w:pPr>
            <w:r w:rsidRPr="0009065F">
              <w:t xml:space="preserve">Rangpur </w:t>
            </w:r>
          </w:p>
        </w:tc>
        <w:tc>
          <w:tcPr>
            <w:tcW w:w="348" w:type="pct"/>
          </w:tcPr>
          <w:p w14:paraId="71443C19" w14:textId="2E1CBFBB" w:rsidR="00A74E83" w:rsidRDefault="00A74E83" w:rsidP="00A74E83">
            <w:pPr>
              <w:rPr>
                <w:rFonts w:ascii="Times New Roman" w:hAnsi="Times New Roman" w:cs="Times New Roman"/>
              </w:rPr>
            </w:pPr>
            <w:r w:rsidRPr="005A23CE">
              <w:t>2</w:t>
            </w:r>
            <w:r w:rsidR="006A42D8">
              <w:t xml:space="preserve"> (0.4%)</w:t>
            </w:r>
          </w:p>
        </w:tc>
        <w:tc>
          <w:tcPr>
            <w:tcW w:w="365" w:type="pct"/>
          </w:tcPr>
          <w:p w14:paraId="61C27734" w14:textId="472CC229" w:rsidR="00A74E83" w:rsidRDefault="00A74E83" w:rsidP="00A74E83">
            <w:pPr>
              <w:rPr>
                <w:rFonts w:ascii="Times New Roman" w:hAnsi="Times New Roman" w:cs="Times New Roman"/>
              </w:rPr>
            </w:pPr>
            <w:r w:rsidRPr="00EC54EA">
              <w:t>0.60%</w:t>
            </w:r>
          </w:p>
        </w:tc>
        <w:tc>
          <w:tcPr>
            <w:tcW w:w="365" w:type="pct"/>
          </w:tcPr>
          <w:p w14:paraId="7C63E3EC" w14:textId="6FDF21EC" w:rsidR="00A74E83" w:rsidRDefault="00A74E83" w:rsidP="00A74E83">
            <w:pPr>
              <w:rPr>
                <w:rFonts w:ascii="Times New Roman" w:hAnsi="Times New Roman" w:cs="Times New Roman"/>
              </w:rPr>
            </w:pPr>
            <w:r w:rsidRPr="00EC54EA">
              <w:t>0.89%</w:t>
            </w:r>
          </w:p>
        </w:tc>
        <w:tc>
          <w:tcPr>
            <w:tcW w:w="365" w:type="pct"/>
          </w:tcPr>
          <w:p w14:paraId="1F2BD35E" w14:textId="565006B3" w:rsidR="00A74E83" w:rsidRDefault="00A74E83" w:rsidP="00A74E83">
            <w:pPr>
              <w:rPr>
                <w:rFonts w:ascii="Times New Roman" w:hAnsi="Times New Roman" w:cs="Times New Roman"/>
              </w:rPr>
            </w:pPr>
            <w:r w:rsidRPr="00EC54EA">
              <w:t>0.69%</w:t>
            </w:r>
          </w:p>
        </w:tc>
        <w:tc>
          <w:tcPr>
            <w:tcW w:w="360" w:type="pct"/>
          </w:tcPr>
          <w:p w14:paraId="6F586FB9" w14:textId="31B54D8D" w:rsidR="00A74E83" w:rsidRDefault="00A74E83" w:rsidP="00A74E83">
            <w:pPr>
              <w:rPr>
                <w:rFonts w:ascii="Times New Roman" w:hAnsi="Times New Roman" w:cs="Times New Roman"/>
              </w:rPr>
            </w:pPr>
            <w:r w:rsidRPr="00EC54EA">
              <w:t>0.10%</w:t>
            </w:r>
          </w:p>
        </w:tc>
        <w:tc>
          <w:tcPr>
            <w:tcW w:w="360" w:type="pct"/>
          </w:tcPr>
          <w:p w14:paraId="2EC2FD5A" w14:textId="546ECBE8" w:rsidR="00A74E83" w:rsidRDefault="00A74E83" w:rsidP="00A74E83">
            <w:pPr>
              <w:rPr>
                <w:rFonts w:ascii="Times New Roman" w:hAnsi="Times New Roman" w:cs="Times New Roman"/>
              </w:rPr>
            </w:pPr>
            <w:r w:rsidRPr="00EC54EA">
              <w:t>0.47%</w:t>
            </w:r>
          </w:p>
        </w:tc>
        <w:tc>
          <w:tcPr>
            <w:tcW w:w="360" w:type="pct"/>
          </w:tcPr>
          <w:p w14:paraId="097E23F7" w14:textId="1C4EB62A" w:rsidR="00A74E83" w:rsidRDefault="00A74E83" w:rsidP="00A74E83">
            <w:pPr>
              <w:rPr>
                <w:rFonts w:ascii="Times New Roman" w:hAnsi="Times New Roman" w:cs="Times New Roman"/>
              </w:rPr>
            </w:pPr>
            <w:r w:rsidRPr="00EC54EA">
              <w:t>1.85%</w:t>
            </w:r>
          </w:p>
        </w:tc>
        <w:tc>
          <w:tcPr>
            <w:tcW w:w="360" w:type="pct"/>
          </w:tcPr>
          <w:p w14:paraId="47366C08" w14:textId="649A76B2" w:rsidR="00A74E83" w:rsidRDefault="00A74E83" w:rsidP="00A74E83">
            <w:pPr>
              <w:rPr>
                <w:rFonts w:ascii="Times New Roman" w:hAnsi="Times New Roman" w:cs="Times New Roman"/>
              </w:rPr>
            </w:pPr>
            <w:r w:rsidRPr="00EC54EA">
              <w:t>2.40%</w:t>
            </w:r>
          </w:p>
        </w:tc>
        <w:tc>
          <w:tcPr>
            <w:tcW w:w="360" w:type="pct"/>
          </w:tcPr>
          <w:p w14:paraId="0DDB5CAE" w14:textId="6C6A597B" w:rsidR="00A74E83" w:rsidRDefault="00A74E83" w:rsidP="00A74E83">
            <w:pPr>
              <w:rPr>
                <w:rFonts w:ascii="Times New Roman" w:hAnsi="Times New Roman" w:cs="Times New Roman"/>
              </w:rPr>
            </w:pPr>
            <w:r w:rsidRPr="00EC54EA">
              <w:t>1.68%</w:t>
            </w:r>
          </w:p>
        </w:tc>
        <w:tc>
          <w:tcPr>
            <w:tcW w:w="361" w:type="pct"/>
          </w:tcPr>
          <w:p w14:paraId="337F36A9" w14:textId="29E0901D" w:rsidR="00A74E83" w:rsidRDefault="00A74E83" w:rsidP="00A74E83">
            <w:pPr>
              <w:rPr>
                <w:rFonts w:ascii="Times New Roman" w:hAnsi="Times New Roman" w:cs="Times New Roman"/>
              </w:rPr>
            </w:pPr>
            <w:r w:rsidRPr="00EC54EA">
              <w:t>2.02%</w:t>
            </w:r>
          </w:p>
        </w:tc>
        <w:tc>
          <w:tcPr>
            <w:tcW w:w="361" w:type="pct"/>
          </w:tcPr>
          <w:p w14:paraId="4886D138" w14:textId="77777777" w:rsidR="00A74E83" w:rsidRPr="00EC54EA" w:rsidRDefault="00A74E83" w:rsidP="00A74E83"/>
        </w:tc>
        <w:tc>
          <w:tcPr>
            <w:tcW w:w="361" w:type="pct"/>
          </w:tcPr>
          <w:p w14:paraId="63C78DB6" w14:textId="77777777" w:rsidR="00A74E83" w:rsidRPr="00EC54EA" w:rsidRDefault="00A74E83" w:rsidP="00A74E83"/>
        </w:tc>
      </w:tr>
      <w:tr w:rsidR="00A74E83" w14:paraId="62C67686" w14:textId="11DD3277" w:rsidTr="005E61D5">
        <w:tc>
          <w:tcPr>
            <w:tcW w:w="671" w:type="pct"/>
          </w:tcPr>
          <w:p w14:paraId="43033544" w14:textId="77777777" w:rsidR="00A74E83" w:rsidRDefault="00A74E83" w:rsidP="00A74E83">
            <w:pPr>
              <w:rPr>
                <w:rFonts w:ascii="Times New Roman" w:hAnsi="Times New Roman" w:cs="Times New Roman"/>
              </w:rPr>
            </w:pPr>
            <w:r w:rsidRPr="0009065F">
              <w:t xml:space="preserve">Barisal </w:t>
            </w:r>
          </w:p>
        </w:tc>
        <w:tc>
          <w:tcPr>
            <w:tcW w:w="348" w:type="pct"/>
          </w:tcPr>
          <w:p w14:paraId="6D1F53C8" w14:textId="27C5467C" w:rsidR="00A74E83" w:rsidRDefault="00A74E83" w:rsidP="00A74E83">
            <w:pPr>
              <w:rPr>
                <w:rFonts w:ascii="Times New Roman" w:hAnsi="Times New Roman" w:cs="Times New Roman"/>
              </w:rPr>
            </w:pPr>
            <w:r w:rsidRPr="005A23CE">
              <w:t>53</w:t>
            </w:r>
            <w:r w:rsidR="00FB6DEE">
              <w:t xml:space="preserve"> (9%)</w:t>
            </w:r>
          </w:p>
        </w:tc>
        <w:tc>
          <w:tcPr>
            <w:tcW w:w="365" w:type="pct"/>
          </w:tcPr>
          <w:p w14:paraId="65DE16F1" w14:textId="164B325F" w:rsidR="00A74E83" w:rsidRDefault="00A74E83" w:rsidP="00A74E83">
            <w:pPr>
              <w:rPr>
                <w:rFonts w:ascii="Times New Roman" w:hAnsi="Times New Roman" w:cs="Times New Roman"/>
              </w:rPr>
            </w:pPr>
            <w:r w:rsidRPr="00EC54EA">
              <w:t>16.77%</w:t>
            </w:r>
          </w:p>
        </w:tc>
        <w:tc>
          <w:tcPr>
            <w:tcW w:w="365" w:type="pct"/>
          </w:tcPr>
          <w:p w14:paraId="1422FBFD" w14:textId="4AB0FF4F" w:rsidR="00A74E83" w:rsidRDefault="00A74E83" w:rsidP="00A74E83">
            <w:pPr>
              <w:rPr>
                <w:rFonts w:ascii="Times New Roman" w:hAnsi="Times New Roman" w:cs="Times New Roman"/>
              </w:rPr>
            </w:pPr>
            <w:r w:rsidRPr="00EC54EA">
              <w:t>12.50%</w:t>
            </w:r>
          </w:p>
        </w:tc>
        <w:tc>
          <w:tcPr>
            <w:tcW w:w="365" w:type="pct"/>
          </w:tcPr>
          <w:p w14:paraId="1D29C39F" w14:textId="2FCDC2CC" w:rsidR="00A74E83" w:rsidRDefault="00A74E83" w:rsidP="00A74E83">
            <w:pPr>
              <w:rPr>
                <w:rFonts w:ascii="Times New Roman" w:hAnsi="Times New Roman" w:cs="Times New Roman"/>
              </w:rPr>
            </w:pPr>
            <w:r w:rsidRPr="00EC54EA">
              <w:t>8.33%</w:t>
            </w:r>
          </w:p>
        </w:tc>
        <w:tc>
          <w:tcPr>
            <w:tcW w:w="360" w:type="pct"/>
          </w:tcPr>
          <w:p w14:paraId="664272C4" w14:textId="18A97A96" w:rsidR="00A74E83" w:rsidRDefault="00A74E83" w:rsidP="00A74E83">
            <w:pPr>
              <w:rPr>
                <w:rFonts w:ascii="Times New Roman" w:hAnsi="Times New Roman" w:cs="Times New Roman"/>
              </w:rPr>
            </w:pPr>
            <w:r w:rsidRPr="00EC54EA">
              <w:t>3.95%</w:t>
            </w:r>
          </w:p>
        </w:tc>
        <w:tc>
          <w:tcPr>
            <w:tcW w:w="360" w:type="pct"/>
          </w:tcPr>
          <w:p w14:paraId="1E39B866" w14:textId="34F4BA4C" w:rsidR="00A74E83" w:rsidRDefault="00A74E83" w:rsidP="00A74E83">
            <w:pPr>
              <w:rPr>
                <w:rFonts w:ascii="Times New Roman" w:hAnsi="Times New Roman" w:cs="Times New Roman"/>
              </w:rPr>
            </w:pPr>
            <w:r w:rsidRPr="00EC54EA">
              <w:t>4.58%</w:t>
            </w:r>
          </w:p>
        </w:tc>
        <w:tc>
          <w:tcPr>
            <w:tcW w:w="360" w:type="pct"/>
          </w:tcPr>
          <w:p w14:paraId="2763E9D0" w14:textId="11B1D4A1" w:rsidR="00A74E83" w:rsidRDefault="00A74E83" w:rsidP="00A74E83">
            <w:pPr>
              <w:rPr>
                <w:rFonts w:ascii="Times New Roman" w:hAnsi="Times New Roman" w:cs="Times New Roman"/>
              </w:rPr>
            </w:pPr>
            <w:r w:rsidRPr="00EC54EA">
              <w:t>11.12%</w:t>
            </w:r>
          </w:p>
        </w:tc>
        <w:tc>
          <w:tcPr>
            <w:tcW w:w="360" w:type="pct"/>
          </w:tcPr>
          <w:p w14:paraId="3F0D925A" w14:textId="47924137" w:rsidR="00A74E83" w:rsidRDefault="00A74E83" w:rsidP="00A74E83">
            <w:pPr>
              <w:rPr>
                <w:rFonts w:ascii="Times New Roman" w:hAnsi="Times New Roman" w:cs="Times New Roman"/>
              </w:rPr>
            </w:pPr>
            <w:r w:rsidRPr="00EC54EA">
              <w:t>11.75%</w:t>
            </w:r>
          </w:p>
        </w:tc>
        <w:tc>
          <w:tcPr>
            <w:tcW w:w="360" w:type="pct"/>
          </w:tcPr>
          <w:p w14:paraId="06B44C9B" w14:textId="3DCCB111" w:rsidR="00A74E83" w:rsidRDefault="00A74E83" w:rsidP="00A74E83">
            <w:pPr>
              <w:rPr>
                <w:rFonts w:ascii="Times New Roman" w:hAnsi="Times New Roman" w:cs="Times New Roman"/>
              </w:rPr>
            </w:pPr>
            <w:r w:rsidRPr="00EC54EA">
              <w:t>13.46%</w:t>
            </w:r>
          </w:p>
        </w:tc>
        <w:tc>
          <w:tcPr>
            <w:tcW w:w="361" w:type="pct"/>
          </w:tcPr>
          <w:p w14:paraId="4DEB9BD7" w14:textId="69AF4ED5" w:rsidR="00A74E83" w:rsidRDefault="00A74E83" w:rsidP="00A74E83">
            <w:pPr>
              <w:rPr>
                <w:rFonts w:ascii="Times New Roman" w:hAnsi="Times New Roman" w:cs="Times New Roman"/>
              </w:rPr>
            </w:pPr>
            <w:r w:rsidRPr="00EC54EA">
              <w:t>13.06%</w:t>
            </w:r>
          </w:p>
        </w:tc>
        <w:tc>
          <w:tcPr>
            <w:tcW w:w="361" w:type="pct"/>
          </w:tcPr>
          <w:p w14:paraId="18AABC71" w14:textId="77777777" w:rsidR="00A74E83" w:rsidRPr="00EC54EA" w:rsidRDefault="00A74E83" w:rsidP="00A74E83"/>
        </w:tc>
        <w:tc>
          <w:tcPr>
            <w:tcW w:w="361" w:type="pct"/>
          </w:tcPr>
          <w:p w14:paraId="6DE5C79C" w14:textId="77777777" w:rsidR="00A74E83" w:rsidRPr="00EC54EA" w:rsidRDefault="00A74E83" w:rsidP="00A74E83"/>
        </w:tc>
      </w:tr>
      <w:tr w:rsidR="00A74E83" w14:paraId="3D259707" w14:textId="4EA46994" w:rsidTr="005E61D5">
        <w:tc>
          <w:tcPr>
            <w:tcW w:w="671" w:type="pct"/>
          </w:tcPr>
          <w:p w14:paraId="72BDD056" w14:textId="77777777" w:rsidR="00A74E83" w:rsidRDefault="00A74E83" w:rsidP="00A74E83">
            <w:pPr>
              <w:rPr>
                <w:rFonts w:ascii="Times New Roman" w:hAnsi="Times New Roman" w:cs="Times New Roman"/>
              </w:rPr>
            </w:pPr>
            <w:r w:rsidRPr="0009065F">
              <w:t xml:space="preserve">Sylhet </w:t>
            </w:r>
          </w:p>
        </w:tc>
        <w:tc>
          <w:tcPr>
            <w:tcW w:w="348" w:type="pct"/>
          </w:tcPr>
          <w:p w14:paraId="76EE7564" w14:textId="035787D6" w:rsidR="00A74E83" w:rsidRDefault="00A74E83" w:rsidP="00A74E83">
            <w:pPr>
              <w:rPr>
                <w:rFonts w:ascii="Times New Roman" w:hAnsi="Times New Roman" w:cs="Times New Roman"/>
              </w:rPr>
            </w:pPr>
            <w:r w:rsidRPr="005A23CE">
              <w:t>3</w:t>
            </w:r>
            <w:r w:rsidR="00FB6DEE">
              <w:t xml:space="preserve"> (0.3%)</w:t>
            </w:r>
          </w:p>
        </w:tc>
        <w:tc>
          <w:tcPr>
            <w:tcW w:w="365" w:type="pct"/>
          </w:tcPr>
          <w:p w14:paraId="351A6ACD" w14:textId="3D9F4DAA" w:rsidR="00A74E83" w:rsidRDefault="00A74E83" w:rsidP="00A74E83">
            <w:pPr>
              <w:rPr>
                <w:rFonts w:ascii="Times New Roman" w:hAnsi="Times New Roman" w:cs="Times New Roman"/>
              </w:rPr>
            </w:pPr>
            <w:r w:rsidRPr="00EC54EA">
              <w:t>0.60%</w:t>
            </w:r>
          </w:p>
        </w:tc>
        <w:tc>
          <w:tcPr>
            <w:tcW w:w="365" w:type="pct"/>
          </w:tcPr>
          <w:p w14:paraId="517FFC7C" w14:textId="195F9A7B" w:rsidR="00A74E83" w:rsidRDefault="00A74E83" w:rsidP="00A74E83">
            <w:pPr>
              <w:rPr>
                <w:rFonts w:ascii="Times New Roman" w:hAnsi="Times New Roman" w:cs="Times New Roman"/>
              </w:rPr>
            </w:pPr>
            <w:r w:rsidRPr="00EC54EA">
              <w:t>0.89%</w:t>
            </w:r>
          </w:p>
        </w:tc>
        <w:tc>
          <w:tcPr>
            <w:tcW w:w="365" w:type="pct"/>
          </w:tcPr>
          <w:p w14:paraId="3605FBDC" w14:textId="7D2A23CD" w:rsidR="00A74E83" w:rsidRDefault="00A74E83" w:rsidP="00A74E83">
            <w:pPr>
              <w:rPr>
                <w:rFonts w:ascii="Times New Roman" w:hAnsi="Times New Roman" w:cs="Times New Roman"/>
              </w:rPr>
            </w:pPr>
            <w:r w:rsidRPr="00EC54EA">
              <w:t>0.69%</w:t>
            </w:r>
          </w:p>
        </w:tc>
        <w:tc>
          <w:tcPr>
            <w:tcW w:w="360" w:type="pct"/>
          </w:tcPr>
          <w:p w14:paraId="1E9C0675" w14:textId="76BDCC29" w:rsidR="00A74E83" w:rsidRDefault="00A74E83" w:rsidP="00A74E83">
            <w:pPr>
              <w:rPr>
                <w:rFonts w:ascii="Times New Roman" w:hAnsi="Times New Roman" w:cs="Times New Roman"/>
              </w:rPr>
            </w:pPr>
            <w:r w:rsidRPr="00EC54EA">
              <w:t>0.19%</w:t>
            </w:r>
          </w:p>
        </w:tc>
        <w:tc>
          <w:tcPr>
            <w:tcW w:w="360" w:type="pct"/>
          </w:tcPr>
          <w:p w14:paraId="62B080AE" w14:textId="552D2463" w:rsidR="00A74E83" w:rsidRDefault="00A74E83" w:rsidP="00A74E83">
            <w:pPr>
              <w:rPr>
                <w:rFonts w:ascii="Times New Roman" w:hAnsi="Times New Roman" w:cs="Times New Roman"/>
              </w:rPr>
            </w:pPr>
            <w:r w:rsidRPr="00EC54EA">
              <w:t>0.64%</w:t>
            </w:r>
          </w:p>
        </w:tc>
        <w:tc>
          <w:tcPr>
            <w:tcW w:w="360" w:type="pct"/>
          </w:tcPr>
          <w:p w14:paraId="28458CAC" w14:textId="1F00359B" w:rsidR="00A74E83" w:rsidRDefault="00A74E83" w:rsidP="00A74E83">
            <w:pPr>
              <w:rPr>
                <w:rFonts w:ascii="Times New Roman" w:hAnsi="Times New Roman" w:cs="Times New Roman"/>
              </w:rPr>
            </w:pPr>
            <w:r w:rsidRPr="00EC54EA">
              <w:t>0.88%</w:t>
            </w:r>
          </w:p>
        </w:tc>
        <w:tc>
          <w:tcPr>
            <w:tcW w:w="360" w:type="pct"/>
          </w:tcPr>
          <w:p w14:paraId="0F3266D3" w14:textId="59B2D885" w:rsidR="00A74E83" w:rsidRDefault="00A74E83" w:rsidP="00A74E83">
            <w:pPr>
              <w:rPr>
                <w:rFonts w:ascii="Times New Roman" w:hAnsi="Times New Roman" w:cs="Times New Roman"/>
              </w:rPr>
            </w:pPr>
            <w:r w:rsidRPr="00EC54EA">
              <w:t>0.71%</w:t>
            </w:r>
          </w:p>
        </w:tc>
        <w:tc>
          <w:tcPr>
            <w:tcW w:w="360" w:type="pct"/>
          </w:tcPr>
          <w:p w14:paraId="1B9F52F1" w14:textId="763B05E9" w:rsidR="00A74E83" w:rsidRDefault="00A74E83" w:rsidP="00A74E83">
            <w:pPr>
              <w:rPr>
                <w:rFonts w:ascii="Times New Roman" w:hAnsi="Times New Roman" w:cs="Times New Roman"/>
              </w:rPr>
            </w:pPr>
            <w:r w:rsidRPr="00EC54EA">
              <w:t>0.32%</w:t>
            </w:r>
          </w:p>
        </w:tc>
        <w:tc>
          <w:tcPr>
            <w:tcW w:w="361" w:type="pct"/>
          </w:tcPr>
          <w:p w14:paraId="4A3DBA6C" w14:textId="398D2EB0" w:rsidR="00A74E83" w:rsidRDefault="00A74E83" w:rsidP="00A74E83">
            <w:pPr>
              <w:rPr>
                <w:rFonts w:ascii="Times New Roman" w:hAnsi="Times New Roman" w:cs="Times New Roman"/>
              </w:rPr>
            </w:pPr>
            <w:r w:rsidRPr="00EC54EA">
              <w:t>0.40%</w:t>
            </w:r>
          </w:p>
        </w:tc>
        <w:tc>
          <w:tcPr>
            <w:tcW w:w="361" w:type="pct"/>
          </w:tcPr>
          <w:p w14:paraId="58E196A2" w14:textId="77777777" w:rsidR="00A74E83" w:rsidRPr="00EC54EA" w:rsidRDefault="00A74E83" w:rsidP="00A74E83"/>
        </w:tc>
        <w:tc>
          <w:tcPr>
            <w:tcW w:w="361" w:type="pct"/>
          </w:tcPr>
          <w:p w14:paraId="14732950" w14:textId="77777777" w:rsidR="00A74E83" w:rsidRPr="00EC54EA" w:rsidRDefault="00A74E83" w:rsidP="00A74E83"/>
        </w:tc>
      </w:tr>
      <w:tr w:rsidR="00A74E83" w14:paraId="2BBBC5E5" w14:textId="2DE969B5" w:rsidTr="005E61D5">
        <w:trPr>
          <w:ins w:id="25" w:author="Najmul Haider" w:date="2023-12-18T19:50:00Z"/>
        </w:trPr>
        <w:tc>
          <w:tcPr>
            <w:tcW w:w="671" w:type="pct"/>
          </w:tcPr>
          <w:p w14:paraId="6CED1686" w14:textId="3E75BBF7" w:rsidR="00A74E83" w:rsidRDefault="00A74E83" w:rsidP="00A74E83">
            <w:pPr>
              <w:rPr>
                <w:ins w:id="26" w:author="Najmul Haider" w:date="2023-12-18T19:50:00Z"/>
              </w:rPr>
            </w:pPr>
            <w:r>
              <w:t xml:space="preserve">Total </w:t>
            </w:r>
          </w:p>
          <w:p w14:paraId="30225F2E" w14:textId="77777777" w:rsidR="00A74E83" w:rsidRPr="0009065F" w:rsidRDefault="00A74E83" w:rsidP="00A74E83">
            <w:pPr>
              <w:rPr>
                <w:ins w:id="27" w:author="Najmul Haider" w:date="2023-12-18T19:50:00Z"/>
              </w:rPr>
            </w:pPr>
          </w:p>
        </w:tc>
        <w:tc>
          <w:tcPr>
            <w:tcW w:w="348" w:type="pct"/>
          </w:tcPr>
          <w:p w14:paraId="31AA2B99" w14:textId="0307A26D" w:rsidR="00A74E83" w:rsidRPr="005A23CE" w:rsidRDefault="00A74E83" w:rsidP="00A74E83">
            <w:pPr>
              <w:rPr>
                <w:ins w:id="28" w:author="Najmul Haider" w:date="2023-12-18T19:50:00Z"/>
              </w:rPr>
            </w:pPr>
            <w:ins w:id="29" w:author="Najmul Haider" w:date="2023-12-18T20:01:00Z">
              <w:r>
                <w:t>566</w:t>
              </w:r>
            </w:ins>
            <w:r w:rsidR="00A9481E">
              <w:t xml:space="preserve"> (100%)</w:t>
            </w:r>
          </w:p>
        </w:tc>
        <w:tc>
          <w:tcPr>
            <w:tcW w:w="365" w:type="pct"/>
          </w:tcPr>
          <w:p w14:paraId="685755C9" w14:textId="4EA3502B" w:rsidR="00A74E83" w:rsidRPr="00EC54EA" w:rsidRDefault="00A74E83" w:rsidP="00A74E83">
            <w:pPr>
              <w:rPr>
                <w:ins w:id="30" w:author="Najmul Haider" w:date="2023-12-18T19:50:00Z"/>
              </w:rPr>
            </w:pPr>
            <w:ins w:id="31" w:author="Najmul Haider" w:date="2023-12-18T20:03:00Z">
              <w:r>
                <w:t xml:space="preserve">166 </w:t>
              </w:r>
            </w:ins>
            <w:r w:rsidR="00CD5893">
              <w:t>(100%)</w:t>
            </w:r>
            <w:ins w:id="32" w:author="Najmul Haider" w:date="2023-12-18T20:02:00Z">
              <w:r>
                <w:t xml:space="preserve"> </w:t>
              </w:r>
            </w:ins>
          </w:p>
        </w:tc>
        <w:tc>
          <w:tcPr>
            <w:tcW w:w="365" w:type="pct"/>
          </w:tcPr>
          <w:p w14:paraId="7982EB9D" w14:textId="54F18C50" w:rsidR="00A74E83" w:rsidRPr="00EC54EA" w:rsidRDefault="00A74E83" w:rsidP="00A74E83">
            <w:pPr>
              <w:rPr>
                <w:ins w:id="33" w:author="Najmul Haider" w:date="2023-12-18T19:50:00Z"/>
              </w:rPr>
            </w:pPr>
            <w:ins w:id="34" w:author="Najmul Haider" w:date="2023-12-18T19:59:00Z">
              <w:r>
                <w:t>100%</w:t>
              </w:r>
            </w:ins>
          </w:p>
        </w:tc>
        <w:tc>
          <w:tcPr>
            <w:tcW w:w="365" w:type="pct"/>
          </w:tcPr>
          <w:p w14:paraId="2E95DFF2" w14:textId="77777777" w:rsidR="00A74E83" w:rsidRPr="00EC54EA" w:rsidRDefault="00A74E83" w:rsidP="00A74E83">
            <w:pPr>
              <w:rPr>
                <w:ins w:id="35" w:author="Najmul Haider" w:date="2023-12-18T19:50:00Z"/>
              </w:rPr>
            </w:pPr>
          </w:p>
        </w:tc>
        <w:tc>
          <w:tcPr>
            <w:tcW w:w="360" w:type="pct"/>
          </w:tcPr>
          <w:p w14:paraId="46BD0EC5" w14:textId="77777777" w:rsidR="00A74E83" w:rsidRPr="00EC54EA" w:rsidRDefault="00A74E83" w:rsidP="00A74E83">
            <w:pPr>
              <w:rPr>
                <w:ins w:id="36" w:author="Najmul Haider" w:date="2023-12-18T19:50:00Z"/>
              </w:rPr>
            </w:pPr>
          </w:p>
        </w:tc>
        <w:tc>
          <w:tcPr>
            <w:tcW w:w="360" w:type="pct"/>
          </w:tcPr>
          <w:p w14:paraId="5DEC7CD2" w14:textId="77777777" w:rsidR="00A74E83" w:rsidRPr="00EC54EA" w:rsidRDefault="00A74E83" w:rsidP="00A74E83">
            <w:pPr>
              <w:rPr>
                <w:ins w:id="37" w:author="Najmul Haider" w:date="2023-12-18T19:50:00Z"/>
              </w:rPr>
            </w:pPr>
          </w:p>
        </w:tc>
        <w:tc>
          <w:tcPr>
            <w:tcW w:w="360" w:type="pct"/>
          </w:tcPr>
          <w:p w14:paraId="547D7BA6" w14:textId="77777777" w:rsidR="00A74E83" w:rsidRPr="00EC54EA" w:rsidRDefault="00A74E83" w:rsidP="00A74E83">
            <w:pPr>
              <w:rPr>
                <w:ins w:id="38" w:author="Najmul Haider" w:date="2023-12-18T19:50:00Z"/>
              </w:rPr>
            </w:pPr>
          </w:p>
        </w:tc>
        <w:tc>
          <w:tcPr>
            <w:tcW w:w="360" w:type="pct"/>
          </w:tcPr>
          <w:p w14:paraId="6CFD76B4" w14:textId="77777777" w:rsidR="00A74E83" w:rsidRPr="00EC54EA" w:rsidRDefault="00A74E83" w:rsidP="00A74E83">
            <w:pPr>
              <w:rPr>
                <w:ins w:id="39" w:author="Najmul Haider" w:date="2023-12-18T19:50:00Z"/>
              </w:rPr>
            </w:pPr>
          </w:p>
        </w:tc>
        <w:tc>
          <w:tcPr>
            <w:tcW w:w="360" w:type="pct"/>
          </w:tcPr>
          <w:p w14:paraId="52BFCAB4" w14:textId="77777777" w:rsidR="00A74E83" w:rsidRPr="00EC54EA" w:rsidRDefault="00A74E83" w:rsidP="00A74E83">
            <w:pPr>
              <w:rPr>
                <w:ins w:id="40" w:author="Najmul Haider" w:date="2023-12-18T19:50:00Z"/>
              </w:rPr>
            </w:pPr>
          </w:p>
        </w:tc>
        <w:tc>
          <w:tcPr>
            <w:tcW w:w="361" w:type="pct"/>
          </w:tcPr>
          <w:p w14:paraId="22D04A36" w14:textId="77777777" w:rsidR="00A74E83" w:rsidRPr="00EC54EA" w:rsidRDefault="00A74E83" w:rsidP="00A74E83">
            <w:pPr>
              <w:rPr>
                <w:ins w:id="41" w:author="Najmul Haider" w:date="2023-12-18T19:50:00Z"/>
              </w:rPr>
            </w:pPr>
          </w:p>
        </w:tc>
        <w:tc>
          <w:tcPr>
            <w:tcW w:w="361" w:type="pct"/>
          </w:tcPr>
          <w:p w14:paraId="7AA8F155" w14:textId="77777777" w:rsidR="00A74E83" w:rsidRPr="00EC54EA" w:rsidRDefault="00A74E83" w:rsidP="00A74E83"/>
        </w:tc>
        <w:tc>
          <w:tcPr>
            <w:tcW w:w="361" w:type="pct"/>
          </w:tcPr>
          <w:p w14:paraId="6E891201" w14:textId="77777777" w:rsidR="00A74E83" w:rsidRPr="00EC54EA" w:rsidRDefault="00A74E83" w:rsidP="00A74E83"/>
        </w:tc>
      </w:tr>
    </w:tbl>
    <w:p w14:paraId="394E33F2" w14:textId="77777777" w:rsidR="00987340" w:rsidRDefault="00987340" w:rsidP="00842151">
      <w:pPr>
        <w:spacing w:after="0" w:line="480" w:lineRule="auto"/>
        <w:rPr>
          <w:rFonts w:ascii="Times New Roman" w:hAnsi="Times New Roman" w:cs="Times New Roman"/>
        </w:rPr>
        <w:sectPr w:rsidR="00987340" w:rsidSect="00987340">
          <w:pgSz w:w="16838" w:h="11906" w:orient="landscape"/>
          <w:pgMar w:top="1440" w:right="1440" w:bottom="1440" w:left="1440" w:header="708" w:footer="708" w:gutter="0"/>
          <w:cols w:space="708"/>
          <w:docGrid w:linePitch="360"/>
        </w:sectPr>
      </w:pPr>
    </w:p>
    <w:p w14:paraId="6BCAC236" w14:textId="41B7A4F2" w:rsidR="00965A0E" w:rsidRDefault="00965A0E" w:rsidP="00842151">
      <w:pPr>
        <w:spacing w:after="0" w:line="480" w:lineRule="auto"/>
        <w:rPr>
          <w:ins w:id="42" w:author="Najmul Haider" w:date="2023-12-18T19:50:00Z"/>
          <w:rFonts w:ascii="Times New Roman" w:hAnsi="Times New Roman" w:cs="Times New Roman"/>
          <w:b/>
          <w:bCs/>
        </w:rPr>
      </w:pPr>
      <w:r w:rsidRPr="00842146">
        <w:rPr>
          <w:rFonts w:ascii="Times New Roman" w:hAnsi="Times New Roman" w:cs="Times New Roman"/>
          <w:b/>
          <w:bCs/>
        </w:rPr>
        <w:lastRenderedPageBreak/>
        <w:t xml:space="preserve">Conclusion: </w:t>
      </w:r>
    </w:p>
    <w:p w14:paraId="45DFF9BB" w14:textId="77777777" w:rsidR="00AD5619" w:rsidRDefault="00AD5619" w:rsidP="00842151">
      <w:pPr>
        <w:spacing w:after="0" w:line="480" w:lineRule="auto"/>
        <w:rPr>
          <w:rFonts w:ascii="Times New Roman" w:hAnsi="Times New Roman" w:cs="Times New Roman"/>
        </w:rPr>
      </w:pPr>
    </w:p>
    <w:p w14:paraId="2C106084" w14:textId="77777777" w:rsidR="002F5545" w:rsidRDefault="002F5545" w:rsidP="00842151">
      <w:pPr>
        <w:spacing w:after="0" w:line="480" w:lineRule="auto"/>
        <w:rPr>
          <w:rFonts w:ascii="Times New Roman" w:hAnsi="Times New Roman" w:cs="Times New Roman"/>
        </w:rPr>
      </w:pPr>
    </w:p>
    <w:p w14:paraId="085CE6A6" w14:textId="77777777" w:rsidR="00AD5619" w:rsidRPr="00C5086A" w:rsidRDefault="00AD5619" w:rsidP="00842151">
      <w:pPr>
        <w:spacing w:after="0" w:line="480" w:lineRule="auto"/>
        <w:rPr>
          <w:rFonts w:ascii="Times New Roman" w:hAnsi="Times New Roman" w:cs="Times New Roman"/>
        </w:rPr>
      </w:pPr>
    </w:p>
    <w:p w14:paraId="031E1E77" w14:textId="77777777" w:rsidR="00F9266E" w:rsidRDefault="00F9266E">
      <w:pPr>
        <w:rPr>
          <w:rFonts w:ascii="Times New Roman" w:hAnsi="Times New Roman" w:cs="Times New Roman"/>
        </w:rPr>
      </w:pPr>
    </w:p>
    <w:p w14:paraId="35835A2D" w14:textId="77777777" w:rsidR="00F9266E" w:rsidRPr="00C5086A" w:rsidRDefault="00F9266E">
      <w:pPr>
        <w:rPr>
          <w:rFonts w:ascii="Times New Roman" w:hAnsi="Times New Roman" w:cs="Times New Roman"/>
        </w:rPr>
      </w:pPr>
    </w:p>
    <w:p w14:paraId="0B274ADE" w14:textId="77777777" w:rsidR="00F9266E" w:rsidRPr="00C5086A" w:rsidRDefault="00F9266E">
      <w:pPr>
        <w:rPr>
          <w:rFonts w:ascii="Times New Roman" w:hAnsi="Times New Roman" w:cs="Times New Roman"/>
        </w:rPr>
      </w:pPr>
      <w:r w:rsidRPr="00C5086A">
        <w:rPr>
          <w:rFonts w:ascii="Times New Roman" w:hAnsi="Times New Roman" w:cs="Times New Roman"/>
        </w:rPr>
        <w:t xml:space="preserve">References: </w:t>
      </w:r>
    </w:p>
    <w:sdt>
      <w:sdtPr>
        <w:rPr>
          <w:rFonts w:ascii="Times New Roman" w:hAnsi="Times New Roman" w:cs="Times New Roman"/>
        </w:rPr>
        <w:tag w:val="MENDELEY_BIBLIOGRAPHY"/>
        <w:id w:val="-1243474614"/>
        <w:placeholder>
          <w:docPart w:val="BEB65B31868F4F0484D832EBC960C08A"/>
        </w:placeholder>
      </w:sdtPr>
      <w:sdtContent>
        <w:p w14:paraId="418B7878" w14:textId="77777777" w:rsidR="00D44B14" w:rsidRDefault="00D44B14">
          <w:pPr>
            <w:autoSpaceDE w:val="0"/>
            <w:autoSpaceDN w:val="0"/>
            <w:ind w:hanging="640"/>
            <w:divId w:val="1535994344"/>
            <w:rPr>
              <w:rFonts w:eastAsia="Times New Roman"/>
              <w:sz w:val="24"/>
              <w:szCs w:val="24"/>
            </w:rPr>
          </w:pPr>
          <w:r>
            <w:rPr>
              <w:rFonts w:eastAsia="Times New Roman"/>
            </w:rPr>
            <w:t>1</w:t>
          </w:r>
          <w:r>
            <w:rPr>
              <w:rFonts w:eastAsia="Times New Roman"/>
            </w:rPr>
            <w:tab/>
            <w:t>Ministry of Health and Family Welfare (Management Information System). Daily Press release on dengue outbreak, Bangladesh: https://old.dghs.gov.bd/index.php/bd/home/5200-daily-dengue-status-report. Dhaka, 2023.</w:t>
          </w:r>
        </w:p>
        <w:p w14:paraId="1E99717B" w14:textId="77777777" w:rsidR="00D44B14" w:rsidRDefault="00D44B14">
          <w:pPr>
            <w:autoSpaceDE w:val="0"/>
            <w:autoSpaceDN w:val="0"/>
            <w:ind w:hanging="640"/>
            <w:divId w:val="513611878"/>
            <w:rPr>
              <w:rFonts w:eastAsia="Times New Roman"/>
            </w:rPr>
          </w:pPr>
          <w:r>
            <w:rPr>
              <w:rFonts w:eastAsia="Times New Roman"/>
            </w:rPr>
            <w:t>2</w:t>
          </w:r>
          <w:r>
            <w:rPr>
              <w:rFonts w:eastAsia="Times New Roman"/>
            </w:rPr>
            <w:tab/>
            <w:t xml:space="preserve">Sharmin S, Glass K, </w:t>
          </w:r>
          <w:proofErr w:type="spellStart"/>
          <w:r>
            <w:rPr>
              <w:rFonts w:eastAsia="Times New Roman"/>
            </w:rPr>
            <w:t>Viennet</w:t>
          </w:r>
          <w:proofErr w:type="spellEnd"/>
          <w:r>
            <w:rPr>
              <w:rFonts w:eastAsia="Times New Roman"/>
            </w:rPr>
            <w:t xml:space="preserve"> E, Harley D. Geostatistical mapping of the seasonal spread of under-reported dengue cases in Bangladesh. </w:t>
          </w:r>
          <w:proofErr w:type="spellStart"/>
          <w:r>
            <w:rPr>
              <w:rFonts w:eastAsia="Times New Roman"/>
              <w:i/>
              <w:iCs/>
            </w:rPr>
            <w:t>PLoS</w:t>
          </w:r>
          <w:proofErr w:type="spellEnd"/>
          <w:r>
            <w:rPr>
              <w:rFonts w:eastAsia="Times New Roman"/>
              <w:i/>
              <w:iCs/>
            </w:rPr>
            <w:t xml:space="preserve"> </w:t>
          </w:r>
          <w:proofErr w:type="spellStart"/>
          <w:r>
            <w:rPr>
              <w:rFonts w:eastAsia="Times New Roman"/>
              <w:i/>
              <w:iCs/>
            </w:rPr>
            <w:t>Negl</w:t>
          </w:r>
          <w:proofErr w:type="spellEnd"/>
          <w:r>
            <w:rPr>
              <w:rFonts w:eastAsia="Times New Roman"/>
              <w:i/>
              <w:iCs/>
            </w:rPr>
            <w:t xml:space="preserve"> Trop Dis</w:t>
          </w:r>
          <w:r>
            <w:rPr>
              <w:rFonts w:eastAsia="Times New Roman"/>
            </w:rPr>
            <w:t xml:space="preserve"> 2018; </w:t>
          </w:r>
          <w:r>
            <w:rPr>
              <w:rFonts w:eastAsia="Times New Roman"/>
              <w:b/>
              <w:bCs/>
            </w:rPr>
            <w:t>12</w:t>
          </w:r>
          <w:r>
            <w:rPr>
              <w:rFonts w:eastAsia="Times New Roman"/>
            </w:rPr>
            <w:t>: e0006947.</w:t>
          </w:r>
        </w:p>
        <w:p w14:paraId="7FA34602" w14:textId="77777777" w:rsidR="00D44B14" w:rsidRDefault="00D44B14">
          <w:pPr>
            <w:autoSpaceDE w:val="0"/>
            <w:autoSpaceDN w:val="0"/>
            <w:ind w:hanging="640"/>
            <w:divId w:val="2141142390"/>
            <w:rPr>
              <w:rFonts w:eastAsia="Times New Roman"/>
            </w:rPr>
          </w:pPr>
          <w:r>
            <w:rPr>
              <w:rFonts w:eastAsia="Times New Roman"/>
            </w:rPr>
            <w:t>3</w:t>
          </w:r>
          <w:r>
            <w:rPr>
              <w:rFonts w:eastAsia="Times New Roman"/>
            </w:rPr>
            <w:tab/>
            <w:t xml:space="preserve">Hossain MS, </w:t>
          </w:r>
          <w:proofErr w:type="spellStart"/>
          <w:r>
            <w:rPr>
              <w:rFonts w:eastAsia="Times New Roman"/>
            </w:rPr>
            <w:t>Siddiqee</w:t>
          </w:r>
          <w:proofErr w:type="spellEnd"/>
          <w:r>
            <w:rPr>
              <w:rFonts w:eastAsia="Times New Roman"/>
            </w:rPr>
            <w:t xml:space="preserve"> MH, Siddiqi UR, Raheem E, Akter R, Hu W. Dengue in a crowded megacity: Lessons learnt from 2019 outbreak in Dhaka, Bangladesh. </w:t>
          </w:r>
          <w:proofErr w:type="spellStart"/>
          <w:r>
            <w:rPr>
              <w:rFonts w:eastAsia="Times New Roman"/>
              <w:i/>
              <w:iCs/>
            </w:rPr>
            <w:t>PLoS</w:t>
          </w:r>
          <w:proofErr w:type="spellEnd"/>
          <w:r>
            <w:rPr>
              <w:rFonts w:eastAsia="Times New Roman"/>
              <w:i/>
              <w:iCs/>
            </w:rPr>
            <w:t xml:space="preserve"> </w:t>
          </w:r>
          <w:proofErr w:type="spellStart"/>
          <w:r>
            <w:rPr>
              <w:rFonts w:eastAsia="Times New Roman"/>
              <w:i/>
              <w:iCs/>
            </w:rPr>
            <w:t>Negl</w:t>
          </w:r>
          <w:proofErr w:type="spellEnd"/>
          <w:r>
            <w:rPr>
              <w:rFonts w:eastAsia="Times New Roman"/>
              <w:i/>
              <w:iCs/>
            </w:rPr>
            <w:t xml:space="preserve"> Trop Dis</w:t>
          </w:r>
          <w:r>
            <w:rPr>
              <w:rFonts w:eastAsia="Times New Roman"/>
            </w:rPr>
            <w:t xml:space="preserve"> 2020; </w:t>
          </w:r>
          <w:r>
            <w:rPr>
              <w:rFonts w:eastAsia="Times New Roman"/>
              <w:b/>
              <w:bCs/>
            </w:rPr>
            <w:t>14</w:t>
          </w:r>
          <w:r>
            <w:rPr>
              <w:rFonts w:eastAsia="Times New Roman"/>
            </w:rPr>
            <w:t>: e0008349.</w:t>
          </w:r>
        </w:p>
        <w:p w14:paraId="35C1C21F" w14:textId="77777777" w:rsidR="00D44B14" w:rsidRDefault="00D44B14">
          <w:pPr>
            <w:autoSpaceDE w:val="0"/>
            <w:autoSpaceDN w:val="0"/>
            <w:ind w:hanging="640"/>
            <w:divId w:val="2077167650"/>
            <w:rPr>
              <w:rFonts w:eastAsia="Times New Roman"/>
            </w:rPr>
          </w:pPr>
          <w:r>
            <w:rPr>
              <w:rFonts w:eastAsia="Times New Roman"/>
            </w:rPr>
            <w:t>4</w:t>
          </w:r>
          <w:r>
            <w:rPr>
              <w:rFonts w:eastAsia="Times New Roman"/>
            </w:rPr>
            <w:tab/>
            <w:t xml:space="preserve">Rahman KM, Sharker Y, Rumi RA, </w:t>
          </w:r>
          <w:r>
            <w:rPr>
              <w:rFonts w:eastAsia="Times New Roman"/>
              <w:i/>
              <w:iCs/>
            </w:rPr>
            <w:t>et al.</w:t>
          </w:r>
          <w:r>
            <w:rPr>
              <w:rFonts w:eastAsia="Times New Roman"/>
            </w:rPr>
            <w:t xml:space="preserve"> An Association between Rainy Days with Clinical Dengue Fever in Dhaka, Bangladesh: Findings from a Hospital Based Study. </w:t>
          </w:r>
          <w:r>
            <w:rPr>
              <w:rFonts w:eastAsia="Times New Roman"/>
              <w:i/>
              <w:iCs/>
            </w:rPr>
            <w:t>Int J Environ Res Public Health</w:t>
          </w:r>
          <w:r>
            <w:rPr>
              <w:rFonts w:eastAsia="Times New Roman"/>
            </w:rPr>
            <w:t xml:space="preserve"> 2020; </w:t>
          </w:r>
          <w:r>
            <w:rPr>
              <w:rFonts w:eastAsia="Times New Roman"/>
              <w:b/>
              <w:bCs/>
            </w:rPr>
            <w:t>17</w:t>
          </w:r>
          <w:r>
            <w:rPr>
              <w:rFonts w:eastAsia="Times New Roman"/>
            </w:rPr>
            <w:t>: 9506.</w:t>
          </w:r>
        </w:p>
        <w:p w14:paraId="654101CA" w14:textId="77777777" w:rsidR="00D44B14" w:rsidRDefault="00D44B14">
          <w:pPr>
            <w:autoSpaceDE w:val="0"/>
            <w:autoSpaceDN w:val="0"/>
            <w:ind w:hanging="640"/>
            <w:divId w:val="1933199898"/>
            <w:rPr>
              <w:rFonts w:eastAsia="Times New Roman"/>
            </w:rPr>
          </w:pPr>
          <w:r>
            <w:rPr>
              <w:rFonts w:eastAsia="Times New Roman"/>
            </w:rPr>
            <w:t>5</w:t>
          </w:r>
          <w:r>
            <w:rPr>
              <w:rFonts w:eastAsia="Times New Roman"/>
            </w:rPr>
            <w:tab/>
            <w:t xml:space="preserve">Salje H, Paul KK, Paul R, </w:t>
          </w:r>
          <w:r>
            <w:rPr>
              <w:rFonts w:eastAsia="Times New Roman"/>
              <w:i/>
              <w:iCs/>
            </w:rPr>
            <w:t>et al.</w:t>
          </w:r>
          <w:r>
            <w:rPr>
              <w:rFonts w:eastAsia="Times New Roman"/>
            </w:rPr>
            <w:t xml:space="preserve"> Nationally-representative </w:t>
          </w:r>
          <w:proofErr w:type="spellStart"/>
          <w:r>
            <w:rPr>
              <w:rFonts w:eastAsia="Times New Roman"/>
            </w:rPr>
            <w:t>serostudy</w:t>
          </w:r>
          <w:proofErr w:type="spellEnd"/>
          <w:r>
            <w:rPr>
              <w:rFonts w:eastAsia="Times New Roman"/>
            </w:rPr>
            <w:t xml:space="preserve"> of dengue in Bangladesh allows generalizable disease burden estimates. </w:t>
          </w:r>
          <w:r>
            <w:rPr>
              <w:rFonts w:eastAsia="Times New Roman"/>
              <w:i/>
              <w:iCs/>
            </w:rPr>
            <w:t>Elife</w:t>
          </w:r>
          <w:r>
            <w:rPr>
              <w:rFonts w:eastAsia="Times New Roman"/>
            </w:rPr>
            <w:t xml:space="preserve"> 2019; </w:t>
          </w:r>
          <w:r>
            <w:rPr>
              <w:rFonts w:eastAsia="Times New Roman"/>
              <w:b/>
              <w:bCs/>
            </w:rPr>
            <w:t>8</w:t>
          </w:r>
          <w:r>
            <w:rPr>
              <w:rFonts w:eastAsia="Times New Roman"/>
            </w:rPr>
            <w:t>. DOI:10.7554/eLife.42869.</w:t>
          </w:r>
        </w:p>
        <w:p w14:paraId="09EE9D1E" w14:textId="77777777" w:rsidR="00D44B14" w:rsidRDefault="00D44B14">
          <w:pPr>
            <w:autoSpaceDE w:val="0"/>
            <w:autoSpaceDN w:val="0"/>
            <w:ind w:hanging="640"/>
            <w:divId w:val="1965110531"/>
            <w:rPr>
              <w:rFonts w:eastAsia="Times New Roman"/>
            </w:rPr>
          </w:pPr>
          <w:r>
            <w:rPr>
              <w:rFonts w:eastAsia="Times New Roman"/>
            </w:rPr>
            <w:t>6</w:t>
          </w:r>
          <w:r>
            <w:rPr>
              <w:rFonts w:eastAsia="Times New Roman"/>
            </w:rPr>
            <w:tab/>
            <w:t xml:space="preserve">Hasan MN, Khalil I, Chowdhury M, </w:t>
          </w:r>
          <w:r>
            <w:rPr>
              <w:rFonts w:eastAsia="Times New Roman"/>
              <w:i/>
              <w:iCs/>
            </w:rPr>
            <w:t>et al.</w:t>
          </w:r>
          <w:r>
            <w:rPr>
              <w:rFonts w:eastAsia="Times New Roman"/>
            </w:rPr>
            <w:t xml:space="preserve"> Two Decades of Endemic Dengue in Bangladesh (2000-2022): Trends, Seasonality, and impact of Temperature and Rainfall Patterns on transmission dynamics. </w:t>
          </w:r>
          <w:proofErr w:type="spellStart"/>
          <w:r>
            <w:rPr>
              <w:rFonts w:eastAsia="Times New Roman"/>
              <w:i/>
              <w:iCs/>
            </w:rPr>
            <w:t>Medrxiv</w:t>
          </w:r>
          <w:proofErr w:type="spellEnd"/>
          <w:r>
            <w:rPr>
              <w:rFonts w:eastAsia="Times New Roman"/>
              <w:i/>
              <w:iCs/>
            </w:rPr>
            <w:t> : https://doi.org/101101/2023071623292380</w:t>
          </w:r>
          <w:r>
            <w:rPr>
              <w:rFonts w:eastAsia="Times New Roman"/>
            </w:rPr>
            <w:t xml:space="preserve"> 2023; </w:t>
          </w:r>
          <w:r>
            <w:rPr>
              <w:rFonts w:eastAsia="Times New Roman"/>
              <w:b/>
              <w:bCs/>
            </w:rPr>
            <w:t>1</w:t>
          </w:r>
          <w:r>
            <w:rPr>
              <w:rFonts w:eastAsia="Times New Roman"/>
            </w:rPr>
            <w:t>: 1–25.</w:t>
          </w:r>
        </w:p>
        <w:p w14:paraId="220E4F9B" w14:textId="77777777" w:rsidR="00D44B14" w:rsidRDefault="00D44B14">
          <w:pPr>
            <w:autoSpaceDE w:val="0"/>
            <w:autoSpaceDN w:val="0"/>
            <w:ind w:hanging="640"/>
            <w:divId w:val="1560551028"/>
            <w:rPr>
              <w:rFonts w:eastAsia="Times New Roman"/>
            </w:rPr>
          </w:pPr>
          <w:r>
            <w:rPr>
              <w:rFonts w:eastAsia="Times New Roman"/>
            </w:rPr>
            <w:t>7</w:t>
          </w:r>
          <w:r>
            <w:rPr>
              <w:rFonts w:eastAsia="Times New Roman"/>
            </w:rPr>
            <w:tab/>
            <w:t>WHO. Dengue – the Region of the Americas: https://www.who.int/emergencies/disease-outbreak-news/item/2023-DON475. Geneva, 2023.</w:t>
          </w:r>
        </w:p>
        <w:p w14:paraId="1A10C0A2" w14:textId="77777777" w:rsidR="00D44B14" w:rsidRDefault="00D44B14">
          <w:pPr>
            <w:autoSpaceDE w:val="0"/>
            <w:autoSpaceDN w:val="0"/>
            <w:ind w:hanging="640"/>
            <w:divId w:val="1274828691"/>
            <w:rPr>
              <w:rFonts w:eastAsia="Times New Roman"/>
            </w:rPr>
          </w:pPr>
          <w:r>
            <w:rPr>
              <w:rFonts w:eastAsia="Times New Roman"/>
            </w:rPr>
            <w:t>8</w:t>
          </w:r>
          <w:r>
            <w:rPr>
              <w:rFonts w:eastAsia="Times New Roman"/>
            </w:rPr>
            <w:tab/>
            <w:t xml:space="preserve">Haider N, Hasan MN, Khalil I, </w:t>
          </w:r>
          <w:r>
            <w:rPr>
              <w:rFonts w:eastAsia="Times New Roman"/>
              <w:i/>
              <w:iCs/>
            </w:rPr>
            <w:t>et al.</w:t>
          </w:r>
          <w:r>
            <w:rPr>
              <w:rFonts w:eastAsia="Times New Roman"/>
            </w:rPr>
            <w:t xml:space="preserve"> The 2022 dengue outbreak in Bangladesh: hypotheses for the late resurgence of cases and fatalities. </w:t>
          </w:r>
          <w:r>
            <w:rPr>
              <w:rFonts w:eastAsia="Times New Roman"/>
              <w:i/>
              <w:iCs/>
            </w:rPr>
            <w:t xml:space="preserve">J Med </w:t>
          </w:r>
          <w:proofErr w:type="spellStart"/>
          <w:r>
            <w:rPr>
              <w:rFonts w:eastAsia="Times New Roman"/>
              <w:i/>
              <w:iCs/>
            </w:rPr>
            <w:t>Entomol</w:t>
          </w:r>
          <w:proofErr w:type="spellEnd"/>
          <w:r>
            <w:rPr>
              <w:rFonts w:eastAsia="Times New Roman"/>
            </w:rPr>
            <w:t xml:space="preserve"> 2023; published online May 18. DOI:10.1093/</w:t>
          </w:r>
          <w:proofErr w:type="spellStart"/>
          <w:r>
            <w:rPr>
              <w:rFonts w:eastAsia="Times New Roman"/>
            </w:rPr>
            <w:t>jme</w:t>
          </w:r>
          <w:proofErr w:type="spellEnd"/>
          <w:r>
            <w:rPr>
              <w:rFonts w:eastAsia="Times New Roman"/>
            </w:rPr>
            <w:t>/tjad057.</w:t>
          </w:r>
        </w:p>
        <w:p w14:paraId="0FBAB9BB" w14:textId="77777777" w:rsidR="00D44B14" w:rsidRDefault="00D44B14">
          <w:pPr>
            <w:autoSpaceDE w:val="0"/>
            <w:autoSpaceDN w:val="0"/>
            <w:ind w:hanging="640"/>
            <w:divId w:val="961884519"/>
            <w:rPr>
              <w:rFonts w:eastAsia="Times New Roman"/>
            </w:rPr>
          </w:pPr>
          <w:r>
            <w:rPr>
              <w:rFonts w:eastAsia="Times New Roman"/>
            </w:rPr>
            <w:t>9</w:t>
          </w:r>
          <w:r>
            <w:rPr>
              <w:rFonts w:eastAsia="Times New Roman"/>
            </w:rPr>
            <w:tab/>
            <w:t>World Population Review. World Population by Country 2023 . 2023.</w:t>
          </w:r>
        </w:p>
        <w:p w14:paraId="0973FB3A" w14:textId="77777777" w:rsidR="00D44B14" w:rsidRDefault="00D44B14">
          <w:pPr>
            <w:autoSpaceDE w:val="0"/>
            <w:autoSpaceDN w:val="0"/>
            <w:ind w:hanging="640"/>
            <w:divId w:val="1079405261"/>
            <w:rPr>
              <w:rFonts w:eastAsia="Times New Roman"/>
            </w:rPr>
          </w:pPr>
          <w:r>
            <w:rPr>
              <w:rFonts w:eastAsia="Times New Roman"/>
            </w:rPr>
            <w:t>10</w:t>
          </w:r>
          <w:r>
            <w:rPr>
              <w:rFonts w:eastAsia="Times New Roman"/>
            </w:rPr>
            <w:tab/>
            <w:t xml:space="preserve">Asish PR, Dasgupta S, Rachel G, </w:t>
          </w:r>
          <w:proofErr w:type="spellStart"/>
          <w:r>
            <w:rPr>
              <w:rFonts w:eastAsia="Times New Roman"/>
            </w:rPr>
            <w:t>Bagepally</w:t>
          </w:r>
          <w:proofErr w:type="spellEnd"/>
          <w:r>
            <w:rPr>
              <w:rFonts w:eastAsia="Times New Roman"/>
            </w:rPr>
            <w:t xml:space="preserve"> BS, Girish Kumar CP. Global prevalence of asymptomatic dengue infections - a systematic review and meta-analysis. </w:t>
          </w:r>
          <w:r>
            <w:rPr>
              <w:rFonts w:eastAsia="Times New Roman"/>
              <w:i/>
              <w:iCs/>
            </w:rPr>
            <w:t>International Journal of Infectious Diseases</w:t>
          </w:r>
          <w:r>
            <w:rPr>
              <w:rFonts w:eastAsia="Times New Roman"/>
            </w:rPr>
            <w:t xml:space="preserve"> 2023; </w:t>
          </w:r>
          <w:r>
            <w:rPr>
              <w:rFonts w:eastAsia="Times New Roman"/>
              <w:b/>
              <w:bCs/>
            </w:rPr>
            <w:t>134</w:t>
          </w:r>
          <w:r>
            <w:rPr>
              <w:rFonts w:eastAsia="Times New Roman"/>
            </w:rPr>
            <w:t>: 292–8.</w:t>
          </w:r>
        </w:p>
        <w:p w14:paraId="41798DB4" w14:textId="77777777" w:rsidR="00D44B14" w:rsidRDefault="00D44B14">
          <w:pPr>
            <w:autoSpaceDE w:val="0"/>
            <w:autoSpaceDN w:val="0"/>
            <w:ind w:hanging="640"/>
            <w:divId w:val="1566526579"/>
            <w:rPr>
              <w:rFonts w:eastAsia="Times New Roman"/>
            </w:rPr>
          </w:pPr>
          <w:r>
            <w:rPr>
              <w:rFonts w:eastAsia="Times New Roman"/>
            </w:rPr>
            <w:t>11</w:t>
          </w:r>
          <w:r>
            <w:rPr>
              <w:rFonts w:eastAsia="Times New Roman"/>
            </w:rPr>
            <w:tab/>
            <w:t xml:space="preserve">Haider N, Asaduzzaman M, Hassan MN, </w:t>
          </w:r>
          <w:r>
            <w:rPr>
              <w:rFonts w:eastAsia="Times New Roman"/>
              <w:i/>
              <w:iCs/>
            </w:rPr>
            <w:t>et al.</w:t>
          </w:r>
          <w:r>
            <w:rPr>
              <w:rFonts w:eastAsia="Times New Roman"/>
            </w:rPr>
            <w:t xml:space="preserve"> Bangladesh’s 2023 Dengue outbreak – age/gender-related disparity in morbidity and mortality and geographic variability of epidemic burdens. </w:t>
          </w:r>
          <w:r>
            <w:rPr>
              <w:rFonts w:eastAsia="Times New Roman"/>
              <w:i/>
              <w:iCs/>
            </w:rPr>
            <w:t>International Journal of Infectious Diseases</w:t>
          </w:r>
          <w:r>
            <w:rPr>
              <w:rFonts w:eastAsia="Times New Roman"/>
            </w:rPr>
            <w:t xml:space="preserve"> 2023; published online Sept. DOI:10.1016/j.ijid.2023.08.026.</w:t>
          </w:r>
        </w:p>
        <w:p w14:paraId="6F3DFD9E" w14:textId="77777777" w:rsidR="00D44B14" w:rsidRDefault="00D44B14">
          <w:pPr>
            <w:autoSpaceDE w:val="0"/>
            <w:autoSpaceDN w:val="0"/>
            <w:ind w:hanging="640"/>
            <w:divId w:val="1999842995"/>
            <w:rPr>
              <w:rFonts w:eastAsia="Times New Roman"/>
            </w:rPr>
          </w:pPr>
          <w:r>
            <w:rPr>
              <w:rFonts w:eastAsia="Times New Roman"/>
            </w:rPr>
            <w:lastRenderedPageBreak/>
            <w:t>12</w:t>
          </w:r>
          <w:r>
            <w:rPr>
              <w:rFonts w:eastAsia="Times New Roman"/>
            </w:rPr>
            <w:tab/>
            <w:t>Tribune Desk. Report: 3m people to leave Dhaka, adjacent districts on waterways ahead of Eid-</w:t>
          </w:r>
          <w:proofErr w:type="spellStart"/>
          <w:r>
            <w:rPr>
              <w:rFonts w:eastAsia="Times New Roman"/>
            </w:rPr>
            <w:t>ul</w:t>
          </w:r>
          <w:proofErr w:type="spellEnd"/>
          <w:r>
            <w:rPr>
              <w:rFonts w:eastAsia="Times New Roman"/>
            </w:rPr>
            <w:t>-Azha. Dhaka Tribune. 2023; published online June 18.</w:t>
          </w:r>
        </w:p>
        <w:p w14:paraId="38377E53" w14:textId="77777777" w:rsidR="00D44B14" w:rsidRDefault="00D44B14">
          <w:pPr>
            <w:autoSpaceDE w:val="0"/>
            <w:autoSpaceDN w:val="0"/>
            <w:ind w:hanging="640"/>
            <w:divId w:val="607932261"/>
            <w:rPr>
              <w:rFonts w:eastAsia="Times New Roman"/>
            </w:rPr>
          </w:pPr>
          <w:r>
            <w:rPr>
              <w:rFonts w:eastAsia="Times New Roman"/>
            </w:rPr>
            <w:t>13</w:t>
          </w:r>
          <w:r>
            <w:rPr>
              <w:rFonts w:eastAsia="Times New Roman"/>
            </w:rPr>
            <w:tab/>
            <w:t>WHO. Dengue and severe dengue. https://www.who.int/news-room/fact-sheets/detail/dengue-and-severe-dengue. WHO. 2023; : 1–3.</w:t>
          </w:r>
        </w:p>
        <w:p w14:paraId="43F60D98" w14:textId="77777777" w:rsidR="00D44B14" w:rsidRDefault="00D44B14">
          <w:pPr>
            <w:autoSpaceDE w:val="0"/>
            <w:autoSpaceDN w:val="0"/>
            <w:ind w:hanging="640"/>
            <w:divId w:val="1742605137"/>
            <w:rPr>
              <w:rFonts w:eastAsia="Times New Roman"/>
            </w:rPr>
          </w:pPr>
          <w:r>
            <w:rPr>
              <w:rFonts w:eastAsia="Times New Roman"/>
            </w:rPr>
            <w:t>14</w:t>
          </w:r>
          <w:r>
            <w:rPr>
              <w:rFonts w:eastAsia="Times New Roman"/>
            </w:rPr>
            <w:tab/>
            <w:t xml:space="preserve">Rahman </w:t>
          </w:r>
          <w:proofErr w:type="spellStart"/>
          <w:r>
            <w:rPr>
              <w:rFonts w:eastAsia="Times New Roman"/>
            </w:rPr>
            <w:t>MdS</w:t>
          </w:r>
          <w:proofErr w:type="spellEnd"/>
          <w:r>
            <w:rPr>
              <w:rFonts w:eastAsia="Times New Roman"/>
            </w:rPr>
            <w:t xml:space="preserve">, Faruk </w:t>
          </w:r>
          <w:proofErr w:type="spellStart"/>
          <w:r>
            <w:rPr>
              <w:rFonts w:eastAsia="Times New Roman"/>
            </w:rPr>
            <w:t>MdO</w:t>
          </w:r>
          <w:proofErr w:type="spellEnd"/>
          <w:r>
            <w:rPr>
              <w:rFonts w:eastAsia="Times New Roman"/>
            </w:rPr>
            <w:t xml:space="preserve">, </w:t>
          </w:r>
          <w:proofErr w:type="spellStart"/>
          <w:r>
            <w:rPr>
              <w:rFonts w:eastAsia="Times New Roman"/>
            </w:rPr>
            <w:t>Tanjila</w:t>
          </w:r>
          <w:proofErr w:type="spellEnd"/>
          <w:r>
            <w:rPr>
              <w:rFonts w:eastAsia="Times New Roman"/>
            </w:rPr>
            <w:t xml:space="preserve"> S, Sabbir NM, Haider N, Chowdhury S. Entomological survey for identification of Aedes larval breeding sites and their distribution in Chattogram, Bangladesh. </w:t>
          </w:r>
          <w:r>
            <w:rPr>
              <w:rFonts w:eastAsia="Times New Roman"/>
              <w:i/>
              <w:iCs/>
            </w:rPr>
            <w:t xml:space="preserve">Beni </w:t>
          </w:r>
          <w:proofErr w:type="spellStart"/>
          <w:r>
            <w:rPr>
              <w:rFonts w:eastAsia="Times New Roman"/>
              <w:i/>
              <w:iCs/>
            </w:rPr>
            <w:t>Suef</w:t>
          </w:r>
          <w:proofErr w:type="spellEnd"/>
          <w:r>
            <w:rPr>
              <w:rFonts w:eastAsia="Times New Roman"/>
              <w:i/>
              <w:iCs/>
            </w:rPr>
            <w:t xml:space="preserve"> </w:t>
          </w:r>
          <w:proofErr w:type="spellStart"/>
          <w:r>
            <w:rPr>
              <w:rFonts w:eastAsia="Times New Roman"/>
              <w:i/>
              <w:iCs/>
            </w:rPr>
            <w:t>Univ</w:t>
          </w:r>
          <w:proofErr w:type="spellEnd"/>
          <w:r>
            <w:rPr>
              <w:rFonts w:eastAsia="Times New Roman"/>
              <w:i/>
              <w:iCs/>
            </w:rPr>
            <w:t xml:space="preserve"> J Basic Appl Sci</w:t>
          </w:r>
          <w:r>
            <w:rPr>
              <w:rFonts w:eastAsia="Times New Roman"/>
            </w:rPr>
            <w:t xml:space="preserve"> 2021; </w:t>
          </w:r>
          <w:r>
            <w:rPr>
              <w:rFonts w:eastAsia="Times New Roman"/>
              <w:b/>
              <w:bCs/>
            </w:rPr>
            <w:t>10</w:t>
          </w:r>
          <w:r>
            <w:rPr>
              <w:rFonts w:eastAsia="Times New Roman"/>
            </w:rPr>
            <w:t>. DOI:10.1186/s43088-021-00122-x.</w:t>
          </w:r>
        </w:p>
        <w:p w14:paraId="51745915" w14:textId="77777777" w:rsidR="00D44B14" w:rsidRDefault="00D44B14">
          <w:pPr>
            <w:autoSpaceDE w:val="0"/>
            <w:autoSpaceDN w:val="0"/>
            <w:ind w:hanging="640"/>
            <w:divId w:val="817112804"/>
            <w:rPr>
              <w:rFonts w:eastAsia="Times New Roman"/>
            </w:rPr>
          </w:pPr>
          <w:r>
            <w:rPr>
              <w:rFonts w:eastAsia="Times New Roman"/>
            </w:rPr>
            <w:t>15</w:t>
          </w:r>
          <w:r>
            <w:rPr>
              <w:rFonts w:eastAsia="Times New Roman"/>
            </w:rPr>
            <w:tab/>
            <w:t xml:space="preserve">Valdez LD, </w:t>
          </w:r>
          <w:proofErr w:type="spellStart"/>
          <w:r>
            <w:rPr>
              <w:rFonts w:eastAsia="Times New Roman"/>
            </w:rPr>
            <w:t>Sibona</w:t>
          </w:r>
          <w:proofErr w:type="spellEnd"/>
          <w:r>
            <w:rPr>
              <w:rFonts w:eastAsia="Times New Roman"/>
            </w:rPr>
            <w:t xml:space="preserve"> GJ, </w:t>
          </w:r>
          <w:proofErr w:type="spellStart"/>
          <w:r>
            <w:rPr>
              <w:rFonts w:eastAsia="Times New Roman"/>
            </w:rPr>
            <w:t>Condat</w:t>
          </w:r>
          <w:proofErr w:type="spellEnd"/>
          <w:r>
            <w:rPr>
              <w:rFonts w:eastAsia="Times New Roman"/>
            </w:rPr>
            <w:t xml:space="preserve"> CA. Impact of rainfall on Aedes aegypti populations. </w:t>
          </w:r>
          <w:proofErr w:type="spellStart"/>
          <w:r>
            <w:rPr>
              <w:rFonts w:eastAsia="Times New Roman"/>
              <w:i/>
              <w:iCs/>
            </w:rPr>
            <w:t>Ecol</w:t>
          </w:r>
          <w:proofErr w:type="spellEnd"/>
          <w:r>
            <w:rPr>
              <w:rFonts w:eastAsia="Times New Roman"/>
              <w:i/>
              <w:iCs/>
            </w:rPr>
            <w:t xml:space="preserve"> Modell</w:t>
          </w:r>
          <w:r>
            <w:rPr>
              <w:rFonts w:eastAsia="Times New Roman"/>
            </w:rPr>
            <w:t xml:space="preserve"> 2018; </w:t>
          </w:r>
          <w:r>
            <w:rPr>
              <w:rFonts w:eastAsia="Times New Roman"/>
              <w:b/>
              <w:bCs/>
            </w:rPr>
            <w:t>385</w:t>
          </w:r>
          <w:r>
            <w:rPr>
              <w:rFonts w:eastAsia="Times New Roman"/>
            </w:rPr>
            <w:t>: 96–105.</w:t>
          </w:r>
        </w:p>
        <w:p w14:paraId="778A64CD" w14:textId="77777777" w:rsidR="00D44B14" w:rsidRDefault="00D44B14">
          <w:pPr>
            <w:autoSpaceDE w:val="0"/>
            <w:autoSpaceDN w:val="0"/>
            <w:ind w:hanging="640"/>
            <w:divId w:val="2041852961"/>
            <w:rPr>
              <w:rFonts w:eastAsia="Times New Roman"/>
            </w:rPr>
          </w:pPr>
          <w:r>
            <w:rPr>
              <w:rFonts w:eastAsia="Times New Roman"/>
            </w:rPr>
            <w:t>16</w:t>
          </w:r>
          <w:r>
            <w:rPr>
              <w:rFonts w:eastAsia="Times New Roman"/>
            </w:rPr>
            <w:tab/>
            <w:t>WHO Bangladesh. Dengue - Bangladesh: Situation at a glance 2023. Available at: https://www.who.int/emergencies/disease-outbreak-news/item/2023-DON481#:~:text=WHO%20risk%20assessment,in%20high%20morbidity%20and%20mortality. WHO. 2023; : 1–1.</w:t>
          </w:r>
        </w:p>
        <w:p w14:paraId="1349F513" w14:textId="77777777" w:rsidR="00D44B14" w:rsidRDefault="00D44B14">
          <w:pPr>
            <w:autoSpaceDE w:val="0"/>
            <w:autoSpaceDN w:val="0"/>
            <w:ind w:hanging="640"/>
            <w:divId w:val="1630625982"/>
            <w:rPr>
              <w:rFonts w:eastAsia="Times New Roman"/>
            </w:rPr>
          </w:pPr>
          <w:r>
            <w:rPr>
              <w:rFonts w:eastAsia="Times New Roman"/>
            </w:rPr>
            <w:t>17</w:t>
          </w:r>
          <w:r>
            <w:rPr>
              <w:rFonts w:eastAsia="Times New Roman"/>
            </w:rPr>
            <w:tab/>
            <w:t xml:space="preserve">WHO </w:t>
          </w:r>
          <w:proofErr w:type="spellStart"/>
          <w:r>
            <w:rPr>
              <w:rFonts w:eastAsia="Times New Roman"/>
            </w:rPr>
            <w:t>Bangaldesh</w:t>
          </w:r>
          <w:proofErr w:type="spellEnd"/>
          <w:r>
            <w:rPr>
              <w:rFonts w:eastAsia="Times New Roman"/>
            </w:rPr>
            <w:t>. Dengue Situation Report, Issue # 1, 28 AUG 2023 https://www.who.int/bangladesh/emergencies/dengue-update-2023. Dhaka , 2023.</w:t>
          </w:r>
        </w:p>
        <w:p w14:paraId="174BA343" w14:textId="77777777" w:rsidR="00D44B14" w:rsidRDefault="00D44B14">
          <w:pPr>
            <w:autoSpaceDE w:val="0"/>
            <w:autoSpaceDN w:val="0"/>
            <w:ind w:hanging="640"/>
            <w:divId w:val="2125077548"/>
            <w:rPr>
              <w:rFonts w:eastAsia="Times New Roman"/>
            </w:rPr>
          </w:pPr>
          <w:r>
            <w:rPr>
              <w:rFonts w:eastAsia="Times New Roman"/>
            </w:rPr>
            <w:t>18</w:t>
          </w:r>
          <w:r>
            <w:rPr>
              <w:rFonts w:eastAsia="Times New Roman"/>
            </w:rPr>
            <w:tab/>
            <w:t>WHO. Zika virus vectors and risk of spread in the WHO European Region (March 2016). 2016.</w:t>
          </w:r>
        </w:p>
        <w:p w14:paraId="79B8214E" w14:textId="4BC2EE26" w:rsidR="00F9266E" w:rsidRPr="00C5086A" w:rsidRDefault="00D44B14">
          <w:pPr>
            <w:rPr>
              <w:rFonts w:ascii="Times New Roman" w:hAnsi="Times New Roman" w:cs="Times New Roman"/>
            </w:rPr>
          </w:pPr>
          <w:r>
            <w:rPr>
              <w:rFonts w:eastAsia="Times New Roman"/>
            </w:rPr>
            <w:t> </w:t>
          </w:r>
        </w:p>
      </w:sdtContent>
    </w:sdt>
    <w:p w14:paraId="27E2A9A5" w14:textId="77777777" w:rsidR="00F9266E" w:rsidRPr="00C5086A" w:rsidRDefault="00F9266E">
      <w:pPr>
        <w:rPr>
          <w:rFonts w:ascii="Times New Roman" w:hAnsi="Times New Roman" w:cs="Times New Roman"/>
        </w:rPr>
      </w:pPr>
    </w:p>
    <w:p w14:paraId="3D92DF9B" w14:textId="77777777" w:rsidR="00F9266E" w:rsidRPr="00C5086A" w:rsidRDefault="00F9266E">
      <w:pPr>
        <w:rPr>
          <w:rFonts w:ascii="Times New Roman" w:hAnsi="Times New Roman" w:cs="Times New Roman"/>
        </w:rPr>
      </w:pPr>
      <w:r w:rsidRPr="00C5086A">
        <w:rPr>
          <w:rFonts w:ascii="Times New Roman" w:hAnsi="Times New Roman" w:cs="Times New Roman"/>
        </w:rPr>
        <w:br w:type="page"/>
      </w:r>
    </w:p>
    <w:p w14:paraId="46990DC8" w14:textId="77777777" w:rsidR="00F9266E" w:rsidRPr="00C5086A" w:rsidRDefault="00F9266E">
      <w:pPr>
        <w:rPr>
          <w:rFonts w:ascii="Times New Roman" w:hAnsi="Times New Roman" w:cs="Times New Roman"/>
        </w:rPr>
        <w:sectPr w:rsidR="00F9266E" w:rsidRPr="00C5086A" w:rsidSect="00987340">
          <w:pgSz w:w="11906" w:h="16838" w:code="9"/>
          <w:pgMar w:top="1440" w:right="1440" w:bottom="1440" w:left="1440" w:header="708" w:footer="708" w:gutter="0"/>
          <w:cols w:space="708"/>
          <w:docGrid w:linePitch="360"/>
        </w:sectPr>
      </w:pPr>
    </w:p>
    <w:p w14:paraId="78B28EA4" w14:textId="77777777" w:rsidR="00F9266E" w:rsidRPr="00C5086A" w:rsidRDefault="00F9266E">
      <w:pPr>
        <w:rPr>
          <w:rFonts w:ascii="Times New Roman" w:hAnsi="Times New Roman" w:cs="Times New Roman"/>
        </w:rPr>
      </w:pPr>
    </w:p>
    <w:p w14:paraId="303B0A16" w14:textId="0F4B3343" w:rsidR="00F9266E" w:rsidRDefault="00F9266E">
      <w:pPr>
        <w:rPr>
          <w:rFonts w:ascii="Times New Roman" w:hAnsi="Times New Roman" w:cs="Times New Roman"/>
          <w:b/>
          <w:bCs/>
        </w:rPr>
      </w:pPr>
    </w:p>
    <w:p w14:paraId="392D26A0" w14:textId="77777777" w:rsidR="00F9266E" w:rsidRPr="00986220" w:rsidRDefault="00F9266E">
      <w:pPr>
        <w:rPr>
          <w:rFonts w:ascii="Times New Roman" w:hAnsi="Times New Roman" w:cs="Times New Roman"/>
          <w:b/>
          <w:bCs/>
        </w:rPr>
      </w:pPr>
    </w:p>
    <w:sectPr w:rsidR="00F9266E" w:rsidRPr="00986220" w:rsidSect="00940709">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Najmul Haider" w:date="2023-12-20T11:55:00Z" w:initials="NH">
    <w:p w14:paraId="6ECEE057" w14:textId="77777777" w:rsidR="00FD2656" w:rsidRDefault="00FD2656" w:rsidP="00FD2656">
      <w:pPr>
        <w:pStyle w:val="CommentText"/>
      </w:pPr>
      <w:r>
        <w:rPr>
          <w:rStyle w:val="CommentReference"/>
        </w:rPr>
        <w:annotationRef/>
      </w:r>
      <w:r>
        <w:t xml:space="preserve">Please update this tables – we might present these findings as a figure but we need the table first. I have the done the line for Jan – you need to do this for rest of the months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CEE0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C4AE434" w16cex:dateUtc="2023-12-20T1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CEE057" w16cid:durableId="0C4AE4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6BCDC" w14:textId="77777777" w:rsidR="003D1379" w:rsidRDefault="003D1379" w:rsidP="00672E98">
      <w:pPr>
        <w:spacing w:after="0" w:line="240" w:lineRule="auto"/>
      </w:pPr>
      <w:r>
        <w:separator/>
      </w:r>
    </w:p>
  </w:endnote>
  <w:endnote w:type="continuationSeparator" w:id="0">
    <w:p w14:paraId="617E0AB7" w14:textId="77777777" w:rsidR="003D1379" w:rsidRDefault="003D1379" w:rsidP="00672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715538"/>
      <w:docPartObj>
        <w:docPartGallery w:val="Page Numbers (Bottom of Page)"/>
        <w:docPartUnique/>
      </w:docPartObj>
    </w:sdtPr>
    <w:sdtContent>
      <w:p w14:paraId="3A0940F0" w14:textId="215544EB" w:rsidR="00672E98" w:rsidRDefault="00672E98">
        <w:pPr>
          <w:pStyle w:val="Footer"/>
          <w:jc w:val="center"/>
        </w:pPr>
        <w:r>
          <w:fldChar w:fldCharType="begin"/>
        </w:r>
        <w:r>
          <w:instrText>PAGE   \* MERGEFORMAT</w:instrText>
        </w:r>
        <w:r>
          <w:fldChar w:fldCharType="separate"/>
        </w:r>
        <w:r>
          <w:t>2</w:t>
        </w:r>
        <w:r>
          <w:fldChar w:fldCharType="end"/>
        </w:r>
      </w:p>
    </w:sdtContent>
  </w:sdt>
  <w:p w14:paraId="1D8459A9" w14:textId="77777777" w:rsidR="00672E98" w:rsidRDefault="00672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CB0CF" w14:textId="77777777" w:rsidR="003D1379" w:rsidRDefault="003D1379" w:rsidP="00672E98">
      <w:pPr>
        <w:spacing w:after="0" w:line="240" w:lineRule="auto"/>
      </w:pPr>
      <w:r>
        <w:separator/>
      </w:r>
    </w:p>
  </w:footnote>
  <w:footnote w:type="continuationSeparator" w:id="0">
    <w:p w14:paraId="0DB1AAA5" w14:textId="77777777" w:rsidR="003D1379" w:rsidRDefault="003D1379" w:rsidP="00672E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C3F50"/>
    <w:multiLevelType w:val="hybridMultilevel"/>
    <w:tmpl w:val="3DC409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9C7AC6"/>
    <w:multiLevelType w:val="hybridMultilevel"/>
    <w:tmpl w:val="5B38E46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7757F0"/>
    <w:multiLevelType w:val="hybridMultilevel"/>
    <w:tmpl w:val="20AEFF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0137900">
    <w:abstractNumId w:val="2"/>
  </w:num>
  <w:num w:numId="2" w16cid:durableId="392504759">
    <w:abstractNumId w:val="0"/>
  </w:num>
  <w:num w:numId="3" w16cid:durableId="48910244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jmul Haider">
    <w15:presenceInfo w15:providerId="AD" w15:userId="S::n.haider@keele.ac.uk::5a1c00a1-f443-45cb-bc34-0be84e011475"/>
  </w15:person>
  <w15:person w15:author="Mohammad Nayeem Hasan">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8A0"/>
    <w:rsid w:val="00002A1A"/>
    <w:rsid w:val="00003447"/>
    <w:rsid w:val="0000505C"/>
    <w:rsid w:val="00006390"/>
    <w:rsid w:val="00006893"/>
    <w:rsid w:val="00006C87"/>
    <w:rsid w:val="00011651"/>
    <w:rsid w:val="00012528"/>
    <w:rsid w:val="00015CA6"/>
    <w:rsid w:val="00017F4C"/>
    <w:rsid w:val="00020984"/>
    <w:rsid w:val="00022851"/>
    <w:rsid w:val="0002462C"/>
    <w:rsid w:val="000260DF"/>
    <w:rsid w:val="00026D34"/>
    <w:rsid w:val="00031B5D"/>
    <w:rsid w:val="00032DA2"/>
    <w:rsid w:val="000339A4"/>
    <w:rsid w:val="0003527C"/>
    <w:rsid w:val="0004596C"/>
    <w:rsid w:val="000459C0"/>
    <w:rsid w:val="00045F05"/>
    <w:rsid w:val="000466A1"/>
    <w:rsid w:val="00047182"/>
    <w:rsid w:val="00052639"/>
    <w:rsid w:val="00053A72"/>
    <w:rsid w:val="00053CAE"/>
    <w:rsid w:val="00054125"/>
    <w:rsid w:val="00054312"/>
    <w:rsid w:val="0005437F"/>
    <w:rsid w:val="00057FAC"/>
    <w:rsid w:val="000618B6"/>
    <w:rsid w:val="000649B3"/>
    <w:rsid w:val="00065063"/>
    <w:rsid w:val="00072FAE"/>
    <w:rsid w:val="00077BFE"/>
    <w:rsid w:val="00080043"/>
    <w:rsid w:val="00082F76"/>
    <w:rsid w:val="00086285"/>
    <w:rsid w:val="00091176"/>
    <w:rsid w:val="000932F8"/>
    <w:rsid w:val="000933C2"/>
    <w:rsid w:val="00095129"/>
    <w:rsid w:val="0009637C"/>
    <w:rsid w:val="000A008D"/>
    <w:rsid w:val="000A0CE0"/>
    <w:rsid w:val="000A18E3"/>
    <w:rsid w:val="000A2C54"/>
    <w:rsid w:val="000A4E3B"/>
    <w:rsid w:val="000A6252"/>
    <w:rsid w:val="000B0405"/>
    <w:rsid w:val="000B3C31"/>
    <w:rsid w:val="000B44B4"/>
    <w:rsid w:val="000B4CF4"/>
    <w:rsid w:val="000B542C"/>
    <w:rsid w:val="000B71A7"/>
    <w:rsid w:val="000C0D98"/>
    <w:rsid w:val="000C1688"/>
    <w:rsid w:val="000C1C3E"/>
    <w:rsid w:val="000C3099"/>
    <w:rsid w:val="000C370B"/>
    <w:rsid w:val="000C542D"/>
    <w:rsid w:val="000C5779"/>
    <w:rsid w:val="000D273F"/>
    <w:rsid w:val="000D468F"/>
    <w:rsid w:val="000D5658"/>
    <w:rsid w:val="000D61E4"/>
    <w:rsid w:val="000E005B"/>
    <w:rsid w:val="000E1111"/>
    <w:rsid w:val="000E2424"/>
    <w:rsid w:val="000E57A4"/>
    <w:rsid w:val="000E723A"/>
    <w:rsid w:val="000F0554"/>
    <w:rsid w:val="000F1A3A"/>
    <w:rsid w:val="000F27BA"/>
    <w:rsid w:val="000F29A5"/>
    <w:rsid w:val="000F4307"/>
    <w:rsid w:val="000F44C9"/>
    <w:rsid w:val="000F6AA6"/>
    <w:rsid w:val="00104FC7"/>
    <w:rsid w:val="00105671"/>
    <w:rsid w:val="00106F80"/>
    <w:rsid w:val="00116EF9"/>
    <w:rsid w:val="0012055F"/>
    <w:rsid w:val="001275A7"/>
    <w:rsid w:val="001355F6"/>
    <w:rsid w:val="00136A9D"/>
    <w:rsid w:val="00137BAC"/>
    <w:rsid w:val="00137F0B"/>
    <w:rsid w:val="001427DF"/>
    <w:rsid w:val="00144A69"/>
    <w:rsid w:val="00151111"/>
    <w:rsid w:val="00151E91"/>
    <w:rsid w:val="00153645"/>
    <w:rsid w:val="00155533"/>
    <w:rsid w:val="00157C5A"/>
    <w:rsid w:val="00161068"/>
    <w:rsid w:val="00161A12"/>
    <w:rsid w:val="00165B45"/>
    <w:rsid w:val="00176969"/>
    <w:rsid w:val="00181EB8"/>
    <w:rsid w:val="001828AE"/>
    <w:rsid w:val="00186029"/>
    <w:rsid w:val="00187826"/>
    <w:rsid w:val="00191F30"/>
    <w:rsid w:val="00192933"/>
    <w:rsid w:val="00192DB6"/>
    <w:rsid w:val="001941E0"/>
    <w:rsid w:val="001A6605"/>
    <w:rsid w:val="001A7DDE"/>
    <w:rsid w:val="001B1733"/>
    <w:rsid w:val="001B1AA3"/>
    <w:rsid w:val="001C1543"/>
    <w:rsid w:val="001C5640"/>
    <w:rsid w:val="001C7886"/>
    <w:rsid w:val="001C7BD6"/>
    <w:rsid w:val="001D05DC"/>
    <w:rsid w:val="001D4CD9"/>
    <w:rsid w:val="001D7D62"/>
    <w:rsid w:val="001E1527"/>
    <w:rsid w:val="001E16E5"/>
    <w:rsid w:val="001E1B84"/>
    <w:rsid w:val="001E32E7"/>
    <w:rsid w:val="001F1551"/>
    <w:rsid w:val="001F252A"/>
    <w:rsid w:val="001F5DBB"/>
    <w:rsid w:val="001F7DF4"/>
    <w:rsid w:val="002001CF"/>
    <w:rsid w:val="00203A6A"/>
    <w:rsid w:val="00204863"/>
    <w:rsid w:val="00206E46"/>
    <w:rsid w:val="0020747F"/>
    <w:rsid w:val="00213902"/>
    <w:rsid w:val="002169AA"/>
    <w:rsid w:val="00216FBE"/>
    <w:rsid w:val="00222841"/>
    <w:rsid w:val="002228A0"/>
    <w:rsid w:val="0022361A"/>
    <w:rsid w:val="00223B93"/>
    <w:rsid w:val="00224BCB"/>
    <w:rsid w:val="00225304"/>
    <w:rsid w:val="00225CD9"/>
    <w:rsid w:val="00226740"/>
    <w:rsid w:val="00226A38"/>
    <w:rsid w:val="00231AA0"/>
    <w:rsid w:val="002338D4"/>
    <w:rsid w:val="00234516"/>
    <w:rsid w:val="00237A54"/>
    <w:rsid w:val="00241380"/>
    <w:rsid w:val="00241E4C"/>
    <w:rsid w:val="00245E61"/>
    <w:rsid w:val="00256EBB"/>
    <w:rsid w:val="002606D1"/>
    <w:rsid w:val="002632A9"/>
    <w:rsid w:val="00275D78"/>
    <w:rsid w:val="00275F82"/>
    <w:rsid w:val="0028244C"/>
    <w:rsid w:val="002826D5"/>
    <w:rsid w:val="0028562E"/>
    <w:rsid w:val="00285F59"/>
    <w:rsid w:val="00286EAF"/>
    <w:rsid w:val="00292C81"/>
    <w:rsid w:val="002941CA"/>
    <w:rsid w:val="00296FDC"/>
    <w:rsid w:val="002A69E7"/>
    <w:rsid w:val="002B008D"/>
    <w:rsid w:val="002B2822"/>
    <w:rsid w:val="002B2DA6"/>
    <w:rsid w:val="002B3A82"/>
    <w:rsid w:val="002B48E5"/>
    <w:rsid w:val="002B4AA1"/>
    <w:rsid w:val="002B60DC"/>
    <w:rsid w:val="002C6586"/>
    <w:rsid w:val="002C6D2E"/>
    <w:rsid w:val="002C7DC3"/>
    <w:rsid w:val="002D5BF0"/>
    <w:rsid w:val="002D6606"/>
    <w:rsid w:val="002F185B"/>
    <w:rsid w:val="002F2E10"/>
    <w:rsid w:val="002F5545"/>
    <w:rsid w:val="002F690F"/>
    <w:rsid w:val="002F7622"/>
    <w:rsid w:val="002F7F51"/>
    <w:rsid w:val="002F7F72"/>
    <w:rsid w:val="0030066C"/>
    <w:rsid w:val="0030413B"/>
    <w:rsid w:val="003053DA"/>
    <w:rsid w:val="003058F6"/>
    <w:rsid w:val="00305A80"/>
    <w:rsid w:val="0031229E"/>
    <w:rsid w:val="00315DD2"/>
    <w:rsid w:val="00325AFA"/>
    <w:rsid w:val="0032719F"/>
    <w:rsid w:val="00330401"/>
    <w:rsid w:val="00335070"/>
    <w:rsid w:val="0034176E"/>
    <w:rsid w:val="00342548"/>
    <w:rsid w:val="00342D38"/>
    <w:rsid w:val="00345A81"/>
    <w:rsid w:val="0034613D"/>
    <w:rsid w:val="0034642B"/>
    <w:rsid w:val="00355C46"/>
    <w:rsid w:val="00365C72"/>
    <w:rsid w:val="0037153E"/>
    <w:rsid w:val="00381BCD"/>
    <w:rsid w:val="003874D8"/>
    <w:rsid w:val="0039683C"/>
    <w:rsid w:val="00396925"/>
    <w:rsid w:val="00397262"/>
    <w:rsid w:val="00397485"/>
    <w:rsid w:val="00397D75"/>
    <w:rsid w:val="003A3251"/>
    <w:rsid w:val="003A3D95"/>
    <w:rsid w:val="003B0415"/>
    <w:rsid w:val="003B0977"/>
    <w:rsid w:val="003B1C29"/>
    <w:rsid w:val="003B5FAC"/>
    <w:rsid w:val="003B68F8"/>
    <w:rsid w:val="003C1F08"/>
    <w:rsid w:val="003C3B2A"/>
    <w:rsid w:val="003C518A"/>
    <w:rsid w:val="003C52BF"/>
    <w:rsid w:val="003D1379"/>
    <w:rsid w:val="003D1EED"/>
    <w:rsid w:val="003D29F8"/>
    <w:rsid w:val="003D2DCB"/>
    <w:rsid w:val="003D482E"/>
    <w:rsid w:val="003D65B2"/>
    <w:rsid w:val="003D76E1"/>
    <w:rsid w:val="003E1728"/>
    <w:rsid w:val="003E1C49"/>
    <w:rsid w:val="003E3177"/>
    <w:rsid w:val="003E6BCC"/>
    <w:rsid w:val="003E7E3F"/>
    <w:rsid w:val="003F0238"/>
    <w:rsid w:val="003F114A"/>
    <w:rsid w:val="003F20B7"/>
    <w:rsid w:val="003F4FDA"/>
    <w:rsid w:val="003F590A"/>
    <w:rsid w:val="003F7289"/>
    <w:rsid w:val="004023B3"/>
    <w:rsid w:val="00403F63"/>
    <w:rsid w:val="00406821"/>
    <w:rsid w:val="00407ACA"/>
    <w:rsid w:val="00414706"/>
    <w:rsid w:val="00415693"/>
    <w:rsid w:val="00415C9E"/>
    <w:rsid w:val="0041700B"/>
    <w:rsid w:val="00421031"/>
    <w:rsid w:val="00422C6E"/>
    <w:rsid w:val="004243BB"/>
    <w:rsid w:val="00432B6B"/>
    <w:rsid w:val="00433BED"/>
    <w:rsid w:val="00434115"/>
    <w:rsid w:val="00435515"/>
    <w:rsid w:val="00444396"/>
    <w:rsid w:val="00444568"/>
    <w:rsid w:val="0044651C"/>
    <w:rsid w:val="004501DE"/>
    <w:rsid w:val="00452B1F"/>
    <w:rsid w:val="00453470"/>
    <w:rsid w:val="00454DF0"/>
    <w:rsid w:val="00457AE2"/>
    <w:rsid w:val="004614BB"/>
    <w:rsid w:val="0046269E"/>
    <w:rsid w:val="00466B4D"/>
    <w:rsid w:val="00466D65"/>
    <w:rsid w:val="00472DFB"/>
    <w:rsid w:val="004731DE"/>
    <w:rsid w:val="00474A52"/>
    <w:rsid w:val="004808BA"/>
    <w:rsid w:val="00481767"/>
    <w:rsid w:val="0048687C"/>
    <w:rsid w:val="004873AE"/>
    <w:rsid w:val="004939C4"/>
    <w:rsid w:val="004A2102"/>
    <w:rsid w:val="004A4D07"/>
    <w:rsid w:val="004B26AB"/>
    <w:rsid w:val="004B2D3A"/>
    <w:rsid w:val="004B6001"/>
    <w:rsid w:val="004B720F"/>
    <w:rsid w:val="004C7624"/>
    <w:rsid w:val="004C78FF"/>
    <w:rsid w:val="004D2479"/>
    <w:rsid w:val="004D4E99"/>
    <w:rsid w:val="004D593E"/>
    <w:rsid w:val="004D5EEB"/>
    <w:rsid w:val="004D6C7F"/>
    <w:rsid w:val="004E454A"/>
    <w:rsid w:val="004E4753"/>
    <w:rsid w:val="004E5AAD"/>
    <w:rsid w:val="004E5DD0"/>
    <w:rsid w:val="004F32DF"/>
    <w:rsid w:val="004F4E78"/>
    <w:rsid w:val="004F5A34"/>
    <w:rsid w:val="004F6DBB"/>
    <w:rsid w:val="004F770F"/>
    <w:rsid w:val="004F7AC1"/>
    <w:rsid w:val="00501E01"/>
    <w:rsid w:val="005028C2"/>
    <w:rsid w:val="00502B91"/>
    <w:rsid w:val="0050402F"/>
    <w:rsid w:val="005053AC"/>
    <w:rsid w:val="00507977"/>
    <w:rsid w:val="00516140"/>
    <w:rsid w:val="005178DF"/>
    <w:rsid w:val="00524FE2"/>
    <w:rsid w:val="00534867"/>
    <w:rsid w:val="005402A2"/>
    <w:rsid w:val="00540B8F"/>
    <w:rsid w:val="00542350"/>
    <w:rsid w:val="00545435"/>
    <w:rsid w:val="00546C34"/>
    <w:rsid w:val="00553510"/>
    <w:rsid w:val="00553946"/>
    <w:rsid w:val="00556DBC"/>
    <w:rsid w:val="00561833"/>
    <w:rsid w:val="0056417A"/>
    <w:rsid w:val="005756DF"/>
    <w:rsid w:val="0057580D"/>
    <w:rsid w:val="00584AFC"/>
    <w:rsid w:val="00586E3B"/>
    <w:rsid w:val="00590C5D"/>
    <w:rsid w:val="00592216"/>
    <w:rsid w:val="00592DCE"/>
    <w:rsid w:val="00593F58"/>
    <w:rsid w:val="005953D4"/>
    <w:rsid w:val="005960E8"/>
    <w:rsid w:val="005A0B6B"/>
    <w:rsid w:val="005A1EED"/>
    <w:rsid w:val="005A6F31"/>
    <w:rsid w:val="005A7724"/>
    <w:rsid w:val="005B0836"/>
    <w:rsid w:val="005B0BA6"/>
    <w:rsid w:val="005B1029"/>
    <w:rsid w:val="005B6E6C"/>
    <w:rsid w:val="005C12FE"/>
    <w:rsid w:val="005C205A"/>
    <w:rsid w:val="005C2A3E"/>
    <w:rsid w:val="005C52C9"/>
    <w:rsid w:val="005C5CC4"/>
    <w:rsid w:val="005C72ED"/>
    <w:rsid w:val="005E0877"/>
    <w:rsid w:val="005E2048"/>
    <w:rsid w:val="005E61D5"/>
    <w:rsid w:val="005E6B2D"/>
    <w:rsid w:val="005E7733"/>
    <w:rsid w:val="005F13BC"/>
    <w:rsid w:val="005F1D2B"/>
    <w:rsid w:val="005F2F07"/>
    <w:rsid w:val="005F4959"/>
    <w:rsid w:val="00606BA0"/>
    <w:rsid w:val="006071A2"/>
    <w:rsid w:val="00610D6A"/>
    <w:rsid w:val="00612A3F"/>
    <w:rsid w:val="00615926"/>
    <w:rsid w:val="00616A78"/>
    <w:rsid w:val="00623244"/>
    <w:rsid w:val="00626F43"/>
    <w:rsid w:val="00630193"/>
    <w:rsid w:val="006301AF"/>
    <w:rsid w:val="0063079A"/>
    <w:rsid w:val="00631B68"/>
    <w:rsid w:val="0063299F"/>
    <w:rsid w:val="00633EAB"/>
    <w:rsid w:val="00634077"/>
    <w:rsid w:val="00634852"/>
    <w:rsid w:val="00636A22"/>
    <w:rsid w:val="006379E8"/>
    <w:rsid w:val="006403B3"/>
    <w:rsid w:val="00640F5B"/>
    <w:rsid w:val="0064775D"/>
    <w:rsid w:val="00647AEE"/>
    <w:rsid w:val="00650BA9"/>
    <w:rsid w:val="00651D38"/>
    <w:rsid w:val="0065502B"/>
    <w:rsid w:val="00655F28"/>
    <w:rsid w:val="006562FC"/>
    <w:rsid w:val="00656D5A"/>
    <w:rsid w:val="006622D1"/>
    <w:rsid w:val="00664871"/>
    <w:rsid w:val="00667971"/>
    <w:rsid w:val="006728BF"/>
    <w:rsid w:val="00672E98"/>
    <w:rsid w:val="006829B9"/>
    <w:rsid w:val="006855E8"/>
    <w:rsid w:val="006860FF"/>
    <w:rsid w:val="0068731D"/>
    <w:rsid w:val="006926A7"/>
    <w:rsid w:val="00692F97"/>
    <w:rsid w:val="00693FA0"/>
    <w:rsid w:val="006949DD"/>
    <w:rsid w:val="00694AEB"/>
    <w:rsid w:val="006956D1"/>
    <w:rsid w:val="006968B3"/>
    <w:rsid w:val="006A2779"/>
    <w:rsid w:val="006A2A39"/>
    <w:rsid w:val="006A355B"/>
    <w:rsid w:val="006A42D8"/>
    <w:rsid w:val="006B28A6"/>
    <w:rsid w:val="006B38C4"/>
    <w:rsid w:val="006B3AC6"/>
    <w:rsid w:val="006B7086"/>
    <w:rsid w:val="006B7730"/>
    <w:rsid w:val="006B7CF5"/>
    <w:rsid w:val="006C151D"/>
    <w:rsid w:val="006C5749"/>
    <w:rsid w:val="006C6EDD"/>
    <w:rsid w:val="006D0B6A"/>
    <w:rsid w:val="006D17E9"/>
    <w:rsid w:val="006D1974"/>
    <w:rsid w:val="006D2525"/>
    <w:rsid w:val="006D783D"/>
    <w:rsid w:val="006E09F7"/>
    <w:rsid w:val="006E2238"/>
    <w:rsid w:val="006E491E"/>
    <w:rsid w:val="006E4A69"/>
    <w:rsid w:val="006F35B1"/>
    <w:rsid w:val="006F49A5"/>
    <w:rsid w:val="006F53D5"/>
    <w:rsid w:val="007015BC"/>
    <w:rsid w:val="00702F9C"/>
    <w:rsid w:val="007042C0"/>
    <w:rsid w:val="0070504C"/>
    <w:rsid w:val="00705F62"/>
    <w:rsid w:val="00706DA1"/>
    <w:rsid w:val="00711023"/>
    <w:rsid w:val="007120B5"/>
    <w:rsid w:val="007123B9"/>
    <w:rsid w:val="00715C24"/>
    <w:rsid w:val="00716A8C"/>
    <w:rsid w:val="00717585"/>
    <w:rsid w:val="00720B4B"/>
    <w:rsid w:val="00730565"/>
    <w:rsid w:val="007317CF"/>
    <w:rsid w:val="00732C69"/>
    <w:rsid w:val="00732F7B"/>
    <w:rsid w:val="0073527E"/>
    <w:rsid w:val="007437F6"/>
    <w:rsid w:val="00743FB4"/>
    <w:rsid w:val="0074416B"/>
    <w:rsid w:val="00744333"/>
    <w:rsid w:val="00744EBA"/>
    <w:rsid w:val="007502CF"/>
    <w:rsid w:val="00752A1E"/>
    <w:rsid w:val="00756560"/>
    <w:rsid w:val="0075690A"/>
    <w:rsid w:val="00756ED0"/>
    <w:rsid w:val="00757E55"/>
    <w:rsid w:val="00761484"/>
    <w:rsid w:val="00764001"/>
    <w:rsid w:val="00766BCA"/>
    <w:rsid w:val="00767F15"/>
    <w:rsid w:val="0077479B"/>
    <w:rsid w:val="00782869"/>
    <w:rsid w:val="00785B46"/>
    <w:rsid w:val="00787674"/>
    <w:rsid w:val="00787786"/>
    <w:rsid w:val="00794630"/>
    <w:rsid w:val="00794EE5"/>
    <w:rsid w:val="00795FE0"/>
    <w:rsid w:val="007A19F3"/>
    <w:rsid w:val="007A2C3D"/>
    <w:rsid w:val="007A3294"/>
    <w:rsid w:val="007A505E"/>
    <w:rsid w:val="007A5DB8"/>
    <w:rsid w:val="007A66F4"/>
    <w:rsid w:val="007B33BB"/>
    <w:rsid w:val="007B36A9"/>
    <w:rsid w:val="007B522D"/>
    <w:rsid w:val="007B7604"/>
    <w:rsid w:val="007B7C88"/>
    <w:rsid w:val="007C0702"/>
    <w:rsid w:val="007C0B28"/>
    <w:rsid w:val="007C12E5"/>
    <w:rsid w:val="007D036A"/>
    <w:rsid w:val="007D08F0"/>
    <w:rsid w:val="007D0FCD"/>
    <w:rsid w:val="007D25C1"/>
    <w:rsid w:val="007D27D7"/>
    <w:rsid w:val="007D432A"/>
    <w:rsid w:val="007E0719"/>
    <w:rsid w:val="007E0AF1"/>
    <w:rsid w:val="007E264F"/>
    <w:rsid w:val="007F2674"/>
    <w:rsid w:val="007F27A6"/>
    <w:rsid w:val="007F47CE"/>
    <w:rsid w:val="007F5826"/>
    <w:rsid w:val="007F7A40"/>
    <w:rsid w:val="00800E4E"/>
    <w:rsid w:val="00803399"/>
    <w:rsid w:val="00803760"/>
    <w:rsid w:val="00803BF8"/>
    <w:rsid w:val="00806760"/>
    <w:rsid w:val="00806F22"/>
    <w:rsid w:val="008078E6"/>
    <w:rsid w:val="00807B65"/>
    <w:rsid w:val="00817A31"/>
    <w:rsid w:val="00820BC6"/>
    <w:rsid w:val="0082501A"/>
    <w:rsid w:val="008320A8"/>
    <w:rsid w:val="00834322"/>
    <w:rsid w:val="0083555C"/>
    <w:rsid w:val="0083598B"/>
    <w:rsid w:val="008362AB"/>
    <w:rsid w:val="008377B6"/>
    <w:rsid w:val="00837C76"/>
    <w:rsid w:val="0084130D"/>
    <w:rsid w:val="00841482"/>
    <w:rsid w:val="00842146"/>
    <w:rsid w:val="00842151"/>
    <w:rsid w:val="008437DA"/>
    <w:rsid w:val="00844266"/>
    <w:rsid w:val="00847469"/>
    <w:rsid w:val="00851575"/>
    <w:rsid w:val="00851F4B"/>
    <w:rsid w:val="008528CA"/>
    <w:rsid w:val="00852E0C"/>
    <w:rsid w:val="0085496B"/>
    <w:rsid w:val="00854C46"/>
    <w:rsid w:val="008673A8"/>
    <w:rsid w:val="0087164B"/>
    <w:rsid w:val="00874467"/>
    <w:rsid w:val="00874BFA"/>
    <w:rsid w:val="00877B4E"/>
    <w:rsid w:val="00883C5E"/>
    <w:rsid w:val="00887D9F"/>
    <w:rsid w:val="00887FAA"/>
    <w:rsid w:val="00892A61"/>
    <w:rsid w:val="0089385D"/>
    <w:rsid w:val="00897DCD"/>
    <w:rsid w:val="008A099E"/>
    <w:rsid w:val="008A20C8"/>
    <w:rsid w:val="008A2766"/>
    <w:rsid w:val="008A30DA"/>
    <w:rsid w:val="008A33FD"/>
    <w:rsid w:val="008A4AD9"/>
    <w:rsid w:val="008A6883"/>
    <w:rsid w:val="008A7B87"/>
    <w:rsid w:val="008B1BB9"/>
    <w:rsid w:val="008B1E21"/>
    <w:rsid w:val="008B39C8"/>
    <w:rsid w:val="008C1903"/>
    <w:rsid w:val="008C2A86"/>
    <w:rsid w:val="008C46C5"/>
    <w:rsid w:val="008D0B2E"/>
    <w:rsid w:val="008D0F05"/>
    <w:rsid w:val="008D1AC2"/>
    <w:rsid w:val="008D281F"/>
    <w:rsid w:val="008D4220"/>
    <w:rsid w:val="008D69DA"/>
    <w:rsid w:val="008D73C9"/>
    <w:rsid w:val="008E008F"/>
    <w:rsid w:val="008E357B"/>
    <w:rsid w:val="008F0B70"/>
    <w:rsid w:val="008F7107"/>
    <w:rsid w:val="00907664"/>
    <w:rsid w:val="009079A7"/>
    <w:rsid w:val="00911A0B"/>
    <w:rsid w:val="0091336F"/>
    <w:rsid w:val="00923B7D"/>
    <w:rsid w:val="0092520A"/>
    <w:rsid w:val="00937D8D"/>
    <w:rsid w:val="00940709"/>
    <w:rsid w:val="00941941"/>
    <w:rsid w:val="00942B91"/>
    <w:rsid w:val="00952AF5"/>
    <w:rsid w:val="00952B0D"/>
    <w:rsid w:val="00954D7F"/>
    <w:rsid w:val="009557F0"/>
    <w:rsid w:val="0095640F"/>
    <w:rsid w:val="00957A44"/>
    <w:rsid w:val="00960BA5"/>
    <w:rsid w:val="00964183"/>
    <w:rsid w:val="00965A0E"/>
    <w:rsid w:val="00974B0E"/>
    <w:rsid w:val="00976262"/>
    <w:rsid w:val="009766A7"/>
    <w:rsid w:val="00976F68"/>
    <w:rsid w:val="00981D8A"/>
    <w:rsid w:val="009821E3"/>
    <w:rsid w:val="00983621"/>
    <w:rsid w:val="00986220"/>
    <w:rsid w:val="0098682B"/>
    <w:rsid w:val="00987340"/>
    <w:rsid w:val="00991DAD"/>
    <w:rsid w:val="00994164"/>
    <w:rsid w:val="009954BB"/>
    <w:rsid w:val="0099780F"/>
    <w:rsid w:val="00997D14"/>
    <w:rsid w:val="009A2DCE"/>
    <w:rsid w:val="009A6FAB"/>
    <w:rsid w:val="009B2B2E"/>
    <w:rsid w:val="009B52AB"/>
    <w:rsid w:val="009B62CA"/>
    <w:rsid w:val="009C07B3"/>
    <w:rsid w:val="009C103A"/>
    <w:rsid w:val="009C201B"/>
    <w:rsid w:val="009C4728"/>
    <w:rsid w:val="009C4CE6"/>
    <w:rsid w:val="009C4FEB"/>
    <w:rsid w:val="009C5BCD"/>
    <w:rsid w:val="009C749B"/>
    <w:rsid w:val="009D0035"/>
    <w:rsid w:val="009D12A9"/>
    <w:rsid w:val="009D7956"/>
    <w:rsid w:val="009E1537"/>
    <w:rsid w:val="009E592A"/>
    <w:rsid w:val="009E632C"/>
    <w:rsid w:val="009F225E"/>
    <w:rsid w:val="009F3EC9"/>
    <w:rsid w:val="009F6AE8"/>
    <w:rsid w:val="009F6EFF"/>
    <w:rsid w:val="009F706B"/>
    <w:rsid w:val="009F7B61"/>
    <w:rsid w:val="00A00FC7"/>
    <w:rsid w:val="00A02871"/>
    <w:rsid w:val="00A033F2"/>
    <w:rsid w:val="00A03A04"/>
    <w:rsid w:val="00A04CDC"/>
    <w:rsid w:val="00A11CE2"/>
    <w:rsid w:val="00A263EE"/>
    <w:rsid w:val="00A307F2"/>
    <w:rsid w:val="00A3212B"/>
    <w:rsid w:val="00A32E0A"/>
    <w:rsid w:val="00A33665"/>
    <w:rsid w:val="00A33C55"/>
    <w:rsid w:val="00A465D6"/>
    <w:rsid w:val="00A46A08"/>
    <w:rsid w:val="00A534E7"/>
    <w:rsid w:val="00A53E52"/>
    <w:rsid w:val="00A54DA2"/>
    <w:rsid w:val="00A55BE0"/>
    <w:rsid w:val="00A6020C"/>
    <w:rsid w:val="00A61839"/>
    <w:rsid w:val="00A6185C"/>
    <w:rsid w:val="00A67852"/>
    <w:rsid w:val="00A67B54"/>
    <w:rsid w:val="00A73018"/>
    <w:rsid w:val="00A73968"/>
    <w:rsid w:val="00A74E83"/>
    <w:rsid w:val="00A77423"/>
    <w:rsid w:val="00A80D06"/>
    <w:rsid w:val="00A8245A"/>
    <w:rsid w:val="00A830FC"/>
    <w:rsid w:val="00A851AD"/>
    <w:rsid w:val="00A91495"/>
    <w:rsid w:val="00A93204"/>
    <w:rsid w:val="00A93E82"/>
    <w:rsid w:val="00A94671"/>
    <w:rsid w:val="00A9481E"/>
    <w:rsid w:val="00A9678C"/>
    <w:rsid w:val="00AA22F0"/>
    <w:rsid w:val="00AA3396"/>
    <w:rsid w:val="00AA45F3"/>
    <w:rsid w:val="00AB02AD"/>
    <w:rsid w:val="00AB0CA8"/>
    <w:rsid w:val="00AB2946"/>
    <w:rsid w:val="00AB2CA8"/>
    <w:rsid w:val="00AB46A5"/>
    <w:rsid w:val="00AC0353"/>
    <w:rsid w:val="00AC1147"/>
    <w:rsid w:val="00AC17B6"/>
    <w:rsid w:val="00AC23D5"/>
    <w:rsid w:val="00AC2B0F"/>
    <w:rsid w:val="00AC2F6F"/>
    <w:rsid w:val="00AD3C94"/>
    <w:rsid w:val="00AD5619"/>
    <w:rsid w:val="00AD796F"/>
    <w:rsid w:val="00AE437E"/>
    <w:rsid w:val="00AE4D7E"/>
    <w:rsid w:val="00AE4EA4"/>
    <w:rsid w:val="00AE5FD7"/>
    <w:rsid w:val="00AF1EFD"/>
    <w:rsid w:val="00AF60A1"/>
    <w:rsid w:val="00B001CC"/>
    <w:rsid w:val="00B0258B"/>
    <w:rsid w:val="00B040B8"/>
    <w:rsid w:val="00B045F5"/>
    <w:rsid w:val="00B04FEB"/>
    <w:rsid w:val="00B06B11"/>
    <w:rsid w:val="00B0779E"/>
    <w:rsid w:val="00B118A4"/>
    <w:rsid w:val="00B14617"/>
    <w:rsid w:val="00B15B62"/>
    <w:rsid w:val="00B1727A"/>
    <w:rsid w:val="00B2047C"/>
    <w:rsid w:val="00B22459"/>
    <w:rsid w:val="00B23B2F"/>
    <w:rsid w:val="00B2786B"/>
    <w:rsid w:val="00B3003E"/>
    <w:rsid w:val="00B32396"/>
    <w:rsid w:val="00B347E0"/>
    <w:rsid w:val="00B373A5"/>
    <w:rsid w:val="00B3797C"/>
    <w:rsid w:val="00B45C4A"/>
    <w:rsid w:val="00B51EE0"/>
    <w:rsid w:val="00B52428"/>
    <w:rsid w:val="00B532F4"/>
    <w:rsid w:val="00B55B4C"/>
    <w:rsid w:val="00B55E07"/>
    <w:rsid w:val="00B56DC1"/>
    <w:rsid w:val="00B61D55"/>
    <w:rsid w:val="00B630B9"/>
    <w:rsid w:val="00B63AC8"/>
    <w:rsid w:val="00B663A5"/>
    <w:rsid w:val="00B6722C"/>
    <w:rsid w:val="00B71423"/>
    <w:rsid w:val="00B7287E"/>
    <w:rsid w:val="00B73B42"/>
    <w:rsid w:val="00B73DFC"/>
    <w:rsid w:val="00B74E7F"/>
    <w:rsid w:val="00B8050F"/>
    <w:rsid w:val="00B81E80"/>
    <w:rsid w:val="00B910A6"/>
    <w:rsid w:val="00BA0D8A"/>
    <w:rsid w:val="00BA1D93"/>
    <w:rsid w:val="00BA28DE"/>
    <w:rsid w:val="00BA36CF"/>
    <w:rsid w:val="00BA4C9C"/>
    <w:rsid w:val="00BA73C3"/>
    <w:rsid w:val="00BB32F5"/>
    <w:rsid w:val="00BC155A"/>
    <w:rsid w:val="00BC1E20"/>
    <w:rsid w:val="00BC3A59"/>
    <w:rsid w:val="00BC5973"/>
    <w:rsid w:val="00BC5CDC"/>
    <w:rsid w:val="00BC64C8"/>
    <w:rsid w:val="00BC6E72"/>
    <w:rsid w:val="00BD171D"/>
    <w:rsid w:val="00BD53D6"/>
    <w:rsid w:val="00BD6DDB"/>
    <w:rsid w:val="00BD75B0"/>
    <w:rsid w:val="00BE21BD"/>
    <w:rsid w:val="00BE5EB0"/>
    <w:rsid w:val="00BE6A34"/>
    <w:rsid w:val="00BE7B9A"/>
    <w:rsid w:val="00BF0916"/>
    <w:rsid w:val="00BF34ED"/>
    <w:rsid w:val="00BF44A4"/>
    <w:rsid w:val="00BF66A6"/>
    <w:rsid w:val="00C02AB6"/>
    <w:rsid w:val="00C03763"/>
    <w:rsid w:val="00C051B5"/>
    <w:rsid w:val="00C06114"/>
    <w:rsid w:val="00C104A7"/>
    <w:rsid w:val="00C11A2E"/>
    <w:rsid w:val="00C21AE9"/>
    <w:rsid w:val="00C234A5"/>
    <w:rsid w:val="00C2738E"/>
    <w:rsid w:val="00C27C6C"/>
    <w:rsid w:val="00C30BE7"/>
    <w:rsid w:val="00C3607B"/>
    <w:rsid w:val="00C417E4"/>
    <w:rsid w:val="00C448EF"/>
    <w:rsid w:val="00C5086A"/>
    <w:rsid w:val="00C52AE8"/>
    <w:rsid w:val="00C534C4"/>
    <w:rsid w:val="00C547FF"/>
    <w:rsid w:val="00C56253"/>
    <w:rsid w:val="00C56BC3"/>
    <w:rsid w:val="00C61065"/>
    <w:rsid w:val="00C6112D"/>
    <w:rsid w:val="00C64F74"/>
    <w:rsid w:val="00C6664E"/>
    <w:rsid w:val="00C67697"/>
    <w:rsid w:val="00C70156"/>
    <w:rsid w:val="00C74931"/>
    <w:rsid w:val="00C8333B"/>
    <w:rsid w:val="00C83F92"/>
    <w:rsid w:val="00C844F6"/>
    <w:rsid w:val="00C84AAE"/>
    <w:rsid w:val="00C85013"/>
    <w:rsid w:val="00C86D14"/>
    <w:rsid w:val="00C873AD"/>
    <w:rsid w:val="00C908B2"/>
    <w:rsid w:val="00C9218F"/>
    <w:rsid w:val="00C92492"/>
    <w:rsid w:val="00C92E3E"/>
    <w:rsid w:val="00C94A8A"/>
    <w:rsid w:val="00C97FC7"/>
    <w:rsid w:val="00CA0B2B"/>
    <w:rsid w:val="00CA4245"/>
    <w:rsid w:val="00CA497A"/>
    <w:rsid w:val="00CA6932"/>
    <w:rsid w:val="00CB025C"/>
    <w:rsid w:val="00CB098F"/>
    <w:rsid w:val="00CB24F9"/>
    <w:rsid w:val="00CB3476"/>
    <w:rsid w:val="00CB5373"/>
    <w:rsid w:val="00CB60CB"/>
    <w:rsid w:val="00CC30FD"/>
    <w:rsid w:val="00CC4AB6"/>
    <w:rsid w:val="00CC5C76"/>
    <w:rsid w:val="00CD041E"/>
    <w:rsid w:val="00CD248E"/>
    <w:rsid w:val="00CD3892"/>
    <w:rsid w:val="00CD53F4"/>
    <w:rsid w:val="00CD5893"/>
    <w:rsid w:val="00CE27BC"/>
    <w:rsid w:val="00CF0C17"/>
    <w:rsid w:val="00CF1E42"/>
    <w:rsid w:val="00CF33E1"/>
    <w:rsid w:val="00D001E8"/>
    <w:rsid w:val="00D002E4"/>
    <w:rsid w:val="00D0222B"/>
    <w:rsid w:val="00D069C9"/>
    <w:rsid w:val="00D149FC"/>
    <w:rsid w:val="00D17F83"/>
    <w:rsid w:val="00D23FED"/>
    <w:rsid w:val="00D25D3A"/>
    <w:rsid w:val="00D26B8A"/>
    <w:rsid w:val="00D26BC6"/>
    <w:rsid w:val="00D26F06"/>
    <w:rsid w:val="00D30340"/>
    <w:rsid w:val="00D30818"/>
    <w:rsid w:val="00D31D2E"/>
    <w:rsid w:val="00D322D6"/>
    <w:rsid w:val="00D335E5"/>
    <w:rsid w:val="00D419E2"/>
    <w:rsid w:val="00D44B14"/>
    <w:rsid w:val="00D44C57"/>
    <w:rsid w:val="00D44D89"/>
    <w:rsid w:val="00D4551A"/>
    <w:rsid w:val="00D51CEC"/>
    <w:rsid w:val="00D60342"/>
    <w:rsid w:val="00D6055B"/>
    <w:rsid w:val="00D64A60"/>
    <w:rsid w:val="00D64A8B"/>
    <w:rsid w:val="00D65044"/>
    <w:rsid w:val="00D6543B"/>
    <w:rsid w:val="00D66AC7"/>
    <w:rsid w:val="00D71B20"/>
    <w:rsid w:val="00D7205D"/>
    <w:rsid w:val="00D72A27"/>
    <w:rsid w:val="00D73D42"/>
    <w:rsid w:val="00D77E6F"/>
    <w:rsid w:val="00D82E1B"/>
    <w:rsid w:val="00D83933"/>
    <w:rsid w:val="00D874D2"/>
    <w:rsid w:val="00D91B63"/>
    <w:rsid w:val="00D92140"/>
    <w:rsid w:val="00D93133"/>
    <w:rsid w:val="00D97424"/>
    <w:rsid w:val="00D97F72"/>
    <w:rsid w:val="00DA20C3"/>
    <w:rsid w:val="00DA77EF"/>
    <w:rsid w:val="00DB0477"/>
    <w:rsid w:val="00DB1336"/>
    <w:rsid w:val="00DB1953"/>
    <w:rsid w:val="00DB202A"/>
    <w:rsid w:val="00DB21F3"/>
    <w:rsid w:val="00DB2436"/>
    <w:rsid w:val="00DB3B91"/>
    <w:rsid w:val="00DB4B7A"/>
    <w:rsid w:val="00DB7474"/>
    <w:rsid w:val="00DC0443"/>
    <w:rsid w:val="00DC0C09"/>
    <w:rsid w:val="00DC4EE7"/>
    <w:rsid w:val="00DC62CD"/>
    <w:rsid w:val="00DD0554"/>
    <w:rsid w:val="00DD115B"/>
    <w:rsid w:val="00DD168D"/>
    <w:rsid w:val="00DD4DAA"/>
    <w:rsid w:val="00DD74E9"/>
    <w:rsid w:val="00DD7A34"/>
    <w:rsid w:val="00DE3F97"/>
    <w:rsid w:val="00DE437F"/>
    <w:rsid w:val="00DF0B82"/>
    <w:rsid w:val="00DF1EEC"/>
    <w:rsid w:val="00DF5E64"/>
    <w:rsid w:val="00DF794B"/>
    <w:rsid w:val="00E00215"/>
    <w:rsid w:val="00E01FE1"/>
    <w:rsid w:val="00E02366"/>
    <w:rsid w:val="00E0611C"/>
    <w:rsid w:val="00E10E9E"/>
    <w:rsid w:val="00E1483D"/>
    <w:rsid w:val="00E168AA"/>
    <w:rsid w:val="00E21D1C"/>
    <w:rsid w:val="00E23C94"/>
    <w:rsid w:val="00E34986"/>
    <w:rsid w:val="00E358C8"/>
    <w:rsid w:val="00E374B7"/>
    <w:rsid w:val="00E37E10"/>
    <w:rsid w:val="00E40A34"/>
    <w:rsid w:val="00E42938"/>
    <w:rsid w:val="00E45029"/>
    <w:rsid w:val="00E451AE"/>
    <w:rsid w:val="00E46D8F"/>
    <w:rsid w:val="00E510C0"/>
    <w:rsid w:val="00E551A7"/>
    <w:rsid w:val="00E55B1F"/>
    <w:rsid w:val="00E56B93"/>
    <w:rsid w:val="00E61940"/>
    <w:rsid w:val="00E62BD8"/>
    <w:rsid w:val="00E63412"/>
    <w:rsid w:val="00E64EBB"/>
    <w:rsid w:val="00E653D3"/>
    <w:rsid w:val="00E66AE4"/>
    <w:rsid w:val="00E708B2"/>
    <w:rsid w:val="00E7512B"/>
    <w:rsid w:val="00E7629C"/>
    <w:rsid w:val="00E82861"/>
    <w:rsid w:val="00E83E87"/>
    <w:rsid w:val="00E85588"/>
    <w:rsid w:val="00E85FCA"/>
    <w:rsid w:val="00E8617C"/>
    <w:rsid w:val="00E93F5F"/>
    <w:rsid w:val="00E942DF"/>
    <w:rsid w:val="00E95210"/>
    <w:rsid w:val="00E9644F"/>
    <w:rsid w:val="00E97A8B"/>
    <w:rsid w:val="00EA03BA"/>
    <w:rsid w:val="00EA0ADF"/>
    <w:rsid w:val="00EA3D8F"/>
    <w:rsid w:val="00EA4A65"/>
    <w:rsid w:val="00EA7C4E"/>
    <w:rsid w:val="00EB22E5"/>
    <w:rsid w:val="00EB430E"/>
    <w:rsid w:val="00EB6B0E"/>
    <w:rsid w:val="00EC086F"/>
    <w:rsid w:val="00EC0E53"/>
    <w:rsid w:val="00EC402A"/>
    <w:rsid w:val="00EC5F7F"/>
    <w:rsid w:val="00EC6671"/>
    <w:rsid w:val="00EC7A75"/>
    <w:rsid w:val="00ED1165"/>
    <w:rsid w:val="00ED7929"/>
    <w:rsid w:val="00EE074B"/>
    <w:rsid w:val="00EE1854"/>
    <w:rsid w:val="00EE23CA"/>
    <w:rsid w:val="00EE4DE7"/>
    <w:rsid w:val="00EF1B52"/>
    <w:rsid w:val="00EF53C7"/>
    <w:rsid w:val="00EF5EF7"/>
    <w:rsid w:val="00F00925"/>
    <w:rsid w:val="00F06F25"/>
    <w:rsid w:val="00F071A4"/>
    <w:rsid w:val="00F12592"/>
    <w:rsid w:val="00F26AF0"/>
    <w:rsid w:val="00F328E0"/>
    <w:rsid w:val="00F353A4"/>
    <w:rsid w:val="00F43662"/>
    <w:rsid w:val="00F43D1E"/>
    <w:rsid w:val="00F4494D"/>
    <w:rsid w:val="00F57CCE"/>
    <w:rsid w:val="00F57E09"/>
    <w:rsid w:val="00F622CA"/>
    <w:rsid w:val="00F649D6"/>
    <w:rsid w:val="00F66F85"/>
    <w:rsid w:val="00F703B1"/>
    <w:rsid w:val="00F70A4C"/>
    <w:rsid w:val="00F71177"/>
    <w:rsid w:val="00F75387"/>
    <w:rsid w:val="00F75396"/>
    <w:rsid w:val="00F76B8C"/>
    <w:rsid w:val="00F802A0"/>
    <w:rsid w:val="00F8091C"/>
    <w:rsid w:val="00F854E1"/>
    <w:rsid w:val="00F8612F"/>
    <w:rsid w:val="00F917C4"/>
    <w:rsid w:val="00F9266E"/>
    <w:rsid w:val="00F935E6"/>
    <w:rsid w:val="00F96295"/>
    <w:rsid w:val="00F977E9"/>
    <w:rsid w:val="00FA5E9E"/>
    <w:rsid w:val="00FB06AB"/>
    <w:rsid w:val="00FB1B4B"/>
    <w:rsid w:val="00FB1D65"/>
    <w:rsid w:val="00FB344C"/>
    <w:rsid w:val="00FB471D"/>
    <w:rsid w:val="00FB5609"/>
    <w:rsid w:val="00FB6893"/>
    <w:rsid w:val="00FB6DEE"/>
    <w:rsid w:val="00FB72CA"/>
    <w:rsid w:val="00FB7E44"/>
    <w:rsid w:val="00FC0744"/>
    <w:rsid w:val="00FC1919"/>
    <w:rsid w:val="00FC3E62"/>
    <w:rsid w:val="00FC7C49"/>
    <w:rsid w:val="00FD2656"/>
    <w:rsid w:val="00FD2C5B"/>
    <w:rsid w:val="00FD3E48"/>
    <w:rsid w:val="00FD4C22"/>
    <w:rsid w:val="00FD56A8"/>
    <w:rsid w:val="00FE2E90"/>
    <w:rsid w:val="00FE5BDC"/>
    <w:rsid w:val="00FE5E13"/>
    <w:rsid w:val="00FE7298"/>
    <w:rsid w:val="00FF15AD"/>
    <w:rsid w:val="00FF1F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0FD8AD"/>
  <w15:chartTrackingRefBased/>
  <w15:docId w15:val="{F9727BDE-6349-477F-9D9F-15B96F8F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CA8"/>
    <w:pPr>
      <w:ind w:left="720"/>
      <w:contextualSpacing/>
    </w:pPr>
  </w:style>
  <w:style w:type="character" w:styleId="CommentReference">
    <w:name w:val="annotation reference"/>
    <w:basedOn w:val="DefaultParagraphFont"/>
    <w:uiPriority w:val="99"/>
    <w:semiHidden/>
    <w:unhideWhenUsed/>
    <w:rsid w:val="00761484"/>
    <w:rPr>
      <w:sz w:val="16"/>
      <w:szCs w:val="16"/>
    </w:rPr>
  </w:style>
  <w:style w:type="paragraph" w:styleId="CommentText">
    <w:name w:val="annotation text"/>
    <w:basedOn w:val="Normal"/>
    <w:link w:val="CommentTextChar"/>
    <w:uiPriority w:val="99"/>
    <w:unhideWhenUsed/>
    <w:rsid w:val="00761484"/>
    <w:pPr>
      <w:spacing w:line="240" w:lineRule="auto"/>
    </w:pPr>
    <w:rPr>
      <w:sz w:val="20"/>
      <w:szCs w:val="20"/>
    </w:rPr>
  </w:style>
  <w:style w:type="character" w:customStyle="1" w:styleId="CommentTextChar">
    <w:name w:val="Comment Text Char"/>
    <w:basedOn w:val="DefaultParagraphFont"/>
    <w:link w:val="CommentText"/>
    <w:uiPriority w:val="99"/>
    <w:rsid w:val="00761484"/>
    <w:rPr>
      <w:sz w:val="20"/>
      <w:szCs w:val="20"/>
    </w:rPr>
  </w:style>
  <w:style w:type="paragraph" w:styleId="CommentSubject">
    <w:name w:val="annotation subject"/>
    <w:basedOn w:val="CommentText"/>
    <w:next w:val="CommentText"/>
    <w:link w:val="CommentSubjectChar"/>
    <w:uiPriority w:val="99"/>
    <w:semiHidden/>
    <w:unhideWhenUsed/>
    <w:rsid w:val="00761484"/>
    <w:rPr>
      <w:b/>
      <w:bCs/>
    </w:rPr>
  </w:style>
  <w:style w:type="character" w:customStyle="1" w:styleId="CommentSubjectChar">
    <w:name w:val="Comment Subject Char"/>
    <w:basedOn w:val="CommentTextChar"/>
    <w:link w:val="CommentSubject"/>
    <w:uiPriority w:val="99"/>
    <w:semiHidden/>
    <w:rsid w:val="00761484"/>
    <w:rPr>
      <w:b/>
      <w:bCs/>
      <w:sz w:val="20"/>
      <w:szCs w:val="20"/>
    </w:rPr>
  </w:style>
  <w:style w:type="character" w:styleId="PlaceholderText">
    <w:name w:val="Placeholder Text"/>
    <w:basedOn w:val="DefaultParagraphFont"/>
    <w:uiPriority w:val="99"/>
    <w:semiHidden/>
    <w:rsid w:val="00787674"/>
    <w:rPr>
      <w:color w:val="808080"/>
    </w:rPr>
  </w:style>
  <w:style w:type="paragraph" w:styleId="Revision">
    <w:name w:val="Revision"/>
    <w:hidden/>
    <w:uiPriority w:val="99"/>
    <w:semiHidden/>
    <w:rsid w:val="009C4728"/>
    <w:pPr>
      <w:spacing w:after="0" w:line="240" w:lineRule="auto"/>
    </w:pPr>
  </w:style>
  <w:style w:type="character" w:styleId="Hyperlink">
    <w:name w:val="Hyperlink"/>
    <w:basedOn w:val="DefaultParagraphFont"/>
    <w:uiPriority w:val="99"/>
    <w:unhideWhenUsed/>
    <w:rsid w:val="0087164B"/>
    <w:rPr>
      <w:color w:val="0563C1" w:themeColor="hyperlink"/>
      <w:u w:val="single"/>
    </w:rPr>
  </w:style>
  <w:style w:type="paragraph" w:styleId="NormalWeb">
    <w:name w:val="Normal (Web)"/>
    <w:basedOn w:val="Normal"/>
    <w:uiPriority w:val="99"/>
    <w:unhideWhenUsed/>
    <w:rsid w:val="00A93E82"/>
    <w:pPr>
      <w:pBdr>
        <w:top w:val="none" w:sz="4" w:space="0" w:color="000000"/>
        <w:left w:val="none" w:sz="4" w:space="0" w:color="000000"/>
        <w:bottom w:val="none" w:sz="4" w:space="0" w:color="000000"/>
        <w:right w:val="none" w:sz="4" w:space="0" w:color="000000"/>
        <w:between w:val="none" w:sz="4" w:space="0" w:color="000000"/>
      </w:pBd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A93E82"/>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basedOn w:val="DefaultParagraphFont"/>
    <w:uiPriority w:val="99"/>
    <w:semiHidden/>
    <w:unhideWhenUsed/>
    <w:rsid w:val="001B1AA3"/>
    <w:rPr>
      <w:color w:val="605E5C"/>
      <w:shd w:val="clear" w:color="auto" w:fill="E1DFDD"/>
    </w:rPr>
  </w:style>
  <w:style w:type="character" w:customStyle="1" w:styleId="cf01">
    <w:name w:val="cf01"/>
    <w:basedOn w:val="DefaultParagraphFont"/>
    <w:rsid w:val="00854C46"/>
    <w:rPr>
      <w:rFonts w:ascii="Segoe UI" w:hAnsi="Segoe UI" w:cs="Segoe UI" w:hint="default"/>
      <w:sz w:val="18"/>
      <w:szCs w:val="18"/>
    </w:rPr>
  </w:style>
  <w:style w:type="paragraph" w:customStyle="1" w:styleId="pf0">
    <w:name w:val="pf0"/>
    <w:basedOn w:val="Normal"/>
    <w:rsid w:val="008D281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672E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E98"/>
  </w:style>
  <w:style w:type="paragraph" w:styleId="Footer">
    <w:name w:val="footer"/>
    <w:basedOn w:val="Normal"/>
    <w:link w:val="FooterChar"/>
    <w:uiPriority w:val="99"/>
    <w:unhideWhenUsed/>
    <w:rsid w:val="00672E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E98"/>
  </w:style>
  <w:style w:type="paragraph" w:styleId="HTMLPreformatted">
    <w:name w:val="HTML Preformatted"/>
    <w:basedOn w:val="Normal"/>
    <w:link w:val="HTMLPreformattedChar"/>
    <w:uiPriority w:val="99"/>
    <w:unhideWhenUsed/>
    <w:rsid w:val="00054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5437F"/>
    <w:rPr>
      <w:rFonts w:ascii="Courier New" w:eastAsia="Times New Roman" w:hAnsi="Courier New" w:cs="Courier New"/>
      <w:sz w:val="20"/>
      <w:szCs w:val="20"/>
      <w:lang w:val="en-US"/>
    </w:rPr>
  </w:style>
  <w:style w:type="character" w:customStyle="1" w:styleId="gnd-iwgdh3b">
    <w:name w:val="gnd-iwgdh3b"/>
    <w:basedOn w:val="DefaultParagraphFont"/>
    <w:rsid w:val="000543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0353">
      <w:bodyDiv w:val="1"/>
      <w:marLeft w:val="0"/>
      <w:marRight w:val="0"/>
      <w:marTop w:val="0"/>
      <w:marBottom w:val="0"/>
      <w:divBdr>
        <w:top w:val="none" w:sz="0" w:space="0" w:color="auto"/>
        <w:left w:val="none" w:sz="0" w:space="0" w:color="auto"/>
        <w:bottom w:val="none" w:sz="0" w:space="0" w:color="auto"/>
        <w:right w:val="none" w:sz="0" w:space="0" w:color="auto"/>
      </w:divBdr>
      <w:divsChild>
        <w:div w:id="204484710">
          <w:marLeft w:val="640"/>
          <w:marRight w:val="0"/>
          <w:marTop w:val="0"/>
          <w:marBottom w:val="0"/>
          <w:divBdr>
            <w:top w:val="none" w:sz="0" w:space="0" w:color="auto"/>
            <w:left w:val="none" w:sz="0" w:space="0" w:color="auto"/>
            <w:bottom w:val="none" w:sz="0" w:space="0" w:color="auto"/>
            <w:right w:val="none" w:sz="0" w:space="0" w:color="auto"/>
          </w:divBdr>
        </w:div>
        <w:div w:id="1376857401">
          <w:marLeft w:val="640"/>
          <w:marRight w:val="0"/>
          <w:marTop w:val="0"/>
          <w:marBottom w:val="0"/>
          <w:divBdr>
            <w:top w:val="none" w:sz="0" w:space="0" w:color="auto"/>
            <w:left w:val="none" w:sz="0" w:space="0" w:color="auto"/>
            <w:bottom w:val="none" w:sz="0" w:space="0" w:color="auto"/>
            <w:right w:val="none" w:sz="0" w:space="0" w:color="auto"/>
          </w:divBdr>
        </w:div>
        <w:div w:id="1810054604">
          <w:marLeft w:val="640"/>
          <w:marRight w:val="0"/>
          <w:marTop w:val="0"/>
          <w:marBottom w:val="0"/>
          <w:divBdr>
            <w:top w:val="none" w:sz="0" w:space="0" w:color="auto"/>
            <w:left w:val="none" w:sz="0" w:space="0" w:color="auto"/>
            <w:bottom w:val="none" w:sz="0" w:space="0" w:color="auto"/>
            <w:right w:val="none" w:sz="0" w:space="0" w:color="auto"/>
          </w:divBdr>
        </w:div>
        <w:div w:id="1718431456">
          <w:marLeft w:val="640"/>
          <w:marRight w:val="0"/>
          <w:marTop w:val="0"/>
          <w:marBottom w:val="0"/>
          <w:divBdr>
            <w:top w:val="none" w:sz="0" w:space="0" w:color="auto"/>
            <w:left w:val="none" w:sz="0" w:space="0" w:color="auto"/>
            <w:bottom w:val="none" w:sz="0" w:space="0" w:color="auto"/>
            <w:right w:val="none" w:sz="0" w:space="0" w:color="auto"/>
          </w:divBdr>
        </w:div>
        <w:div w:id="1264265407">
          <w:marLeft w:val="640"/>
          <w:marRight w:val="0"/>
          <w:marTop w:val="0"/>
          <w:marBottom w:val="0"/>
          <w:divBdr>
            <w:top w:val="none" w:sz="0" w:space="0" w:color="auto"/>
            <w:left w:val="none" w:sz="0" w:space="0" w:color="auto"/>
            <w:bottom w:val="none" w:sz="0" w:space="0" w:color="auto"/>
            <w:right w:val="none" w:sz="0" w:space="0" w:color="auto"/>
          </w:divBdr>
        </w:div>
        <w:div w:id="1196961754">
          <w:marLeft w:val="640"/>
          <w:marRight w:val="0"/>
          <w:marTop w:val="0"/>
          <w:marBottom w:val="0"/>
          <w:divBdr>
            <w:top w:val="none" w:sz="0" w:space="0" w:color="auto"/>
            <w:left w:val="none" w:sz="0" w:space="0" w:color="auto"/>
            <w:bottom w:val="none" w:sz="0" w:space="0" w:color="auto"/>
            <w:right w:val="none" w:sz="0" w:space="0" w:color="auto"/>
          </w:divBdr>
        </w:div>
        <w:div w:id="1561943776">
          <w:marLeft w:val="640"/>
          <w:marRight w:val="0"/>
          <w:marTop w:val="0"/>
          <w:marBottom w:val="0"/>
          <w:divBdr>
            <w:top w:val="none" w:sz="0" w:space="0" w:color="auto"/>
            <w:left w:val="none" w:sz="0" w:space="0" w:color="auto"/>
            <w:bottom w:val="none" w:sz="0" w:space="0" w:color="auto"/>
            <w:right w:val="none" w:sz="0" w:space="0" w:color="auto"/>
          </w:divBdr>
        </w:div>
        <w:div w:id="1603955815">
          <w:marLeft w:val="640"/>
          <w:marRight w:val="0"/>
          <w:marTop w:val="0"/>
          <w:marBottom w:val="0"/>
          <w:divBdr>
            <w:top w:val="none" w:sz="0" w:space="0" w:color="auto"/>
            <w:left w:val="none" w:sz="0" w:space="0" w:color="auto"/>
            <w:bottom w:val="none" w:sz="0" w:space="0" w:color="auto"/>
            <w:right w:val="none" w:sz="0" w:space="0" w:color="auto"/>
          </w:divBdr>
        </w:div>
        <w:div w:id="1312827190">
          <w:marLeft w:val="640"/>
          <w:marRight w:val="0"/>
          <w:marTop w:val="0"/>
          <w:marBottom w:val="0"/>
          <w:divBdr>
            <w:top w:val="none" w:sz="0" w:space="0" w:color="auto"/>
            <w:left w:val="none" w:sz="0" w:space="0" w:color="auto"/>
            <w:bottom w:val="none" w:sz="0" w:space="0" w:color="auto"/>
            <w:right w:val="none" w:sz="0" w:space="0" w:color="auto"/>
          </w:divBdr>
        </w:div>
        <w:div w:id="1436173990">
          <w:marLeft w:val="640"/>
          <w:marRight w:val="0"/>
          <w:marTop w:val="0"/>
          <w:marBottom w:val="0"/>
          <w:divBdr>
            <w:top w:val="none" w:sz="0" w:space="0" w:color="auto"/>
            <w:left w:val="none" w:sz="0" w:space="0" w:color="auto"/>
            <w:bottom w:val="none" w:sz="0" w:space="0" w:color="auto"/>
            <w:right w:val="none" w:sz="0" w:space="0" w:color="auto"/>
          </w:divBdr>
        </w:div>
        <w:div w:id="1902213197">
          <w:marLeft w:val="640"/>
          <w:marRight w:val="0"/>
          <w:marTop w:val="0"/>
          <w:marBottom w:val="0"/>
          <w:divBdr>
            <w:top w:val="none" w:sz="0" w:space="0" w:color="auto"/>
            <w:left w:val="none" w:sz="0" w:space="0" w:color="auto"/>
            <w:bottom w:val="none" w:sz="0" w:space="0" w:color="auto"/>
            <w:right w:val="none" w:sz="0" w:space="0" w:color="auto"/>
          </w:divBdr>
        </w:div>
        <w:div w:id="1569877145">
          <w:marLeft w:val="640"/>
          <w:marRight w:val="0"/>
          <w:marTop w:val="0"/>
          <w:marBottom w:val="0"/>
          <w:divBdr>
            <w:top w:val="none" w:sz="0" w:space="0" w:color="auto"/>
            <w:left w:val="none" w:sz="0" w:space="0" w:color="auto"/>
            <w:bottom w:val="none" w:sz="0" w:space="0" w:color="auto"/>
            <w:right w:val="none" w:sz="0" w:space="0" w:color="auto"/>
          </w:divBdr>
        </w:div>
        <w:div w:id="1211041573">
          <w:marLeft w:val="640"/>
          <w:marRight w:val="0"/>
          <w:marTop w:val="0"/>
          <w:marBottom w:val="0"/>
          <w:divBdr>
            <w:top w:val="none" w:sz="0" w:space="0" w:color="auto"/>
            <w:left w:val="none" w:sz="0" w:space="0" w:color="auto"/>
            <w:bottom w:val="none" w:sz="0" w:space="0" w:color="auto"/>
            <w:right w:val="none" w:sz="0" w:space="0" w:color="auto"/>
          </w:divBdr>
        </w:div>
        <w:div w:id="503935657">
          <w:marLeft w:val="640"/>
          <w:marRight w:val="0"/>
          <w:marTop w:val="0"/>
          <w:marBottom w:val="0"/>
          <w:divBdr>
            <w:top w:val="none" w:sz="0" w:space="0" w:color="auto"/>
            <w:left w:val="none" w:sz="0" w:space="0" w:color="auto"/>
            <w:bottom w:val="none" w:sz="0" w:space="0" w:color="auto"/>
            <w:right w:val="none" w:sz="0" w:space="0" w:color="auto"/>
          </w:divBdr>
        </w:div>
        <w:div w:id="2014993427">
          <w:marLeft w:val="640"/>
          <w:marRight w:val="0"/>
          <w:marTop w:val="0"/>
          <w:marBottom w:val="0"/>
          <w:divBdr>
            <w:top w:val="none" w:sz="0" w:space="0" w:color="auto"/>
            <w:left w:val="none" w:sz="0" w:space="0" w:color="auto"/>
            <w:bottom w:val="none" w:sz="0" w:space="0" w:color="auto"/>
            <w:right w:val="none" w:sz="0" w:space="0" w:color="auto"/>
          </w:divBdr>
        </w:div>
        <w:div w:id="1597859262">
          <w:marLeft w:val="640"/>
          <w:marRight w:val="0"/>
          <w:marTop w:val="0"/>
          <w:marBottom w:val="0"/>
          <w:divBdr>
            <w:top w:val="none" w:sz="0" w:space="0" w:color="auto"/>
            <w:left w:val="none" w:sz="0" w:space="0" w:color="auto"/>
            <w:bottom w:val="none" w:sz="0" w:space="0" w:color="auto"/>
            <w:right w:val="none" w:sz="0" w:space="0" w:color="auto"/>
          </w:divBdr>
        </w:div>
        <w:div w:id="1397824731">
          <w:marLeft w:val="640"/>
          <w:marRight w:val="0"/>
          <w:marTop w:val="0"/>
          <w:marBottom w:val="0"/>
          <w:divBdr>
            <w:top w:val="none" w:sz="0" w:space="0" w:color="auto"/>
            <w:left w:val="none" w:sz="0" w:space="0" w:color="auto"/>
            <w:bottom w:val="none" w:sz="0" w:space="0" w:color="auto"/>
            <w:right w:val="none" w:sz="0" w:space="0" w:color="auto"/>
          </w:divBdr>
        </w:div>
      </w:divsChild>
    </w:div>
    <w:div w:id="27679839">
      <w:bodyDiv w:val="1"/>
      <w:marLeft w:val="0"/>
      <w:marRight w:val="0"/>
      <w:marTop w:val="0"/>
      <w:marBottom w:val="0"/>
      <w:divBdr>
        <w:top w:val="none" w:sz="0" w:space="0" w:color="auto"/>
        <w:left w:val="none" w:sz="0" w:space="0" w:color="auto"/>
        <w:bottom w:val="none" w:sz="0" w:space="0" w:color="auto"/>
        <w:right w:val="none" w:sz="0" w:space="0" w:color="auto"/>
      </w:divBdr>
      <w:divsChild>
        <w:div w:id="1542471791">
          <w:marLeft w:val="640"/>
          <w:marRight w:val="0"/>
          <w:marTop w:val="0"/>
          <w:marBottom w:val="0"/>
          <w:divBdr>
            <w:top w:val="none" w:sz="0" w:space="0" w:color="auto"/>
            <w:left w:val="none" w:sz="0" w:space="0" w:color="auto"/>
            <w:bottom w:val="none" w:sz="0" w:space="0" w:color="auto"/>
            <w:right w:val="none" w:sz="0" w:space="0" w:color="auto"/>
          </w:divBdr>
        </w:div>
        <w:div w:id="1870952126">
          <w:marLeft w:val="640"/>
          <w:marRight w:val="0"/>
          <w:marTop w:val="0"/>
          <w:marBottom w:val="0"/>
          <w:divBdr>
            <w:top w:val="none" w:sz="0" w:space="0" w:color="auto"/>
            <w:left w:val="none" w:sz="0" w:space="0" w:color="auto"/>
            <w:bottom w:val="none" w:sz="0" w:space="0" w:color="auto"/>
            <w:right w:val="none" w:sz="0" w:space="0" w:color="auto"/>
          </w:divBdr>
        </w:div>
        <w:div w:id="27999793">
          <w:marLeft w:val="640"/>
          <w:marRight w:val="0"/>
          <w:marTop w:val="0"/>
          <w:marBottom w:val="0"/>
          <w:divBdr>
            <w:top w:val="none" w:sz="0" w:space="0" w:color="auto"/>
            <w:left w:val="none" w:sz="0" w:space="0" w:color="auto"/>
            <w:bottom w:val="none" w:sz="0" w:space="0" w:color="auto"/>
            <w:right w:val="none" w:sz="0" w:space="0" w:color="auto"/>
          </w:divBdr>
        </w:div>
      </w:divsChild>
    </w:div>
    <w:div w:id="36516690">
      <w:bodyDiv w:val="1"/>
      <w:marLeft w:val="0"/>
      <w:marRight w:val="0"/>
      <w:marTop w:val="0"/>
      <w:marBottom w:val="0"/>
      <w:divBdr>
        <w:top w:val="none" w:sz="0" w:space="0" w:color="auto"/>
        <w:left w:val="none" w:sz="0" w:space="0" w:color="auto"/>
        <w:bottom w:val="none" w:sz="0" w:space="0" w:color="auto"/>
        <w:right w:val="none" w:sz="0" w:space="0" w:color="auto"/>
      </w:divBdr>
    </w:div>
    <w:div w:id="43724704">
      <w:bodyDiv w:val="1"/>
      <w:marLeft w:val="0"/>
      <w:marRight w:val="0"/>
      <w:marTop w:val="0"/>
      <w:marBottom w:val="0"/>
      <w:divBdr>
        <w:top w:val="none" w:sz="0" w:space="0" w:color="auto"/>
        <w:left w:val="none" w:sz="0" w:space="0" w:color="auto"/>
        <w:bottom w:val="none" w:sz="0" w:space="0" w:color="auto"/>
        <w:right w:val="none" w:sz="0" w:space="0" w:color="auto"/>
      </w:divBdr>
    </w:div>
    <w:div w:id="89863329">
      <w:bodyDiv w:val="1"/>
      <w:marLeft w:val="0"/>
      <w:marRight w:val="0"/>
      <w:marTop w:val="0"/>
      <w:marBottom w:val="0"/>
      <w:divBdr>
        <w:top w:val="none" w:sz="0" w:space="0" w:color="auto"/>
        <w:left w:val="none" w:sz="0" w:space="0" w:color="auto"/>
        <w:bottom w:val="none" w:sz="0" w:space="0" w:color="auto"/>
        <w:right w:val="none" w:sz="0" w:space="0" w:color="auto"/>
      </w:divBdr>
    </w:div>
    <w:div w:id="132450594">
      <w:bodyDiv w:val="1"/>
      <w:marLeft w:val="0"/>
      <w:marRight w:val="0"/>
      <w:marTop w:val="0"/>
      <w:marBottom w:val="0"/>
      <w:divBdr>
        <w:top w:val="none" w:sz="0" w:space="0" w:color="auto"/>
        <w:left w:val="none" w:sz="0" w:space="0" w:color="auto"/>
        <w:bottom w:val="none" w:sz="0" w:space="0" w:color="auto"/>
        <w:right w:val="none" w:sz="0" w:space="0" w:color="auto"/>
      </w:divBdr>
    </w:div>
    <w:div w:id="143473808">
      <w:bodyDiv w:val="1"/>
      <w:marLeft w:val="0"/>
      <w:marRight w:val="0"/>
      <w:marTop w:val="0"/>
      <w:marBottom w:val="0"/>
      <w:divBdr>
        <w:top w:val="none" w:sz="0" w:space="0" w:color="auto"/>
        <w:left w:val="none" w:sz="0" w:space="0" w:color="auto"/>
        <w:bottom w:val="none" w:sz="0" w:space="0" w:color="auto"/>
        <w:right w:val="none" w:sz="0" w:space="0" w:color="auto"/>
      </w:divBdr>
      <w:divsChild>
        <w:div w:id="1919825004">
          <w:marLeft w:val="640"/>
          <w:marRight w:val="0"/>
          <w:marTop w:val="0"/>
          <w:marBottom w:val="0"/>
          <w:divBdr>
            <w:top w:val="none" w:sz="0" w:space="0" w:color="auto"/>
            <w:left w:val="none" w:sz="0" w:space="0" w:color="auto"/>
            <w:bottom w:val="none" w:sz="0" w:space="0" w:color="auto"/>
            <w:right w:val="none" w:sz="0" w:space="0" w:color="auto"/>
          </w:divBdr>
        </w:div>
        <w:div w:id="680159996">
          <w:marLeft w:val="640"/>
          <w:marRight w:val="0"/>
          <w:marTop w:val="0"/>
          <w:marBottom w:val="0"/>
          <w:divBdr>
            <w:top w:val="none" w:sz="0" w:space="0" w:color="auto"/>
            <w:left w:val="none" w:sz="0" w:space="0" w:color="auto"/>
            <w:bottom w:val="none" w:sz="0" w:space="0" w:color="auto"/>
            <w:right w:val="none" w:sz="0" w:space="0" w:color="auto"/>
          </w:divBdr>
        </w:div>
        <w:div w:id="1550602793">
          <w:marLeft w:val="640"/>
          <w:marRight w:val="0"/>
          <w:marTop w:val="0"/>
          <w:marBottom w:val="0"/>
          <w:divBdr>
            <w:top w:val="none" w:sz="0" w:space="0" w:color="auto"/>
            <w:left w:val="none" w:sz="0" w:space="0" w:color="auto"/>
            <w:bottom w:val="none" w:sz="0" w:space="0" w:color="auto"/>
            <w:right w:val="none" w:sz="0" w:space="0" w:color="auto"/>
          </w:divBdr>
        </w:div>
        <w:div w:id="2119981003">
          <w:marLeft w:val="640"/>
          <w:marRight w:val="0"/>
          <w:marTop w:val="0"/>
          <w:marBottom w:val="0"/>
          <w:divBdr>
            <w:top w:val="none" w:sz="0" w:space="0" w:color="auto"/>
            <w:left w:val="none" w:sz="0" w:space="0" w:color="auto"/>
            <w:bottom w:val="none" w:sz="0" w:space="0" w:color="auto"/>
            <w:right w:val="none" w:sz="0" w:space="0" w:color="auto"/>
          </w:divBdr>
        </w:div>
        <w:div w:id="728499063">
          <w:marLeft w:val="640"/>
          <w:marRight w:val="0"/>
          <w:marTop w:val="0"/>
          <w:marBottom w:val="0"/>
          <w:divBdr>
            <w:top w:val="none" w:sz="0" w:space="0" w:color="auto"/>
            <w:left w:val="none" w:sz="0" w:space="0" w:color="auto"/>
            <w:bottom w:val="none" w:sz="0" w:space="0" w:color="auto"/>
            <w:right w:val="none" w:sz="0" w:space="0" w:color="auto"/>
          </w:divBdr>
        </w:div>
        <w:div w:id="2000960018">
          <w:marLeft w:val="640"/>
          <w:marRight w:val="0"/>
          <w:marTop w:val="0"/>
          <w:marBottom w:val="0"/>
          <w:divBdr>
            <w:top w:val="none" w:sz="0" w:space="0" w:color="auto"/>
            <w:left w:val="none" w:sz="0" w:space="0" w:color="auto"/>
            <w:bottom w:val="none" w:sz="0" w:space="0" w:color="auto"/>
            <w:right w:val="none" w:sz="0" w:space="0" w:color="auto"/>
          </w:divBdr>
        </w:div>
        <w:div w:id="1368722147">
          <w:marLeft w:val="640"/>
          <w:marRight w:val="0"/>
          <w:marTop w:val="0"/>
          <w:marBottom w:val="0"/>
          <w:divBdr>
            <w:top w:val="none" w:sz="0" w:space="0" w:color="auto"/>
            <w:left w:val="none" w:sz="0" w:space="0" w:color="auto"/>
            <w:bottom w:val="none" w:sz="0" w:space="0" w:color="auto"/>
            <w:right w:val="none" w:sz="0" w:space="0" w:color="auto"/>
          </w:divBdr>
        </w:div>
        <w:div w:id="732777739">
          <w:marLeft w:val="640"/>
          <w:marRight w:val="0"/>
          <w:marTop w:val="0"/>
          <w:marBottom w:val="0"/>
          <w:divBdr>
            <w:top w:val="none" w:sz="0" w:space="0" w:color="auto"/>
            <w:left w:val="none" w:sz="0" w:space="0" w:color="auto"/>
            <w:bottom w:val="none" w:sz="0" w:space="0" w:color="auto"/>
            <w:right w:val="none" w:sz="0" w:space="0" w:color="auto"/>
          </w:divBdr>
        </w:div>
        <w:div w:id="1093893145">
          <w:marLeft w:val="640"/>
          <w:marRight w:val="0"/>
          <w:marTop w:val="0"/>
          <w:marBottom w:val="0"/>
          <w:divBdr>
            <w:top w:val="none" w:sz="0" w:space="0" w:color="auto"/>
            <w:left w:val="none" w:sz="0" w:space="0" w:color="auto"/>
            <w:bottom w:val="none" w:sz="0" w:space="0" w:color="auto"/>
            <w:right w:val="none" w:sz="0" w:space="0" w:color="auto"/>
          </w:divBdr>
        </w:div>
      </w:divsChild>
    </w:div>
    <w:div w:id="157773915">
      <w:bodyDiv w:val="1"/>
      <w:marLeft w:val="0"/>
      <w:marRight w:val="0"/>
      <w:marTop w:val="0"/>
      <w:marBottom w:val="0"/>
      <w:divBdr>
        <w:top w:val="none" w:sz="0" w:space="0" w:color="auto"/>
        <w:left w:val="none" w:sz="0" w:space="0" w:color="auto"/>
        <w:bottom w:val="none" w:sz="0" w:space="0" w:color="auto"/>
        <w:right w:val="none" w:sz="0" w:space="0" w:color="auto"/>
      </w:divBdr>
      <w:divsChild>
        <w:div w:id="1914856943">
          <w:marLeft w:val="640"/>
          <w:marRight w:val="0"/>
          <w:marTop w:val="0"/>
          <w:marBottom w:val="0"/>
          <w:divBdr>
            <w:top w:val="none" w:sz="0" w:space="0" w:color="auto"/>
            <w:left w:val="none" w:sz="0" w:space="0" w:color="auto"/>
            <w:bottom w:val="none" w:sz="0" w:space="0" w:color="auto"/>
            <w:right w:val="none" w:sz="0" w:space="0" w:color="auto"/>
          </w:divBdr>
        </w:div>
        <w:div w:id="989137305">
          <w:marLeft w:val="640"/>
          <w:marRight w:val="0"/>
          <w:marTop w:val="0"/>
          <w:marBottom w:val="0"/>
          <w:divBdr>
            <w:top w:val="none" w:sz="0" w:space="0" w:color="auto"/>
            <w:left w:val="none" w:sz="0" w:space="0" w:color="auto"/>
            <w:bottom w:val="none" w:sz="0" w:space="0" w:color="auto"/>
            <w:right w:val="none" w:sz="0" w:space="0" w:color="auto"/>
          </w:divBdr>
        </w:div>
        <w:div w:id="1002468918">
          <w:marLeft w:val="640"/>
          <w:marRight w:val="0"/>
          <w:marTop w:val="0"/>
          <w:marBottom w:val="0"/>
          <w:divBdr>
            <w:top w:val="none" w:sz="0" w:space="0" w:color="auto"/>
            <w:left w:val="none" w:sz="0" w:space="0" w:color="auto"/>
            <w:bottom w:val="none" w:sz="0" w:space="0" w:color="auto"/>
            <w:right w:val="none" w:sz="0" w:space="0" w:color="auto"/>
          </w:divBdr>
        </w:div>
        <w:div w:id="756706444">
          <w:marLeft w:val="640"/>
          <w:marRight w:val="0"/>
          <w:marTop w:val="0"/>
          <w:marBottom w:val="0"/>
          <w:divBdr>
            <w:top w:val="none" w:sz="0" w:space="0" w:color="auto"/>
            <w:left w:val="none" w:sz="0" w:space="0" w:color="auto"/>
            <w:bottom w:val="none" w:sz="0" w:space="0" w:color="auto"/>
            <w:right w:val="none" w:sz="0" w:space="0" w:color="auto"/>
          </w:divBdr>
        </w:div>
        <w:div w:id="1526167590">
          <w:marLeft w:val="640"/>
          <w:marRight w:val="0"/>
          <w:marTop w:val="0"/>
          <w:marBottom w:val="0"/>
          <w:divBdr>
            <w:top w:val="none" w:sz="0" w:space="0" w:color="auto"/>
            <w:left w:val="none" w:sz="0" w:space="0" w:color="auto"/>
            <w:bottom w:val="none" w:sz="0" w:space="0" w:color="auto"/>
            <w:right w:val="none" w:sz="0" w:space="0" w:color="auto"/>
          </w:divBdr>
        </w:div>
        <w:div w:id="1762942878">
          <w:marLeft w:val="640"/>
          <w:marRight w:val="0"/>
          <w:marTop w:val="0"/>
          <w:marBottom w:val="0"/>
          <w:divBdr>
            <w:top w:val="none" w:sz="0" w:space="0" w:color="auto"/>
            <w:left w:val="none" w:sz="0" w:space="0" w:color="auto"/>
            <w:bottom w:val="none" w:sz="0" w:space="0" w:color="auto"/>
            <w:right w:val="none" w:sz="0" w:space="0" w:color="auto"/>
          </w:divBdr>
        </w:div>
        <w:div w:id="1255701877">
          <w:marLeft w:val="640"/>
          <w:marRight w:val="0"/>
          <w:marTop w:val="0"/>
          <w:marBottom w:val="0"/>
          <w:divBdr>
            <w:top w:val="none" w:sz="0" w:space="0" w:color="auto"/>
            <w:left w:val="none" w:sz="0" w:space="0" w:color="auto"/>
            <w:bottom w:val="none" w:sz="0" w:space="0" w:color="auto"/>
            <w:right w:val="none" w:sz="0" w:space="0" w:color="auto"/>
          </w:divBdr>
        </w:div>
        <w:div w:id="686953120">
          <w:marLeft w:val="640"/>
          <w:marRight w:val="0"/>
          <w:marTop w:val="0"/>
          <w:marBottom w:val="0"/>
          <w:divBdr>
            <w:top w:val="none" w:sz="0" w:space="0" w:color="auto"/>
            <w:left w:val="none" w:sz="0" w:space="0" w:color="auto"/>
            <w:bottom w:val="none" w:sz="0" w:space="0" w:color="auto"/>
            <w:right w:val="none" w:sz="0" w:space="0" w:color="auto"/>
          </w:divBdr>
        </w:div>
        <w:div w:id="516315723">
          <w:marLeft w:val="640"/>
          <w:marRight w:val="0"/>
          <w:marTop w:val="0"/>
          <w:marBottom w:val="0"/>
          <w:divBdr>
            <w:top w:val="none" w:sz="0" w:space="0" w:color="auto"/>
            <w:left w:val="none" w:sz="0" w:space="0" w:color="auto"/>
            <w:bottom w:val="none" w:sz="0" w:space="0" w:color="auto"/>
            <w:right w:val="none" w:sz="0" w:space="0" w:color="auto"/>
          </w:divBdr>
        </w:div>
      </w:divsChild>
    </w:div>
    <w:div w:id="164367667">
      <w:bodyDiv w:val="1"/>
      <w:marLeft w:val="0"/>
      <w:marRight w:val="0"/>
      <w:marTop w:val="0"/>
      <w:marBottom w:val="0"/>
      <w:divBdr>
        <w:top w:val="none" w:sz="0" w:space="0" w:color="auto"/>
        <w:left w:val="none" w:sz="0" w:space="0" w:color="auto"/>
        <w:bottom w:val="none" w:sz="0" w:space="0" w:color="auto"/>
        <w:right w:val="none" w:sz="0" w:space="0" w:color="auto"/>
      </w:divBdr>
      <w:divsChild>
        <w:div w:id="2059041165">
          <w:marLeft w:val="640"/>
          <w:marRight w:val="0"/>
          <w:marTop w:val="0"/>
          <w:marBottom w:val="0"/>
          <w:divBdr>
            <w:top w:val="none" w:sz="0" w:space="0" w:color="auto"/>
            <w:left w:val="none" w:sz="0" w:space="0" w:color="auto"/>
            <w:bottom w:val="none" w:sz="0" w:space="0" w:color="auto"/>
            <w:right w:val="none" w:sz="0" w:space="0" w:color="auto"/>
          </w:divBdr>
        </w:div>
        <w:div w:id="1263953223">
          <w:marLeft w:val="640"/>
          <w:marRight w:val="0"/>
          <w:marTop w:val="0"/>
          <w:marBottom w:val="0"/>
          <w:divBdr>
            <w:top w:val="none" w:sz="0" w:space="0" w:color="auto"/>
            <w:left w:val="none" w:sz="0" w:space="0" w:color="auto"/>
            <w:bottom w:val="none" w:sz="0" w:space="0" w:color="auto"/>
            <w:right w:val="none" w:sz="0" w:space="0" w:color="auto"/>
          </w:divBdr>
        </w:div>
        <w:div w:id="33623781">
          <w:marLeft w:val="640"/>
          <w:marRight w:val="0"/>
          <w:marTop w:val="0"/>
          <w:marBottom w:val="0"/>
          <w:divBdr>
            <w:top w:val="none" w:sz="0" w:space="0" w:color="auto"/>
            <w:left w:val="none" w:sz="0" w:space="0" w:color="auto"/>
            <w:bottom w:val="none" w:sz="0" w:space="0" w:color="auto"/>
            <w:right w:val="none" w:sz="0" w:space="0" w:color="auto"/>
          </w:divBdr>
        </w:div>
        <w:div w:id="1676149746">
          <w:marLeft w:val="640"/>
          <w:marRight w:val="0"/>
          <w:marTop w:val="0"/>
          <w:marBottom w:val="0"/>
          <w:divBdr>
            <w:top w:val="none" w:sz="0" w:space="0" w:color="auto"/>
            <w:left w:val="none" w:sz="0" w:space="0" w:color="auto"/>
            <w:bottom w:val="none" w:sz="0" w:space="0" w:color="auto"/>
            <w:right w:val="none" w:sz="0" w:space="0" w:color="auto"/>
          </w:divBdr>
        </w:div>
        <w:div w:id="1403286950">
          <w:marLeft w:val="640"/>
          <w:marRight w:val="0"/>
          <w:marTop w:val="0"/>
          <w:marBottom w:val="0"/>
          <w:divBdr>
            <w:top w:val="none" w:sz="0" w:space="0" w:color="auto"/>
            <w:left w:val="none" w:sz="0" w:space="0" w:color="auto"/>
            <w:bottom w:val="none" w:sz="0" w:space="0" w:color="auto"/>
            <w:right w:val="none" w:sz="0" w:space="0" w:color="auto"/>
          </w:divBdr>
        </w:div>
        <w:div w:id="417092475">
          <w:marLeft w:val="640"/>
          <w:marRight w:val="0"/>
          <w:marTop w:val="0"/>
          <w:marBottom w:val="0"/>
          <w:divBdr>
            <w:top w:val="none" w:sz="0" w:space="0" w:color="auto"/>
            <w:left w:val="none" w:sz="0" w:space="0" w:color="auto"/>
            <w:bottom w:val="none" w:sz="0" w:space="0" w:color="auto"/>
            <w:right w:val="none" w:sz="0" w:space="0" w:color="auto"/>
          </w:divBdr>
        </w:div>
        <w:div w:id="1231112051">
          <w:marLeft w:val="640"/>
          <w:marRight w:val="0"/>
          <w:marTop w:val="0"/>
          <w:marBottom w:val="0"/>
          <w:divBdr>
            <w:top w:val="none" w:sz="0" w:space="0" w:color="auto"/>
            <w:left w:val="none" w:sz="0" w:space="0" w:color="auto"/>
            <w:bottom w:val="none" w:sz="0" w:space="0" w:color="auto"/>
            <w:right w:val="none" w:sz="0" w:space="0" w:color="auto"/>
          </w:divBdr>
        </w:div>
        <w:div w:id="616789044">
          <w:marLeft w:val="640"/>
          <w:marRight w:val="0"/>
          <w:marTop w:val="0"/>
          <w:marBottom w:val="0"/>
          <w:divBdr>
            <w:top w:val="none" w:sz="0" w:space="0" w:color="auto"/>
            <w:left w:val="none" w:sz="0" w:space="0" w:color="auto"/>
            <w:bottom w:val="none" w:sz="0" w:space="0" w:color="auto"/>
            <w:right w:val="none" w:sz="0" w:space="0" w:color="auto"/>
          </w:divBdr>
        </w:div>
        <w:div w:id="624584018">
          <w:marLeft w:val="640"/>
          <w:marRight w:val="0"/>
          <w:marTop w:val="0"/>
          <w:marBottom w:val="0"/>
          <w:divBdr>
            <w:top w:val="none" w:sz="0" w:space="0" w:color="auto"/>
            <w:left w:val="none" w:sz="0" w:space="0" w:color="auto"/>
            <w:bottom w:val="none" w:sz="0" w:space="0" w:color="auto"/>
            <w:right w:val="none" w:sz="0" w:space="0" w:color="auto"/>
          </w:divBdr>
        </w:div>
        <w:div w:id="593317077">
          <w:marLeft w:val="640"/>
          <w:marRight w:val="0"/>
          <w:marTop w:val="0"/>
          <w:marBottom w:val="0"/>
          <w:divBdr>
            <w:top w:val="none" w:sz="0" w:space="0" w:color="auto"/>
            <w:left w:val="none" w:sz="0" w:space="0" w:color="auto"/>
            <w:bottom w:val="none" w:sz="0" w:space="0" w:color="auto"/>
            <w:right w:val="none" w:sz="0" w:space="0" w:color="auto"/>
          </w:divBdr>
        </w:div>
        <w:div w:id="479420338">
          <w:marLeft w:val="640"/>
          <w:marRight w:val="0"/>
          <w:marTop w:val="0"/>
          <w:marBottom w:val="0"/>
          <w:divBdr>
            <w:top w:val="none" w:sz="0" w:space="0" w:color="auto"/>
            <w:left w:val="none" w:sz="0" w:space="0" w:color="auto"/>
            <w:bottom w:val="none" w:sz="0" w:space="0" w:color="auto"/>
            <w:right w:val="none" w:sz="0" w:space="0" w:color="auto"/>
          </w:divBdr>
        </w:div>
        <w:div w:id="1240020252">
          <w:marLeft w:val="640"/>
          <w:marRight w:val="0"/>
          <w:marTop w:val="0"/>
          <w:marBottom w:val="0"/>
          <w:divBdr>
            <w:top w:val="none" w:sz="0" w:space="0" w:color="auto"/>
            <w:left w:val="none" w:sz="0" w:space="0" w:color="auto"/>
            <w:bottom w:val="none" w:sz="0" w:space="0" w:color="auto"/>
            <w:right w:val="none" w:sz="0" w:space="0" w:color="auto"/>
          </w:divBdr>
        </w:div>
      </w:divsChild>
    </w:div>
    <w:div w:id="180358253">
      <w:bodyDiv w:val="1"/>
      <w:marLeft w:val="0"/>
      <w:marRight w:val="0"/>
      <w:marTop w:val="0"/>
      <w:marBottom w:val="0"/>
      <w:divBdr>
        <w:top w:val="none" w:sz="0" w:space="0" w:color="auto"/>
        <w:left w:val="none" w:sz="0" w:space="0" w:color="auto"/>
        <w:bottom w:val="none" w:sz="0" w:space="0" w:color="auto"/>
        <w:right w:val="none" w:sz="0" w:space="0" w:color="auto"/>
      </w:divBdr>
      <w:divsChild>
        <w:div w:id="1297183959">
          <w:marLeft w:val="640"/>
          <w:marRight w:val="0"/>
          <w:marTop w:val="0"/>
          <w:marBottom w:val="0"/>
          <w:divBdr>
            <w:top w:val="none" w:sz="0" w:space="0" w:color="auto"/>
            <w:left w:val="none" w:sz="0" w:space="0" w:color="auto"/>
            <w:bottom w:val="none" w:sz="0" w:space="0" w:color="auto"/>
            <w:right w:val="none" w:sz="0" w:space="0" w:color="auto"/>
          </w:divBdr>
        </w:div>
        <w:div w:id="7147207">
          <w:marLeft w:val="640"/>
          <w:marRight w:val="0"/>
          <w:marTop w:val="0"/>
          <w:marBottom w:val="0"/>
          <w:divBdr>
            <w:top w:val="none" w:sz="0" w:space="0" w:color="auto"/>
            <w:left w:val="none" w:sz="0" w:space="0" w:color="auto"/>
            <w:bottom w:val="none" w:sz="0" w:space="0" w:color="auto"/>
            <w:right w:val="none" w:sz="0" w:space="0" w:color="auto"/>
          </w:divBdr>
        </w:div>
        <w:div w:id="1782335130">
          <w:marLeft w:val="640"/>
          <w:marRight w:val="0"/>
          <w:marTop w:val="0"/>
          <w:marBottom w:val="0"/>
          <w:divBdr>
            <w:top w:val="none" w:sz="0" w:space="0" w:color="auto"/>
            <w:left w:val="none" w:sz="0" w:space="0" w:color="auto"/>
            <w:bottom w:val="none" w:sz="0" w:space="0" w:color="auto"/>
            <w:right w:val="none" w:sz="0" w:space="0" w:color="auto"/>
          </w:divBdr>
        </w:div>
        <w:div w:id="494301408">
          <w:marLeft w:val="640"/>
          <w:marRight w:val="0"/>
          <w:marTop w:val="0"/>
          <w:marBottom w:val="0"/>
          <w:divBdr>
            <w:top w:val="none" w:sz="0" w:space="0" w:color="auto"/>
            <w:left w:val="none" w:sz="0" w:space="0" w:color="auto"/>
            <w:bottom w:val="none" w:sz="0" w:space="0" w:color="auto"/>
            <w:right w:val="none" w:sz="0" w:space="0" w:color="auto"/>
          </w:divBdr>
        </w:div>
        <w:div w:id="2031030125">
          <w:marLeft w:val="640"/>
          <w:marRight w:val="0"/>
          <w:marTop w:val="0"/>
          <w:marBottom w:val="0"/>
          <w:divBdr>
            <w:top w:val="none" w:sz="0" w:space="0" w:color="auto"/>
            <w:left w:val="none" w:sz="0" w:space="0" w:color="auto"/>
            <w:bottom w:val="none" w:sz="0" w:space="0" w:color="auto"/>
            <w:right w:val="none" w:sz="0" w:space="0" w:color="auto"/>
          </w:divBdr>
        </w:div>
        <w:div w:id="1553811519">
          <w:marLeft w:val="640"/>
          <w:marRight w:val="0"/>
          <w:marTop w:val="0"/>
          <w:marBottom w:val="0"/>
          <w:divBdr>
            <w:top w:val="none" w:sz="0" w:space="0" w:color="auto"/>
            <w:left w:val="none" w:sz="0" w:space="0" w:color="auto"/>
            <w:bottom w:val="none" w:sz="0" w:space="0" w:color="auto"/>
            <w:right w:val="none" w:sz="0" w:space="0" w:color="auto"/>
          </w:divBdr>
        </w:div>
        <w:div w:id="1201938499">
          <w:marLeft w:val="640"/>
          <w:marRight w:val="0"/>
          <w:marTop w:val="0"/>
          <w:marBottom w:val="0"/>
          <w:divBdr>
            <w:top w:val="none" w:sz="0" w:space="0" w:color="auto"/>
            <w:left w:val="none" w:sz="0" w:space="0" w:color="auto"/>
            <w:bottom w:val="none" w:sz="0" w:space="0" w:color="auto"/>
            <w:right w:val="none" w:sz="0" w:space="0" w:color="auto"/>
          </w:divBdr>
        </w:div>
        <w:div w:id="973877065">
          <w:marLeft w:val="640"/>
          <w:marRight w:val="0"/>
          <w:marTop w:val="0"/>
          <w:marBottom w:val="0"/>
          <w:divBdr>
            <w:top w:val="none" w:sz="0" w:space="0" w:color="auto"/>
            <w:left w:val="none" w:sz="0" w:space="0" w:color="auto"/>
            <w:bottom w:val="none" w:sz="0" w:space="0" w:color="auto"/>
            <w:right w:val="none" w:sz="0" w:space="0" w:color="auto"/>
          </w:divBdr>
        </w:div>
        <w:div w:id="499586765">
          <w:marLeft w:val="640"/>
          <w:marRight w:val="0"/>
          <w:marTop w:val="0"/>
          <w:marBottom w:val="0"/>
          <w:divBdr>
            <w:top w:val="none" w:sz="0" w:space="0" w:color="auto"/>
            <w:left w:val="none" w:sz="0" w:space="0" w:color="auto"/>
            <w:bottom w:val="none" w:sz="0" w:space="0" w:color="auto"/>
            <w:right w:val="none" w:sz="0" w:space="0" w:color="auto"/>
          </w:divBdr>
        </w:div>
        <w:div w:id="1225943186">
          <w:marLeft w:val="640"/>
          <w:marRight w:val="0"/>
          <w:marTop w:val="0"/>
          <w:marBottom w:val="0"/>
          <w:divBdr>
            <w:top w:val="none" w:sz="0" w:space="0" w:color="auto"/>
            <w:left w:val="none" w:sz="0" w:space="0" w:color="auto"/>
            <w:bottom w:val="none" w:sz="0" w:space="0" w:color="auto"/>
            <w:right w:val="none" w:sz="0" w:space="0" w:color="auto"/>
          </w:divBdr>
        </w:div>
        <w:div w:id="1578512200">
          <w:marLeft w:val="640"/>
          <w:marRight w:val="0"/>
          <w:marTop w:val="0"/>
          <w:marBottom w:val="0"/>
          <w:divBdr>
            <w:top w:val="none" w:sz="0" w:space="0" w:color="auto"/>
            <w:left w:val="none" w:sz="0" w:space="0" w:color="auto"/>
            <w:bottom w:val="none" w:sz="0" w:space="0" w:color="auto"/>
            <w:right w:val="none" w:sz="0" w:space="0" w:color="auto"/>
          </w:divBdr>
        </w:div>
        <w:div w:id="77555173">
          <w:marLeft w:val="640"/>
          <w:marRight w:val="0"/>
          <w:marTop w:val="0"/>
          <w:marBottom w:val="0"/>
          <w:divBdr>
            <w:top w:val="none" w:sz="0" w:space="0" w:color="auto"/>
            <w:left w:val="none" w:sz="0" w:space="0" w:color="auto"/>
            <w:bottom w:val="none" w:sz="0" w:space="0" w:color="auto"/>
            <w:right w:val="none" w:sz="0" w:space="0" w:color="auto"/>
          </w:divBdr>
        </w:div>
        <w:div w:id="980379375">
          <w:marLeft w:val="640"/>
          <w:marRight w:val="0"/>
          <w:marTop w:val="0"/>
          <w:marBottom w:val="0"/>
          <w:divBdr>
            <w:top w:val="none" w:sz="0" w:space="0" w:color="auto"/>
            <w:left w:val="none" w:sz="0" w:space="0" w:color="auto"/>
            <w:bottom w:val="none" w:sz="0" w:space="0" w:color="auto"/>
            <w:right w:val="none" w:sz="0" w:space="0" w:color="auto"/>
          </w:divBdr>
        </w:div>
      </w:divsChild>
    </w:div>
    <w:div w:id="210651278">
      <w:bodyDiv w:val="1"/>
      <w:marLeft w:val="0"/>
      <w:marRight w:val="0"/>
      <w:marTop w:val="0"/>
      <w:marBottom w:val="0"/>
      <w:divBdr>
        <w:top w:val="none" w:sz="0" w:space="0" w:color="auto"/>
        <w:left w:val="none" w:sz="0" w:space="0" w:color="auto"/>
        <w:bottom w:val="none" w:sz="0" w:space="0" w:color="auto"/>
        <w:right w:val="none" w:sz="0" w:space="0" w:color="auto"/>
      </w:divBdr>
      <w:divsChild>
        <w:div w:id="1707606625">
          <w:marLeft w:val="640"/>
          <w:marRight w:val="0"/>
          <w:marTop w:val="0"/>
          <w:marBottom w:val="0"/>
          <w:divBdr>
            <w:top w:val="none" w:sz="0" w:space="0" w:color="auto"/>
            <w:left w:val="none" w:sz="0" w:space="0" w:color="auto"/>
            <w:bottom w:val="none" w:sz="0" w:space="0" w:color="auto"/>
            <w:right w:val="none" w:sz="0" w:space="0" w:color="auto"/>
          </w:divBdr>
        </w:div>
        <w:div w:id="1236434338">
          <w:marLeft w:val="640"/>
          <w:marRight w:val="0"/>
          <w:marTop w:val="0"/>
          <w:marBottom w:val="0"/>
          <w:divBdr>
            <w:top w:val="none" w:sz="0" w:space="0" w:color="auto"/>
            <w:left w:val="none" w:sz="0" w:space="0" w:color="auto"/>
            <w:bottom w:val="none" w:sz="0" w:space="0" w:color="auto"/>
            <w:right w:val="none" w:sz="0" w:space="0" w:color="auto"/>
          </w:divBdr>
        </w:div>
        <w:div w:id="1407415034">
          <w:marLeft w:val="640"/>
          <w:marRight w:val="0"/>
          <w:marTop w:val="0"/>
          <w:marBottom w:val="0"/>
          <w:divBdr>
            <w:top w:val="none" w:sz="0" w:space="0" w:color="auto"/>
            <w:left w:val="none" w:sz="0" w:space="0" w:color="auto"/>
            <w:bottom w:val="none" w:sz="0" w:space="0" w:color="auto"/>
            <w:right w:val="none" w:sz="0" w:space="0" w:color="auto"/>
          </w:divBdr>
        </w:div>
        <w:div w:id="299846109">
          <w:marLeft w:val="640"/>
          <w:marRight w:val="0"/>
          <w:marTop w:val="0"/>
          <w:marBottom w:val="0"/>
          <w:divBdr>
            <w:top w:val="none" w:sz="0" w:space="0" w:color="auto"/>
            <w:left w:val="none" w:sz="0" w:space="0" w:color="auto"/>
            <w:bottom w:val="none" w:sz="0" w:space="0" w:color="auto"/>
            <w:right w:val="none" w:sz="0" w:space="0" w:color="auto"/>
          </w:divBdr>
        </w:div>
        <w:div w:id="824736893">
          <w:marLeft w:val="640"/>
          <w:marRight w:val="0"/>
          <w:marTop w:val="0"/>
          <w:marBottom w:val="0"/>
          <w:divBdr>
            <w:top w:val="none" w:sz="0" w:space="0" w:color="auto"/>
            <w:left w:val="none" w:sz="0" w:space="0" w:color="auto"/>
            <w:bottom w:val="none" w:sz="0" w:space="0" w:color="auto"/>
            <w:right w:val="none" w:sz="0" w:space="0" w:color="auto"/>
          </w:divBdr>
        </w:div>
        <w:div w:id="2141222961">
          <w:marLeft w:val="640"/>
          <w:marRight w:val="0"/>
          <w:marTop w:val="0"/>
          <w:marBottom w:val="0"/>
          <w:divBdr>
            <w:top w:val="none" w:sz="0" w:space="0" w:color="auto"/>
            <w:left w:val="none" w:sz="0" w:space="0" w:color="auto"/>
            <w:bottom w:val="none" w:sz="0" w:space="0" w:color="auto"/>
            <w:right w:val="none" w:sz="0" w:space="0" w:color="auto"/>
          </w:divBdr>
        </w:div>
        <w:div w:id="714044479">
          <w:marLeft w:val="640"/>
          <w:marRight w:val="0"/>
          <w:marTop w:val="0"/>
          <w:marBottom w:val="0"/>
          <w:divBdr>
            <w:top w:val="none" w:sz="0" w:space="0" w:color="auto"/>
            <w:left w:val="none" w:sz="0" w:space="0" w:color="auto"/>
            <w:bottom w:val="none" w:sz="0" w:space="0" w:color="auto"/>
            <w:right w:val="none" w:sz="0" w:space="0" w:color="auto"/>
          </w:divBdr>
        </w:div>
        <w:div w:id="1353454171">
          <w:marLeft w:val="640"/>
          <w:marRight w:val="0"/>
          <w:marTop w:val="0"/>
          <w:marBottom w:val="0"/>
          <w:divBdr>
            <w:top w:val="none" w:sz="0" w:space="0" w:color="auto"/>
            <w:left w:val="none" w:sz="0" w:space="0" w:color="auto"/>
            <w:bottom w:val="none" w:sz="0" w:space="0" w:color="auto"/>
            <w:right w:val="none" w:sz="0" w:space="0" w:color="auto"/>
          </w:divBdr>
        </w:div>
        <w:div w:id="837231777">
          <w:marLeft w:val="640"/>
          <w:marRight w:val="0"/>
          <w:marTop w:val="0"/>
          <w:marBottom w:val="0"/>
          <w:divBdr>
            <w:top w:val="none" w:sz="0" w:space="0" w:color="auto"/>
            <w:left w:val="none" w:sz="0" w:space="0" w:color="auto"/>
            <w:bottom w:val="none" w:sz="0" w:space="0" w:color="auto"/>
            <w:right w:val="none" w:sz="0" w:space="0" w:color="auto"/>
          </w:divBdr>
        </w:div>
        <w:div w:id="1425683412">
          <w:marLeft w:val="640"/>
          <w:marRight w:val="0"/>
          <w:marTop w:val="0"/>
          <w:marBottom w:val="0"/>
          <w:divBdr>
            <w:top w:val="none" w:sz="0" w:space="0" w:color="auto"/>
            <w:left w:val="none" w:sz="0" w:space="0" w:color="auto"/>
            <w:bottom w:val="none" w:sz="0" w:space="0" w:color="auto"/>
            <w:right w:val="none" w:sz="0" w:space="0" w:color="auto"/>
          </w:divBdr>
        </w:div>
        <w:div w:id="1764258503">
          <w:marLeft w:val="640"/>
          <w:marRight w:val="0"/>
          <w:marTop w:val="0"/>
          <w:marBottom w:val="0"/>
          <w:divBdr>
            <w:top w:val="none" w:sz="0" w:space="0" w:color="auto"/>
            <w:left w:val="none" w:sz="0" w:space="0" w:color="auto"/>
            <w:bottom w:val="none" w:sz="0" w:space="0" w:color="auto"/>
            <w:right w:val="none" w:sz="0" w:space="0" w:color="auto"/>
          </w:divBdr>
        </w:div>
        <w:div w:id="1453788063">
          <w:marLeft w:val="640"/>
          <w:marRight w:val="0"/>
          <w:marTop w:val="0"/>
          <w:marBottom w:val="0"/>
          <w:divBdr>
            <w:top w:val="none" w:sz="0" w:space="0" w:color="auto"/>
            <w:left w:val="none" w:sz="0" w:space="0" w:color="auto"/>
            <w:bottom w:val="none" w:sz="0" w:space="0" w:color="auto"/>
            <w:right w:val="none" w:sz="0" w:space="0" w:color="auto"/>
          </w:divBdr>
        </w:div>
        <w:div w:id="1851213290">
          <w:marLeft w:val="640"/>
          <w:marRight w:val="0"/>
          <w:marTop w:val="0"/>
          <w:marBottom w:val="0"/>
          <w:divBdr>
            <w:top w:val="none" w:sz="0" w:space="0" w:color="auto"/>
            <w:left w:val="none" w:sz="0" w:space="0" w:color="auto"/>
            <w:bottom w:val="none" w:sz="0" w:space="0" w:color="auto"/>
            <w:right w:val="none" w:sz="0" w:space="0" w:color="auto"/>
          </w:divBdr>
        </w:div>
        <w:div w:id="1206022742">
          <w:marLeft w:val="640"/>
          <w:marRight w:val="0"/>
          <w:marTop w:val="0"/>
          <w:marBottom w:val="0"/>
          <w:divBdr>
            <w:top w:val="none" w:sz="0" w:space="0" w:color="auto"/>
            <w:left w:val="none" w:sz="0" w:space="0" w:color="auto"/>
            <w:bottom w:val="none" w:sz="0" w:space="0" w:color="auto"/>
            <w:right w:val="none" w:sz="0" w:space="0" w:color="auto"/>
          </w:divBdr>
        </w:div>
        <w:div w:id="1783181882">
          <w:marLeft w:val="640"/>
          <w:marRight w:val="0"/>
          <w:marTop w:val="0"/>
          <w:marBottom w:val="0"/>
          <w:divBdr>
            <w:top w:val="none" w:sz="0" w:space="0" w:color="auto"/>
            <w:left w:val="none" w:sz="0" w:space="0" w:color="auto"/>
            <w:bottom w:val="none" w:sz="0" w:space="0" w:color="auto"/>
            <w:right w:val="none" w:sz="0" w:space="0" w:color="auto"/>
          </w:divBdr>
        </w:div>
        <w:div w:id="1792741466">
          <w:marLeft w:val="640"/>
          <w:marRight w:val="0"/>
          <w:marTop w:val="0"/>
          <w:marBottom w:val="0"/>
          <w:divBdr>
            <w:top w:val="none" w:sz="0" w:space="0" w:color="auto"/>
            <w:left w:val="none" w:sz="0" w:space="0" w:color="auto"/>
            <w:bottom w:val="none" w:sz="0" w:space="0" w:color="auto"/>
            <w:right w:val="none" w:sz="0" w:space="0" w:color="auto"/>
          </w:divBdr>
        </w:div>
        <w:div w:id="1734237865">
          <w:marLeft w:val="640"/>
          <w:marRight w:val="0"/>
          <w:marTop w:val="0"/>
          <w:marBottom w:val="0"/>
          <w:divBdr>
            <w:top w:val="none" w:sz="0" w:space="0" w:color="auto"/>
            <w:left w:val="none" w:sz="0" w:space="0" w:color="auto"/>
            <w:bottom w:val="none" w:sz="0" w:space="0" w:color="auto"/>
            <w:right w:val="none" w:sz="0" w:space="0" w:color="auto"/>
          </w:divBdr>
        </w:div>
      </w:divsChild>
    </w:div>
    <w:div w:id="218052412">
      <w:bodyDiv w:val="1"/>
      <w:marLeft w:val="0"/>
      <w:marRight w:val="0"/>
      <w:marTop w:val="0"/>
      <w:marBottom w:val="0"/>
      <w:divBdr>
        <w:top w:val="none" w:sz="0" w:space="0" w:color="auto"/>
        <w:left w:val="none" w:sz="0" w:space="0" w:color="auto"/>
        <w:bottom w:val="none" w:sz="0" w:space="0" w:color="auto"/>
        <w:right w:val="none" w:sz="0" w:space="0" w:color="auto"/>
      </w:divBdr>
      <w:divsChild>
        <w:div w:id="20521419">
          <w:marLeft w:val="640"/>
          <w:marRight w:val="0"/>
          <w:marTop w:val="0"/>
          <w:marBottom w:val="0"/>
          <w:divBdr>
            <w:top w:val="none" w:sz="0" w:space="0" w:color="auto"/>
            <w:left w:val="none" w:sz="0" w:space="0" w:color="auto"/>
            <w:bottom w:val="none" w:sz="0" w:space="0" w:color="auto"/>
            <w:right w:val="none" w:sz="0" w:space="0" w:color="auto"/>
          </w:divBdr>
        </w:div>
        <w:div w:id="1947346887">
          <w:marLeft w:val="640"/>
          <w:marRight w:val="0"/>
          <w:marTop w:val="0"/>
          <w:marBottom w:val="0"/>
          <w:divBdr>
            <w:top w:val="none" w:sz="0" w:space="0" w:color="auto"/>
            <w:left w:val="none" w:sz="0" w:space="0" w:color="auto"/>
            <w:bottom w:val="none" w:sz="0" w:space="0" w:color="auto"/>
            <w:right w:val="none" w:sz="0" w:space="0" w:color="auto"/>
          </w:divBdr>
        </w:div>
        <w:div w:id="2122727610">
          <w:marLeft w:val="640"/>
          <w:marRight w:val="0"/>
          <w:marTop w:val="0"/>
          <w:marBottom w:val="0"/>
          <w:divBdr>
            <w:top w:val="none" w:sz="0" w:space="0" w:color="auto"/>
            <w:left w:val="none" w:sz="0" w:space="0" w:color="auto"/>
            <w:bottom w:val="none" w:sz="0" w:space="0" w:color="auto"/>
            <w:right w:val="none" w:sz="0" w:space="0" w:color="auto"/>
          </w:divBdr>
        </w:div>
        <w:div w:id="705300197">
          <w:marLeft w:val="640"/>
          <w:marRight w:val="0"/>
          <w:marTop w:val="0"/>
          <w:marBottom w:val="0"/>
          <w:divBdr>
            <w:top w:val="none" w:sz="0" w:space="0" w:color="auto"/>
            <w:left w:val="none" w:sz="0" w:space="0" w:color="auto"/>
            <w:bottom w:val="none" w:sz="0" w:space="0" w:color="auto"/>
            <w:right w:val="none" w:sz="0" w:space="0" w:color="auto"/>
          </w:divBdr>
        </w:div>
        <w:div w:id="159589272">
          <w:marLeft w:val="640"/>
          <w:marRight w:val="0"/>
          <w:marTop w:val="0"/>
          <w:marBottom w:val="0"/>
          <w:divBdr>
            <w:top w:val="none" w:sz="0" w:space="0" w:color="auto"/>
            <w:left w:val="none" w:sz="0" w:space="0" w:color="auto"/>
            <w:bottom w:val="none" w:sz="0" w:space="0" w:color="auto"/>
            <w:right w:val="none" w:sz="0" w:space="0" w:color="auto"/>
          </w:divBdr>
        </w:div>
        <w:div w:id="599727650">
          <w:marLeft w:val="640"/>
          <w:marRight w:val="0"/>
          <w:marTop w:val="0"/>
          <w:marBottom w:val="0"/>
          <w:divBdr>
            <w:top w:val="none" w:sz="0" w:space="0" w:color="auto"/>
            <w:left w:val="none" w:sz="0" w:space="0" w:color="auto"/>
            <w:bottom w:val="none" w:sz="0" w:space="0" w:color="auto"/>
            <w:right w:val="none" w:sz="0" w:space="0" w:color="auto"/>
          </w:divBdr>
        </w:div>
        <w:div w:id="414940325">
          <w:marLeft w:val="640"/>
          <w:marRight w:val="0"/>
          <w:marTop w:val="0"/>
          <w:marBottom w:val="0"/>
          <w:divBdr>
            <w:top w:val="none" w:sz="0" w:space="0" w:color="auto"/>
            <w:left w:val="none" w:sz="0" w:space="0" w:color="auto"/>
            <w:bottom w:val="none" w:sz="0" w:space="0" w:color="auto"/>
            <w:right w:val="none" w:sz="0" w:space="0" w:color="auto"/>
          </w:divBdr>
        </w:div>
        <w:div w:id="1710647507">
          <w:marLeft w:val="640"/>
          <w:marRight w:val="0"/>
          <w:marTop w:val="0"/>
          <w:marBottom w:val="0"/>
          <w:divBdr>
            <w:top w:val="none" w:sz="0" w:space="0" w:color="auto"/>
            <w:left w:val="none" w:sz="0" w:space="0" w:color="auto"/>
            <w:bottom w:val="none" w:sz="0" w:space="0" w:color="auto"/>
            <w:right w:val="none" w:sz="0" w:space="0" w:color="auto"/>
          </w:divBdr>
        </w:div>
      </w:divsChild>
    </w:div>
    <w:div w:id="246040691">
      <w:bodyDiv w:val="1"/>
      <w:marLeft w:val="0"/>
      <w:marRight w:val="0"/>
      <w:marTop w:val="0"/>
      <w:marBottom w:val="0"/>
      <w:divBdr>
        <w:top w:val="none" w:sz="0" w:space="0" w:color="auto"/>
        <w:left w:val="none" w:sz="0" w:space="0" w:color="auto"/>
        <w:bottom w:val="none" w:sz="0" w:space="0" w:color="auto"/>
        <w:right w:val="none" w:sz="0" w:space="0" w:color="auto"/>
      </w:divBdr>
      <w:divsChild>
        <w:div w:id="2055035691">
          <w:marLeft w:val="640"/>
          <w:marRight w:val="0"/>
          <w:marTop w:val="0"/>
          <w:marBottom w:val="0"/>
          <w:divBdr>
            <w:top w:val="none" w:sz="0" w:space="0" w:color="auto"/>
            <w:left w:val="none" w:sz="0" w:space="0" w:color="auto"/>
            <w:bottom w:val="none" w:sz="0" w:space="0" w:color="auto"/>
            <w:right w:val="none" w:sz="0" w:space="0" w:color="auto"/>
          </w:divBdr>
        </w:div>
        <w:div w:id="594899519">
          <w:marLeft w:val="640"/>
          <w:marRight w:val="0"/>
          <w:marTop w:val="0"/>
          <w:marBottom w:val="0"/>
          <w:divBdr>
            <w:top w:val="none" w:sz="0" w:space="0" w:color="auto"/>
            <w:left w:val="none" w:sz="0" w:space="0" w:color="auto"/>
            <w:bottom w:val="none" w:sz="0" w:space="0" w:color="auto"/>
            <w:right w:val="none" w:sz="0" w:space="0" w:color="auto"/>
          </w:divBdr>
        </w:div>
        <w:div w:id="241917777">
          <w:marLeft w:val="640"/>
          <w:marRight w:val="0"/>
          <w:marTop w:val="0"/>
          <w:marBottom w:val="0"/>
          <w:divBdr>
            <w:top w:val="none" w:sz="0" w:space="0" w:color="auto"/>
            <w:left w:val="none" w:sz="0" w:space="0" w:color="auto"/>
            <w:bottom w:val="none" w:sz="0" w:space="0" w:color="auto"/>
            <w:right w:val="none" w:sz="0" w:space="0" w:color="auto"/>
          </w:divBdr>
        </w:div>
        <w:div w:id="1013609776">
          <w:marLeft w:val="640"/>
          <w:marRight w:val="0"/>
          <w:marTop w:val="0"/>
          <w:marBottom w:val="0"/>
          <w:divBdr>
            <w:top w:val="none" w:sz="0" w:space="0" w:color="auto"/>
            <w:left w:val="none" w:sz="0" w:space="0" w:color="auto"/>
            <w:bottom w:val="none" w:sz="0" w:space="0" w:color="auto"/>
            <w:right w:val="none" w:sz="0" w:space="0" w:color="auto"/>
          </w:divBdr>
        </w:div>
        <w:div w:id="1566989634">
          <w:marLeft w:val="640"/>
          <w:marRight w:val="0"/>
          <w:marTop w:val="0"/>
          <w:marBottom w:val="0"/>
          <w:divBdr>
            <w:top w:val="none" w:sz="0" w:space="0" w:color="auto"/>
            <w:left w:val="none" w:sz="0" w:space="0" w:color="auto"/>
            <w:bottom w:val="none" w:sz="0" w:space="0" w:color="auto"/>
            <w:right w:val="none" w:sz="0" w:space="0" w:color="auto"/>
          </w:divBdr>
        </w:div>
        <w:div w:id="1268342516">
          <w:marLeft w:val="640"/>
          <w:marRight w:val="0"/>
          <w:marTop w:val="0"/>
          <w:marBottom w:val="0"/>
          <w:divBdr>
            <w:top w:val="none" w:sz="0" w:space="0" w:color="auto"/>
            <w:left w:val="none" w:sz="0" w:space="0" w:color="auto"/>
            <w:bottom w:val="none" w:sz="0" w:space="0" w:color="auto"/>
            <w:right w:val="none" w:sz="0" w:space="0" w:color="auto"/>
          </w:divBdr>
        </w:div>
        <w:div w:id="1453479798">
          <w:marLeft w:val="640"/>
          <w:marRight w:val="0"/>
          <w:marTop w:val="0"/>
          <w:marBottom w:val="0"/>
          <w:divBdr>
            <w:top w:val="none" w:sz="0" w:space="0" w:color="auto"/>
            <w:left w:val="none" w:sz="0" w:space="0" w:color="auto"/>
            <w:bottom w:val="none" w:sz="0" w:space="0" w:color="auto"/>
            <w:right w:val="none" w:sz="0" w:space="0" w:color="auto"/>
          </w:divBdr>
        </w:div>
        <w:div w:id="2081830336">
          <w:marLeft w:val="640"/>
          <w:marRight w:val="0"/>
          <w:marTop w:val="0"/>
          <w:marBottom w:val="0"/>
          <w:divBdr>
            <w:top w:val="none" w:sz="0" w:space="0" w:color="auto"/>
            <w:left w:val="none" w:sz="0" w:space="0" w:color="auto"/>
            <w:bottom w:val="none" w:sz="0" w:space="0" w:color="auto"/>
            <w:right w:val="none" w:sz="0" w:space="0" w:color="auto"/>
          </w:divBdr>
        </w:div>
        <w:div w:id="797723725">
          <w:marLeft w:val="640"/>
          <w:marRight w:val="0"/>
          <w:marTop w:val="0"/>
          <w:marBottom w:val="0"/>
          <w:divBdr>
            <w:top w:val="none" w:sz="0" w:space="0" w:color="auto"/>
            <w:left w:val="none" w:sz="0" w:space="0" w:color="auto"/>
            <w:bottom w:val="none" w:sz="0" w:space="0" w:color="auto"/>
            <w:right w:val="none" w:sz="0" w:space="0" w:color="auto"/>
          </w:divBdr>
        </w:div>
        <w:div w:id="1408187857">
          <w:marLeft w:val="640"/>
          <w:marRight w:val="0"/>
          <w:marTop w:val="0"/>
          <w:marBottom w:val="0"/>
          <w:divBdr>
            <w:top w:val="none" w:sz="0" w:space="0" w:color="auto"/>
            <w:left w:val="none" w:sz="0" w:space="0" w:color="auto"/>
            <w:bottom w:val="none" w:sz="0" w:space="0" w:color="auto"/>
            <w:right w:val="none" w:sz="0" w:space="0" w:color="auto"/>
          </w:divBdr>
        </w:div>
        <w:div w:id="457190605">
          <w:marLeft w:val="640"/>
          <w:marRight w:val="0"/>
          <w:marTop w:val="0"/>
          <w:marBottom w:val="0"/>
          <w:divBdr>
            <w:top w:val="none" w:sz="0" w:space="0" w:color="auto"/>
            <w:left w:val="none" w:sz="0" w:space="0" w:color="auto"/>
            <w:bottom w:val="none" w:sz="0" w:space="0" w:color="auto"/>
            <w:right w:val="none" w:sz="0" w:space="0" w:color="auto"/>
          </w:divBdr>
        </w:div>
        <w:div w:id="1534994737">
          <w:marLeft w:val="640"/>
          <w:marRight w:val="0"/>
          <w:marTop w:val="0"/>
          <w:marBottom w:val="0"/>
          <w:divBdr>
            <w:top w:val="none" w:sz="0" w:space="0" w:color="auto"/>
            <w:left w:val="none" w:sz="0" w:space="0" w:color="auto"/>
            <w:bottom w:val="none" w:sz="0" w:space="0" w:color="auto"/>
            <w:right w:val="none" w:sz="0" w:space="0" w:color="auto"/>
          </w:divBdr>
        </w:div>
        <w:div w:id="1050419705">
          <w:marLeft w:val="640"/>
          <w:marRight w:val="0"/>
          <w:marTop w:val="0"/>
          <w:marBottom w:val="0"/>
          <w:divBdr>
            <w:top w:val="none" w:sz="0" w:space="0" w:color="auto"/>
            <w:left w:val="none" w:sz="0" w:space="0" w:color="auto"/>
            <w:bottom w:val="none" w:sz="0" w:space="0" w:color="auto"/>
            <w:right w:val="none" w:sz="0" w:space="0" w:color="auto"/>
          </w:divBdr>
        </w:div>
        <w:div w:id="1620525898">
          <w:marLeft w:val="640"/>
          <w:marRight w:val="0"/>
          <w:marTop w:val="0"/>
          <w:marBottom w:val="0"/>
          <w:divBdr>
            <w:top w:val="none" w:sz="0" w:space="0" w:color="auto"/>
            <w:left w:val="none" w:sz="0" w:space="0" w:color="auto"/>
            <w:bottom w:val="none" w:sz="0" w:space="0" w:color="auto"/>
            <w:right w:val="none" w:sz="0" w:space="0" w:color="auto"/>
          </w:divBdr>
        </w:div>
        <w:div w:id="428819598">
          <w:marLeft w:val="640"/>
          <w:marRight w:val="0"/>
          <w:marTop w:val="0"/>
          <w:marBottom w:val="0"/>
          <w:divBdr>
            <w:top w:val="none" w:sz="0" w:space="0" w:color="auto"/>
            <w:left w:val="none" w:sz="0" w:space="0" w:color="auto"/>
            <w:bottom w:val="none" w:sz="0" w:space="0" w:color="auto"/>
            <w:right w:val="none" w:sz="0" w:space="0" w:color="auto"/>
          </w:divBdr>
        </w:div>
      </w:divsChild>
    </w:div>
    <w:div w:id="261572117">
      <w:bodyDiv w:val="1"/>
      <w:marLeft w:val="0"/>
      <w:marRight w:val="0"/>
      <w:marTop w:val="0"/>
      <w:marBottom w:val="0"/>
      <w:divBdr>
        <w:top w:val="none" w:sz="0" w:space="0" w:color="auto"/>
        <w:left w:val="none" w:sz="0" w:space="0" w:color="auto"/>
        <w:bottom w:val="none" w:sz="0" w:space="0" w:color="auto"/>
        <w:right w:val="none" w:sz="0" w:space="0" w:color="auto"/>
      </w:divBdr>
      <w:divsChild>
        <w:div w:id="615990708">
          <w:marLeft w:val="640"/>
          <w:marRight w:val="0"/>
          <w:marTop w:val="0"/>
          <w:marBottom w:val="0"/>
          <w:divBdr>
            <w:top w:val="none" w:sz="0" w:space="0" w:color="auto"/>
            <w:left w:val="none" w:sz="0" w:space="0" w:color="auto"/>
            <w:bottom w:val="none" w:sz="0" w:space="0" w:color="auto"/>
            <w:right w:val="none" w:sz="0" w:space="0" w:color="auto"/>
          </w:divBdr>
        </w:div>
        <w:div w:id="503669126">
          <w:marLeft w:val="640"/>
          <w:marRight w:val="0"/>
          <w:marTop w:val="0"/>
          <w:marBottom w:val="0"/>
          <w:divBdr>
            <w:top w:val="none" w:sz="0" w:space="0" w:color="auto"/>
            <w:left w:val="none" w:sz="0" w:space="0" w:color="auto"/>
            <w:bottom w:val="none" w:sz="0" w:space="0" w:color="auto"/>
            <w:right w:val="none" w:sz="0" w:space="0" w:color="auto"/>
          </w:divBdr>
        </w:div>
        <w:div w:id="1766069533">
          <w:marLeft w:val="640"/>
          <w:marRight w:val="0"/>
          <w:marTop w:val="0"/>
          <w:marBottom w:val="0"/>
          <w:divBdr>
            <w:top w:val="none" w:sz="0" w:space="0" w:color="auto"/>
            <w:left w:val="none" w:sz="0" w:space="0" w:color="auto"/>
            <w:bottom w:val="none" w:sz="0" w:space="0" w:color="auto"/>
            <w:right w:val="none" w:sz="0" w:space="0" w:color="auto"/>
          </w:divBdr>
        </w:div>
        <w:div w:id="383942307">
          <w:marLeft w:val="640"/>
          <w:marRight w:val="0"/>
          <w:marTop w:val="0"/>
          <w:marBottom w:val="0"/>
          <w:divBdr>
            <w:top w:val="none" w:sz="0" w:space="0" w:color="auto"/>
            <w:left w:val="none" w:sz="0" w:space="0" w:color="auto"/>
            <w:bottom w:val="none" w:sz="0" w:space="0" w:color="auto"/>
            <w:right w:val="none" w:sz="0" w:space="0" w:color="auto"/>
          </w:divBdr>
        </w:div>
        <w:div w:id="1484156395">
          <w:marLeft w:val="640"/>
          <w:marRight w:val="0"/>
          <w:marTop w:val="0"/>
          <w:marBottom w:val="0"/>
          <w:divBdr>
            <w:top w:val="none" w:sz="0" w:space="0" w:color="auto"/>
            <w:left w:val="none" w:sz="0" w:space="0" w:color="auto"/>
            <w:bottom w:val="none" w:sz="0" w:space="0" w:color="auto"/>
            <w:right w:val="none" w:sz="0" w:space="0" w:color="auto"/>
          </w:divBdr>
        </w:div>
        <w:div w:id="2066684386">
          <w:marLeft w:val="640"/>
          <w:marRight w:val="0"/>
          <w:marTop w:val="0"/>
          <w:marBottom w:val="0"/>
          <w:divBdr>
            <w:top w:val="none" w:sz="0" w:space="0" w:color="auto"/>
            <w:left w:val="none" w:sz="0" w:space="0" w:color="auto"/>
            <w:bottom w:val="none" w:sz="0" w:space="0" w:color="auto"/>
            <w:right w:val="none" w:sz="0" w:space="0" w:color="auto"/>
          </w:divBdr>
        </w:div>
        <w:div w:id="1904749870">
          <w:marLeft w:val="640"/>
          <w:marRight w:val="0"/>
          <w:marTop w:val="0"/>
          <w:marBottom w:val="0"/>
          <w:divBdr>
            <w:top w:val="none" w:sz="0" w:space="0" w:color="auto"/>
            <w:left w:val="none" w:sz="0" w:space="0" w:color="auto"/>
            <w:bottom w:val="none" w:sz="0" w:space="0" w:color="auto"/>
            <w:right w:val="none" w:sz="0" w:space="0" w:color="auto"/>
          </w:divBdr>
        </w:div>
        <w:div w:id="1407679479">
          <w:marLeft w:val="640"/>
          <w:marRight w:val="0"/>
          <w:marTop w:val="0"/>
          <w:marBottom w:val="0"/>
          <w:divBdr>
            <w:top w:val="none" w:sz="0" w:space="0" w:color="auto"/>
            <w:left w:val="none" w:sz="0" w:space="0" w:color="auto"/>
            <w:bottom w:val="none" w:sz="0" w:space="0" w:color="auto"/>
            <w:right w:val="none" w:sz="0" w:space="0" w:color="auto"/>
          </w:divBdr>
        </w:div>
        <w:div w:id="1621182683">
          <w:marLeft w:val="640"/>
          <w:marRight w:val="0"/>
          <w:marTop w:val="0"/>
          <w:marBottom w:val="0"/>
          <w:divBdr>
            <w:top w:val="none" w:sz="0" w:space="0" w:color="auto"/>
            <w:left w:val="none" w:sz="0" w:space="0" w:color="auto"/>
            <w:bottom w:val="none" w:sz="0" w:space="0" w:color="auto"/>
            <w:right w:val="none" w:sz="0" w:space="0" w:color="auto"/>
          </w:divBdr>
        </w:div>
        <w:div w:id="601186353">
          <w:marLeft w:val="640"/>
          <w:marRight w:val="0"/>
          <w:marTop w:val="0"/>
          <w:marBottom w:val="0"/>
          <w:divBdr>
            <w:top w:val="none" w:sz="0" w:space="0" w:color="auto"/>
            <w:left w:val="none" w:sz="0" w:space="0" w:color="auto"/>
            <w:bottom w:val="none" w:sz="0" w:space="0" w:color="auto"/>
            <w:right w:val="none" w:sz="0" w:space="0" w:color="auto"/>
          </w:divBdr>
        </w:div>
        <w:div w:id="1853378383">
          <w:marLeft w:val="640"/>
          <w:marRight w:val="0"/>
          <w:marTop w:val="0"/>
          <w:marBottom w:val="0"/>
          <w:divBdr>
            <w:top w:val="none" w:sz="0" w:space="0" w:color="auto"/>
            <w:left w:val="none" w:sz="0" w:space="0" w:color="auto"/>
            <w:bottom w:val="none" w:sz="0" w:space="0" w:color="auto"/>
            <w:right w:val="none" w:sz="0" w:space="0" w:color="auto"/>
          </w:divBdr>
        </w:div>
        <w:div w:id="907226786">
          <w:marLeft w:val="640"/>
          <w:marRight w:val="0"/>
          <w:marTop w:val="0"/>
          <w:marBottom w:val="0"/>
          <w:divBdr>
            <w:top w:val="none" w:sz="0" w:space="0" w:color="auto"/>
            <w:left w:val="none" w:sz="0" w:space="0" w:color="auto"/>
            <w:bottom w:val="none" w:sz="0" w:space="0" w:color="auto"/>
            <w:right w:val="none" w:sz="0" w:space="0" w:color="auto"/>
          </w:divBdr>
        </w:div>
      </w:divsChild>
    </w:div>
    <w:div w:id="295572504">
      <w:bodyDiv w:val="1"/>
      <w:marLeft w:val="0"/>
      <w:marRight w:val="0"/>
      <w:marTop w:val="0"/>
      <w:marBottom w:val="0"/>
      <w:divBdr>
        <w:top w:val="none" w:sz="0" w:space="0" w:color="auto"/>
        <w:left w:val="none" w:sz="0" w:space="0" w:color="auto"/>
        <w:bottom w:val="none" w:sz="0" w:space="0" w:color="auto"/>
        <w:right w:val="none" w:sz="0" w:space="0" w:color="auto"/>
      </w:divBdr>
      <w:divsChild>
        <w:div w:id="1972320558">
          <w:marLeft w:val="640"/>
          <w:marRight w:val="0"/>
          <w:marTop w:val="0"/>
          <w:marBottom w:val="0"/>
          <w:divBdr>
            <w:top w:val="none" w:sz="0" w:space="0" w:color="auto"/>
            <w:left w:val="none" w:sz="0" w:space="0" w:color="auto"/>
            <w:bottom w:val="none" w:sz="0" w:space="0" w:color="auto"/>
            <w:right w:val="none" w:sz="0" w:space="0" w:color="auto"/>
          </w:divBdr>
        </w:div>
        <w:div w:id="872302703">
          <w:marLeft w:val="640"/>
          <w:marRight w:val="0"/>
          <w:marTop w:val="0"/>
          <w:marBottom w:val="0"/>
          <w:divBdr>
            <w:top w:val="none" w:sz="0" w:space="0" w:color="auto"/>
            <w:left w:val="none" w:sz="0" w:space="0" w:color="auto"/>
            <w:bottom w:val="none" w:sz="0" w:space="0" w:color="auto"/>
            <w:right w:val="none" w:sz="0" w:space="0" w:color="auto"/>
          </w:divBdr>
        </w:div>
        <w:div w:id="1468619189">
          <w:marLeft w:val="640"/>
          <w:marRight w:val="0"/>
          <w:marTop w:val="0"/>
          <w:marBottom w:val="0"/>
          <w:divBdr>
            <w:top w:val="none" w:sz="0" w:space="0" w:color="auto"/>
            <w:left w:val="none" w:sz="0" w:space="0" w:color="auto"/>
            <w:bottom w:val="none" w:sz="0" w:space="0" w:color="auto"/>
            <w:right w:val="none" w:sz="0" w:space="0" w:color="auto"/>
          </w:divBdr>
        </w:div>
        <w:div w:id="464393022">
          <w:marLeft w:val="640"/>
          <w:marRight w:val="0"/>
          <w:marTop w:val="0"/>
          <w:marBottom w:val="0"/>
          <w:divBdr>
            <w:top w:val="none" w:sz="0" w:space="0" w:color="auto"/>
            <w:left w:val="none" w:sz="0" w:space="0" w:color="auto"/>
            <w:bottom w:val="none" w:sz="0" w:space="0" w:color="auto"/>
            <w:right w:val="none" w:sz="0" w:space="0" w:color="auto"/>
          </w:divBdr>
        </w:div>
        <w:div w:id="1347830713">
          <w:marLeft w:val="640"/>
          <w:marRight w:val="0"/>
          <w:marTop w:val="0"/>
          <w:marBottom w:val="0"/>
          <w:divBdr>
            <w:top w:val="none" w:sz="0" w:space="0" w:color="auto"/>
            <w:left w:val="none" w:sz="0" w:space="0" w:color="auto"/>
            <w:bottom w:val="none" w:sz="0" w:space="0" w:color="auto"/>
            <w:right w:val="none" w:sz="0" w:space="0" w:color="auto"/>
          </w:divBdr>
        </w:div>
        <w:div w:id="935210064">
          <w:marLeft w:val="640"/>
          <w:marRight w:val="0"/>
          <w:marTop w:val="0"/>
          <w:marBottom w:val="0"/>
          <w:divBdr>
            <w:top w:val="none" w:sz="0" w:space="0" w:color="auto"/>
            <w:left w:val="none" w:sz="0" w:space="0" w:color="auto"/>
            <w:bottom w:val="none" w:sz="0" w:space="0" w:color="auto"/>
            <w:right w:val="none" w:sz="0" w:space="0" w:color="auto"/>
          </w:divBdr>
        </w:div>
        <w:div w:id="347954493">
          <w:marLeft w:val="640"/>
          <w:marRight w:val="0"/>
          <w:marTop w:val="0"/>
          <w:marBottom w:val="0"/>
          <w:divBdr>
            <w:top w:val="none" w:sz="0" w:space="0" w:color="auto"/>
            <w:left w:val="none" w:sz="0" w:space="0" w:color="auto"/>
            <w:bottom w:val="none" w:sz="0" w:space="0" w:color="auto"/>
            <w:right w:val="none" w:sz="0" w:space="0" w:color="auto"/>
          </w:divBdr>
        </w:div>
      </w:divsChild>
    </w:div>
    <w:div w:id="346368336">
      <w:bodyDiv w:val="1"/>
      <w:marLeft w:val="0"/>
      <w:marRight w:val="0"/>
      <w:marTop w:val="0"/>
      <w:marBottom w:val="0"/>
      <w:divBdr>
        <w:top w:val="none" w:sz="0" w:space="0" w:color="auto"/>
        <w:left w:val="none" w:sz="0" w:space="0" w:color="auto"/>
        <w:bottom w:val="none" w:sz="0" w:space="0" w:color="auto"/>
        <w:right w:val="none" w:sz="0" w:space="0" w:color="auto"/>
      </w:divBdr>
      <w:divsChild>
        <w:div w:id="1942688598">
          <w:marLeft w:val="640"/>
          <w:marRight w:val="0"/>
          <w:marTop w:val="0"/>
          <w:marBottom w:val="0"/>
          <w:divBdr>
            <w:top w:val="none" w:sz="0" w:space="0" w:color="auto"/>
            <w:left w:val="none" w:sz="0" w:space="0" w:color="auto"/>
            <w:bottom w:val="none" w:sz="0" w:space="0" w:color="auto"/>
            <w:right w:val="none" w:sz="0" w:space="0" w:color="auto"/>
          </w:divBdr>
        </w:div>
        <w:div w:id="1308321206">
          <w:marLeft w:val="640"/>
          <w:marRight w:val="0"/>
          <w:marTop w:val="0"/>
          <w:marBottom w:val="0"/>
          <w:divBdr>
            <w:top w:val="none" w:sz="0" w:space="0" w:color="auto"/>
            <w:left w:val="none" w:sz="0" w:space="0" w:color="auto"/>
            <w:bottom w:val="none" w:sz="0" w:space="0" w:color="auto"/>
            <w:right w:val="none" w:sz="0" w:space="0" w:color="auto"/>
          </w:divBdr>
        </w:div>
        <w:div w:id="299649234">
          <w:marLeft w:val="640"/>
          <w:marRight w:val="0"/>
          <w:marTop w:val="0"/>
          <w:marBottom w:val="0"/>
          <w:divBdr>
            <w:top w:val="none" w:sz="0" w:space="0" w:color="auto"/>
            <w:left w:val="none" w:sz="0" w:space="0" w:color="auto"/>
            <w:bottom w:val="none" w:sz="0" w:space="0" w:color="auto"/>
            <w:right w:val="none" w:sz="0" w:space="0" w:color="auto"/>
          </w:divBdr>
        </w:div>
        <w:div w:id="1200435174">
          <w:marLeft w:val="640"/>
          <w:marRight w:val="0"/>
          <w:marTop w:val="0"/>
          <w:marBottom w:val="0"/>
          <w:divBdr>
            <w:top w:val="none" w:sz="0" w:space="0" w:color="auto"/>
            <w:left w:val="none" w:sz="0" w:space="0" w:color="auto"/>
            <w:bottom w:val="none" w:sz="0" w:space="0" w:color="auto"/>
            <w:right w:val="none" w:sz="0" w:space="0" w:color="auto"/>
          </w:divBdr>
        </w:div>
        <w:div w:id="517503492">
          <w:marLeft w:val="640"/>
          <w:marRight w:val="0"/>
          <w:marTop w:val="0"/>
          <w:marBottom w:val="0"/>
          <w:divBdr>
            <w:top w:val="none" w:sz="0" w:space="0" w:color="auto"/>
            <w:left w:val="none" w:sz="0" w:space="0" w:color="auto"/>
            <w:bottom w:val="none" w:sz="0" w:space="0" w:color="auto"/>
            <w:right w:val="none" w:sz="0" w:space="0" w:color="auto"/>
          </w:divBdr>
        </w:div>
      </w:divsChild>
    </w:div>
    <w:div w:id="348027037">
      <w:bodyDiv w:val="1"/>
      <w:marLeft w:val="0"/>
      <w:marRight w:val="0"/>
      <w:marTop w:val="0"/>
      <w:marBottom w:val="0"/>
      <w:divBdr>
        <w:top w:val="none" w:sz="0" w:space="0" w:color="auto"/>
        <w:left w:val="none" w:sz="0" w:space="0" w:color="auto"/>
        <w:bottom w:val="none" w:sz="0" w:space="0" w:color="auto"/>
        <w:right w:val="none" w:sz="0" w:space="0" w:color="auto"/>
      </w:divBdr>
      <w:divsChild>
        <w:div w:id="1712997991">
          <w:marLeft w:val="640"/>
          <w:marRight w:val="0"/>
          <w:marTop w:val="0"/>
          <w:marBottom w:val="0"/>
          <w:divBdr>
            <w:top w:val="none" w:sz="0" w:space="0" w:color="auto"/>
            <w:left w:val="none" w:sz="0" w:space="0" w:color="auto"/>
            <w:bottom w:val="none" w:sz="0" w:space="0" w:color="auto"/>
            <w:right w:val="none" w:sz="0" w:space="0" w:color="auto"/>
          </w:divBdr>
        </w:div>
        <w:div w:id="109205721">
          <w:marLeft w:val="640"/>
          <w:marRight w:val="0"/>
          <w:marTop w:val="0"/>
          <w:marBottom w:val="0"/>
          <w:divBdr>
            <w:top w:val="none" w:sz="0" w:space="0" w:color="auto"/>
            <w:left w:val="none" w:sz="0" w:space="0" w:color="auto"/>
            <w:bottom w:val="none" w:sz="0" w:space="0" w:color="auto"/>
            <w:right w:val="none" w:sz="0" w:space="0" w:color="auto"/>
          </w:divBdr>
        </w:div>
        <w:div w:id="455493374">
          <w:marLeft w:val="640"/>
          <w:marRight w:val="0"/>
          <w:marTop w:val="0"/>
          <w:marBottom w:val="0"/>
          <w:divBdr>
            <w:top w:val="none" w:sz="0" w:space="0" w:color="auto"/>
            <w:left w:val="none" w:sz="0" w:space="0" w:color="auto"/>
            <w:bottom w:val="none" w:sz="0" w:space="0" w:color="auto"/>
            <w:right w:val="none" w:sz="0" w:space="0" w:color="auto"/>
          </w:divBdr>
        </w:div>
        <w:div w:id="498887947">
          <w:marLeft w:val="640"/>
          <w:marRight w:val="0"/>
          <w:marTop w:val="0"/>
          <w:marBottom w:val="0"/>
          <w:divBdr>
            <w:top w:val="none" w:sz="0" w:space="0" w:color="auto"/>
            <w:left w:val="none" w:sz="0" w:space="0" w:color="auto"/>
            <w:bottom w:val="none" w:sz="0" w:space="0" w:color="auto"/>
            <w:right w:val="none" w:sz="0" w:space="0" w:color="auto"/>
          </w:divBdr>
        </w:div>
        <w:div w:id="2024280800">
          <w:marLeft w:val="640"/>
          <w:marRight w:val="0"/>
          <w:marTop w:val="0"/>
          <w:marBottom w:val="0"/>
          <w:divBdr>
            <w:top w:val="none" w:sz="0" w:space="0" w:color="auto"/>
            <w:left w:val="none" w:sz="0" w:space="0" w:color="auto"/>
            <w:bottom w:val="none" w:sz="0" w:space="0" w:color="auto"/>
            <w:right w:val="none" w:sz="0" w:space="0" w:color="auto"/>
          </w:divBdr>
        </w:div>
        <w:div w:id="464813626">
          <w:marLeft w:val="640"/>
          <w:marRight w:val="0"/>
          <w:marTop w:val="0"/>
          <w:marBottom w:val="0"/>
          <w:divBdr>
            <w:top w:val="none" w:sz="0" w:space="0" w:color="auto"/>
            <w:left w:val="none" w:sz="0" w:space="0" w:color="auto"/>
            <w:bottom w:val="none" w:sz="0" w:space="0" w:color="auto"/>
            <w:right w:val="none" w:sz="0" w:space="0" w:color="auto"/>
          </w:divBdr>
        </w:div>
        <w:div w:id="588273546">
          <w:marLeft w:val="640"/>
          <w:marRight w:val="0"/>
          <w:marTop w:val="0"/>
          <w:marBottom w:val="0"/>
          <w:divBdr>
            <w:top w:val="none" w:sz="0" w:space="0" w:color="auto"/>
            <w:left w:val="none" w:sz="0" w:space="0" w:color="auto"/>
            <w:bottom w:val="none" w:sz="0" w:space="0" w:color="auto"/>
            <w:right w:val="none" w:sz="0" w:space="0" w:color="auto"/>
          </w:divBdr>
        </w:div>
        <w:div w:id="1549687624">
          <w:marLeft w:val="640"/>
          <w:marRight w:val="0"/>
          <w:marTop w:val="0"/>
          <w:marBottom w:val="0"/>
          <w:divBdr>
            <w:top w:val="none" w:sz="0" w:space="0" w:color="auto"/>
            <w:left w:val="none" w:sz="0" w:space="0" w:color="auto"/>
            <w:bottom w:val="none" w:sz="0" w:space="0" w:color="auto"/>
            <w:right w:val="none" w:sz="0" w:space="0" w:color="auto"/>
          </w:divBdr>
        </w:div>
        <w:div w:id="1892569370">
          <w:marLeft w:val="640"/>
          <w:marRight w:val="0"/>
          <w:marTop w:val="0"/>
          <w:marBottom w:val="0"/>
          <w:divBdr>
            <w:top w:val="none" w:sz="0" w:space="0" w:color="auto"/>
            <w:left w:val="none" w:sz="0" w:space="0" w:color="auto"/>
            <w:bottom w:val="none" w:sz="0" w:space="0" w:color="auto"/>
            <w:right w:val="none" w:sz="0" w:space="0" w:color="auto"/>
          </w:divBdr>
        </w:div>
        <w:div w:id="2040037278">
          <w:marLeft w:val="640"/>
          <w:marRight w:val="0"/>
          <w:marTop w:val="0"/>
          <w:marBottom w:val="0"/>
          <w:divBdr>
            <w:top w:val="none" w:sz="0" w:space="0" w:color="auto"/>
            <w:left w:val="none" w:sz="0" w:space="0" w:color="auto"/>
            <w:bottom w:val="none" w:sz="0" w:space="0" w:color="auto"/>
            <w:right w:val="none" w:sz="0" w:space="0" w:color="auto"/>
          </w:divBdr>
        </w:div>
        <w:div w:id="1892837227">
          <w:marLeft w:val="640"/>
          <w:marRight w:val="0"/>
          <w:marTop w:val="0"/>
          <w:marBottom w:val="0"/>
          <w:divBdr>
            <w:top w:val="none" w:sz="0" w:space="0" w:color="auto"/>
            <w:left w:val="none" w:sz="0" w:space="0" w:color="auto"/>
            <w:bottom w:val="none" w:sz="0" w:space="0" w:color="auto"/>
            <w:right w:val="none" w:sz="0" w:space="0" w:color="auto"/>
          </w:divBdr>
        </w:div>
        <w:div w:id="408891879">
          <w:marLeft w:val="640"/>
          <w:marRight w:val="0"/>
          <w:marTop w:val="0"/>
          <w:marBottom w:val="0"/>
          <w:divBdr>
            <w:top w:val="none" w:sz="0" w:space="0" w:color="auto"/>
            <w:left w:val="none" w:sz="0" w:space="0" w:color="auto"/>
            <w:bottom w:val="none" w:sz="0" w:space="0" w:color="auto"/>
            <w:right w:val="none" w:sz="0" w:space="0" w:color="auto"/>
          </w:divBdr>
        </w:div>
      </w:divsChild>
    </w:div>
    <w:div w:id="360475688">
      <w:bodyDiv w:val="1"/>
      <w:marLeft w:val="0"/>
      <w:marRight w:val="0"/>
      <w:marTop w:val="0"/>
      <w:marBottom w:val="0"/>
      <w:divBdr>
        <w:top w:val="none" w:sz="0" w:space="0" w:color="auto"/>
        <w:left w:val="none" w:sz="0" w:space="0" w:color="auto"/>
        <w:bottom w:val="none" w:sz="0" w:space="0" w:color="auto"/>
        <w:right w:val="none" w:sz="0" w:space="0" w:color="auto"/>
      </w:divBdr>
      <w:divsChild>
        <w:div w:id="1099135506">
          <w:marLeft w:val="640"/>
          <w:marRight w:val="0"/>
          <w:marTop w:val="0"/>
          <w:marBottom w:val="0"/>
          <w:divBdr>
            <w:top w:val="none" w:sz="0" w:space="0" w:color="auto"/>
            <w:left w:val="none" w:sz="0" w:space="0" w:color="auto"/>
            <w:bottom w:val="none" w:sz="0" w:space="0" w:color="auto"/>
            <w:right w:val="none" w:sz="0" w:space="0" w:color="auto"/>
          </w:divBdr>
        </w:div>
        <w:div w:id="683242446">
          <w:marLeft w:val="640"/>
          <w:marRight w:val="0"/>
          <w:marTop w:val="0"/>
          <w:marBottom w:val="0"/>
          <w:divBdr>
            <w:top w:val="none" w:sz="0" w:space="0" w:color="auto"/>
            <w:left w:val="none" w:sz="0" w:space="0" w:color="auto"/>
            <w:bottom w:val="none" w:sz="0" w:space="0" w:color="auto"/>
            <w:right w:val="none" w:sz="0" w:space="0" w:color="auto"/>
          </w:divBdr>
        </w:div>
        <w:div w:id="1041437800">
          <w:marLeft w:val="640"/>
          <w:marRight w:val="0"/>
          <w:marTop w:val="0"/>
          <w:marBottom w:val="0"/>
          <w:divBdr>
            <w:top w:val="none" w:sz="0" w:space="0" w:color="auto"/>
            <w:left w:val="none" w:sz="0" w:space="0" w:color="auto"/>
            <w:bottom w:val="none" w:sz="0" w:space="0" w:color="auto"/>
            <w:right w:val="none" w:sz="0" w:space="0" w:color="auto"/>
          </w:divBdr>
        </w:div>
        <w:div w:id="1969312082">
          <w:marLeft w:val="640"/>
          <w:marRight w:val="0"/>
          <w:marTop w:val="0"/>
          <w:marBottom w:val="0"/>
          <w:divBdr>
            <w:top w:val="none" w:sz="0" w:space="0" w:color="auto"/>
            <w:left w:val="none" w:sz="0" w:space="0" w:color="auto"/>
            <w:bottom w:val="none" w:sz="0" w:space="0" w:color="auto"/>
            <w:right w:val="none" w:sz="0" w:space="0" w:color="auto"/>
          </w:divBdr>
        </w:div>
        <w:div w:id="1770419820">
          <w:marLeft w:val="640"/>
          <w:marRight w:val="0"/>
          <w:marTop w:val="0"/>
          <w:marBottom w:val="0"/>
          <w:divBdr>
            <w:top w:val="none" w:sz="0" w:space="0" w:color="auto"/>
            <w:left w:val="none" w:sz="0" w:space="0" w:color="auto"/>
            <w:bottom w:val="none" w:sz="0" w:space="0" w:color="auto"/>
            <w:right w:val="none" w:sz="0" w:space="0" w:color="auto"/>
          </w:divBdr>
        </w:div>
        <w:div w:id="1086071134">
          <w:marLeft w:val="640"/>
          <w:marRight w:val="0"/>
          <w:marTop w:val="0"/>
          <w:marBottom w:val="0"/>
          <w:divBdr>
            <w:top w:val="none" w:sz="0" w:space="0" w:color="auto"/>
            <w:left w:val="none" w:sz="0" w:space="0" w:color="auto"/>
            <w:bottom w:val="none" w:sz="0" w:space="0" w:color="auto"/>
            <w:right w:val="none" w:sz="0" w:space="0" w:color="auto"/>
          </w:divBdr>
        </w:div>
        <w:div w:id="413354245">
          <w:marLeft w:val="640"/>
          <w:marRight w:val="0"/>
          <w:marTop w:val="0"/>
          <w:marBottom w:val="0"/>
          <w:divBdr>
            <w:top w:val="none" w:sz="0" w:space="0" w:color="auto"/>
            <w:left w:val="none" w:sz="0" w:space="0" w:color="auto"/>
            <w:bottom w:val="none" w:sz="0" w:space="0" w:color="auto"/>
            <w:right w:val="none" w:sz="0" w:space="0" w:color="auto"/>
          </w:divBdr>
        </w:div>
        <w:div w:id="1504201371">
          <w:marLeft w:val="640"/>
          <w:marRight w:val="0"/>
          <w:marTop w:val="0"/>
          <w:marBottom w:val="0"/>
          <w:divBdr>
            <w:top w:val="none" w:sz="0" w:space="0" w:color="auto"/>
            <w:left w:val="none" w:sz="0" w:space="0" w:color="auto"/>
            <w:bottom w:val="none" w:sz="0" w:space="0" w:color="auto"/>
            <w:right w:val="none" w:sz="0" w:space="0" w:color="auto"/>
          </w:divBdr>
        </w:div>
        <w:div w:id="782193923">
          <w:marLeft w:val="640"/>
          <w:marRight w:val="0"/>
          <w:marTop w:val="0"/>
          <w:marBottom w:val="0"/>
          <w:divBdr>
            <w:top w:val="none" w:sz="0" w:space="0" w:color="auto"/>
            <w:left w:val="none" w:sz="0" w:space="0" w:color="auto"/>
            <w:bottom w:val="none" w:sz="0" w:space="0" w:color="auto"/>
            <w:right w:val="none" w:sz="0" w:space="0" w:color="auto"/>
          </w:divBdr>
        </w:div>
        <w:div w:id="1942370331">
          <w:marLeft w:val="640"/>
          <w:marRight w:val="0"/>
          <w:marTop w:val="0"/>
          <w:marBottom w:val="0"/>
          <w:divBdr>
            <w:top w:val="none" w:sz="0" w:space="0" w:color="auto"/>
            <w:left w:val="none" w:sz="0" w:space="0" w:color="auto"/>
            <w:bottom w:val="none" w:sz="0" w:space="0" w:color="auto"/>
            <w:right w:val="none" w:sz="0" w:space="0" w:color="auto"/>
          </w:divBdr>
        </w:div>
        <w:div w:id="20866058">
          <w:marLeft w:val="640"/>
          <w:marRight w:val="0"/>
          <w:marTop w:val="0"/>
          <w:marBottom w:val="0"/>
          <w:divBdr>
            <w:top w:val="none" w:sz="0" w:space="0" w:color="auto"/>
            <w:left w:val="none" w:sz="0" w:space="0" w:color="auto"/>
            <w:bottom w:val="none" w:sz="0" w:space="0" w:color="auto"/>
            <w:right w:val="none" w:sz="0" w:space="0" w:color="auto"/>
          </w:divBdr>
        </w:div>
        <w:div w:id="2017877679">
          <w:marLeft w:val="640"/>
          <w:marRight w:val="0"/>
          <w:marTop w:val="0"/>
          <w:marBottom w:val="0"/>
          <w:divBdr>
            <w:top w:val="none" w:sz="0" w:space="0" w:color="auto"/>
            <w:left w:val="none" w:sz="0" w:space="0" w:color="auto"/>
            <w:bottom w:val="none" w:sz="0" w:space="0" w:color="auto"/>
            <w:right w:val="none" w:sz="0" w:space="0" w:color="auto"/>
          </w:divBdr>
        </w:div>
        <w:div w:id="2063945182">
          <w:marLeft w:val="640"/>
          <w:marRight w:val="0"/>
          <w:marTop w:val="0"/>
          <w:marBottom w:val="0"/>
          <w:divBdr>
            <w:top w:val="none" w:sz="0" w:space="0" w:color="auto"/>
            <w:left w:val="none" w:sz="0" w:space="0" w:color="auto"/>
            <w:bottom w:val="none" w:sz="0" w:space="0" w:color="auto"/>
            <w:right w:val="none" w:sz="0" w:space="0" w:color="auto"/>
          </w:divBdr>
        </w:div>
        <w:div w:id="1473905601">
          <w:marLeft w:val="640"/>
          <w:marRight w:val="0"/>
          <w:marTop w:val="0"/>
          <w:marBottom w:val="0"/>
          <w:divBdr>
            <w:top w:val="none" w:sz="0" w:space="0" w:color="auto"/>
            <w:left w:val="none" w:sz="0" w:space="0" w:color="auto"/>
            <w:bottom w:val="none" w:sz="0" w:space="0" w:color="auto"/>
            <w:right w:val="none" w:sz="0" w:space="0" w:color="auto"/>
          </w:divBdr>
        </w:div>
        <w:div w:id="2075160783">
          <w:marLeft w:val="640"/>
          <w:marRight w:val="0"/>
          <w:marTop w:val="0"/>
          <w:marBottom w:val="0"/>
          <w:divBdr>
            <w:top w:val="none" w:sz="0" w:space="0" w:color="auto"/>
            <w:left w:val="none" w:sz="0" w:space="0" w:color="auto"/>
            <w:bottom w:val="none" w:sz="0" w:space="0" w:color="auto"/>
            <w:right w:val="none" w:sz="0" w:space="0" w:color="auto"/>
          </w:divBdr>
        </w:div>
        <w:div w:id="1546604964">
          <w:marLeft w:val="640"/>
          <w:marRight w:val="0"/>
          <w:marTop w:val="0"/>
          <w:marBottom w:val="0"/>
          <w:divBdr>
            <w:top w:val="none" w:sz="0" w:space="0" w:color="auto"/>
            <w:left w:val="none" w:sz="0" w:space="0" w:color="auto"/>
            <w:bottom w:val="none" w:sz="0" w:space="0" w:color="auto"/>
            <w:right w:val="none" w:sz="0" w:space="0" w:color="auto"/>
          </w:divBdr>
        </w:div>
      </w:divsChild>
    </w:div>
    <w:div w:id="362679597">
      <w:bodyDiv w:val="1"/>
      <w:marLeft w:val="0"/>
      <w:marRight w:val="0"/>
      <w:marTop w:val="0"/>
      <w:marBottom w:val="0"/>
      <w:divBdr>
        <w:top w:val="none" w:sz="0" w:space="0" w:color="auto"/>
        <w:left w:val="none" w:sz="0" w:space="0" w:color="auto"/>
        <w:bottom w:val="none" w:sz="0" w:space="0" w:color="auto"/>
        <w:right w:val="none" w:sz="0" w:space="0" w:color="auto"/>
      </w:divBdr>
      <w:divsChild>
        <w:div w:id="28457737">
          <w:marLeft w:val="640"/>
          <w:marRight w:val="0"/>
          <w:marTop w:val="0"/>
          <w:marBottom w:val="0"/>
          <w:divBdr>
            <w:top w:val="none" w:sz="0" w:space="0" w:color="auto"/>
            <w:left w:val="none" w:sz="0" w:space="0" w:color="auto"/>
            <w:bottom w:val="none" w:sz="0" w:space="0" w:color="auto"/>
            <w:right w:val="none" w:sz="0" w:space="0" w:color="auto"/>
          </w:divBdr>
        </w:div>
        <w:div w:id="1787458675">
          <w:marLeft w:val="640"/>
          <w:marRight w:val="0"/>
          <w:marTop w:val="0"/>
          <w:marBottom w:val="0"/>
          <w:divBdr>
            <w:top w:val="none" w:sz="0" w:space="0" w:color="auto"/>
            <w:left w:val="none" w:sz="0" w:space="0" w:color="auto"/>
            <w:bottom w:val="none" w:sz="0" w:space="0" w:color="auto"/>
            <w:right w:val="none" w:sz="0" w:space="0" w:color="auto"/>
          </w:divBdr>
        </w:div>
        <w:div w:id="207188043">
          <w:marLeft w:val="640"/>
          <w:marRight w:val="0"/>
          <w:marTop w:val="0"/>
          <w:marBottom w:val="0"/>
          <w:divBdr>
            <w:top w:val="none" w:sz="0" w:space="0" w:color="auto"/>
            <w:left w:val="none" w:sz="0" w:space="0" w:color="auto"/>
            <w:bottom w:val="none" w:sz="0" w:space="0" w:color="auto"/>
            <w:right w:val="none" w:sz="0" w:space="0" w:color="auto"/>
          </w:divBdr>
        </w:div>
        <w:div w:id="189951408">
          <w:marLeft w:val="640"/>
          <w:marRight w:val="0"/>
          <w:marTop w:val="0"/>
          <w:marBottom w:val="0"/>
          <w:divBdr>
            <w:top w:val="none" w:sz="0" w:space="0" w:color="auto"/>
            <w:left w:val="none" w:sz="0" w:space="0" w:color="auto"/>
            <w:bottom w:val="none" w:sz="0" w:space="0" w:color="auto"/>
            <w:right w:val="none" w:sz="0" w:space="0" w:color="auto"/>
          </w:divBdr>
        </w:div>
        <w:div w:id="254873558">
          <w:marLeft w:val="640"/>
          <w:marRight w:val="0"/>
          <w:marTop w:val="0"/>
          <w:marBottom w:val="0"/>
          <w:divBdr>
            <w:top w:val="none" w:sz="0" w:space="0" w:color="auto"/>
            <w:left w:val="none" w:sz="0" w:space="0" w:color="auto"/>
            <w:bottom w:val="none" w:sz="0" w:space="0" w:color="auto"/>
            <w:right w:val="none" w:sz="0" w:space="0" w:color="auto"/>
          </w:divBdr>
        </w:div>
        <w:div w:id="129133962">
          <w:marLeft w:val="640"/>
          <w:marRight w:val="0"/>
          <w:marTop w:val="0"/>
          <w:marBottom w:val="0"/>
          <w:divBdr>
            <w:top w:val="none" w:sz="0" w:space="0" w:color="auto"/>
            <w:left w:val="none" w:sz="0" w:space="0" w:color="auto"/>
            <w:bottom w:val="none" w:sz="0" w:space="0" w:color="auto"/>
            <w:right w:val="none" w:sz="0" w:space="0" w:color="auto"/>
          </w:divBdr>
        </w:div>
        <w:div w:id="2095129086">
          <w:marLeft w:val="640"/>
          <w:marRight w:val="0"/>
          <w:marTop w:val="0"/>
          <w:marBottom w:val="0"/>
          <w:divBdr>
            <w:top w:val="none" w:sz="0" w:space="0" w:color="auto"/>
            <w:left w:val="none" w:sz="0" w:space="0" w:color="auto"/>
            <w:bottom w:val="none" w:sz="0" w:space="0" w:color="auto"/>
            <w:right w:val="none" w:sz="0" w:space="0" w:color="auto"/>
          </w:divBdr>
        </w:div>
      </w:divsChild>
    </w:div>
    <w:div w:id="372775777">
      <w:bodyDiv w:val="1"/>
      <w:marLeft w:val="0"/>
      <w:marRight w:val="0"/>
      <w:marTop w:val="0"/>
      <w:marBottom w:val="0"/>
      <w:divBdr>
        <w:top w:val="none" w:sz="0" w:space="0" w:color="auto"/>
        <w:left w:val="none" w:sz="0" w:space="0" w:color="auto"/>
        <w:bottom w:val="none" w:sz="0" w:space="0" w:color="auto"/>
        <w:right w:val="none" w:sz="0" w:space="0" w:color="auto"/>
      </w:divBdr>
    </w:div>
    <w:div w:id="412095053">
      <w:bodyDiv w:val="1"/>
      <w:marLeft w:val="0"/>
      <w:marRight w:val="0"/>
      <w:marTop w:val="0"/>
      <w:marBottom w:val="0"/>
      <w:divBdr>
        <w:top w:val="none" w:sz="0" w:space="0" w:color="auto"/>
        <w:left w:val="none" w:sz="0" w:space="0" w:color="auto"/>
        <w:bottom w:val="none" w:sz="0" w:space="0" w:color="auto"/>
        <w:right w:val="none" w:sz="0" w:space="0" w:color="auto"/>
      </w:divBdr>
    </w:div>
    <w:div w:id="479926178">
      <w:bodyDiv w:val="1"/>
      <w:marLeft w:val="0"/>
      <w:marRight w:val="0"/>
      <w:marTop w:val="0"/>
      <w:marBottom w:val="0"/>
      <w:divBdr>
        <w:top w:val="none" w:sz="0" w:space="0" w:color="auto"/>
        <w:left w:val="none" w:sz="0" w:space="0" w:color="auto"/>
        <w:bottom w:val="none" w:sz="0" w:space="0" w:color="auto"/>
        <w:right w:val="none" w:sz="0" w:space="0" w:color="auto"/>
      </w:divBdr>
      <w:divsChild>
        <w:div w:id="965044210">
          <w:marLeft w:val="640"/>
          <w:marRight w:val="0"/>
          <w:marTop w:val="0"/>
          <w:marBottom w:val="0"/>
          <w:divBdr>
            <w:top w:val="none" w:sz="0" w:space="0" w:color="auto"/>
            <w:left w:val="none" w:sz="0" w:space="0" w:color="auto"/>
            <w:bottom w:val="none" w:sz="0" w:space="0" w:color="auto"/>
            <w:right w:val="none" w:sz="0" w:space="0" w:color="auto"/>
          </w:divBdr>
        </w:div>
        <w:div w:id="1439716877">
          <w:marLeft w:val="640"/>
          <w:marRight w:val="0"/>
          <w:marTop w:val="0"/>
          <w:marBottom w:val="0"/>
          <w:divBdr>
            <w:top w:val="none" w:sz="0" w:space="0" w:color="auto"/>
            <w:left w:val="none" w:sz="0" w:space="0" w:color="auto"/>
            <w:bottom w:val="none" w:sz="0" w:space="0" w:color="auto"/>
            <w:right w:val="none" w:sz="0" w:space="0" w:color="auto"/>
          </w:divBdr>
        </w:div>
        <w:div w:id="1483497588">
          <w:marLeft w:val="640"/>
          <w:marRight w:val="0"/>
          <w:marTop w:val="0"/>
          <w:marBottom w:val="0"/>
          <w:divBdr>
            <w:top w:val="none" w:sz="0" w:space="0" w:color="auto"/>
            <w:left w:val="none" w:sz="0" w:space="0" w:color="auto"/>
            <w:bottom w:val="none" w:sz="0" w:space="0" w:color="auto"/>
            <w:right w:val="none" w:sz="0" w:space="0" w:color="auto"/>
          </w:divBdr>
        </w:div>
        <w:div w:id="1552377047">
          <w:marLeft w:val="640"/>
          <w:marRight w:val="0"/>
          <w:marTop w:val="0"/>
          <w:marBottom w:val="0"/>
          <w:divBdr>
            <w:top w:val="none" w:sz="0" w:space="0" w:color="auto"/>
            <w:left w:val="none" w:sz="0" w:space="0" w:color="auto"/>
            <w:bottom w:val="none" w:sz="0" w:space="0" w:color="auto"/>
            <w:right w:val="none" w:sz="0" w:space="0" w:color="auto"/>
          </w:divBdr>
        </w:div>
        <w:div w:id="1119422601">
          <w:marLeft w:val="640"/>
          <w:marRight w:val="0"/>
          <w:marTop w:val="0"/>
          <w:marBottom w:val="0"/>
          <w:divBdr>
            <w:top w:val="none" w:sz="0" w:space="0" w:color="auto"/>
            <w:left w:val="none" w:sz="0" w:space="0" w:color="auto"/>
            <w:bottom w:val="none" w:sz="0" w:space="0" w:color="auto"/>
            <w:right w:val="none" w:sz="0" w:space="0" w:color="auto"/>
          </w:divBdr>
        </w:div>
        <w:div w:id="2098555931">
          <w:marLeft w:val="640"/>
          <w:marRight w:val="0"/>
          <w:marTop w:val="0"/>
          <w:marBottom w:val="0"/>
          <w:divBdr>
            <w:top w:val="none" w:sz="0" w:space="0" w:color="auto"/>
            <w:left w:val="none" w:sz="0" w:space="0" w:color="auto"/>
            <w:bottom w:val="none" w:sz="0" w:space="0" w:color="auto"/>
            <w:right w:val="none" w:sz="0" w:space="0" w:color="auto"/>
          </w:divBdr>
        </w:div>
        <w:div w:id="2108884546">
          <w:marLeft w:val="640"/>
          <w:marRight w:val="0"/>
          <w:marTop w:val="0"/>
          <w:marBottom w:val="0"/>
          <w:divBdr>
            <w:top w:val="none" w:sz="0" w:space="0" w:color="auto"/>
            <w:left w:val="none" w:sz="0" w:space="0" w:color="auto"/>
            <w:bottom w:val="none" w:sz="0" w:space="0" w:color="auto"/>
            <w:right w:val="none" w:sz="0" w:space="0" w:color="auto"/>
          </w:divBdr>
        </w:div>
        <w:div w:id="547376174">
          <w:marLeft w:val="640"/>
          <w:marRight w:val="0"/>
          <w:marTop w:val="0"/>
          <w:marBottom w:val="0"/>
          <w:divBdr>
            <w:top w:val="none" w:sz="0" w:space="0" w:color="auto"/>
            <w:left w:val="none" w:sz="0" w:space="0" w:color="auto"/>
            <w:bottom w:val="none" w:sz="0" w:space="0" w:color="auto"/>
            <w:right w:val="none" w:sz="0" w:space="0" w:color="auto"/>
          </w:divBdr>
        </w:div>
        <w:div w:id="538443810">
          <w:marLeft w:val="640"/>
          <w:marRight w:val="0"/>
          <w:marTop w:val="0"/>
          <w:marBottom w:val="0"/>
          <w:divBdr>
            <w:top w:val="none" w:sz="0" w:space="0" w:color="auto"/>
            <w:left w:val="none" w:sz="0" w:space="0" w:color="auto"/>
            <w:bottom w:val="none" w:sz="0" w:space="0" w:color="auto"/>
            <w:right w:val="none" w:sz="0" w:space="0" w:color="auto"/>
          </w:divBdr>
        </w:div>
        <w:div w:id="693846584">
          <w:marLeft w:val="640"/>
          <w:marRight w:val="0"/>
          <w:marTop w:val="0"/>
          <w:marBottom w:val="0"/>
          <w:divBdr>
            <w:top w:val="none" w:sz="0" w:space="0" w:color="auto"/>
            <w:left w:val="none" w:sz="0" w:space="0" w:color="auto"/>
            <w:bottom w:val="none" w:sz="0" w:space="0" w:color="auto"/>
            <w:right w:val="none" w:sz="0" w:space="0" w:color="auto"/>
          </w:divBdr>
        </w:div>
        <w:div w:id="193660804">
          <w:marLeft w:val="640"/>
          <w:marRight w:val="0"/>
          <w:marTop w:val="0"/>
          <w:marBottom w:val="0"/>
          <w:divBdr>
            <w:top w:val="none" w:sz="0" w:space="0" w:color="auto"/>
            <w:left w:val="none" w:sz="0" w:space="0" w:color="auto"/>
            <w:bottom w:val="none" w:sz="0" w:space="0" w:color="auto"/>
            <w:right w:val="none" w:sz="0" w:space="0" w:color="auto"/>
          </w:divBdr>
        </w:div>
        <w:div w:id="1372723956">
          <w:marLeft w:val="640"/>
          <w:marRight w:val="0"/>
          <w:marTop w:val="0"/>
          <w:marBottom w:val="0"/>
          <w:divBdr>
            <w:top w:val="none" w:sz="0" w:space="0" w:color="auto"/>
            <w:left w:val="none" w:sz="0" w:space="0" w:color="auto"/>
            <w:bottom w:val="none" w:sz="0" w:space="0" w:color="auto"/>
            <w:right w:val="none" w:sz="0" w:space="0" w:color="auto"/>
          </w:divBdr>
        </w:div>
      </w:divsChild>
    </w:div>
    <w:div w:id="509222715">
      <w:bodyDiv w:val="1"/>
      <w:marLeft w:val="0"/>
      <w:marRight w:val="0"/>
      <w:marTop w:val="0"/>
      <w:marBottom w:val="0"/>
      <w:divBdr>
        <w:top w:val="none" w:sz="0" w:space="0" w:color="auto"/>
        <w:left w:val="none" w:sz="0" w:space="0" w:color="auto"/>
        <w:bottom w:val="none" w:sz="0" w:space="0" w:color="auto"/>
        <w:right w:val="none" w:sz="0" w:space="0" w:color="auto"/>
      </w:divBdr>
      <w:divsChild>
        <w:div w:id="1468622974">
          <w:marLeft w:val="640"/>
          <w:marRight w:val="0"/>
          <w:marTop w:val="0"/>
          <w:marBottom w:val="0"/>
          <w:divBdr>
            <w:top w:val="none" w:sz="0" w:space="0" w:color="auto"/>
            <w:left w:val="none" w:sz="0" w:space="0" w:color="auto"/>
            <w:bottom w:val="none" w:sz="0" w:space="0" w:color="auto"/>
            <w:right w:val="none" w:sz="0" w:space="0" w:color="auto"/>
          </w:divBdr>
        </w:div>
        <w:div w:id="1297875493">
          <w:marLeft w:val="640"/>
          <w:marRight w:val="0"/>
          <w:marTop w:val="0"/>
          <w:marBottom w:val="0"/>
          <w:divBdr>
            <w:top w:val="none" w:sz="0" w:space="0" w:color="auto"/>
            <w:left w:val="none" w:sz="0" w:space="0" w:color="auto"/>
            <w:bottom w:val="none" w:sz="0" w:space="0" w:color="auto"/>
            <w:right w:val="none" w:sz="0" w:space="0" w:color="auto"/>
          </w:divBdr>
        </w:div>
        <w:div w:id="1482506142">
          <w:marLeft w:val="640"/>
          <w:marRight w:val="0"/>
          <w:marTop w:val="0"/>
          <w:marBottom w:val="0"/>
          <w:divBdr>
            <w:top w:val="none" w:sz="0" w:space="0" w:color="auto"/>
            <w:left w:val="none" w:sz="0" w:space="0" w:color="auto"/>
            <w:bottom w:val="none" w:sz="0" w:space="0" w:color="auto"/>
            <w:right w:val="none" w:sz="0" w:space="0" w:color="auto"/>
          </w:divBdr>
        </w:div>
        <w:div w:id="439035076">
          <w:marLeft w:val="640"/>
          <w:marRight w:val="0"/>
          <w:marTop w:val="0"/>
          <w:marBottom w:val="0"/>
          <w:divBdr>
            <w:top w:val="none" w:sz="0" w:space="0" w:color="auto"/>
            <w:left w:val="none" w:sz="0" w:space="0" w:color="auto"/>
            <w:bottom w:val="none" w:sz="0" w:space="0" w:color="auto"/>
            <w:right w:val="none" w:sz="0" w:space="0" w:color="auto"/>
          </w:divBdr>
        </w:div>
        <w:div w:id="208420801">
          <w:marLeft w:val="640"/>
          <w:marRight w:val="0"/>
          <w:marTop w:val="0"/>
          <w:marBottom w:val="0"/>
          <w:divBdr>
            <w:top w:val="none" w:sz="0" w:space="0" w:color="auto"/>
            <w:left w:val="none" w:sz="0" w:space="0" w:color="auto"/>
            <w:bottom w:val="none" w:sz="0" w:space="0" w:color="auto"/>
            <w:right w:val="none" w:sz="0" w:space="0" w:color="auto"/>
          </w:divBdr>
        </w:div>
        <w:div w:id="1754617502">
          <w:marLeft w:val="640"/>
          <w:marRight w:val="0"/>
          <w:marTop w:val="0"/>
          <w:marBottom w:val="0"/>
          <w:divBdr>
            <w:top w:val="none" w:sz="0" w:space="0" w:color="auto"/>
            <w:left w:val="none" w:sz="0" w:space="0" w:color="auto"/>
            <w:bottom w:val="none" w:sz="0" w:space="0" w:color="auto"/>
            <w:right w:val="none" w:sz="0" w:space="0" w:color="auto"/>
          </w:divBdr>
        </w:div>
        <w:div w:id="93132195">
          <w:marLeft w:val="640"/>
          <w:marRight w:val="0"/>
          <w:marTop w:val="0"/>
          <w:marBottom w:val="0"/>
          <w:divBdr>
            <w:top w:val="none" w:sz="0" w:space="0" w:color="auto"/>
            <w:left w:val="none" w:sz="0" w:space="0" w:color="auto"/>
            <w:bottom w:val="none" w:sz="0" w:space="0" w:color="auto"/>
            <w:right w:val="none" w:sz="0" w:space="0" w:color="auto"/>
          </w:divBdr>
        </w:div>
      </w:divsChild>
    </w:div>
    <w:div w:id="551817169">
      <w:bodyDiv w:val="1"/>
      <w:marLeft w:val="0"/>
      <w:marRight w:val="0"/>
      <w:marTop w:val="0"/>
      <w:marBottom w:val="0"/>
      <w:divBdr>
        <w:top w:val="none" w:sz="0" w:space="0" w:color="auto"/>
        <w:left w:val="none" w:sz="0" w:space="0" w:color="auto"/>
        <w:bottom w:val="none" w:sz="0" w:space="0" w:color="auto"/>
        <w:right w:val="none" w:sz="0" w:space="0" w:color="auto"/>
      </w:divBdr>
    </w:div>
    <w:div w:id="610742693">
      <w:bodyDiv w:val="1"/>
      <w:marLeft w:val="0"/>
      <w:marRight w:val="0"/>
      <w:marTop w:val="0"/>
      <w:marBottom w:val="0"/>
      <w:divBdr>
        <w:top w:val="none" w:sz="0" w:space="0" w:color="auto"/>
        <w:left w:val="none" w:sz="0" w:space="0" w:color="auto"/>
        <w:bottom w:val="none" w:sz="0" w:space="0" w:color="auto"/>
        <w:right w:val="none" w:sz="0" w:space="0" w:color="auto"/>
      </w:divBdr>
      <w:divsChild>
        <w:div w:id="1549489202">
          <w:marLeft w:val="640"/>
          <w:marRight w:val="0"/>
          <w:marTop w:val="0"/>
          <w:marBottom w:val="0"/>
          <w:divBdr>
            <w:top w:val="none" w:sz="0" w:space="0" w:color="auto"/>
            <w:left w:val="none" w:sz="0" w:space="0" w:color="auto"/>
            <w:bottom w:val="none" w:sz="0" w:space="0" w:color="auto"/>
            <w:right w:val="none" w:sz="0" w:space="0" w:color="auto"/>
          </w:divBdr>
        </w:div>
        <w:div w:id="685208022">
          <w:marLeft w:val="640"/>
          <w:marRight w:val="0"/>
          <w:marTop w:val="0"/>
          <w:marBottom w:val="0"/>
          <w:divBdr>
            <w:top w:val="none" w:sz="0" w:space="0" w:color="auto"/>
            <w:left w:val="none" w:sz="0" w:space="0" w:color="auto"/>
            <w:bottom w:val="none" w:sz="0" w:space="0" w:color="auto"/>
            <w:right w:val="none" w:sz="0" w:space="0" w:color="auto"/>
          </w:divBdr>
        </w:div>
        <w:div w:id="1310935649">
          <w:marLeft w:val="640"/>
          <w:marRight w:val="0"/>
          <w:marTop w:val="0"/>
          <w:marBottom w:val="0"/>
          <w:divBdr>
            <w:top w:val="none" w:sz="0" w:space="0" w:color="auto"/>
            <w:left w:val="none" w:sz="0" w:space="0" w:color="auto"/>
            <w:bottom w:val="none" w:sz="0" w:space="0" w:color="auto"/>
            <w:right w:val="none" w:sz="0" w:space="0" w:color="auto"/>
          </w:divBdr>
        </w:div>
        <w:div w:id="2048411440">
          <w:marLeft w:val="640"/>
          <w:marRight w:val="0"/>
          <w:marTop w:val="0"/>
          <w:marBottom w:val="0"/>
          <w:divBdr>
            <w:top w:val="none" w:sz="0" w:space="0" w:color="auto"/>
            <w:left w:val="none" w:sz="0" w:space="0" w:color="auto"/>
            <w:bottom w:val="none" w:sz="0" w:space="0" w:color="auto"/>
            <w:right w:val="none" w:sz="0" w:space="0" w:color="auto"/>
          </w:divBdr>
        </w:div>
        <w:div w:id="137962266">
          <w:marLeft w:val="640"/>
          <w:marRight w:val="0"/>
          <w:marTop w:val="0"/>
          <w:marBottom w:val="0"/>
          <w:divBdr>
            <w:top w:val="none" w:sz="0" w:space="0" w:color="auto"/>
            <w:left w:val="none" w:sz="0" w:space="0" w:color="auto"/>
            <w:bottom w:val="none" w:sz="0" w:space="0" w:color="auto"/>
            <w:right w:val="none" w:sz="0" w:space="0" w:color="auto"/>
          </w:divBdr>
        </w:div>
        <w:div w:id="829560635">
          <w:marLeft w:val="640"/>
          <w:marRight w:val="0"/>
          <w:marTop w:val="0"/>
          <w:marBottom w:val="0"/>
          <w:divBdr>
            <w:top w:val="none" w:sz="0" w:space="0" w:color="auto"/>
            <w:left w:val="none" w:sz="0" w:space="0" w:color="auto"/>
            <w:bottom w:val="none" w:sz="0" w:space="0" w:color="auto"/>
            <w:right w:val="none" w:sz="0" w:space="0" w:color="auto"/>
          </w:divBdr>
        </w:div>
        <w:div w:id="1152210811">
          <w:marLeft w:val="640"/>
          <w:marRight w:val="0"/>
          <w:marTop w:val="0"/>
          <w:marBottom w:val="0"/>
          <w:divBdr>
            <w:top w:val="none" w:sz="0" w:space="0" w:color="auto"/>
            <w:left w:val="none" w:sz="0" w:space="0" w:color="auto"/>
            <w:bottom w:val="none" w:sz="0" w:space="0" w:color="auto"/>
            <w:right w:val="none" w:sz="0" w:space="0" w:color="auto"/>
          </w:divBdr>
        </w:div>
      </w:divsChild>
    </w:div>
    <w:div w:id="672217982">
      <w:bodyDiv w:val="1"/>
      <w:marLeft w:val="0"/>
      <w:marRight w:val="0"/>
      <w:marTop w:val="0"/>
      <w:marBottom w:val="0"/>
      <w:divBdr>
        <w:top w:val="none" w:sz="0" w:space="0" w:color="auto"/>
        <w:left w:val="none" w:sz="0" w:space="0" w:color="auto"/>
        <w:bottom w:val="none" w:sz="0" w:space="0" w:color="auto"/>
        <w:right w:val="none" w:sz="0" w:space="0" w:color="auto"/>
      </w:divBdr>
      <w:divsChild>
        <w:div w:id="268125560">
          <w:marLeft w:val="640"/>
          <w:marRight w:val="0"/>
          <w:marTop w:val="0"/>
          <w:marBottom w:val="0"/>
          <w:divBdr>
            <w:top w:val="none" w:sz="0" w:space="0" w:color="auto"/>
            <w:left w:val="none" w:sz="0" w:space="0" w:color="auto"/>
            <w:bottom w:val="none" w:sz="0" w:space="0" w:color="auto"/>
            <w:right w:val="none" w:sz="0" w:space="0" w:color="auto"/>
          </w:divBdr>
        </w:div>
        <w:div w:id="673722903">
          <w:marLeft w:val="640"/>
          <w:marRight w:val="0"/>
          <w:marTop w:val="0"/>
          <w:marBottom w:val="0"/>
          <w:divBdr>
            <w:top w:val="none" w:sz="0" w:space="0" w:color="auto"/>
            <w:left w:val="none" w:sz="0" w:space="0" w:color="auto"/>
            <w:bottom w:val="none" w:sz="0" w:space="0" w:color="auto"/>
            <w:right w:val="none" w:sz="0" w:space="0" w:color="auto"/>
          </w:divBdr>
        </w:div>
        <w:div w:id="617297996">
          <w:marLeft w:val="640"/>
          <w:marRight w:val="0"/>
          <w:marTop w:val="0"/>
          <w:marBottom w:val="0"/>
          <w:divBdr>
            <w:top w:val="none" w:sz="0" w:space="0" w:color="auto"/>
            <w:left w:val="none" w:sz="0" w:space="0" w:color="auto"/>
            <w:bottom w:val="none" w:sz="0" w:space="0" w:color="auto"/>
            <w:right w:val="none" w:sz="0" w:space="0" w:color="auto"/>
          </w:divBdr>
        </w:div>
        <w:div w:id="1552568886">
          <w:marLeft w:val="640"/>
          <w:marRight w:val="0"/>
          <w:marTop w:val="0"/>
          <w:marBottom w:val="0"/>
          <w:divBdr>
            <w:top w:val="none" w:sz="0" w:space="0" w:color="auto"/>
            <w:left w:val="none" w:sz="0" w:space="0" w:color="auto"/>
            <w:bottom w:val="none" w:sz="0" w:space="0" w:color="auto"/>
            <w:right w:val="none" w:sz="0" w:space="0" w:color="auto"/>
          </w:divBdr>
        </w:div>
        <w:div w:id="2048991599">
          <w:marLeft w:val="640"/>
          <w:marRight w:val="0"/>
          <w:marTop w:val="0"/>
          <w:marBottom w:val="0"/>
          <w:divBdr>
            <w:top w:val="none" w:sz="0" w:space="0" w:color="auto"/>
            <w:left w:val="none" w:sz="0" w:space="0" w:color="auto"/>
            <w:bottom w:val="none" w:sz="0" w:space="0" w:color="auto"/>
            <w:right w:val="none" w:sz="0" w:space="0" w:color="auto"/>
          </w:divBdr>
        </w:div>
      </w:divsChild>
    </w:div>
    <w:div w:id="740713979">
      <w:bodyDiv w:val="1"/>
      <w:marLeft w:val="0"/>
      <w:marRight w:val="0"/>
      <w:marTop w:val="0"/>
      <w:marBottom w:val="0"/>
      <w:divBdr>
        <w:top w:val="none" w:sz="0" w:space="0" w:color="auto"/>
        <w:left w:val="none" w:sz="0" w:space="0" w:color="auto"/>
        <w:bottom w:val="none" w:sz="0" w:space="0" w:color="auto"/>
        <w:right w:val="none" w:sz="0" w:space="0" w:color="auto"/>
      </w:divBdr>
      <w:divsChild>
        <w:div w:id="851645541">
          <w:marLeft w:val="640"/>
          <w:marRight w:val="0"/>
          <w:marTop w:val="0"/>
          <w:marBottom w:val="0"/>
          <w:divBdr>
            <w:top w:val="none" w:sz="0" w:space="0" w:color="auto"/>
            <w:left w:val="none" w:sz="0" w:space="0" w:color="auto"/>
            <w:bottom w:val="none" w:sz="0" w:space="0" w:color="auto"/>
            <w:right w:val="none" w:sz="0" w:space="0" w:color="auto"/>
          </w:divBdr>
        </w:div>
        <w:div w:id="1794981304">
          <w:marLeft w:val="640"/>
          <w:marRight w:val="0"/>
          <w:marTop w:val="0"/>
          <w:marBottom w:val="0"/>
          <w:divBdr>
            <w:top w:val="none" w:sz="0" w:space="0" w:color="auto"/>
            <w:left w:val="none" w:sz="0" w:space="0" w:color="auto"/>
            <w:bottom w:val="none" w:sz="0" w:space="0" w:color="auto"/>
            <w:right w:val="none" w:sz="0" w:space="0" w:color="auto"/>
          </w:divBdr>
        </w:div>
        <w:div w:id="1423716842">
          <w:marLeft w:val="640"/>
          <w:marRight w:val="0"/>
          <w:marTop w:val="0"/>
          <w:marBottom w:val="0"/>
          <w:divBdr>
            <w:top w:val="none" w:sz="0" w:space="0" w:color="auto"/>
            <w:left w:val="none" w:sz="0" w:space="0" w:color="auto"/>
            <w:bottom w:val="none" w:sz="0" w:space="0" w:color="auto"/>
            <w:right w:val="none" w:sz="0" w:space="0" w:color="auto"/>
          </w:divBdr>
        </w:div>
        <w:div w:id="2123838399">
          <w:marLeft w:val="640"/>
          <w:marRight w:val="0"/>
          <w:marTop w:val="0"/>
          <w:marBottom w:val="0"/>
          <w:divBdr>
            <w:top w:val="none" w:sz="0" w:space="0" w:color="auto"/>
            <w:left w:val="none" w:sz="0" w:space="0" w:color="auto"/>
            <w:bottom w:val="none" w:sz="0" w:space="0" w:color="auto"/>
            <w:right w:val="none" w:sz="0" w:space="0" w:color="auto"/>
          </w:divBdr>
        </w:div>
        <w:div w:id="847601872">
          <w:marLeft w:val="640"/>
          <w:marRight w:val="0"/>
          <w:marTop w:val="0"/>
          <w:marBottom w:val="0"/>
          <w:divBdr>
            <w:top w:val="none" w:sz="0" w:space="0" w:color="auto"/>
            <w:left w:val="none" w:sz="0" w:space="0" w:color="auto"/>
            <w:bottom w:val="none" w:sz="0" w:space="0" w:color="auto"/>
            <w:right w:val="none" w:sz="0" w:space="0" w:color="auto"/>
          </w:divBdr>
        </w:div>
      </w:divsChild>
    </w:div>
    <w:div w:id="762069184">
      <w:bodyDiv w:val="1"/>
      <w:marLeft w:val="0"/>
      <w:marRight w:val="0"/>
      <w:marTop w:val="0"/>
      <w:marBottom w:val="0"/>
      <w:divBdr>
        <w:top w:val="none" w:sz="0" w:space="0" w:color="auto"/>
        <w:left w:val="none" w:sz="0" w:space="0" w:color="auto"/>
        <w:bottom w:val="none" w:sz="0" w:space="0" w:color="auto"/>
        <w:right w:val="none" w:sz="0" w:space="0" w:color="auto"/>
      </w:divBdr>
      <w:divsChild>
        <w:div w:id="2047824790">
          <w:marLeft w:val="640"/>
          <w:marRight w:val="0"/>
          <w:marTop w:val="0"/>
          <w:marBottom w:val="0"/>
          <w:divBdr>
            <w:top w:val="none" w:sz="0" w:space="0" w:color="auto"/>
            <w:left w:val="none" w:sz="0" w:space="0" w:color="auto"/>
            <w:bottom w:val="none" w:sz="0" w:space="0" w:color="auto"/>
            <w:right w:val="none" w:sz="0" w:space="0" w:color="auto"/>
          </w:divBdr>
        </w:div>
        <w:div w:id="960770976">
          <w:marLeft w:val="640"/>
          <w:marRight w:val="0"/>
          <w:marTop w:val="0"/>
          <w:marBottom w:val="0"/>
          <w:divBdr>
            <w:top w:val="none" w:sz="0" w:space="0" w:color="auto"/>
            <w:left w:val="none" w:sz="0" w:space="0" w:color="auto"/>
            <w:bottom w:val="none" w:sz="0" w:space="0" w:color="auto"/>
            <w:right w:val="none" w:sz="0" w:space="0" w:color="auto"/>
          </w:divBdr>
        </w:div>
        <w:div w:id="108593447">
          <w:marLeft w:val="640"/>
          <w:marRight w:val="0"/>
          <w:marTop w:val="0"/>
          <w:marBottom w:val="0"/>
          <w:divBdr>
            <w:top w:val="none" w:sz="0" w:space="0" w:color="auto"/>
            <w:left w:val="none" w:sz="0" w:space="0" w:color="auto"/>
            <w:bottom w:val="none" w:sz="0" w:space="0" w:color="auto"/>
            <w:right w:val="none" w:sz="0" w:space="0" w:color="auto"/>
          </w:divBdr>
        </w:div>
        <w:div w:id="1343554449">
          <w:marLeft w:val="640"/>
          <w:marRight w:val="0"/>
          <w:marTop w:val="0"/>
          <w:marBottom w:val="0"/>
          <w:divBdr>
            <w:top w:val="none" w:sz="0" w:space="0" w:color="auto"/>
            <w:left w:val="none" w:sz="0" w:space="0" w:color="auto"/>
            <w:bottom w:val="none" w:sz="0" w:space="0" w:color="auto"/>
            <w:right w:val="none" w:sz="0" w:space="0" w:color="auto"/>
          </w:divBdr>
        </w:div>
        <w:div w:id="1330644773">
          <w:marLeft w:val="640"/>
          <w:marRight w:val="0"/>
          <w:marTop w:val="0"/>
          <w:marBottom w:val="0"/>
          <w:divBdr>
            <w:top w:val="none" w:sz="0" w:space="0" w:color="auto"/>
            <w:left w:val="none" w:sz="0" w:space="0" w:color="auto"/>
            <w:bottom w:val="none" w:sz="0" w:space="0" w:color="auto"/>
            <w:right w:val="none" w:sz="0" w:space="0" w:color="auto"/>
          </w:divBdr>
        </w:div>
        <w:div w:id="689842897">
          <w:marLeft w:val="640"/>
          <w:marRight w:val="0"/>
          <w:marTop w:val="0"/>
          <w:marBottom w:val="0"/>
          <w:divBdr>
            <w:top w:val="none" w:sz="0" w:space="0" w:color="auto"/>
            <w:left w:val="none" w:sz="0" w:space="0" w:color="auto"/>
            <w:bottom w:val="none" w:sz="0" w:space="0" w:color="auto"/>
            <w:right w:val="none" w:sz="0" w:space="0" w:color="auto"/>
          </w:divBdr>
        </w:div>
        <w:div w:id="819151055">
          <w:marLeft w:val="640"/>
          <w:marRight w:val="0"/>
          <w:marTop w:val="0"/>
          <w:marBottom w:val="0"/>
          <w:divBdr>
            <w:top w:val="none" w:sz="0" w:space="0" w:color="auto"/>
            <w:left w:val="none" w:sz="0" w:space="0" w:color="auto"/>
            <w:bottom w:val="none" w:sz="0" w:space="0" w:color="auto"/>
            <w:right w:val="none" w:sz="0" w:space="0" w:color="auto"/>
          </w:divBdr>
        </w:div>
        <w:div w:id="1487671508">
          <w:marLeft w:val="640"/>
          <w:marRight w:val="0"/>
          <w:marTop w:val="0"/>
          <w:marBottom w:val="0"/>
          <w:divBdr>
            <w:top w:val="none" w:sz="0" w:space="0" w:color="auto"/>
            <w:left w:val="none" w:sz="0" w:space="0" w:color="auto"/>
            <w:bottom w:val="none" w:sz="0" w:space="0" w:color="auto"/>
            <w:right w:val="none" w:sz="0" w:space="0" w:color="auto"/>
          </w:divBdr>
        </w:div>
      </w:divsChild>
    </w:div>
    <w:div w:id="763960081">
      <w:bodyDiv w:val="1"/>
      <w:marLeft w:val="0"/>
      <w:marRight w:val="0"/>
      <w:marTop w:val="0"/>
      <w:marBottom w:val="0"/>
      <w:divBdr>
        <w:top w:val="none" w:sz="0" w:space="0" w:color="auto"/>
        <w:left w:val="none" w:sz="0" w:space="0" w:color="auto"/>
        <w:bottom w:val="none" w:sz="0" w:space="0" w:color="auto"/>
        <w:right w:val="none" w:sz="0" w:space="0" w:color="auto"/>
      </w:divBdr>
      <w:divsChild>
        <w:div w:id="868177423">
          <w:marLeft w:val="640"/>
          <w:marRight w:val="0"/>
          <w:marTop w:val="0"/>
          <w:marBottom w:val="0"/>
          <w:divBdr>
            <w:top w:val="none" w:sz="0" w:space="0" w:color="auto"/>
            <w:left w:val="none" w:sz="0" w:space="0" w:color="auto"/>
            <w:bottom w:val="none" w:sz="0" w:space="0" w:color="auto"/>
            <w:right w:val="none" w:sz="0" w:space="0" w:color="auto"/>
          </w:divBdr>
        </w:div>
        <w:div w:id="709301586">
          <w:marLeft w:val="640"/>
          <w:marRight w:val="0"/>
          <w:marTop w:val="0"/>
          <w:marBottom w:val="0"/>
          <w:divBdr>
            <w:top w:val="none" w:sz="0" w:space="0" w:color="auto"/>
            <w:left w:val="none" w:sz="0" w:space="0" w:color="auto"/>
            <w:bottom w:val="none" w:sz="0" w:space="0" w:color="auto"/>
            <w:right w:val="none" w:sz="0" w:space="0" w:color="auto"/>
          </w:divBdr>
        </w:div>
        <w:div w:id="1963462715">
          <w:marLeft w:val="640"/>
          <w:marRight w:val="0"/>
          <w:marTop w:val="0"/>
          <w:marBottom w:val="0"/>
          <w:divBdr>
            <w:top w:val="none" w:sz="0" w:space="0" w:color="auto"/>
            <w:left w:val="none" w:sz="0" w:space="0" w:color="auto"/>
            <w:bottom w:val="none" w:sz="0" w:space="0" w:color="auto"/>
            <w:right w:val="none" w:sz="0" w:space="0" w:color="auto"/>
          </w:divBdr>
        </w:div>
        <w:div w:id="638539992">
          <w:marLeft w:val="640"/>
          <w:marRight w:val="0"/>
          <w:marTop w:val="0"/>
          <w:marBottom w:val="0"/>
          <w:divBdr>
            <w:top w:val="none" w:sz="0" w:space="0" w:color="auto"/>
            <w:left w:val="none" w:sz="0" w:space="0" w:color="auto"/>
            <w:bottom w:val="none" w:sz="0" w:space="0" w:color="auto"/>
            <w:right w:val="none" w:sz="0" w:space="0" w:color="auto"/>
          </w:divBdr>
        </w:div>
        <w:div w:id="1747335907">
          <w:marLeft w:val="640"/>
          <w:marRight w:val="0"/>
          <w:marTop w:val="0"/>
          <w:marBottom w:val="0"/>
          <w:divBdr>
            <w:top w:val="none" w:sz="0" w:space="0" w:color="auto"/>
            <w:left w:val="none" w:sz="0" w:space="0" w:color="auto"/>
            <w:bottom w:val="none" w:sz="0" w:space="0" w:color="auto"/>
            <w:right w:val="none" w:sz="0" w:space="0" w:color="auto"/>
          </w:divBdr>
        </w:div>
        <w:div w:id="550502765">
          <w:marLeft w:val="640"/>
          <w:marRight w:val="0"/>
          <w:marTop w:val="0"/>
          <w:marBottom w:val="0"/>
          <w:divBdr>
            <w:top w:val="none" w:sz="0" w:space="0" w:color="auto"/>
            <w:left w:val="none" w:sz="0" w:space="0" w:color="auto"/>
            <w:bottom w:val="none" w:sz="0" w:space="0" w:color="auto"/>
            <w:right w:val="none" w:sz="0" w:space="0" w:color="auto"/>
          </w:divBdr>
        </w:div>
        <w:div w:id="989015614">
          <w:marLeft w:val="640"/>
          <w:marRight w:val="0"/>
          <w:marTop w:val="0"/>
          <w:marBottom w:val="0"/>
          <w:divBdr>
            <w:top w:val="none" w:sz="0" w:space="0" w:color="auto"/>
            <w:left w:val="none" w:sz="0" w:space="0" w:color="auto"/>
            <w:bottom w:val="none" w:sz="0" w:space="0" w:color="auto"/>
            <w:right w:val="none" w:sz="0" w:space="0" w:color="auto"/>
          </w:divBdr>
        </w:div>
        <w:div w:id="90391951">
          <w:marLeft w:val="640"/>
          <w:marRight w:val="0"/>
          <w:marTop w:val="0"/>
          <w:marBottom w:val="0"/>
          <w:divBdr>
            <w:top w:val="none" w:sz="0" w:space="0" w:color="auto"/>
            <w:left w:val="none" w:sz="0" w:space="0" w:color="auto"/>
            <w:bottom w:val="none" w:sz="0" w:space="0" w:color="auto"/>
            <w:right w:val="none" w:sz="0" w:space="0" w:color="auto"/>
          </w:divBdr>
        </w:div>
        <w:div w:id="585385386">
          <w:marLeft w:val="640"/>
          <w:marRight w:val="0"/>
          <w:marTop w:val="0"/>
          <w:marBottom w:val="0"/>
          <w:divBdr>
            <w:top w:val="none" w:sz="0" w:space="0" w:color="auto"/>
            <w:left w:val="none" w:sz="0" w:space="0" w:color="auto"/>
            <w:bottom w:val="none" w:sz="0" w:space="0" w:color="auto"/>
            <w:right w:val="none" w:sz="0" w:space="0" w:color="auto"/>
          </w:divBdr>
        </w:div>
        <w:div w:id="906190643">
          <w:marLeft w:val="640"/>
          <w:marRight w:val="0"/>
          <w:marTop w:val="0"/>
          <w:marBottom w:val="0"/>
          <w:divBdr>
            <w:top w:val="none" w:sz="0" w:space="0" w:color="auto"/>
            <w:left w:val="none" w:sz="0" w:space="0" w:color="auto"/>
            <w:bottom w:val="none" w:sz="0" w:space="0" w:color="auto"/>
            <w:right w:val="none" w:sz="0" w:space="0" w:color="auto"/>
          </w:divBdr>
        </w:div>
        <w:div w:id="1446536074">
          <w:marLeft w:val="640"/>
          <w:marRight w:val="0"/>
          <w:marTop w:val="0"/>
          <w:marBottom w:val="0"/>
          <w:divBdr>
            <w:top w:val="none" w:sz="0" w:space="0" w:color="auto"/>
            <w:left w:val="none" w:sz="0" w:space="0" w:color="auto"/>
            <w:bottom w:val="none" w:sz="0" w:space="0" w:color="auto"/>
            <w:right w:val="none" w:sz="0" w:space="0" w:color="auto"/>
          </w:divBdr>
        </w:div>
        <w:div w:id="1055737037">
          <w:marLeft w:val="640"/>
          <w:marRight w:val="0"/>
          <w:marTop w:val="0"/>
          <w:marBottom w:val="0"/>
          <w:divBdr>
            <w:top w:val="none" w:sz="0" w:space="0" w:color="auto"/>
            <w:left w:val="none" w:sz="0" w:space="0" w:color="auto"/>
            <w:bottom w:val="none" w:sz="0" w:space="0" w:color="auto"/>
            <w:right w:val="none" w:sz="0" w:space="0" w:color="auto"/>
          </w:divBdr>
        </w:div>
        <w:div w:id="180440744">
          <w:marLeft w:val="640"/>
          <w:marRight w:val="0"/>
          <w:marTop w:val="0"/>
          <w:marBottom w:val="0"/>
          <w:divBdr>
            <w:top w:val="none" w:sz="0" w:space="0" w:color="auto"/>
            <w:left w:val="none" w:sz="0" w:space="0" w:color="auto"/>
            <w:bottom w:val="none" w:sz="0" w:space="0" w:color="auto"/>
            <w:right w:val="none" w:sz="0" w:space="0" w:color="auto"/>
          </w:divBdr>
        </w:div>
      </w:divsChild>
    </w:div>
    <w:div w:id="768282465">
      <w:bodyDiv w:val="1"/>
      <w:marLeft w:val="0"/>
      <w:marRight w:val="0"/>
      <w:marTop w:val="0"/>
      <w:marBottom w:val="0"/>
      <w:divBdr>
        <w:top w:val="none" w:sz="0" w:space="0" w:color="auto"/>
        <w:left w:val="none" w:sz="0" w:space="0" w:color="auto"/>
        <w:bottom w:val="none" w:sz="0" w:space="0" w:color="auto"/>
        <w:right w:val="none" w:sz="0" w:space="0" w:color="auto"/>
      </w:divBdr>
    </w:div>
    <w:div w:id="768475823">
      <w:bodyDiv w:val="1"/>
      <w:marLeft w:val="0"/>
      <w:marRight w:val="0"/>
      <w:marTop w:val="0"/>
      <w:marBottom w:val="0"/>
      <w:divBdr>
        <w:top w:val="none" w:sz="0" w:space="0" w:color="auto"/>
        <w:left w:val="none" w:sz="0" w:space="0" w:color="auto"/>
        <w:bottom w:val="none" w:sz="0" w:space="0" w:color="auto"/>
        <w:right w:val="none" w:sz="0" w:space="0" w:color="auto"/>
      </w:divBdr>
    </w:div>
    <w:div w:id="772286874">
      <w:bodyDiv w:val="1"/>
      <w:marLeft w:val="0"/>
      <w:marRight w:val="0"/>
      <w:marTop w:val="0"/>
      <w:marBottom w:val="0"/>
      <w:divBdr>
        <w:top w:val="none" w:sz="0" w:space="0" w:color="auto"/>
        <w:left w:val="none" w:sz="0" w:space="0" w:color="auto"/>
        <w:bottom w:val="none" w:sz="0" w:space="0" w:color="auto"/>
        <w:right w:val="none" w:sz="0" w:space="0" w:color="auto"/>
      </w:divBdr>
      <w:divsChild>
        <w:div w:id="429621017">
          <w:marLeft w:val="640"/>
          <w:marRight w:val="0"/>
          <w:marTop w:val="0"/>
          <w:marBottom w:val="0"/>
          <w:divBdr>
            <w:top w:val="none" w:sz="0" w:space="0" w:color="auto"/>
            <w:left w:val="none" w:sz="0" w:space="0" w:color="auto"/>
            <w:bottom w:val="none" w:sz="0" w:space="0" w:color="auto"/>
            <w:right w:val="none" w:sz="0" w:space="0" w:color="auto"/>
          </w:divBdr>
        </w:div>
        <w:div w:id="501821055">
          <w:marLeft w:val="640"/>
          <w:marRight w:val="0"/>
          <w:marTop w:val="0"/>
          <w:marBottom w:val="0"/>
          <w:divBdr>
            <w:top w:val="none" w:sz="0" w:space="0" w:color="auto"/>
            <w:left w:val="none" w:sz="0" w:space="0" w:color="auto"/>
            <w:bottom w:val="none" w:sz="0" w:space="0" w:color="auto"/>
            <w:right w:val="none" w:sz="0" w:space="0" w:color="auto"/>
          </w:divBdr>
        </w:div>
        <w:div w:id="1484077805">
          <w:marLeft w:val="640"/>
          <w:marRight w:val="0"/>
          <w:marTop w:val="0"/>
          <w:marBottom w:val="0"/>
          <w:divBdr>
            <w:top w:val="none" w:sz="0" w:space="0" w:color="auto"/>
            <w:left w:val="none" w:sz="0" w:space="0" w:color="auto"/>
            <w:bottom w:val="none" w:sz="0" w:space="0" w:color="auto"/>
            <w:right w:val="none" w:sz="0" w:space="0" w:color="auto"/>
          </w:divBdr>
        </w:div>
        <w:div w:id="880870301">
          <w:marLeft w:val="640"/>
          <w:marRight w:val="0"/>
          <w:marTop w:val="0"/>
          <w:marBottom w:val="0"/>
          <w:divBdr>
            <w:top w:val="none" w:sz="0" w:space="0" w:color="auto"/>
            <w:left w:val="none" w:sz="0" w:space="0" w:color="auto"/>
            <w:bottom w:val="none" w:sz="0" w:space="0" w:color="auto"/>
            <w:right w:val="none" w:sz="0" w:space="0" w:color="auto"/>
          </w:divBdr>
        </w:div>
      </w:divsChild>
    </w:div>
    <w:div w:id="804813547">
      <w:bodyDiv w:val="1"/>
      <w:marLeft w:val="0"/>
      <w:marRight w:val="0"/>
      <w:marTop w:val="0"/>
      <w:marBottom w:val="0"/>
      <w:divBdr>
        <w:top w:val="none" w:sz="0" w:space="0" w:color="auto"/>
        <w:left w:val="none" w:sz="0" w:space="0" w:color="auto"/>
        <w:bottom w:val="none" w:sz="0" w:space="0" w:color="auto"/>
        <w:right w:val="none" w:sz="0" w:space="0" w:color="auto"/>
      </w:divBdr>
      <w:divsChild>
        <w:div w:id="420419148">
          <w:marLeft w:val="640"/>
          <w:marRight w:val="0"/>
          <w:marTop w:val="0"/>
          <w:marBottom w:val="0"/>
          <w:divBdr>
            <w:top w:val="none" w:sz="0" w:space="0" w:color="auto"/>
            <w:left w:val="none" w:sz="0" w:space="0" w:color="auto"/>
            <w:bottom w:val="none" w:sz="0" w:space="0" w:color="auto"/>
            <w:right w:val="none" w:sz="0" w:space="0" w:color="auto"/>
          </w:divBdr>
        </w:div>
        <w:div w:id="1856651464">
          <w:marLeft w:val="640"/>
          <w:marRight w:val="0"/>
          <w:marTop w:val="0"/>
          <w:marBottom w:val="0"/>
          <w:divBdr>
            <w:top w:val="none" w:sz="0" w:space="0" w:color="auto"/>
            <w:left w:val="none" w:sz="0" w:space="0" w:color="auto"/>
            <w:bottom w:val="none" w:sz="0" w:space="0" w:color="auto"/>
            <w:right w:val="none" w:sz="0" w:space="0" w:color="auto"/>
          </w:divBdr>
        </w:div>
        <w:div w:id="1276137930">
          <w:marLeft w:val="640"/>
          <w:marRight w:val="0"/>
          <w:marTop w:val="0"/>
          <w:marBottom w:val="0"/>
          <w:divBdr>
            <w:top w:val="none" w:sz="0" w:space="0" w:color="auto"/>
            <w:left w:val="none" w:sz="0" w:space="0" w:color="auto"/>
            <w:bottom w:val="none" w:sz="0" w:space="0" w:color="auto"/>
            <w:right w:val="none" w:sz="0" w:space="0" w:color="auto"/>
          </w:divBdr>
        </w:div>
        <w:div w:id="1302030838">
          <w:marLeft w:val="640"/>
          <w:marRight w:val="0"/>
          <w:marTop w:val="0"/>
          <w:marBottom w:val="0"/>
          <w:divBdr>
            <w:top w:val="none" w:sz="0" w:space="0" w:color="auto"/>
            <w:left w:val="none" w:sz="0" w:space="0" w:color="auto"/>
            <w:bottom w:val="none" w:sz="0" w:space="0" w:color="auto"/>
            <w:right w:val="none" w:sz="0" w:space="0" w:color="auto"/>
          </w:divBdr>
        </w:div>
        <w:div w:id="607587248">
          <w:marLeft w:val="640"/>
          <w:marRight w:val="0"/>
          <w:marTop w:val="0"/>
          <w:marBottom w:val="0"/>
          <w:divBdr>
            <w:top w:val="none" w:sz="0" w:space="0" w:color="auto"/>
            <w:left w:val="none" w:sz="0" w:space="0" w:color="auto"/>
            <w:bottom w:val="none" w:sz="0" w:space="0" w:color="auto"/>
            <w:right w:val="none" w:sz="0" w:space="0" w:color="auto"/>
          </w:divBdr>
        </w:div>
        <w:div w:id="1725980740">
          <w:marLeft w:val="640"/>
          <w:marRight w:val="0"/>
          <w:marTop w:val="0"/>
          <w:marBottom w:val="0"/>
          <w:divBdr>
            <w:top w:val="none" w:sz="0" w:space="0" w:color="auto"/>
            <w:left w:val="none" w:sz="0" w:space="0" w:color="auto"/>
            <w:bottom w:val="none" w:sz="0" w:space="0" w:color="auto"/>
            <w:right w:val="none" w:sz="0" w:space="0" w:color="auto"/>
          </w:divBdr>
        </w:div>
        <w:div w:id="1027175565">
          <w:marLeft w:val="640"/>
          <w:marRight w:val="0"/>
          <w:marTop w:val="0"/>
          <w:marBottom w:val="0"/>
          <w:divBdr>
            <w:top w:val="none" w:sz="0" w:space="0" w:color="auto"/>
            <w:left w:val="none" w:sz="0" w:space="0" w:color="auto"/>
            <w:bottom w:val="none" w:sz="0" w:space="0" w:color="auto"/>
            <w:right w:val="none" w:sz="0" w:space="0" w:color="auto"/>
          </w:divBdr>
        </w:div>
        <w:div w:id="1783383301">
          <w:marLeft w:val="640"/>
          <w:marRight w:val="0"/>
          <w:marTop w:val="0"/>
          <w:marBottom w:val="0"/>
          <w:divBdr>
            <w:top w:val="none" w:sz="0" w:space="0" w:color="auto"/>
            <w:left w:val="none" w:sz="0" w:space="0" w:color="auto"/>
            <w:bottom w:val="none" w:sz="0" w:space="0" w:color="auto"/>
            <w:right w:val="none" w:sz="0" w:space="0" w:color="auto"/>
          </w:divBdr>
        </w:div>
        <w:div w:id="2056539143">
          <w:marLeft w:val="640"/>
          <w:marRight w:val="0"/>
          <w:marTop w:val="0"/>
          <w:marBottom w:val="0"/>
          <w:divBdr>
            <w:top w:val="none" w:sz="0" w:space="0" w:color="auto"/>
            <w:left w:val="none" w:sz="0" w:space="0" w:color="auto"/>
            <w:bottom w:val="none" w:sz="0" w:space="0" w:color="auto"/>
            <w:right w:val="none" w:sz="0" w:space="0" w:color="auto"/>
          </w:divBdr>
        </w:div>
        <w:div w:id="1246918065">
          <w:marLeft w:val="640"/>
          <w:marRight w:val="0"/>
          <w:marTop w:val="0"/>
          <w:marBottom w:val="0"/>
          <w:divBdr>
            <w:top w:val="none" w:sz="0" w:space="0" w:color="auto"/>
            <w:left w:val="none" w:sz="0" w:space="0" w:color="auto"/>
            <w:bottom w:val="none" w:sz="0" w:space="0" w:color="auto"/>
            <w:right w:val="none" w:sz="0" w:space="0" w:color="auto"/>
          </w:divBdr>
        </w:div>
        <w:div w:id="1117524103">
          <w:marLeft w:val="640"/>
          <w:marRight w:val="0"/>
          <w:marTop w:val="0"/>
          <w:marBottom w:val="0"/>
          <w:divBdr>
            <w:top w:val="none" w:sz="0" w:space="0" w:color="auto"/>
            <w:left w:val="none" w:sz="0" w:space="0" w:color="auto"/>
            <w:bottom w:val="none" w:sz="0" w:space="0" w:color="auto"/>
            <w:right w:val="none" w:sz="0" w:space="0" w:color="auto"/>
          </w:divBdr>
        </w:div>
        <w:div w:id="245190813">
          <w:marLeft w:val="640"/>
          <w:marRight w:val="0"/>
          <w:marTop w:val="0"/>
          <w:marBottom w:val="0"/>
          <w:divBdr>
            <w:top w:val="none" w:sz="0" w:space="0" w:color="auto"/>
            <w:left w:val="none" w:sz="0" w:space="0" w:color="auto"/>
            <w:bottom w:val="none" w:sz="0" w:space="0" w:color="auto"/>
            <w:right w:val="none" w:sz="0" w:space="0" w:color="auto"/>
          </w:divBdr>
        </w:div>
        <w:div w:id="738749176">
          <w:marLeft w:val="640"/>
          <w:marRight w:val="0"/>
          <w:marTop w:val="0"/>
          <w:marBottom w:val="0"/>
          <w:divBdr>
            <w:top w:val="none" w:sz="0" w:space="0" w:color="auto"/>
            <w:left w:val="none" w:sz="0" w:space="0" w:color="auto"/>
            <w:bottom w:val="none" w:sz="0" w:space="0" w:color="auto"/>
            <w:right w:val="none" w:sz="0" w:space="0" w:color="auto"/>
          </w:divBdr>
        </w:div>
        <w:div w:id="1544487270">
          <w:marLeft w:val="640"/>
          <w:marRight w:val="0"/>
          <w:marTop w:val="0"/>
          <w:marBottom w:val="0"/>
          <w:divBdr>
            <w:top w:val="none" w:sz="0" w:space="0" w:color="auto"/>
            <w:left w:val="none" w:sz="0" w:space="0" w:color="auto"/>
            <w:bottom w:val="none" w:sz="0" w:space="0" w:color="auto"/>
            <w:right w:val="none" w:sz="0" w:space="0" w:color="auto"/>
          </w:divBdr>
        </w:div>
        <w:div w:id="1001547913">
          <w:marLeft w:val="640"/>
          <w:marRight w:val="0"/>
          <w:marTop w:val="0"/>
          <w:marBottom w:val="0"/>
          <w:divBdr>
            <w:top w:val="none" w:sz="0" w:space="0" w:color="auto"/>
            <w:left w:val="none" w:sz="0" w:space="0" w:color="auto"/>
            <w:bottom w:val="none" w:sz="0" w:space="0" w:color="auto"/>
            <w:right w:val="none" w:sz="0" w:space="0" w:color="auto"/>
          </w:divBdr>
        </w:div>
        <w:div w:id="2113815139">
          <w:marLeft w:val="640"/>
          <w:marRight w:val="0"/>
          <w:marTop w:val="0"/>
          <w:marBottom w:val="0"/>
          <w:divBdr>
            <w:top w:val="none" w:sz="0" w:space="0" w:color="auto"/>
            <w:left w:val="none" w:sz="0" w:space="0" w:color="auto"/>
            <w:bottom w:val="none" w:sz="0" w:space="0" w:color="auto"/>
            <w:right w:val="none" w:sz="0" w:space="0" w:color="auto"/>
          </w:divBdr>
        </w:div>
        <w:div w:id="1541476621">
          <w:marLeft w:val="640"/>
          <w:marRight w:val="0"/>
          <w:marTop w:val="0"/>
          <w:marBottom w:val="0"/>
          <w:divBdr>
            <w:top w:val="none" w:sz="0" w:space="0" w:color="auto"/>
            <w:left w:val="none" w:sz="0" w:space="0" w:color="auto"/>
            <w:bottom w:val="none" w:sz="0" w:space="0" w:color="auto"/>
            <w:right w:val="none" w:sz="0" w:space="0" w:color="auto"/>
          </w:divBdr>
        </w:div>
      </w:divsChild>
    </w:div>
    <w:div w:id="812985919">
      <w:bodyDiv w:val="1"/>
      <w:marLeft w:val="0"/>
      <w:marRight w:val="0"/>
      <w:marTop w:val="0"/>
      <w:marBottom w:val="0"/>
      <w:divBdr>
        <w:top w:val="none" w:sz="0" w:space="0" w:color="auto"/>
        <w:left w:val="none" w:sz="0" w:space="0" w:color="auto"/>
        <w:bottom w:val="none" w:sz="0" w:space="0" w:color="auto"/>
        <w:right w:val="none" w:sz="0" w:space="0" w:color="auto"/>
      </w:divBdr>
      <w:divsChild>
        <w:div w:id="572400119">
          <w:marLeft w:val="640"/>
          <w:marRight w:val="0"/>
          <w:marTop w:val="0"/>
          <w:marBottom w:val="0"/>
          <w:divBdr>
            <w:top w:val="none" w:sz="0" w:space="0" w:color="auto"/>
            <w:left w:val="none" w:sz="0" w:space="0" w:color="auto"/>
            <w:bottom w:val="none" w:sz="0" w:space="0" w:color="auto"/>
            <w:right w:val="none" w:sz="0" w:space="0" w:color="auto"/>
          </w:divBdr>
        </w:div>
        <w:div w:id="54361157">
          <w:marLeft w:val="640"/>
          <w:marRight w:val="0"/>
          <w:marTop w:val="0"/>
          <w:marBottom w:val="0"/>
          <w:divBdr>
            <w:top w:val="none" w:sz="0" w:space="0" w:color="auto"/>
            <w:left w:val="none" w:sz="0" w:space="0" w:color="auto"/>
            <w:bottom w:val="none" w:sz="0" w:space="0" w:color="auto"/>
            <w:right w:val="none" w:sz="0" w:space="0" w:color="auto"/>
          </w:divBdr>
        </w:div>
        <w:div w:id="260649199">
          <w:marLeft w:val="640"/>
          <w:marRight w:val="0"/>
          <w:marTop w:val="0"/>
          <w:marBottom w:val="0"/>
          <w:divBdr>
            <w:top w:val="none" w:sz="0" w:space="0" w:color="auto"/>
            <w:left w:val="none" w:sz="0" w:space="0" w:color="auto"/>
            <w:bottom w:val="none" w:sz="0" w:space="0" w:color="auto"/>
            <w:right w:val="none" w:sz="0" w:space="0" w:color="auto"/>
          </w:divBdr>
        </w:div>
        <w:div w:id="1634679989">
          <w:marLeft w:val="640"/>
          <w:marRight w:val="0"/>
          <w:marTop w:val="0"/>
          <w:marBottom w:val="0"/>
          <w:divBdr>
            <w:top w:val="none" w:sz="0" w:space="0" w:color="auto"/>
            <w:left w:val="none" w:sz="0" w:space="0" w:color="auto"/>
            <w:bottom w:val="none" w:sz="0" w:space="0" w:color="auto"/>
            <w:right w:val="none" w:sz="0" w:space="0" w:color="auto"/>
          </w:divBdr>
        </w:div>
        <w:div w:id="2044207394">
          <w:marLeft w:val="640"/>
          <w:marRight w:val="0"/>
          <w:marTop w:val="0"/>
          <w:marBottom w:val="0"/>
          <w:divBdr>
            <w:top w:val="none" w:sz="0" w:space="0" w:color="auto"/>
            <w:left w:val="none" w:sz="0" w:space="0" w:color="auto"/>
            <w:bottom w:val="none" w:sz="0" w:space="0" w:color="auto"/>
            <w:right w:val="none" w:sz="0" w:space="0" w:color="auto"/>
          </w:divBdr>
        </w:div>
        <w:div w:id="852689340">
          <w:marLeft w:val="640"/>
          <w:marRight w:val="0"/>
          <w:marTop w:val="0"/>
          <w:marBottom w:val="0"/>
          <w:divBdr>
            <w:top w:val="none" w:sz="0" w:space="0" w:color="auto"/>
            <w:left w:val="none" w:sz="0" w:space="0" w:color="auto"/>
            <w:bottom w:val="none" w:sz="0" w:space="0" w:color="auto"/>
            <w:right w:val="none" w:sz="0" w:space="0" w:color="auto"/>
          </w:divBdr>
        </w:div>
        <w:div w:id="381102086">
          <w:marLeft w:val="640"/>
          <w:marRight w:val="0"/>
          <w:marTop w:val="0"/>
          <w:marBottom w:val="0"/>
          <w:divBdr>
            <w:top w:val="none" w:sz="0" w:space="0" w:color="auto"/>
            <w:left w:val="none" w:sz="0" w:space="0" w:color="auto"/>
            <w:bottom w:val="none" w:sz="0" w:space="0" w:color="auto"/>
            <w:right w:val="none" w:sz="0" w:space="0" w:color="auto"/>
          </w:divBdr>
        </w:div>
        <w:div w:id="177164433">
          <w:marLeft w:val="640"/>
          <w:marRight w:val="0"/>
          <w:marTop w:val="0"/>
          <w:marBottom w:val="0"/>
          <w:divBdr>
            <w:top w:val="none" w:sz="0" w:space="0" w:color="auto"/>
            <w:left w:val="none" w:sz="0" w:space="0" w:color="auto"/>
            <w:bottom w:val="none" w:sz="0" w:space="0" w:color="auto"/>
            <w:right w:val="none" w:sz="0" w:space="0" w:color="auto"/>
          </w:divBdr>
        </w:div>
        <w:div w:id="1519614354">
          <w:marLeft w:val="640"/>
          <w:marRight w:val="0"/>
          <w:marTop w:val="0"/>
          <w:marBottom w:val="0"/>
          <w:divBdr>
            <w:top w:val="none" w:sz="0" w:space="0" w:color="auto"/>
            <w:left w:val="none" w:sz="0" w:space="0" w:color="auto"/>
            <w:bottom w:val="none" w:sz="0" w:space="0" w:color="auto"/>
            <w:right w:val="none" w:sz="0" w:space="0" w:color="auto"/>
          </w:divBdr>
        </w:div>
        <w:div w:id="1919483989">
          <w:marLeft w:val="640"/>
          <w:marRight w:val="0"/>
          <w:marTop w:val="0"/>
          <w:marBottom w:val="0"/>
          <w:divBdr>
            <w:top w:val="none" w:sz="0" w:space="0" w:color="auto"/>
            <w:left w:val="none" w:sz="0" w:space="0" w:color="auto"/>
            <w:bottom w:val="none" w:sz="0" w:space="0" w:color="auto"/>
            <w:right w:val="none" w:sz="0" w:space="0" w:color="auto"/>
          </w:divBdr>
        </w:div>
        <w:div w:id="1160776523">
          <w:marLeft w:val="640"/>
          <w:marRight w:val="0"/>
          <w:marTop w:val="0"/>
          <w:marBottom w:val="0"/>
          <w:divBdr>
            <w:top w:val="none" w:sz="0" w:space="0" w:color="auto"/>
            <w:left w:val="none" w:sz="0" w:space="0" w:color="auto"/>
            <w:bottom w:val="none" w:sz="0" w:space="0" w:color="auto"/>
            <w:right w:val="none" w:sz="0" w:space="0" w:color="auto"/>
          </w:divBdr>
        </w:div>
        <w:div w:id="1064062408">
          <w:marLeft w:val="640"/>
          <w:marRight w:val="0"/>
          <w:marTop w:val="0"/>
          <w:marBottom w:val="0"/>
          <w:divBdr>
            <w:top w:val="none" w:sz="0" w:space="0" w:color="auto"/>
            <w:left w:val="none" w:sz="0" w:space="0" w:color="auto"/>
            <w:bottom w:val="none" w:sz="0" w:space="0" w:color="auto"/>
            <w:right w:val="none" w:sz="0" w:space="0" w:color="auto"/>
          </w:divBdr>
        </w:div>
        <w:div w:id="9991321">
          <w:marLeft w:val="640"/>
          <w:marRight w:val="0"/>
          <w:marTop w:val="0"/>
          <w:marBottom w:val="0"/>
          <w:divBdr>
            <w:top w:val="none" w:sz="0" w:space="0" w:color="auto"/>
            <w:left w:val="none" w:sz="0" w:space="0" w:color="auto"/>
            <w:bottom w:val="none" w:sz="0" w:space="0" w:color="auto"/>
            <w:right w:val="none" w:sz="0" w:space="0" w:color="auto"/>
          </w:divBdr>
        </w:div>
      </w:divsChild>
    </w:div>
    <w:div w:id="815874843">
      <w:bodyDiv w:val="1"/>
      <w:marLeft w:val="0"/>
      <w:marRight w:val="0"/>
      <w:marTop w:val="0"/>
      <w:marBottom w:val="0"/>
      <w:divBdr>
        <w:top w:val="none" w:sz="0" w:space="0" w:color="auto"/>
        <w:left w:val="none" w:sz="0" w:space="0" w:color="auto"/>
        <w:bottom w:val="none" w:sz="0" w:space="0" w:color="auto"/>
        <w:right w:val="none" w:sz="0" w:space="0" w:color="auto"/>
      </w:divBdr>
      <w:divsChild>
        <w:div w:id="1350064998">
          <w:marLeft w:val="640"/>
          <w:marRight w:val="0"/>
          <w:marTop w:val="0"/>
          <w:marBottom w:val="0"/>
          <w:divBdr>
            <w:top w:val="none" w:sz="0" w:space="0" w:color="auto"/>
            <w:left w:val="none" w:sz="0" w:space="0" w:color="auto"/>
            <w:bottom w:val="none" w:sz="0" w:space="0" w:color="auto"/>
            <w:right w:val="none" w:sz="0" w:space="0" w:color="auto"/>
          </w:divBdr>
        </w:div>
        <w:div w:id="2074810036">
          <w:marLeft w:val="640"/>
          <w:marRight w:val="0"/>
          <w:marTop w:val="0"/>
          <w:marBottom w:val="0"/>
          <w:divBdr>
            <w:top w:val="none" w:sz="0" w:space="0" w:color="auto"/>
            <w:left w:val="none" w:sz="0" w:space="0" w:color="auto"/>
            <w:bottom w:val="none" w:sz="0" w:space="0" w:color="auto"/>
            <w:right w:val="none" w:sz="0" w:space="0" w:color="auto"/>
          </w:divBdr>
        </w:div>
        <w:div w:id="2040203529">
          <w:marLeft w:val="640"/>
          <w:marRight w:val="0"/>
          <w:marTop w:val="0"/>
          <w:marBottom w:val="0"/>
          <w:divBdr>
            <w:top w:val="none" w:sz="0" w:space="0" w:color="auto"/>
            <w:left w:val="none" w:sz="0" w:space="0" w:color="auto"/>
            <w:bottom w:val="none" w:sz="0" w:space="0" w:color="auto"/>
            <w:right w:val="none" w:sz="0" w:space="0" w:color="auto"/>
          </w:divBdr>
        </w:div>
        <w:div w:id="589235800">
          <w:marLeft w:val="640"/>
          <w:marRight w:val="0"/>
          <w:marTop w:val="0"/>
          <w:marBottom w:val="0"/>
          <w:divBdr>
            <w:top w:val="none" w:sz="0" w:space="0" w:color="auto"/>
            <w:left w:val="none" w:sz="0" w:space="0" w:color="auto"/>
            <w:bottom w:val="none" w:sz="0" w:space="0" w:color="auto"/>
            <w:right w:val="none" w:sz="0" w:space="0" w:color="auto"/>
          </w:divBdr>
        </w:div>
        <w:div w:id="1559245527">
          <w:marLeft w:val="640"/>
          <w:marRight w:val="0"/>
          <w:marTop w:val="0"/>
          <w:marBottom w:val="0"/>
          <w:divBdr>
            <w:top w:val="none" w:sz="0" w:space="0" w:color="auto"/>
            <w:left w:val="none" w:sz="0" w:space="0" w:color="auto"/>
            <w:bottom w:val="none" w:sz="0" w:space="0" w:color="auto"/>
            <w:right w:val="none" w:sz="0" w:space="0" w:color="auto"/>
          </w:divBdr>
        </w:div>
        <w:div w:id="1891577657">
          <w:marLeft w:val="640"/>
          <w:marRight w:val="0"/>
          <w:marTop w:val="0"/>
          <w:marBottom w:val="0"/>
          <w:divBdr>
            <w:top w:val="none" w:sz="0" w:space="0" w:color="auto"/>
            <w:left w:val="none" w:sz="0" w:space="0" w:color="auto"/>
            <w:bottom w:val="none" w:sz="0" w:space="0" w:color="auto"/>
            <w:right w:val="none" w:sz="0" w:space="0" w:color="auto"/>
          </w:divBdr>
        </w:div>
        <w:div w:id="955602749">
          <w:marLeft w:val="640"/>
          <w:marRight w:val="0"/>
          <w:marTop w:val="0"/>
          <w:marBottom w:val="0"/>
          <w:divBdr>
            <w:top w:val="none" w:sz="0" w:space="0" w:color="auto"/>
            <w:left w:val="none" w:sz="0" w:space="0" w:color="auto"/>
            <w:bottom w:val="none" w:sz="0" w:space="0" w:color="auto"/>
            <w:right w:val="none" w:sz="0" w:space="0" w:color="auto"/>
          </w:divBdr>
        </w:div>
        <w:div w:id="1548371574">
          <w:marLeft w:val="640"/>
          <w:marRight w:val="0"/>
          <w:marTop w:val="0"/>
          <w:marBottom w:val="0"/>
          <w:divBdr>
            <w:top w:val="none" w:sz="0" w:space="0" w:color="auto"/>
            <w:left w:val="none" w:sz="0" w:space="0" w:color="auto"/>
            <w:bottom w:val="none" w:sz="0" w:space="0" w:color="auto"/>
            <w:right w:val="none" w:sz="0" w:space="0" w:color="auto"/>
          </w:divBdr>
        </w:div>
      </w:divsChild>
    </w:div>
    <w:div w:id="836924276">
      <w:bodyDiv w:val="1"/>
      <w:marLeft w:val="0"/>
      <w:marRight w:val="0"/>
      <w:marTop w:val="0"/>
      <w:marBottom w:val="0"/>
      <w:divBdr>
        <w:top w:val="none" w:sz="0" w:space="0" w:color="auto"/>
        <w:left w:val="none" w:sz="0" w:space="0" w:color="auto"/>
        <w:bottom w:val="none" w:sz="0" w:space="0" w:color="auto"/>
        <w:right w:val="none" w:sz="0" w:space="0" w:color="auto"/>
      </w:divBdr>
      <w:divsChild>
        <w:div w:id="162864981">
          <w:marLeft w:val="640"/>
          <w:marRight w:val="0"/>
          <w:marTop w:val="0"/>
          <w:marBottom w:val="0"/>
          <w:divBdr>
            <w:top w:val="none" w:sz="0" w:space="0" w:color="auto"/>
            <w:left w:val="none" w:sz="0" w:space="0" w:color="auto"/>
            <w:bottom w:val="none" w:sz="0" w:space="0" w:color="auto"/>
            <w:right w:val="none" w:sz="0" w:space="0" w:color="auto"/>
          </w:divBdr>
        </w:div>
        <w:div w:id="90705466">
          <w:marLeft w:val="640"/>
          <w:marRight w:val="0"/>
          <w:marTop w:val="0"/>
          <w:marBottom w:val="0"/>
          <w:divBdr>
            <w:top w:val="none" w:sz="0" w:space="0" w:color="auto"/>
            <w:left w:val="none" w:sz="0" w:space="0" w:color="auto"/>
            <w:bottom w:val="none" w:sz="0" w:space="0" w:color="auto"/>
            <w:right w:val="none" w:sz="0" w:space="0" w:color="auto"/>
          </w:divBdr>
        </w:div>
        <w:div w:id="1108433327">
          <w:marLeft w:val="640"/>
          <w:marRight w:val="0"/>
          <w:marTop w:val="0"/>
          <w:marBottom w:val="0"/>
          <w:divBdr>
            <w:top w:val="none" w:sz="0" w:space="0" w:color="auto"/>
            <w:left w:val="none" w:sz="0" w:space="0" w:color="auto"/>
            <w:bottom w:val="none" w:sz="0" w:space="0" w:color="auto"/>
            <w:right w:val="none" w:sz="0" w:space="0" w:color="auto"/>
          </w:divBdr>
        </w:div>
      </w:divsChild>
    </w:div>
    <w:div w:id="837576886">
      <w:bodyDiv w:val="1"/>
      <w:marLeft w:val="0"/>
      <w:marRight w:val="0"/>
      <w:marTop w:val="0"/>
      <w:marBottom w:val="0"/>
      <w:divBdr>
        <w:top w:val="none" w:sz="0" w:space="0" w:color="auto"/>
        <w:left w:val="none" w:sz="0" w:space="0" w:color="auto"/>
        <w:bottom w:val="none" w:sz="0" w:space="0" w:color="auto"/>
        <w:right w:val="none" w:sz="0" w:space="0" w:color="auto"/>
      </w:divBdr>
      <w:divsChild>
        <w:div w:id="414518732">
          <w:marLeft w:val="640"/>
          <w:marRight w:val="0"/>
          <w:marTop w:val="0"/>
          <w:marBottom w:val="0"/>
          <w:divBdr>
            <w:top w:val="none" w:sz="0" w:space="0" w:color="auto"/>
            <w:left w:val="none" w:sz="0" w:space="0" w:color="auto"/>
            <w:bottom w:val="none" w:sz="0" w:space="0" w:color="auto"/>
            <w:right w:val="none" w:sz="0" w:space="0" w:color="auto"/>
          </w:divBdr>
        </w:div>
        <w:div w:id="1146774518">
          <w:marLeft w:val="640"/>
          <w:marRight w:val="0"/>
          <w:marTop w:val="0"/>
          <w:marBottom w:val="0"/>
          <w:divBdr>
            <w:top w:val="none" w:sz="0" w:space="0" w:color="auto"/>
            <w:left w:val="none" w:sz="0" w:space="0" w:color="auto"/>
            <w:bottom w:val="none" w:sz="0" w:space="0" w:color="auto"/>
            <w:right w:val="none" w:sz="0" w:space="0" w:color="auto"/>
          </w:divBdr>
        </w:div>
        <w:div w:id="2038388008">
          <w:marLeft w:val="640"/>
          <w:marRight w:val="0"/>
          <w:marTop w:val="0"/>
          <w:marBottom w:val="0"/>
          <w:divBdr>
            <w:top w:val="none" w:sz="0" w:space="0" w:color="auto"/>
            <w:left w:val="none" w:sz="0" w:space="0" w:color="auto"/>
            <w:bottom w:val="none" w:sz="0" w:space="0" w:color="auto"/>
            <w:right w:val="none" w:sz="0" w:space="0" w:color="auto"/>
          </w:divBdr>
        </w:div>
        <w:div w:id="1929073155">
          <w:marLeft w:val="640"/>
          <w:marRight w:val="0"/>
          <w:marTop w:val="0"/>
          <w:marBottom w:val="0"/>
          <w:divBdr>
            <w:top w:val="none" w:sz="0" w:space="0" w:color="auto"/>
            <w:left w:val="none" w:sz="0" w:space="0" w:color="auto"/>
            <w:bottom w:val="none" w:sz="0" w:space="0" w:color="auto"/>
            <w:right w:val="none" w:sz="0" w:space="0" w:color="auto"/>
          </w:divBdr>
        </w:div>
        <w:div w:id="1317958394">
          <w:marLeft w:val="640"/>
          <w:marRight w:val="0"/>
          <w:marTop w:val="0"/>
          <w:marBottom w:val="0"/>
          <w:divBdr>
            <w:top w:val="none" w:sz="0" w:space="0" w:color="auto"/>
            <w:left w:val="none" w:sz="0" w:space="0" w:color="auto"/>
            <w:bottom w:val="none" w:sz="0" w:space="0" w:color="auto"/>
            <w:right w:val="none" w:sz="0" w:space="0" w:color="auto"/>
          </w:divBdr>
        </w:div>
        <w:div w:id="304356647">
          <w:marLeft w:val="640"/>
          <w:marRight w:val="0"/>
          <w:marTop w:val="0"/>
          <w:marBottom w:val="0"/>
          <w:divBdr>
            <w:top w:val="none" w:sz="0" w:space="0" w:color="auto"/>
            <w:left w:val="none" w:sz="0" w:space="0" w:color="auto"/>
            <w:bottom w:val="none" w:sz="0" w:space="0" w:color="auto"/>
            <w:right w:val="none" w:sz="0" w:space="0" w:color="auto"/>
          </w:divBdr>
        </w:div>
        <w:div w:id="1831746792">
          <w:marLeft w:val="640"/>
          <w:marRight w:val="0"/>
          <w:marTop w:val="0"/>
          <w:marBottom w:val="0"/>
          <w:divBdr>
            <w:top w:val="none" w:sz="0" w:space="0" w:color="auto"/>
            <w:left w:val="none" w:sz="0" w:space="0" w:color="auto"/>
            <w:bottom w:val="none" w:sz="0" w:space="0" w:color="auto"/>
            <w:right w:val="none" w:sz="0" w:space="0" w:color="auto"/>
          </w:divBdr>
        </w:div>
        <w:div w:id="690690801">
          <w:marLeft w:val="640"/>
          <w:marRight w:val="0"/>
          <w:marTop w:val="0"/>
          <w:marBottom w:val="0"/>
          <w:divBdr>
            <w:top w:val="none" w:sz="0" w:space="0" w:color="auto"/>
            <w:left w:val="none" w:sz="0" w:space="0" w:color="auto"/>
            <w:bottom w:val="none" w:sz="0" w:space="0" w:color="auto"/>
            <w:right w:val="none" w:sz="0" w:space="0" w:color="auto"/>
          </w:divBdr>
        </w:div>
        <w:div w:id="365640771">
          <w:marLeft w:val="640"/>
          <w:marRight w:val="0"/>
          <w:marTop w:val="0"/>
          <w:marBottom w:val="0"/>
          <w:divBdr>
            <w:top w:val="none" w:sz="0" w:space="0" w:color="auto"/>
            <w:left w:val="none" w:sz="0" w:space="0" w:color="auto"/>
            <w:bottom w:val="none" w:sz="0" w:space="0" w:color="auto"/>
            <w:right w:val="none" w:sz="0" w:space="0" w:color="auto"/>
          </w:divBdr>
        </w:div>
        <w:div w:id="2107726866">
          <w:marLeft w:val="640"/>
          <w:marRight w:val="0"/>
          <w:marTop w:val="0"/>
          <w:marBottom w:val="0"/>
          <w:divBdr>
            <w:top w:val="none" w:sz="0" w:space="0" w:color="auto"/>
            <w:left w:val="none" w:sz="0" w:space="0" w:color="auto"/>
            <w:bottom w:val="none" w:sz="0" w:space="0" w:color="auto"/>
            <w:right w:val="none" w:sz="0" w:space="0" w:color="auto"/>
          </w:divBdr>
        </w:div>
        <w:div w:id="1333684608">
          <w:marLeft w:val="640"/>
          <w:marRight w:val="0"/>
          <w:marTop w:val="0"/>
          <w:marBottom w:val="0"/>
          <w:divBdr>
            <w:top w:val="none" w:sz="0" w:space="0" w:color="auto"/>
            <w:left w:val="none" w:sz="0" w:space="0" w:color="auto"/>
            <w:bottom w:val="none" w:sz="0" w:space="0" w:color="auto"/>
            <w:right w:val="none" w:sz="0" w:space="0" w:color="auto"/>
          </w:divBdr>
        </w:div>
        <w:div w:id="1766001119">
          <w:marLeft w:val="640"/>
          <w:marRight w:val="0"/>
          <w:marTop w:val="0"/>
          <w:marBottom w:val="0"/>
          <w:divBdr>
            <w:top w:val="none" w:sz="0" w:space="0" w:color="auto"/>
            <w:left w:val="none" w:sz="0" w:space="0" w:color="auto"/>
            <w:bottom w:val="none" w:sz="0" w:space="0" w:color="auto"/>
            <w:right w:val="none" w:sz="0" w:space="0" w:color="auto"/>
          </w:divBdr>
        </w:div>
        <w:div w:id="1262183556">
          <w:marLeft w:val="640"/>
          <w:marRight w:val="0"/>
          <w:marTop w:val="0"/>
          <w:marBottom w:val="0"/>
          <w:divBdr>
            <w:top w:val="none" w:sz="0" w:space="0" w:color="auto"/>
            <w:left w:val="none" w:sz="0" w:space="0" w:color="auto"/>
            <w:bottom w:val="none" w:sz="0" w:space="0" w:color="auto"/>
            <w:right w:val="none" w:sz="0" w:space="0" w:color="auto"/>
          </w:divBdr>
        </w:div>
        <w:div w:id="986588508">
          <w:marLeft w:val="640"/>
          <w:marRight w:val="0"/>
          <w:marTop w:val="0"/>
          <w:marBottom w:val="0"/>
          <w:divBdr>
            <w:top w:val="none" w:sz="0" w:space="0" w:color="auto"/>
            <w:left w:val="none" w:sz="0" w:space="0" w:color="auto"/>
            <w:bottom w:val="none" w:sz="0" w:space="0" w:color="auto"/>
            <w:right w:val="none" w:sz="0" w:space="0" w:color="auto"/>
          </w:divBdr>
        </w:div>
        <w:div w:id="1320306442">
          <w:marLeft w:val="640"/>
          <w:marRight w:val="0"/>
          <w:marTop w:val="0"/>
          <w:marBottom w:val="0"/>
          <w:divBdr>
            <w:top w:val="none" w:sz="0" w:space="0" w:color="auto"/>
            <w:left w:val="none" w:sz="0" w:space="0" w:color="auto"/>
            <w:bottom w:val="none" w:sz="0" w:space="0" w:color="auto"/>
            <w:right w:val="none" w:sz="0" w:space="0" w:color="auto"/>
          </w:divBdr>
        </w:div>
        <w:div w:id="1612937809">
          <w:marLeft w:val="640"/>
          <w:marRight w:val="0"/>
          <w:marTop w:val="0"/>
          <w:marBottom w:val="0"/>
          <w:divBdr>
            <w:top w:val="none" w:sz="0" w:space="0" w:color="auto"/>
            <w:left w:val="none" w:sz="0" w:space="0" w:color="auto"/>
            <w:bottom w:val="none" w:sz="0" w:space="0" w:color="auto"/>
            <w:right w:val="none" w:sz="0" w:space="0" w:color="auto"/>
          </w:divBdr>
        </w:div>
      </w:divsChild>
    </w:div>
    <w:div w:id="841168530">
      <w:bodyDiv w:val="1"/>
      <w:marLeft w:val="0"/>
      <w:marRight w:val="0"/>
      <w:marTop w:val="0"/>
      <w:marBottom w:val="0"/>
      <w:divBdr>
        <w:top w:val="none" w:sz="0" w:space="0" w:color="auto"/>
        <w:left w:val="none" w:sz="0" w:space="0" w:color="auto"/>
        <w:bottom w:val="none" w:sz="0" w:space="0" w:color="auto"/>
        <w:right w:val="none" w:sz="0" w:space="0" w:color="auto"/>
      </w:divBdr>
      <w:divsChild>
        <w:div w:id="1206941426">
          <w:marLeft w:val="640"/>
          <w:marRight w:val="0"/>
          <w:marTop w:val="0"/>
          <w:marBottom w:val="0"/>
          <w:divBdr>
            <w:top w:val="none" w:sz="0" w:space="0" w:color="auto"/>
            <w:left w:val="none" w:sz="0" w:space="0" w:color="auto"/>
            <w:bottom w:val="none" w:sz="0" w:space="0" w:color="auto"/>
            <w:right w:val="none" w:sz="0" w:space="0" w:color="auto"/>
          </w:divBdr>
        </w:div>
        <w:div w:id="1491406262">
          <w:marLeft w:val="640"/>
          <w:marRight w:val="0"/>
          <w:marTop w:val="0"/>
          <w:marBottom w:val="0"/>
          <w:divBdr>
            <w:top w:val="none" w:sz="0" w:space="0" w:color="auto"/>
            <w:left w:val="none" w:sz="0" w:space="0" w:color="auto"/>
            <w:bottom w:val="none" w:sz="0" w:space="0" w:color="auto"/>
            <w:right w:val="none" w:sz="0" w:space="0" w:color="auto"/>
          </w:divBdr>
        </w:div>
        <w:div w:id="443036557">
          <w:marLeft w:val="640"/>
          <w:marRight w:val="0"/>
          <w:marTop w:val="0"/>
          <w:marBottom w:val="0"/>
          <w:divBdr>
            <w:top w:val="none" w:sz="0" w:space="0" w:color="auto"/>
            <w:left w:val="none" w:sz="0" w:space="0" w:color="auto"/>
            <w:bottom w:val="none" w:sz="0" w:space="0" w:color="auto"/>
            <w:right w:val="none" w:sz="0" w:space="0" w:color="auto"/>
          </w:divBdr>
        </w:div>
        <w:div w:id="1257322413">
          <w:marLeft w:val="640"/>
          <w:marRight w:val="0"/>
          <w:marTop w:val="0"/>
          <w:marBottom w:val="0"/>
          <w:divBdr>
            <w:top w:val="none" w:sz="0" w:space="0" w:color="auto"/>
            <w:left w:val="none" w:sz="0" w:space="0" w:color="auto"/>
            <w:bottom w:val="none" w:sz="0" w:space="0" w:color="auto"/>
            <w:right w:val="none" w:sz="0" w:space="0" w:color="auto"/>
          </w:divBdr>
        </w:div>
        <w:div w:id="1907105941">
          <w:marLeft w:val="640"/>
          <w:marRight w:val="0"/>
          <w:marTop w:val="0"/>
          <w:marBottom w:val="0"/>
          <w:divBdr>
            <w:top w:val="none" w:sz="0" w:space="0" w:color="auto"/>
            <w:left w:val="none" w:sz="0" w:space="0" w:color="auto"/>
            <w:bottom w:val="none" w:sz="0" w:space="0" w:color="auto"/>
            <w:right w:val="none" w:sz="0" w:space="0" w:color="auto"/>
          </w:divBdr>
        </w:div>
        <w:div w:id="335495206">
          <w:marLeft w:val="640"/>
          <w:marRight w:val="0"/>
          <w:marTop w:val="0"/>
          <w:marBottom w:val="0"/>
          <w:divBdr>
            <w:top w:val="none" w:sz="0" w:space="0" w:color="auto"/>
            <w:left w:val="none" w:sz="0" w:space="0" w:color="auto"/>
            <w:bottom w:val="none" w:sz="0" w:space="0" w:color="auto"/>
            <w:right w:val="none" w:sz="0" w:space="0" w:color="auto"/>
          </w:divBdr>
        </w:div>
        <w:div w:id="135223218">
          <w:marLeft w:val="640"/>
          <w:marRight w:val="0"/>
          <w:marTop w:val="0"/>
          <w:marBottom w:val="0"/>
          <w:divBdr>
            <w:top w:val="none" w:sz="0" w:space="0" w:color="auto"/>
            <w:left w:val="none" w:sz="0" w:space="0" w:color="auto"/>
            <w:bottom w:val="none" w:sz="0" w:space="0" w:color="auto"/>
            <w:right w:val="none" w:sz="0" w:space="0" w:color="auto"/>
          </w:divBdr>
        </w:div>
        <w:div w:id="2094662796">
          <w:marLeft w:val="640"/>
          <w:marRight w:val="0"/>
          <w:marTop w:val="0"/>
          <w:marBottom w:val="0"/>
          <w:divBdr>
            <w:top w:val="none" w:sz="0" w:space="0" w:color="auto"/>
            <w:left w:val="none" w:sz="0" w:space="0" w:color="auto"/>
            <w:bottom w:val="none" w:sz="0" w:space="0" w:color="auto"/>
            <w:right w:val="none" w:sz="0" w:space="0" w:color="auto"/>
          </w:divBdr>
        </w:div>
        <w:div w:id="143787741">
          <w:marLeft w:val="640"/>
          <w:marRight w:val="0"/>
          <w:marTop w:val="0"/>
          <w:marBottom w:val="0"/>
          <w:divBdr>
            <w:top w:val="none" w:sz="0" w:space="0" w:color="auto"/>
            <w:left w:val="none" w:sz="0" w:space="0" w:color="auto"/>
            <w:bottom w:val="none" w:sz="0" w:space="0" w:color="auto"/>
            <w:right w:val="none" w:sz="0" w:space="0" w:color="auto"/>
          </w:divBdr>
        </w:div>
        <w:div w:id="1131825375">
          <w:marLeft w:val="640"/>
          <w:marRight w:val="0"/>
          <w:marTop w:val="0"/>
          <w:marBottom w:val="0"/>
          <w:divBdr>
            <w:top w:val="none" w:sz="0" w:space="0" w:color="auto"/>
            <w:left w:val="none" w:sz="0" w:space="0" w:color="auto"/>
            <w:bottom w:val="none" w:sz="0" w:space="0" w:color="auto"/>
            <w:right w:val="none" w:sz="0" w:space="0" w:color="auto"/>
          </w:divBdr>
        </w:div>
      </w:divsChild>
    </w:div>
    <w:div w:id="861818199">
      <w:bodyDiv w:val="1"/>
      <w:marLeft w:val="0"/>
      <w:marRight w:val="0"/>
      <w:marTop w:val="0"/>
      <w:marBottom w:val="0"/>
      <w:divBdr>
        <w:top w:val="none" w:sz="0" w:space="0" w:color="auto"/>
        <w:left w:val="none" w:sz="0" w:space="0" w:color="auto"/>
        <w:bottom w:val="none" w:sz="0" w:space="0" w:color="auto"/>
        <w:right w:val="none" w:sz="0" w:space="0" w:color="auto"/>
      </w:divBdr>
      <w:divsChild>
        <w:div w:id="958606109">
          <w:marLeft w:val="640"/>
          <w:marRight w:val="0"/>
          <w:marTop w:val="0"/>
          <w:marBottom w:val="0"/>
          <w:divBdr>
            <w:top w:val="none" w:sz="0" w:space="0" w:color="auto"/>
            <w:left w:val="none" w:sz="0" w:space="0" w:color="auto"/>
            <w:bottom w:val="none" w:sz="0" w:space="0" w:color="auto"/>
            <w:right w:val="none" w:sz="0" w:space="0" w:color="auto"/>
          </w:divBdr>
        </w:div>
        <w:div w:id="442309902">
          <w:marLeft w:val="640"/>
          <w:marRight w:val="0"/>
          <w:marTop w:val="0"/>
          <w:marBottom w:val="0"/>
          <w:divBdr>
            <w:top w:val="none" w:sz="0" w:space="0" w:color="auto"/>
            <w:left w:val="none" w:sz="0" w:space="0" w:color="auto"/>
            <w:bottom w:val="none" w:sz="0" w:space="0" w:color="auto"/>
            <w:right w:val="none" w:sz="0" w:space="0" w:color="auto"/>
          </w:divBdr>
        </w:div>
        <w:div w:id="997802300">
          <w:marLeft w:val="640"/>
          <w:marRight w:val="0"/>
          <w:marTop w:val="0"/>
          <w:marBottom w:val="0"/>
          <w:divBdr>
            <w:top w:val="none" w:sz="0" w:space="0" w:color="auto"/>
            <w:left w:val="none" w:sz="0" w:space="0" w:color="auto"/>
            <w:bottom w:val="none" w:sz="0" w:space="0" w:color="auto"/>
            <w:right w:val="none" w:sz="0" w:space="0" w:color="auto"/>
          </w:divBdr>
        </w:div>
        <w:div w:id="859515709">
          <w:marLeft w:val="640"/>
          <w:marRight w:val="0"/>
          <w:marTop w:val="0"/>
          <w:marBottom w:val="0"/>
          <w:divBdr>
            <w:top w:val="none" w:sz="0" w:space="0" w:color="auto"/>
            <w:left w:val="none" w:sz="0" w:space="0" w:color="auto"/>
            <w:bottom w:val="none" w:sz="0" w:space="0" w:color="auto"/>
            <w:right w:val="none" w:sz="0" w:space="0" w:color="auto"/>
          </w:divBdr>
        </w:div>
        <w:div w:id="1285381094">
          <w:marLeft w:val="640"/>
          <w:marRight w:val="0"/>
          <w:marTop w:val="0"/>
          <w:marBottom w:val="0"/>
          <w:divBdr>
            <w:top w:val="none" w:sz="0" w:space="0" w:color="auto"/>
            <w:left w:val="none" w:sz="0" w:space="0" w:color="auto"/>
            <w:bottom w:val="none" w:sz="0" w:space="0" w:color="auto"/>
            <w:right w:val="none" w:sz="0" w:space="0" w:color="auto"/>
          </w:divBdr>
        </w:div>
        <w:div w:id="808598147">
          <w:marLeft w:val="640"/>
          <w:marRight w:val="0"/>
          <w:marTop w:val="0"/>
          <w:marBottom w:val="0"/>
          <w:divBdr>
            <w:top w:val="none" w:sz="0" w:space="0" w:color="auto"/>
            <w:left w:val="none" w:sz="0" w:space="0" w:color="auto"/>
            <w:bottom w:val="none" w:sz="0" w:space="0" w:color="auto"/>
            <w:right w:val="none" w:sz="0" w:space="0" w:color="auto"/>
          </w:divBdr>
        </w:div>
        <w:div w:id="1353072288">
          <w:marLeft w:val="640"/>
          <w:marRight w:val="0"/>
          <w:marTop w:val="0"/>
          <w:marBottom w:val="0"/>
          <w:divBdr>
            <w:top w:val="none" w:sz="0" w:space="0" w:color="auto"/>
            <w:left w:val="none" w:sz="0" w:space="0" w:color="auto"/>
            <w:bottom w:val="none" w:sz="0" w:space="0" w:color="auto"/>
            <w:right w:val="none" w:sz="0" w:space="0" w:color="auto"/>
          </w:divBdr>
        </w:div>
        <w:div w:id="549027777">
          <w:marLeft w:val="640"/>
          <w:marRight w:val="0"/>
          <w:marTop w:val="0"/>
          <w:marBottom w:val="0"/>
          <w:divBdr>
            <w:top w:val="none" w:sz="0" w:space="0" w:color="auto"/>
            <w:left w:val="none" w:sz="0" w:space="0" w:color="auto"/>
            <w:bottom w:val="none" w:sz="0" w:space="0" w:color="auto"/>
            <w:right w:val="none" w:sz="0" w:space="0" w:color="auto"/>
          </w:divBdr>
        </w:div>
        <w:div w:id="1307316098">
          <w:marLeft w:val="640"/>
          <w:marRight w:val="0"/>
          <w:marTop w:val="0"/>
          <w:marBottom w:val="0"/>
          <w:divBdr>
            <w:top w:val="none" w:sz="0" w:space="0" w:color="auto"/>
            <w:left w:val="none" w:sz="0" w:space="0" w:color="auto"/>
            <w:bottom w:val="none" w:sz="0" w:space="0" w:color="auto"/>
            <w:right w:val="none" w:sz="0" w:space="0" w:color="auto"/>
          </w:divBdr>
        </w:div>
        <w:div w:id="165171527">
          <w:marLeft w:val="640"/>
          <w:marRight w:val="0"/>
          <w:marTop w:val="0"/>
          <w:marBottom w:val="0"/>
          <w:divBdr>
            <w:top w:val="none" w:sz="0" w:space="0" w:color="auto"/>
            <w:left w:val="none" w:sz="0" w:space="0" w:color="auto"/>
            <w:bottom w:val="none" w:sz="0" w:space="0" w:color="auto"/>
            <w:right w:val="none" w:sz="0" w:space="0" w:color="auto"/>
          </w:divBdr>
        </w:div>
        <w:div w:id="815727115">
          <w:marLeft w:val="640"/>
          <w:marRight w:val="0"/>
          <w:marTop w:val="0"/>
          <w:marBottom w:val="0"/>
          <w:divBdr>
            <w:top w:val="none" w:sz="0" w:space="0" w:color="auto"/>
            <w:left w:val="none" w:sz="0" w:space="0" w:color="auto"/>
            <w:bottom w:val="none" w:sz="0" w:space="0" w:color="auto"/>
            <w:right w:val="none" w:sz="0" w:space="0" w:color="auto"/>
          </w:divBdr>
        </w:div>
        <w:div w:id="1749379167">
          <w:marLeft w:val="640"/>
          <w:marRight w:val="0"/>
          <w:marTop w:val="0"/>
          <w:marBottom w:val="0"/>
          <w:divBdr>
            <w:top w:val="none" w:sz="0" w:space="0" w:color="auto"/>
            <w:left w:val="none" w:sz="0" w:space="0" w:color="auto"/>
            <w:bottom w:val="none" w:sz="0" w:space="0" w:color="auto"/>
            <w:right w:val="none" w:sz="0" w:space="0" w:color="auto"/>
          </w:divBdr>
        </w:div>
      </w:divsChild>
    </w:div>
    <w:div w:id="867135181">
      <w:bodyDiv w:val="1"/>
      <w:marLeft w:val="0"/>
      <w:marRight w:val="0"/>
      <w:marTop w:val="0"/>
      <w:marBottom w:val="0"/>
      <w:divBdr>
        <w:top w:val="none" w:sz="0" w:space="0" w:color="auto"/>
        <w:left w:val="none" w:sz="0" w:space="0" w:color="auto"/>
        <w:bottom w:val="none" w:sz="0" w:space="0" w:color="auto"/>
        <w:right w:val="none" w:sz="0" w:space="0" w:color="auto"/>
      </w:divBdr>
      <w:divsChild>
        <w:div w:id="1016922716">
          <w:marLeft w:val="640"/>
          <w:marRight w:val="0"/>
          <w:marTop w:val="0"/>
          <w:marBottom w:val="0"/>
          <w:divBdr>
            <w:top w:val="none" w:sz="0" w:space="0" w:color="auto"/>
            <w:left w:val="none" w:sz="0" w:space="0" w:color="auto"/>
            <w:bottom w:val="none" w:sz="0" w:space="0" w:color="auto"/>
            <w:right w:val="none" w:sz="0" w:space="0" w:color="auto"/>
          </w:divBdr>
        </w:div>
        <w:div w:id="276645416">
          <w:marLeft w:val="640"/>
          <w:marRight w:val="0"/>
          <w:marTop w:val="0"/>
          <w:marBottom w:val="0"/>
          <w:divBdr>
            <w:top w:val="none" w:sz="0" w:space="0" w:color="auto"/>
            <w:left w:val="none" w:sz="0" w:space="0" w:color="auto"/>
            <w:bottom w:val="none" w:sz="0" w:space="0" w:color="auto"/>
            <w:right w:val="none" w:sz="0" w:space="0" w:color="auto"/>
          </w:divBdr>
        </w:div>
        <w:div w:id="368606303">
          <w:marLeft w:val="640"/>
          <w:marRight w:val="0"/>
          <w:marTop w:val="0"/>
          <w:marBottom w:val="0"/>
          <w:divBdr>
            <w:top w:val="none" w:sz="0" w:space="0" w:color="auto"/>
            <w:left w:val="none" w:sz="0" w:space="0" w:color="auto"/>
            <w:bottom w:val="none" w:sz="0" w:space="0" w:color="auto"/>
            <w:right w:val="none" w:sz="0" w:space="0" w:color="auto"/>
          </w:divBdr>
        </w:div>
        <w:div w:id="1845436075">
          <w:marLeft w:val="640"/>
          <w:marRight w:val="0"/>
          <w:marTop w:val="0"/>
          <w:marBottom w:val="0"/>
          <w:divBdr>
            <w:top w:val="none" w:sz="0" w:space="0" w:color="auto"/>
            <w:left w:val="none" w:sz="0" w:space="0" w:color="auto"/>
            <w:bottom w:val="none" w:sz="0" w:space="0" w:color="auto"/>
            <w:right w:val="none" w:sz="0" w:space="0" w:color="auto"/>
          </w:divBdr>
        </w:div>
        <w:div w:id="164635243">
          <w:marLeft w:val="640"/>
          <w:marRight w:val="0"/>
          <w:marTop w:val="0"/>
          <w:marBottom w:val="0"/>
          <w:divBdr>
            <w:top w:val="none" w:sz="0" w:space="0" w:color="auto"/>
            <w:left w:val="none" w:sz="0" w:space="0" w:color="auto"/>
            <w:bottom w:val="none" w:sz="0" w:space="0" w:color="auto"/>
            <w:right w:val="none" w:sz="0" w:space="0" w:color="auto"/>
          </w:divBdr>
        </w:div>
        <w:div w:id="1654946966">
          <w:marLeft w:val="640"/>
          <w:marRight w:val="0"/>
          <w:marTop w:val="0"/>
          <w:marBottom w:val="0"/>
          <w:divBdr>
            <w:top w:val="none" w:sz="0" w:space="0" w:color="auto"/>
            <w:left w:val="none" w:sz="0" w:space="0" w:color="auto"/>
            <w:bottom w:val="none" w:sz="0" w:space="0" w:color="auto"/>
            <w:right w:val="none" w:sz="0" w:space="0" w:color="auto"/>
          </w:divBdr>
        </w:div>
        <w:div w:id="965964296">
          <w:marLeft w:val="640"/>
          <w:marRight w:val="0"/>
          <w:marTop w:val="0"/>
          <w:marBottom w:val="0"/>
          <w:divBdr>
            <w:top w:val="none" w:sz="0" w:space="0" w:color="auto"/>
            <w:left w:val="none" w:sz="0" w:space="0" w:color="auto"/>
            <w:bottom w:val="none" w:sz="0" w:space="0" w:color="auto"/>
            <w:right w:val="none" w:sz="0" w:space="0" w:color="auto"/>
          </w:divBdr>
        </w:div>
        <w:div w:id="1482035827">
          <w:marLeft w:val="640"/>
          <w:marRight w:val="0"/>
          <w:marTop w:val="0"/>
          <w:marBottom w:val="0"/>
          <w:divBdr>
            <w:top w:val="none" w:sz="0" w:space="0" w:color="auto"/>
            <w:left w:val="none" w:sz="0" w:space="0" w:color="auto"/>
            <w:bottom w:val="none" w:sz="0" w:space="0" w:color="auto"/>
            <w:right w:val="none" w:sz="0" w:space="0" w:color="auto"/>
          </w:divBdr>
        </w:div>
        <w:div w:id="1267955781">
          <w:marLeft w:val="640"/>
          <w:marRight w:val="0"/>
          <w:marTop w:val="0"/>
          <w:marBottom w:val="0"/>
          <w:divBdr>
            <w:top w:val="none" w:sz="0" w:space="0" w:color="auto"/>
            <w:left w:val="none" w:sz="0" w:space="0" w:color="auto"/>
            <w:bottom w:val="none" w:sz="0" w:space="0" w:color="auto"/>
            <w:right w:val="none" w:sz="0" w:space="0" w:color="auto"/>
          </w:divBdr>
        </w:div>
        <w:div w:id="396166506">
          <w:marLeft w:val="640"/>
          <w:marRight w:val="0"/>
          <w:marTop w:val="0"/>
          <w:marBottom w:val="0"/>
          <w:divBdr>
            <w:top w:val="none" w:sz="0" w:space="0" w:color="auto"/>
            <w:left w:val="none" w:sz="0" w:space="0" w:color="auto"/>
            <w:bottom w:val="none" w:sz="0" w:space="0" w:color="auto"/>
            <w:right w:val="none" w:sz="0" w:space="0" w:color="auto"/>
          </w:divBdr>
        </w:div>
      </w:divsChild>
    </w:div>
    <w:div w:id="875586781">
      <w:bodyDiv w:val="1"/>
      <w:marLeft w:val="0"/>
      <w:marRight w:val="0"/>
      <w:marTop w:val="0"/>
      <w:marBottom w:val="0"/>
      <w:divBdr>
        <w:top w:val="none" w:sz="0" w:space="0" w:color="auto"/>
        <w:left w:val="none" w:sz="0" w:space="0" w:color="auto"/>
        <w:bottom w:val="none" w:sz="0" w:space="0" w:color="auto"/>
        <w:right w:val="none" w:sz="0" w:space="0" w:color="auto"/>
      </w:divBdr>
      <w:divsChild>
        <w:div w:id="1281254643">
          <w:marLeft w:val="640"/>
          <w:marRight w:val="0"/>
          <w:marTop w:val="0"/>
          <w:marBottom w:val="0"/>
          <w:divBdr>
            <w:top w:val="none" w:sz="0" w:space="0" w:color="auto"/>
            <w:left w:val="none" w:sz="0" w:space="0" w:color="auto"/>
            <w:bottom w:val="none" w:sz="0" w:space="0" w:color="auto"/>
            <w:right w:val="none" w:sz="0" w:space="0" w:color="auto"/>
          </w:divBdr>
        </w:div>
        <w:div w:id="1945840717">
          <w:marLeft w:val="640"/>
          <w:marRight w:val="0"/>
          <w:marTop w:val="0"/>
          <w:marBottom w:val="0"/>
          <w:divBdr>
            <w:top w:val="none" w:sz="0" w:space="0" w:color="auto"/>
            <w:left w:val="none" w:sz="0" w:space="0" w:color="auto"/>
            <w:bottom w:val="none" w:sz="0" w:space="0" w:color="auto"/>
            <w:right w:val="none" w:sz="0" w:space="0" w:color="auto"/>
          </w:divBdr>
        </w:div>
        <w:div w:id="389428198">
          <w:marLeft w:val="640"/>
          <w:marRight w:val="0"/>
          <w:marTop w:val="0"/>
          <w:marBottom w:val="0"/>
          <w:divBdr>
            <w:top w:val="none" w:sz="0" w:space="0" w:color="auto"/>
            <w:left w:val="none" w:sz="0" w:space="0" w:color="auto"/>
            <w:bottom w:val="none" w:sz="0" w:space="0" w:color="auto"/>
            <w:right w:val="none" w:sz="0" w:space="0" w:color="auto"/>
          </w:divBdr>
        </w:div>
        <w:div w:id="328600965">
          <w:marLeft w:val="640"/>
          <w:marRight w:val="0"/>
          <w:marTop w:val="0"/>
          <w:marBottom w:val="0"/>
          <w:divBdr>
            <w:top w:val="none" w:sz="0" w:space="0" w:color="auto"/>
            <w:left w:val="none" w:sz="0" w:space="0" w:color="auto"/>
            <w:bottom w:val="none" w:sz="0" w:space="0" w:color="auto"/>
            <w:right w:val="none" w:sz="0" w:space="0" w:color="auto"/>
          </w:divBdr>
        </w:div>
        <w:div w:id="861089421">
          <w:marLeft w:val="640"/>
          <w:marRight w:val="0"/>
          <w:marTop w:val="0"/>
          <w:marBottom w:val="0"/>
          <w:divBdr>
            <w:top w:val="none" w:sz="0" w:space="0" w:color="auto"/>
            <w:left w:val="none" w:sz="0" w:space="0" w:color="auto"/>
            <w:bottom w:val="none" w:sz="0" w:space="0" w:color="auto"/>
            <w:right w:val="none" w:sz="0" w:space="0" w:color="auto"/>
          </w:divBdr>
        </w:div>
        <w:div w:id="1849832240">
          <w:marLeft w:val="640"/>
          <w:marRight w:val="0"/>
          <w:marTop w:val="0"/>
          <w:marBottom w:val="0"/>
          <w:divBdr>
            <w:top w:val="none" w:sz="0" w:space="0" w:color="auto"/>
            <w:left w:val="none" w:sz="0" w:space="0" w:color="auto"/>
            <w:bottom w:val="none" w:sz="0" w:space="0" w:color="auto"/>
            <w:right w:val="none" w:sz="0" w:space="0" w:color="auto"/>
          </w:divBdr>
        </w:div>
        <w:div w:id="1168666622">
          <w:marLeft w:val="640"/>
          <w:marRight w:val="0"/>
          <w:marTop w:val="0"/>
          <w:marBottom w:val="0"/>
          <w:divBdr>
            <w:top w:val="none" w:sz="0" w:space="0" w:color="auto"/>
            <w:left w:val="none" w:sz="0" w:space="0" w:color="auto"/>
            <w:bottom w:val="none" w:sz="0" w:space="0" w:color="auto"/>
            <w:right w:val="none" w:sz="0" w:space="0" w:color="auto"/>
          </w:divBdr>
        </w:div>
        <w:div w:id="185218217">
          <w:marLeft w:val="640"/>
          <w:marRight w:val="0"/>
          <w:marTop w:val="0"/>
          <w:marBottom w:val="0"/>
          <w:divBdr>
            <w:top w:val="none" w:sz="0" w:space="0" w:color="auto"/>
            <w:left w:val="none" w:sz="0" w:space="0" w:color="auto"/>
            <w:bottom w:val="none" w:sz="0" w:space="0" w:color="auto"/>
            <w:right w:val="none" w:sz="0" w:space="0" w:color="auto"/>
          </w:divBdr>
        </w:div>
        <w:div w:id="1405491043">
          <w:marLeft w:val="640"/>
          <w:marRight w:val="0"/>
          <w:marTop w:val="0"/>
          <w:marBottom w:val="0"/>
          <w:divBdr>
            <w:top w:val="none" w:sz="0" w:space="0" w:color="auto"/>
            <w:left w:val="none" w:sz="0" w:space="0" w:color="auto"/>
            <w:bottom w:val="none" w:sz="0" w:space="0" w:color="auto"/>
            <w:right w:val="none" w:sz="0" w:space="0" w:color="auto"/>
          </w:divBdr>
        </w:div>
        <w:div w:id="1137919896">
          <w:marLeft w:val="640"/>
          <w:marRight w:val="0"/>
          <w:marTop w:val="0"/>
          <w:marBottom w:val="0"/>
          <w:divBdr>
            <w:top w:val="none" w:sz="0" w:space="0" w:color="auto"/>
            <w:left w:val="none" w:sz="0" w:space="0" w:color="auto"/>
            <w:bottom w:val="none" w:sz="0" w:space="0" w:color="auto"/>
            <w:right w:val="none" w:sz="0" w:space="0" w:color="auto"/>
          </w:divBdr>
        </w:div>
      </w:divsChild>
    </w:div>
    <w:div w:id="891775413">
      <w:bodyDiv w:val="1"/>
      <w:marLeft w:val="0"/>
      <w:marRight w:val="0"/>
      <w:marTop w:val="0"/>
      <w:marBottom w:val="0"/>
      <w:divBdr>
        <w:top w:val="none" w:sz="0" w:space="0" w:color="auto"/>
        <w:left w:val="none" w:sz="0" w:space="0" w:color="auto"/>
        <w:bottom w:val="none" w:sz="0" w:space="0" w:color="auto"/>
        <w:right w:val="none" w:sz="0" w:space="0" w:color="auto"/>
      </w:divBdr>
      <w:divsChild>
        <w:div w:id="829103435">
          <w:marLeft w:val="640"/>
          <w:marRight w:val="0"/>
          <w:marTop w:val="0"/>
          <w:marBottom w:val="0"/>
          <w:divBdr>
            <w:top w:val="none" w:sz="0" w:space="0" w:color="auto"/>
            <w:left w:val="none" w:sz="0" w:space="0" w:color="auto"/>
            <w:bottom w:val="none" w:sz="0" w:space="0" w:color="auto"/>
            <w:right w:val="none" w:sz="0" w:space="0" w:color="auto"/>
          </w:divBdr>
        </w:div>
        <w:div w:id="1681926347">
          <w:marLeft w:val="640"/>
          <w:marRight w:val="0"/>
          <w:marTop w:val="0"/>
          <w:marBottom w:val="0"/>
          <w:divBdr>
            <w:top w:val="none" w:sz="0" w:space="0" w:color="auto"/>
            <w:left w:val="none" w:sz="0" w:space="0" w:color="auto"/>
            <w:bottom w:val="none" w:sz="0" w:space="0" w:color="auto"/>
            <w:right w:val="none" w:sz="0" w:space="0" w:color="auto"/>
          </w:divBdr>
        </w:div>
        <w:div w:id="141191637">
          <w:marLeft w:val="640"/>
          <w:marRight w:val="0"/>
          <w:marTop w:val="0"/>
          <w:marBottom w:val="0"/>
          <w:divBdr>
            <w:top w:val="none" w:sz="0" w:space="0" w:color="auto"/>
            <w:left w:val="none" w:sz="0" w:space="0" w:color="auto"/>
            <w:bottom w:val="none" w:sz="0" w:space="0" w:color="auto"/>
            <w:right w:val="none" w:sz="0" w:space="0" w:color="auto"/>
          </w:divBdr>
        </w:div>
        <w:div w:id="774905665">
          <w:marLeft w:val="640"/>
          <w:marRight w:val="0"/>
          <w:marTop w:val="0"/>
          <w:marBottom w:val="0"/>
          <w:divBdr>
            <w:top w:val="none" w:sz="0" w:space="0" w:color="auto"/>
            <w:left w:val="none" w:sz="0" w:space="0" w:color="auto"/>
            <w:bottom w:val="none" w:sz="0" w:space="0" w:color="auto"/>
            <w:right w:val="none" w:sz="0" w:space="0" w:color="auto"/>
          </w:divBdr>
        </w:div>
        <w:div w:id="393937984">
          <w:marLeft w:val="640"/>
          <w:marRight w:val="0"/>
          <w:marTop w:val="0"/>
          <w:marBottom w:val="0"/>
          <w:divBdr>
            <w:top w:val="none" w:sz="0" w:space="0" w:color="auto"/>
            <w:left w:val="none" w:sz="0" w:space="0" w:color="auto"/>
            <w:bottom w:val="none" w:sz="0" w:space="0" w:color="auto"/>
            <w:right w:val="none" w:sz="0" w:space="0" w:color="auto"/>
          </w:divBdr>
        </w:div>
        <w:div w:id="392199558">
          <w:marLeft w:val="640"/>
          <w:marRight w:val="0"/>
          <w:marTop w:val="0"/>
          <w:marBottom w:val="0"/>
          <w:divBdr>
            <w:top w:val="none" w:sz="0" w:space="0" w:color="auto"/>
            <w:left w:val="none" w:sz="0" w:space="0" w:color="auto"/>
            <w:bottom w:val="none" w:sz="0" w:space="0" w:color="auto"/>
            <w:right w:val="none" w:sz="0" w:space="0" w:color="auto"/>
          </w:divBdr>
        </w:div>
        <w:div w:id="813520765">
          <w:marLeft w:val="640"/>
          <w:marRight w:val="0"/>
          <w:marTop w:val="0"/>
          <w:marBottom w:val="0"/>
          <w:divBdr>
            <w:top w:val="none" w:sz="0" w:space="0" w:color="auto"/>
            <w:left w:val="none" w:sz="0" w:space="0" w:color="auto"/>
            <w:bottom w:val="none" w:sz="0" w:space="0" w:color="auto"/>
            <w:right w:val="none" w:sz="0" w:space="0" w:color="auto"/>
          </w:divBdr>
        </w:div>
        <w:div w:id="1722242438">
          <w:marLeft w:val="640"/>
          <w:marRight w:val="0"/>
          <w:marTop w:val="0"/>
          <w:marBottom w:val="0"/>
          <w:divBdr>
            <w:top w:val="none" w:sz="0" w:space="0" w:color="auto"/>
            <w:left w:val="none" w:sz="0" w:space="0" w:color="auto"/>
            <w:bottom w:val="none" w:sz="0" w:space="0" w:color="auto"/>
            <w:right w:val="none" w:sz="0" w:space="0" w:color="auto"/>
          </w:divBdr>
        </w:div>
        <w:div w:id="194469342">
          <w:marLeft w:val="640"/>
          <w:marRight w:val="0"/>
          <w:marTop w:val="0"/>
          <w:marBottom w:val="0"/>
          <w:divBdr>
            <w:top w:val="none" w:sz="0" w:space="0" w:color="auto"/>
            <w:left w:val="none" w:sz="0" w:space="0" w:color="auto"/>
            <w:bottom w:val="none" w:sz="0" w:space="0" w:color="auto"/>
            <w:right w:val="none" w:sz="0" w:space="0" w:color="auto"/>
          </w:divBdr>
        </w:div>
      </w:divsChild>
    </w:div>
    <w:div w:id="901528166">
      <w:bodyDiv w:val="1"/>
      <w:marLeft w:val="0"/>
      <w:marRight w:val="0"/>
      <w:marTop w:val="0"/>
      <w:marBottom w:val="0"/>
      <w:divBdr>
        <w:top w:val="none" w:sz="0" w:space="0" w:color="auto"/>
        <w:left w:val="none" w:sz="0" w:space="0" w:color="auto"/>
        <w:bottom w:val="none" w:sz="0" w:space="0" w:color="auto"/>
        <w:right w:val="none" w:sz="0" w:space="0" w:color="auto"/>
      </w:divBdr>
      <w:divsChild>
        <w:div w:id="95487561">
          <w:marLeft w:val="640"/>
          <w:marRight w:val="0"/>
          <w:marTop w:val="0"/>
          <w:marBottom w:val="0"/>
          <w:divBdr>
            <w:top w:val="none" w:sz="0" w:space="0" w:color="auto"/>
            <w:left w:val="none" w:sz="0" w:space="0" w:color="auto"/>
            <w:bottom w:val="none" w:sz="0" w:space="0" w:color="auto"/>
            <w:right w:val="none" w:sz="0" w:space="0" w:color="auto"/>
          </w:divBdr>
        </w:div>
        <w:div w:id="604505730">
          <w:marLeft w:val="640"/>
          <w:marRight w:val="0"/>
          <w:marTop w:val="0"/>
          <w:marBottom w:val="0"/>
          <w:divBdr>
            <w:top w:val="none" w:sz="0" w:space="0" w:color="auto"/>
            <w:left w:val="none" w:sz="0" w:space="0" w:color="auto"/>
            <w:bottom w:val="none" w:sz="0" w:space="0" w:color="auto"/>
            <w:right w:val="none" w:sz="0" w:space="0" w:color="auto"/>
          </w:divBdr>
        </w:div>
        <w:div w:id="731461960">
          <w:marLeft w:val="640"/>
          <w:marRight w:val="0"/>
          <w:marTop w:val="0"/>
          <w:marBottom w:val="0"/>
          <w:divBdr>
            <w:top w:val="none" w:sz="0" w:space="0" w:color="auto"/>
            <w:left w:val="none" w:sz="0" w:space="0" w:color="auto"/>
            <w:bottom w:val="none" w:sz="0" w:space="0" w:color="auto"/>
            <w:right w:val="none" w:sz="0" w:space="0" w:color="auto"/>
          </w:divBdr>
        </w:div>
        <w:div w:id="219099525">
          <w:marLeft w:val="640"/>
          <w:marRight w:val="0"/>
          <w:marTop w:val="0"/>
          <w:marBottom w:val="0"/>
          <w:divBdr>
            <w:top w:val="none" w:sz="0" w:space="0" w:color="auto"/>
            <w:left w:val="none" w:sz="0" w:space="0" w:color="auto"/>
            <w:bottom w:val="none" w:sz="0" w:space="0" w:color="auto"/>
            <w:right w:val="none" w:sz="0" w:space="0" w:color="auto"/>
          </w:divBdr>
        </w:div>
        <w:div w:id="1263954870">
          <w:marLeft w:val="640"/>
          <w:marRight w:val="0"/>
          <w:marTop w:val="0"/>
          <w:marBottom w:val="0"/>
          <w:divBdr>
            <w:top w:val="none" w:sz="0" w:space="0" w:color="auto"/>
            <w:left w:val="none" w:sz="0" w:space="0" w:color="auto"/>
            <w:bottom w:val="none" w:sz="0" w:space="0" w:color="auto"/>
            <w:right w:val="none" w:sz="0" w:space="0" w:color="auto"/>
          </w:divBdr>
        </w:div>
        <w:div w:id="1227883647">
          <w:marLeft w:val="640"/>
          <w:marRight w:val="0"/>
          <w:marTop w:val="0"/>
          <w:marBottom w:val="0"/>
          <w:divBdr>
            <w:top w:val="none" w:sz="0" w:space="0" w:color="auto"/>
            <w:left w:val="none" w:sz="0" w:space="0" w:color="auto"/>
            <w:bottom w:val="none" w:sz="0" w:space="0" w:color="auto"/>
            <w:right w:val="none" w:sz="0" w:space="0" w:color="auto"/>
          </w:divBdr>
        </w:div>
        <w:div w:id="2050645049">
          <w:marLeft w:val="640"/>
          <w:marRight w:val="0"/>
          <w:marTop w:val="0"/>
          <w:marBottom w:val="0"/>
          <w:divBdr>
            <w:top w:val="none" w:sz="0" w:space="0" w:color="auto"/>
            <w:left w:val="none" w:sz="0" w:space="0" w:color="auto"/>
            <w:bottom w:val="none" w:sz="0" w:space="0" w:color="auto"/>
            <w:right w:val="none" w:sz="0" w:space="0" w:color="auto"/>
          </w:divBdr>
        </w:div>
        <w:div w:id="119734346">
          <w:marLeft w:val="640"/>
          <w:marRight w:val="0"/>
          <w:marTop w:val="0"/>
          <w:marBottom w:val="0"/>
          <w:divBdr>
            <w:top w:val="none" w:sz="0" w:space="0" w:color="auto"/>
            <w:left w:val="none" w:sz="0" w:space="0" w:color="auto"/>
            <w:bottom w:val="none" w:sz="0" w:space="0" w:color="auto"/>
            <w:right w:val="none" w:sz="0" w:space="0" w:color="auto"/>
          </w:divBdr>
        </w:div>
        <w:div w:id="423190682">
          <w:marLeft w:val="640"/>
          <w:marRight w:val="0"/>
          <w:marTop w:val="0"/>
          <w:marBottom w:val="0"/>
          <w:divBdr>
            <w:top w:val="none" w:sz="0" w:space="0" w:color="auto"/>
            <w:left w:val="none" w:sz="0" w:space="0" w:color="auto"/>
            <w:bottom w:val="none" w:sz="0" w:space="0" w:color="auto"/>
            <w:right w:val="none" w:sz="0" w:space="0" w:color="auto"/>
          </w:divBdr>
        </w:div>
        <w:div w:id="448864845">
          <w:marLeft w:val="640"/>
          <w:marRight w:val="0"/>
          <w:marTop w:val="0"/>
          <w:marBottom w:val="0"/>
          <w:divBdr>
            <w:top w:val="none" w:sz="0" w:space="0" w:color="auto"/>
            <w:left w:val="none" w:sz="0" w:space="0" w:color="auto"/>
            <w:bottom w:val="none" w:sz="0" w:space="0" w:color="auto"/>
            <w:right w:val="none" w:sz="0" w:space="0" w:color="auto"/>
          </w:divBdr>
        </w:div>
        <w:div w:id="1678998643">
          <w:marLeft w:val="640"/>
          <w:marRight w:val="0"/>
          <w:marTop w:val="0"/>
          <w:marBottom w:val="0"/>
          <w:divBdr>
            <w:top w:val="none" w:sz="0" w:space="0" w:color="auto"/>
            <w:left w:val="none" w:sz="0" w:space="0" w:color="auto"/>
            <w:bottom w:val="none" w:sz="0" w:space="0" w:color="auto"/>
            <w:right w:val="none" w:sz="0" w:space="0" w:color="auto"/>
          </w:divBdr>
        </w:div>
        <w:div w:id="1991135749">
          <w:marLeft w:val="640"/>
          <w:marRight w:val="0"/>
          <w:marTop w:val="0"/>
          <w:marBottom w:val="0"/>
          <w:divBdr>
            <w:top w:val="none" w:sz="0" w:space="0" w:color="auto"/>
            <w:left w:val="none" w:sz="0" w:space="0" w:color="auto"/>
            <w:bottom w:val="none" w:sz="0" w:space="0" w:color="auto"/>
            <w:right w:val="none" w:sz="0" w:space="0" w:color="auto"/>
          </w:divBdr>
        </w:div>
        <w:div w:id="838079372">
          <w:marLeft w:val="640"/>
          <w:marRight w:val="0"/>
          <w:marTop w:val="0"/>
          <w:marBottom w:val="0"/>
          <w:divBdr>
            <w:top w:val="none" w:sz="0" w:space="0" w:color="auto"/>
            <w:left w:val="none" w:sz="0" w:space="0" w:color="auto"/>
            <w:bottom w:val="none" w:sz="0" w:space="0" w:color="auto"/>
            <w:right w:val="none" w:sz="0" w:space="0" w:color="auto"/>
          </w:divBdr>
        </w:div>
        <w:div w:id="1658221711">
          <w:marLeft w:val="640"/>
          <w:marRight w:val="0"/>
          <w:marTop w:val="0"/>
          <w:marBottom w:val="0"/>
          <w:divBdr>
            <w:top w:val="none" w:sz="0" w:space="0" w:color="auto"/>
            <w:left w:val="none" w:sz="0" w:space="0" w:color="auto"/>
            <w:bottom w:val="none" w:sz="0" w:space="0" w:color="auto"/>
            <w:right w:val="none" w:sz="0" w:space="0" w:color="auto"/>
          </w:divBdr>
        </w:div>
        <w:div w:id="962537029">
          <w:marLeft w:val="640"/>
          <w:marRight w:val="0"/>
          <w:marTop w:val="0"/>
          <w:marBottom w:val="0"/>
          <w:divBdr>
            <w:top w:val="none" w:sz="0" w:space="0" w:color="auto"/>
            <w:left w:val="none" w:sz="0" w:space="0" w:color="auto"/>
            <w:bottom w:val="none" w:sz="0" w:space="0" w:color="auto"/>
            <w:right w:val="none" w:sz="0" w:space="0" w:color="auto"/>
          </w:divBdr>
        </w:div>
      </w:divsChild>
    </w:div>
    <w:div w:id="916741588">
      <w:bodyDiv w:val="1"/>
      <w:marLeft w:val="0"/>
      <w:marRight w:val="0"/>
      <w:marTop w:val="0"/>
      <w:marBottom w:val="0"/>
      <w:divBdr>
        <w:top w:val="none" w:sz="0" w:space="0" w:color="auto"/>
        <w:left w:val="none" w:sz="0" w:space="0" w:color="auto"/>
        <w:bottom w:val="none" w:sz="0" w:space="0" w:color="auto"/>
        <w:right w:val="none" w:sz="0" w:space="0" w:color="auto"/>
      </w:divBdr>
      <w:divsChild>
        <w:div w:id="860512368">
          <w:marLeft w:val="640"/>
          <w:marRight w:val="0"/>
          <w:marTop w:val="0"/>
          <w:marBottom w:val="0"/>
          <w:divBdr>
            <w:top w:val="none" w:sz="0" w:space="0" w:color="auto"/>
            <w:left w:val="none" w:sz="0" w:space="0" w:color="auto"/>
            <w:bottom w:val="none" w:sz="0" w:space="0" w:color="auto"/>
            <w:right w:val="none" w:sz="0" w:space="0" w:color="auto"/>
          </w:divBdr>
        </w:div>
        <w:div w:id="1539780058">
          <w:marLeft w:val="640"/>
          <w:marRight w:val="0"/>
          <w:marTop w:val="0"/>
          <w:marBottom w:val="0"/>
          <w:divBdr>
            <w:top w:val="none" w:sz="0" w:space="0" w:color="auto"/>
            <w:left w:val="none" w:sz="0" w:space="0" w:color="auto"/>
            <w:bottom w:val="none" w:sz="0" w:space="0" w:color="auto"/>
            <w:right w:val="none" w:sz="0" w:space="0" w:color="auto"/>
          </w:divBdr>
        </w:div>
        <w:div w:id="514733511">
          <w:marLeft w:val="640"/>
          <w:marRight w:val="0"/>
          <w:marTop w:val="0"/>
          <w:marBottom w:val="0"/>
          <w:divBdr>
            <w:top w:val="none" w:sz="0" w:space="0" w:color="auto"/>
            <w:left w:val="none" w:sz="0" w:space="0" w:color="auto"/>
            <w:bottom w:val="none" w:sz="0" w:space="0" w:color="auto"/>
            <w:right w:val="none" w:sz="0" w:space="0" w:color="auto"/>
          </w:divBdr>
        </w:div>
        <w:div w:id="455295776">
          <w:marLeft w:val="640"/>
          <w:marRight w:val="0"/>
          <w:marTop w:val="0"/>
          <w:marBottom w:val="0"/>
          <w:divBdr>
            <w:top w:val="none" w:sz="0" w:space="0" w:color="auto"/>
            <w:left w:val="none" w:sz="0" w:space="0" w:color="auto"/>
            <w:bottom w:val="none" w:sz="0" w:space="0" w:color="auto"/>
            <w:right w:val="none" w:sz="0" w:space="0" w:color="auto"/>
          </w:divBdr>
        </w:div>
        <w:div w:id="1048215262">
          <w:marLeft w:val="640"/>
          <w:marRight w:val="0"/>
          <w:marTop w:val="0"/>
          <w:marBottom w:val="0"/>
          <w:divBdr>
            <w:top w:val="none" w:sz="0" w:space="0" w:color="auto"/>
            <w:left w:val="none" w:sz="0" w:space="0" w:color="auto"/>
            <w:bottom w:val="none" w:sz="0" w:space="0" w:color="auto"/>
            <w:right w:val="none" w:sz="0" w:space="0" w:color="auto"/>
          </w:divBdr>
        </w:div>
      </w:divsChild>
    </w:div>
    <w:div w:id="942809622">
      <w:bodyDiv w:val="1"/>
      <w:marLeft w:val="0"/>
      <w:marRight w:val="0"/>
      <w:marTop w:val="0"/>
      <w:marBottom w:val="0"/>
      <w:divBdr>
        <w:top w:val="none" w:sz="0" w:space="0" w:color="auto"/>
        <w:left w:val="none" w:sz="0" w:space="0" w:color="auto"/>
        <w:bottom w:val="none" w:sz="0" w:space="0" w:color="auto"/>
        <w:right w:val="none" w:sz="0" w:space="0" w:color="auto"/>
      </w:divBdr>
      <w:divsChild>
        <w:div w:id="152644670">
          <w:marLeft w:val="640"/>
          <w:marRight w:val="0"/>
          <w:marTop w:val="0"/>
          <w:marBottom w:val="0"/>
          <w:divBdr>
            <w:top w:val="none" w:sz="0" w:space="0" w:color="auto"/>
            <w:left w:val="none" w:sz="0" w:space="0" w:color="auto"/>
            <w:bottom w:val="none" w:sz="0" w:space="0" w:color="auto"/>
            <w:right w:val="none" w:sz="0" w:space="0" w:color="auto"/>
          </w:divBdr>
        </w:div>
        <w:div w:id="1328364636">
          <w:marLeft w:val="640"/>
          <w:marRight w:val="0"/>
          <w:marTop w:val="0"/>
          <w:marBottom w:val="0"/>
          <w:divBdr>
            <w:top w:val="none" w:sz="0" w:space="0" w:color="auto"/>
            <w:left w:val="none" w:sz="0" w:space="0" w:color="auto"/>
            <w:bottom w:val="none" w:sz="0" w:space="0" w:color="auto"/>
            <w:right w:val="none" w:sz="0" w:space="0" w:color="auto"/>
          </w:divBdr>
        </w:div>
        <w:div w:id="663901891">
          <w:marLeft w:val="640"/>
          <w:marRight w:val="0"/>
          <w:marTop w:val="0"/>
          <w:marBottom w:val="0"/>
          <w:divBdr>
            <w:top w:val="none" w:sz="0" w:space="0" w:color="auto"/>
            <w:left w:val="none" w:sz="0" w:space="0" w:color="auto"/>
            <w:bottom w:val="none" w:sz="0" w:space="0" w:color="auto"/>
            <w:right w:val="none" w:sz="0" w:space="0" w:color="auto"/>
          </w:divBdr>
        </w:div>
        <w:div w:id="709652320">
          <w:marLeft w:val="640"/>
          <w:marRight w:val="0"/>
          <w:marTop w:val="0"/>
          <w:marBottom w:val="0"/>
          <w:divBdr>
            <w:top w:val="none" w:sz="0" w:space="0" w:color="auto"/>
            <w:left w:val="none" w:sz="0" w:space="0" w:color="auto"/>
            <w:bottom w:val="none" w:sz="0" w:space="0" w:color="auto"/>
            <w:right w:val="none" w:sz="0" w:space="0" w:color="auto"/>
          </w:divBdr>
        </w:div>
        <w:div w:id="1915819013">
          <w:marLeft w:val="640"/>
          <w:marRight w:val="0"/>
          <w:marTop w:val="0"/>
          <w:marBottom w:val="0"/>
          <w:divBdr>
            <w:top w:val="none" w:sz="0" w:space="0" w:color="auto"/>
            <w:left w:val="none" w:sz="0" w:space="0" w:color="auto"/>
            <w:bottom w:val="none" w:sz="0" w:space="0" w:color="auto"/>
            <w:right w:val="none" w:sz="0" w:space="0" w:color="auto"/>
          </w:divBdr>
        </w:div>
        <w:div w:id="312106186">
          <w:marLeft w:val="640"/>
          <w:marRight w:val="0"/>
          <w:marTop w:val="0"/>
          <w:marBottom w:val="0"/>
          <w:divBdr>
            <w:top w:val="none" w:sz="0" w:space="0" w:color="auto"/>
            <w:left w:val="none" w:sz="0" w:space="0" w:color="auto"/>
            <w:bottom w:val="none" w:sz="0" w:space="0" w:color="auto"/>
            <w:right w:val="none" w:sz="0" w:space="0" w:color="auto"/>
          </w:divBdr>
        </w:div>
        <w:div w:id="1364554705">
          <w:marLeft w:val="640"/>
          <w:marRight w:val="0"/>
          <w:marTop w:val="0"/>
          <w:marBottom w:val="0"/>
          <w:divBdr>
            <w:top w:val="none" w:sz="0" w:space="0" w:color="auto"/>
            <w:left w:val="none" w:sz="0" w:space="0" w:color="auto"/>
            <w:bottom w:val="none" w:sz="0" w:space="0" w:color="auto"/>
            <w:right w:val="none" w:sz="0" w:space="0" w:color="auto"/>
          </w:divBdr>
        </w:div>
        <w:div w:id="1100638434">
          <w:marLeft w:val="640"/>
          <w:marRight w:val="0"/>
          <w:marTop w:val="0"/>
          <w:marBottom w:val="0"/>
          <w:divBdr>
            <w:top w:val="none" w:sz="0" w:space="0" w:color="auto"/>
            <w:left w:val="none" w:sz="0" w:space="0" w:color="auto"/>
            <w:bottom w:val="none" w:sz="0" w:space="0" w:color="auto"/>
            <w:right w:val="none" w:sz="0" w:space="0" w:color="auto"/>
          </w:divBdr>
        </w:div>
        <w:div w:id="1119957821">
          <w:marLeft w:val="640"/>
          <w:marRight w:val="0"/>
          <w:marTop w:val="0"/>
          <w:marBottom w:val="0"/>
          <w:divBdr>
            <w:top w:val="none" w:sz="0" w:space="0" w:color="auto"/>
            <w:left w:val="none" w:sz="0" w:space="0" w:color="auto"/>
            <w:bottom w:val="none" w:sz="0" w:space="0" w:color="auto"/>
            <w:right w:val="none" w:sz="0" w:space="0" w:color="auto"/>
          </w:divBdr>
        </w:div>
        <w:div w:id="1066563370">
          <w:marLeft w:val="640"/>
          <w:marRight w:val="0"/>
          <w:marTop w:val="0"/>
          <w:marBottom w:val="0"/>
          <w:divBdr>
            <w:top w:val="none" w:sz="0" w:space="0" w:color="auto"/>
            <w:left w:val="none" w:sz="0" w:space="0" w:color="auto"/>
            <w:bottom w:val="none" w:sz="0" w:space="0" w:color="auto"/>
            <w:right w:val="none" w:sz="0" w:space="0" w:color="auto"/>
          </w:divBdr>
        </w:div>
      </w:divsChild>
    </w:div>
    <w:div w:id="974717665">
      <w:bodyDiv w:val="1"/>
      <w:marLeft w:val="0"/>
      <w:marRight w:val="0"/>
      <w:marTop w:val="0"/>
      <w:marBottom w:val="0"/>
      <w:divBdr>
        <w:top w:val="none" w:sz="0" w:space="0" w:color="auto"/>
        <w:left w:val="none" w:sz="0" w:space="0" w:color="auto"/>
        <w:bottom w:val="none" w:sz="0" w:space="0" w:color="auto"/>
        <w:right w:val="none" w:sz="0" w:space="0" w:color="auto"/>
      </w:divBdr>
      <w:divsChild>
        <w:div w:id="853569264">
          <w:marLeft w:val="640"/>
          <w:marRight w:val="0"/>
          <w:marTop w:val="0"/>
          <w:marBottom w:val="0"/>
          <w:divBdr>
            <w:top w:val="none" w:sz="0" w:space="0" w:color="auto"/>
            <w:left w:val="none" w:sz="0" w:space="0" w:color="auto"/>
            <w:bottom w:val="none" w:sz="0" w:space="0" w:color="auto"/>
            <w:right w:val="none" w:sz="0" w:space="0" w:color="auto"/>
          </w:divBdr>
        </w:div>
        <w:div w:id="325519631">
          <w:marLeft w:val="640"/>
          <w:marRight w:val="0"/>
          <w:marTop w:val="0"/>
          <w:marBottom w:val="0"/>
          <w:divBdr>
            <w:top w:val="none" w:sz="0" w:space="0" w:color="auto"/>
            <w:left w:val="none" w:sz="0" w:space="0" w:color="auto"/>
            <w:bottom w:val="none" w:sz="0" w:space="0" w:color="auto"/>
            <w:right w:val="none" w:sz="0" w:space="0" w:color="auto"/>
          </w:divBdr>
        </w:div>
        <w:div w:id="468783284">
          <w:marLeft w:val="640"/>
          <w:marRight w:val="0"/>
          <w:marTop w:val="0"/>
          <w:marBottom w:val="0"/>
          <w:divBdr>
            <w:top w:val="none" w:sz="0" w:space="0" w:color="auto"/>
            <w:left w:val="none" w:sz="0" w:space="0" w:color="auto"/>
            <w:bottom w:val="none" w:sz="0" w:space="0" w:color="auto"/>
            <w:right w:val="none" w:sz="0" w:space="0" w:color="auto"/>
          </w:divBdr>
        </w:div>
        <w:div w:id="1659385650">
          <w:marLeft w:val="640"/>
          <w:marRight w:val="0"/>
          <w:marTop w:val="0"/>
          <w:marBottom w:val="0"/>
          <w:divBdr>
            <w:top w:val="none" w:sz="0" w:space="0" w:color="auto"/>
            <w:left w:val="none" w:sz="0" w:space="0" w:color="auto"/>
            <w:bottom w:val="none" w:sz="0" w:space="0" w:color="auto"/>
            <w:right w:val="none" w:sz="0" w:space="0" w:color="auto"/>
          </w:divBdr>
        </w:div>
        <w:div w:id="513346976">
          <w:marLeft w:val="640"/>
          <w:marRight w:val="0"/>
          <w:marTop w:val="0"/>
          <w:marBottom w:val="0"/>
          <w:divBdr>
            <w:top w:val="none" w:sz="0" w:space="0" w:color="auto"/>
            <w:left w:val="none" w:sz="0" w:space="0" w:color="auto"/>
            <w:bottom w:val="none" w:sz="0" w:space="0" w:color="auto"/>
            <w:right w:val="none" w:sz="0" w:space="0" w:color="auto"/>
          </w:divBdr>
        </w:div>
        <w:div w:id="924144355">
          <w:marLeft w:val="640"/>
          <w:marRight w:val="0"/>
          <w:marTop w:val="0"/>
          <w:marBottom w:val="0"/>
          <w:divBdr>
            <w:top w:val="none" w:sz="0" w:space="0" w:color="auto"/>
            <w:left w:val="none" w:sz="0" w:space="0" w:color="auto"/>
            <w:bottom w:val="none" w:sz="0" w:space="0" w:color="auto"/>
            <w:right w:val="none" w:sz="0" w:space="0" w:color="auto"/>
          </w:divBdr>
        </w:div>
        <w:div w:id="1949122646">
          <w:marLeft w:val="640"/>
          <w:marRight w:val="0"/>
          <w:marTop w:val="0"/>
          <w:marBottom w:val="0"/>
          <w:divBdr>
            <w:top w:val="none" w:sz="0" w:space="0" w:color="auto"/>
            <w:left w:val="none" w:sz="0" w:space="0" w:color="auto"/>
            <w:bottom w:val="none" w:sz="0" w:space="0" w:color="auto"/>
            <w:right w:val="none" w:sz="0" w:space="0" w:color="auto"/>
          </w:divBdr>
        </w:div>
        <w:div w:id="874583072">
          <w:marLeft w:val="640"/>
          <w:marRight w:val="0"/>
          <w:marTop w:val="0"/>
          <w:marBottom w:val="0"/>
          <w:divBdr>
            <w:top w:val="none" w:sz="0" w:space="0" w:color="auto"/>
            <w:left w:val="none" w:sz="0" w:space="0" w:color="auto"/>
            <w:bottom w:val="none" w:sz="0" w:space="0" w:color="auto"/>
            <w:right w:val="none" w:sz="0" w:space="0" w:color="auto"/>
          </w:divBdr>
        </w:div>
        <w:div w:id="763652814">
          <w:marLeft w:val="640"/>
          <w:marRight w:val="0"/>
          <w:marTop w:val="0"/>
          <w:marBottom w:val="0"/>
          <w:divBdr>
            <w:top w:val="none" w:sz="0" w:space="0" w:color="auto"/>
            <w:left w:val="none" w:sz="0" w:space="0" w:color="auto"/>
            <w:bottom w:val="none" w:sz="0" w:space="0" w:color="auto"/>
            <w:right w:val="none" w:sz="0" w:space="0" w:color="auto"/>
          </w:divBdr>
        </w:div>
        <w:div w:id="226116740">
          <w:marLeft w:val="640"/>
          <w:marRight w:val="0"/>
          <w:marTop w:val="0"/>
          <w:marBottom w:val="0"/>
          <w:divBdr>
            <w:top w:val="none" w:sz="0" w:space="0" w:color="auto"/>
            <w:left w:val="none" w:sz="0" w:space="0" w:color="auto"/>
            <w:bottom w:val="none" w:sz="0" w:space="0" w:color="auto"/>
            <w:right w:val="none" w:sz="0" w:space="0" w:color="auto"/>
          </w:divBdr>
        </w:div>
        <w:div w:id="482544486">
          <w:marLeft w:val="640"/>
          <w:marRight w:val="0"/>
          <w:marTop w:val="0"/>
          <w:marBottom w:val="0"/>
          <w:divBdr>
            <w:top w:val="none" w:sz="0" w:space="0" w:color="auto"/>
            <w:left w:val="none" w:sz="0" w:space="0" w:color="auto"/>
            <w:bottom w:val="none" w:sz="0" w:space="0" w:color="auto"/>
            <w:right w:val="none" w:sz="0" w:space="0" w:color="auto"/>
          </w:divBdr>
        </w:div>
        <w:div w:id="1407190012">
          <w:marLeft w:val="640"/>
          <w:marRight w:val="0"/>
          <w:marTop w:val="0"/>
          <w:marBottom w:val="0"/>
          <w:divBdr>
            <w:top w:val="none" w:sz="0" w:space="0" w:color="auto"/>
            <w:left w:val="none" w:sz="0" w:space="0" w:color="auto"/>
            <w:bottom w:val="none" w:sz="0" w:space="0" w:color="auto"/>
            <w:right w:val="none" w:sz="0" w:space="0" w:color="auto"/>
          </w:divBdr>
        </w:div>
        <w:div w:id="1624727845">
          <w:marLeft w:val="640"/>
          <w:marRight w:val="0"/>
          <w:marTop w:val="0"/>
          <w:marBottom w:val="0"/>
          <w:divBdr>
            <w:top w:val="none" w:sz="0" w:space="0" w:color="auto"/>
            <w:left w:val="none" w:sz="0" w:space="0" w:color="auto"/>
            <w:bottom w:val="none" w:sz="0" w:space="0" w:color="auto"/>
            <w:right w:val="none" w:sz="0" w:space="0" w:color="auto"/>
          </w:divBdr>
        </w:div>
        <w:div w:id="2060323837">
          <w:marLeft w:val="640"/>
          <w:marRight w:val="0"/>
          <w:marTop w:val="0"/>
          <w:marBottom w:val="0"/>
          <w:divBdr>
            <w:top w:val="none" w:sz="0" w:space="0" w:color="auto"/>
            <w:left w:val="none" w:sz="0" w:space="0" w:color="auto"/>
            <w:bottom w:val="none" w:sz="0" w:space="0" w:color="auto"/>
            <w:right w:val="none" w:sz="0" w:space="0" w:color="auto"/>
          </w:divBdr>
        </w:div>
        <w:div w:id="2126265824">
          <w:marLeft w:val="640"/>
          <w:marRight w:val="0"/>
          <w:marTop w:val="0"/>
          <w:marBottom w:val="0"/>
          <w:divBdr>
            <w:top w:val="none" w:sz="0" w:space="0" w:color="auto"/>
            <w:left w:val="none" w:sz="0" w:space="0" w:color="auto"/>
            <w:bottom w:val="none" w:sz="0" w:space="0" w:color="auto"/>
            <w:right w:val="none" w:sz="0" w:space="0" w:color="auto"/>
          </w:divBdr>
        </w:div>
        <w:div w:id="1633514596">
          <w:marLeft w:val="640"/>
          <w:marRight w:val="0"/>
          <w:marTop w:val="0"/>
          <w:marBottom w:val="0"/>
          <w:divBdr>
            <w:top w:val="none" w:sz="0" w:space="0" w:color="auto"/>
            <w:left w:val="none" w:sz="0" w:space="0" w:color="auto"/>
            <w:bottom w:val="none" w:sz="0" w:space="0" w:color="auto"/>
            <w:right w:val="none" w:sz="0" w:space="0" w:color="auto"/>
          </w:divBdr>
        </w:div>
      </w:divsChild>
    </w:div>
    <w:div w:id="975794038">
      <w:bodyDiv w:val="1"/>
      <w:marLeft w:val="0"/>
      <w:marRight w:val="0"/>
      <w:marTop w:val="0"/>
      <w:marBottom w:val="0"/>
      <w:divBdr>
        <w:top w:val="none" w:sz="0" w:space="0" w:color="auto"/>
        <w:left w:val="none" w:sz="0" w:space="0" w:color="auto"/>
        <w:bottom w:val="none" w:sz="0" w:space="0" w:color="auto"/>
        <w:right w:val="none" w:sz="0" w:space="0" w:color="auto"/>
      </w:divBdr>
      <w:divsChild>
        <w:div w:id="355929175">
          <w:marLeft w:val="640"/>
          <w:marRight w:val="0"/>
          <w:marTop w:val="0"/>
          <w:marBottom w:val="0"/>
          <w:divBdr>
            <w:top w:val="none" w:sz="0" w:space="0" w:color="auto"/>
            <w:left w:val="none" w:sz="0" w:space="0" w:color="auto"/>
            <w:bottom w:val="none" w:sz="0" w:space="0" w:color="auto"/>
            <w:right w:val="none" w:sz="0" w:space="0" w:color="auto"/>
          </w:divBdr>
        </w:div>
        <w:div w:id="1863745187">
          <w:marLeft w:val="640"/>
          <w:marRight w:val="0"/>
          <w:marTop w:val="0"/>
          <w:marBottom w:val="0"/>
          <w:divBdr>
            <w:top w:val="none" w:sz="0" w:space="0" w:color="auto"/>
            <w:left w:val="none" w:sz="0" w:space="0" w:color="auto"/>
            <w:bottom w:val="none" w:sz="0" w:space="0" w:color="auto"/>
            <w:right w:val="none" w:sz="0" w:space="0" w:color="auto"/>
          </w:divBdr>
        </w:div>
        <w:div w:id="1508447156">
          <w:marLeft w:val="640"/>
          <w:marRight w:val="0"/>
          <w:marTop w:val="0"/>
          <w:marBottom w:val="0"/>
          <w:divBdr>
            <w:top w:val="none" w:sz="0" w:space="0" w:color="auto"/>
            <w:left w:val="none" w:sz="0" w:space="0" w:color="auto"/>
            <w:bottom w:val="none" w:sz="0" w:space="0" w:color="auto"/>
            <w:right w:val="none" w:sz="0" w:space="0" w:color="auto"/>
          </w:divBdr>
        </w:div>
        <w:div w:id="1978486174">
          <w:marLeft w:val="640"/>
          <w:marRight w:val="0"/>
          <w:marTop w:val="0"/>
          <w:marBottom w:val="0"/>
          <w:divBdr>
            <w:top w:val="none" w:sz="0" w:space="0" w:color="auto"/>
            <w:left w:val="none" w:sz="0" w:space="0" w:color="auto"/>
            <w:bottom w:val="none" w:sz="0" w:space="0" w:color="auto"/>
            <w:right w:val="none" w:sz="0" w:space="0" w:color="auto"/>
          </w:divBdr>
        </w:div>
        <w:div w:id="967778734">
          <w:marLeft w:val="640"/>
          <w:marRight w:val="0"/>
          <w:marTop w:val="0"/>
          <w:marBottom w:val="0"/>
          <w:divBdr>
            <w:top w:val="none" w:sz="0" w:space="0" w:color="auto"/>
            <w:left w:val="none" w:sz="0" w:space="0" w:color="auto"/>
            <w:bottom w:val="none" w:sz="0" w:space="0" w:color="auto"/>
            <w:right w:val="none" w:sz="0" w:space="0" w:color="auto"/>
          </w:divBdr>
        </w:div>
        <w:div w:id="442194208">
          <w:marLeft w:val="640"/>
          <w:marRight w:val="0"/>
          <w:marTop w:val="0"/>
          <w:marBottom w:val="0"/>
          <w:divBdr>
            <w:top w:val="none" w:sz="0" w:space="0" w:color="auto"/>
            <w:left w:val="none" w:sz="0" w:space="0" w:color="auto"/>
            <w:bottom w:val="none" w:sz="0" w:space="0" w:color="auto"/>
            <w:right w:val="none" w:sz="0" w:space="0" w:color="auto"/>
          </w:divBdr>
        </w:div>
        <w:div w:id="1242641648">
          <w:marLeft w:val="640"/>
          <w:marRight w:val="0"/>
          <w:marTop w:val="0"/>
          <w:marBottom w:val="0"/>
          <w:divBdr>
            <w:top w:val="none" w:sz="0" w:space="0" w:color="auto"/>
            <w:left w:val="none" w:sz="0" w:space="0" w:color="auto"/>
            <w:bottom w:val="none" w:sz="0" w:space="0" w:color="auto"/>
            <w:right w:val="none" w:sz="0" w:space="0" w:color="auto"/>
          </w:divBdr>
        </w:div>
        <w:div w:id="48303617">
          <w:marLeft w:val="640"/>
          <w:marRight w:val="0"/>
          <w:marTop w:val="0"/>
          <w:marBottom w:val="0"/>
          <w:divBdr>
            <w:top w:val="none" w:sz="0" w:space="0" w:color="auto"/>
            <w:left w:val="none" w:sz="0" w:space="0" w:color="auto"/>
            <w:bottom w:val="none" w:sz="0" w:space="0" w:color="auto"/>
            <w:right w:val="none" w:sz="0" w:space="0" w:color="auto"/>
          </w:divBdr>
        </w:div>
      </w:divsChild>
    </w:div>
    <w:div w:id="976687853">
      <w:bodyDiv w:val="1"/>
      <w:marLeft w:val="0"/>
      <w:marRight w:val="0"/>
      <w:marTop w:val="0"/>
      <w:marBottom w:val="0"/>
      <w:divBdr>
        <w:top w:val="none" w:sz="0" w:space="0" w:color="auto"/>
        <w:left w:val="none" w:sz="0" w:space="0" w:color="auto"/>
        <w:bottom w:val="none" w:sz="0" w:space="0" w:color="auto"/>
        <w:right w:val="none" w:sz="0" w:space="0" w:color="auto"/>
      </w:divBdr>
      <w:divsChild>
        <w:div w:id="1457722369">
          <w:marLeft w:val="640"/>
          <w:marRight w:val="0"/>
          <w:marTop w:val="0"/>
          <w:marBottom w:val="0"/>
          <w:divBdr>
            <w:top w:val="none" w:sz="0" w:space="0" w:color="auto"/>
            <w:left w:val="none" w:sz="0" w:space="0" w:color="auto"/>
            <w:bottom w:val="none" w:sz="0" w:space="0" w:color="auto"/>
            <w:right w:val="none" w:sz="0" w:space="0" w:color="auto"/>
          </w:divBdr>
        </w:div>
        <w:div w:id="1862475269">
          <w:marLeft w:val="640"/>
          <w:marRight w:val="0"/>
          <w:marTop w:val="0"/>
          <w:marBottom w:val="0"/>
          <w:divBdr>
            <w:top w:val="none" w:sz="0" w:space="0" w:color="auto"/>
            <w:left w:val="none" w:sz="0" w:space="0" w:color="auto"/>
            <w:bottom w:val="none" w:sz="0" w:space="0" w:color="auto"/>
            <w:right w:val="none" w:sz="0" w:space="0" w:color="auto"/>
          </w:divBdr>
        </w:div>
        <w:div w:id="738863959">
          <w:marLeft w:val="640"/>
          <w:marRight w:val="0"/>
          <w:marTop w:val="0"/>
          <w:marBottom w:val="0"/>
          <w:divBdr>
            <w:top w:val="none" w:sz="0" w:space="0" w:color="auto"/>
            <w:left w:val="none" w:sz="0" w:space="0" w:color="auto"/>
            <w:bottom w:val="none" w:sz="0" w:space="0" w:color="auto"/>
            <w:right w:val="none" w:sz="0" w:space="0" w:color="auto"/>
          </w:divBdr>
        </w:div>
        <w:div w:id="1257639436">
          <w:marLeft w:val="640"/>
          <w:marRight w:val="0"/>
          <w:marTop w:val="0"/>
          <w:marBottom w:val="0"/>
          <w:divBdr>
            <w:top w:val="none" w:sz="0" w:space="0" w:color="auto"/>
            <w:left w:val="none" w:sz="0" w:space="0" w:color="auto"/>
            <w:bottom w:val="none" w:sz="0" w:space="0" w:color="auto"/>
            <w:right w:val="none" w:sz="0" w:space="0" w:color="auto"/>
          </w:divBdr>
        </w:div>
        <w:div w:id="2058159430">
          <w:marLeft w:val="640"/>
          <w:marRight w:val="0"/>
          <w:marTop w:val="0"/>
          <w:marBottom w:val="0"/>
          <w:divBdr>
            <w:top w:val="none" w:sz="0" w:space="0" w:color="auto"/>
            <w:left w:val="none" w:sz="0" w:space="0" w:color="auto"/>
            <w:bottom w:val="none" w:sz="0" w:space="0" w:color="auto"/>
            <w:right w:val="none" w:sz="0" w:space="0" w:color="auto"/>
          </w:divBdr>
        </w:div>
        <w:div w:id="1678340066">
          <w:marLeft w:val="640"/>
          <w:marRight w:val="0"/>
          <w:marTop w:val="0"/>
          <w:marBottom w:val="0"/>
          <w:divBdr>
            <w:top w:val="none" w:sz="0" w:space="0" w:color="auto"/>
            <w:left w:val="none" w:sz="0" w:space="0" w:color="auto"/>
            <w:bottom w:val="none" w:sz="0" w:space="0" w:color="auto"/>
            <w:right w:val="none" w:sz="0" w:space="0" w:color="auto"/>
          </w:divBdr>
        </w:div>
        <w:div w:id="1515921111">
          <w:marLeft w:val="640"/>
          <w:marRight w:val="0"/>
          <w:marTop w:val="0"/>
          <w:marBottom w:val="0"/>
          <w:divBdr>
            <w:top w:val="none" w:sz="0" w:space="0" w:color="auto"/>
            <w:left w:val="none" w:sz="0" w:space="0" w:color="auto"/>
            <w:bottom w:val="none" w:sz="0" w:space="0" w:color="auto"/>
            <w:right w:val="none" w:sz="0" w:space="0" w:color="auto"/>
          </w:divBdr>
        </w:div>
        <w:div w:id="985745290">
          <w:marLeft w:val="640"/>
          <w:marRight w:val="0"/>
          <w:marTop w:val="0"/>
          <w:marBottom w:val="0"/>
          <w:divBdr>
            <w:top w:val="none" w:sz="0" w:space="0" w:color="auto"/>
            <w:left w:val="none" w:sz="0" w:space="0" w:color="auto"/>
            <w:bottom w:val="none" w:sz="0" w:space="0" w:color="auto"/>
            <w:right w:val="none" w:sz="0" w:space="0" w:color="auto"/>
          </w:divBdr>
        </w:div>
        <w:div w:id="318919810">
          <w:marLeft w:val="640"/>
          <w:marRight w:val="0"/>
          <w:marTop w:val="0"/>
          <w:marBottom w:val="0"/>
          <w:divBdr>
            <w:top w:val="none" w:sz="0" w:space="0" w:color="auto"/>
            <w:left w:val="none" w:sz="0" w:space="0" w:color="auto"/>
            <w:bottom w:val="none" w:sz="0" w:space="0" w:color="auto"/>
            <w:right w:val="none" w:sz="0" w:space="0" w:color="auto"/>
          </w:divBdr>
        </w:div>
        <w:div w:id="443813540">
          <w:marLeft w:val="640"/>
          <w:marRight w:val="0"/>
          <w:marTop w:val="0"/>
          <w:marBottom w:val="0"/>
          <w:divBdr>
            <w:top w:val="none" w:sz="0" w:space="0" w:color="auto"/>
            <w:left w:val="none" w:sz="0" w:space="0" w:color="auto"/>
            <w:bottom w:val="none" w:sz="0" w:space="0" w:color="auto"/>
            <w:right w:val="none" w:sz="0" w:space="0" w:color="auto"/>
          </w:divBdr>
        </w:div>
        <w:div w:id="767310197">
          <w:marLeft w:val="640"/>
          <w:marRight w:val="0"/>
          <w:marTop w:val="0"/>
          <w:marBottom w:val="0"/>
          <w:divBdr>
            <w:top w:val="none" w:sz="0" w:space="0" w:color="auto"/>
            <w:left w:val="none" w:sz="0" w:space="0" w:color="auto"/>
            <w:bottom w:val="none" w:sz="0" w:space="0" w:color="auto"/>
            <w:right w:val="none" w:sz="0" w:space="0" w:color="auto"/>
          </w:divBdr>
        </w:div>
        <w:div w:id="1592932813">
          <w:marLeft w:val="640"/>
          <w:marRight w:val="0"/>
          <w:marTop w:val="0"/>
          <w:marBottom w:val="0"/>
          <w:divBdr>
            <w:top w:val="none" w:sz="0" w:space="0" w:color="auto"/>
            <w:left w:val="none" w:sz="0" w:space="0" w:color="auto"/>
            <w:bottom w:val="none" w:sz="0" w:space="0" w:color="auto"/>
            <w:right w:val="none" w:sz="0" w:space="0" w:color="auto"/>
          </w:divBdr>
        </w:div>
        <w:div w:id="67310962">
          <w:marLeft w:val="640"/>
          <w:marRight w:val="0"/>
          <w:marTop w:val="0"/>
          <w:marBottom w:val="0"/>
          <w:divBdr>
            <w:top w:val="none" w:sz="0" w:space="0" w:color="auto"/>
            <w:left w:val="none" w:sz="0" w:space="0" w:color="auto"/>
            <w:bottom w:val="none" w:sz="0" w:space="0" w:color="auto"/>
            <w:right w:val="none" w:sz="0" w:space="0" w:color="auto"/>
          </w:divBdr>
        </w:div>
      </w:divsChild>
    </w:div>
    <w:div w:id="1027026247">
      <w:bodyDiv w:val="1"/>
      <w:marLeft w:val="0"/>
      <w:marRight w:val="0"/>
      <w:marTop w:val="0"/>
      <w:marBottom w:val="0"/>
      <w:divBdr>
        <w:top w:val="none" w:sz="0" w:space="0" w:color="auto"/>
        <w:left w:val="none" w:sz="0" w:space="0" w:color="auto"/>
        <w:bottom w:val="none" w:sz="0" w:space="0" w:color="auto"/>
        <w:right w:val="none" w:sz="0" w:space="0" w:color="auto"/>
      </w:divBdr>
      <w:divsChild>
        <w:div w:id="1712992787">
          <w:marLeft w:val="640"/>
          <w:marRight w:val="0"/>
          <w:marTop w:val="0"/>
          <w:marBottom w:val="0"/>
          <w:divBdr>
            <w:top w:val="none" w:sz="0" w:space="0" w:color="auto"/>
            <w:left w:val="none" w:sz="0" w:space="0" w:color="auto"/>
            <w:bottom w:val="none" w:sz="0" w:space="0" w:color="auto"/>
            <w:right w:val="none" w:sz="0" w:space="0" w:color="auto"/>
          </w:divBdr>
        </w:div>
        <w:div w:id="707730136">
          <w:marLeft w:val="640"/>
          <w:marRight w:val="0"/>
          <w:marTop w:val="0"/>
          <w:marBottom w:val="0"/>
          <w:divBdr>
            <w:top w:val="none" w:sz="0" w:space="0" w:color="auto"/>
            <w:left w:val="none" w:sz="0" w:space="0" w:color="auto"/>
            <w:bottom w:val="none" w:sz="0" w:space="0" w:color="auto"/>
            <w:right w:val="none" w:sz="0" w:space="0" w:color="auto"/>
          </w:divBdr>
        </w:div>
        <w:div w:id="1797142911">
          <w:marLeft w:val="640"/>
          <w:marRight w:val="0"/>
          <w:marTop w:val="0"/>
          <w:marBottom w:val="0"/>
          <w:divBdr>
            <w:top w:val="none" w:sz="0" w:space="0" w:color="auto"/>
            <w:left w:val="none" w:sz="0" w:space="0" w:color="auto"/>
            <w:bottom w:val="none" w:sz="0" w:space="0" w:color="auto"/>
            <w:right w:val="none" w:sz="0" w:space="0" w:color="auto"/>
          </w:divBdr>
        </w:div>
        <w:div w:id="1470709694">
          <w:marLeft w:val="640"/>
          <w:marRight w:val="0"/>
          <w:marTop w:val="0"/>
          <w:marBottom w:val="0"/>
          <w:divBdr>
            <w:top w:val="none" w:sz="0" w:space="0" w:color="auto"/>
            <w:left w:val="none" w:sz="0" w:space="0" w:color="auto"/>
            <w:bottom w:val="none" w:sz="0" w:space="0" w:color="auto"/>
            <w:right w:val="none" w:sz="0" w:space="0" w:color="auto"/>
          </w:divBdr>
        </w:div>
        <w:div w:id="2113088373">
          <w:marLeft w:val="640"/>
          <w:marRight w:val="0"/>
          <w:marTop w:val="0"/>
          <w:marBottom w:val="0"/>
          <w:divBdr>
            <w:top w:val="none" w:sz="0" w:space="0" w:color="auto"/>
            <w:left w:val="none" w:sz="0" w:space="0" w:color="auto"/>
            <w:bottom w:val="none" w:sz="0" w:space="0" w:color="auto"/>
            <w:right w:val="none" w:sz="0" w:space="0" w:color="auto"/>
          </w:divBdr>
        </w:div>
      </w:divsChild>
    </w:div>
    <w:div w:id="1047872439">
      <w:bodyDiv w:val="1"/>
      <w:marLeft w:val="0"/>
      <w:marRight w:val="0"/>
      <w:marTop w:val="0"/>
      <w:marBottom w:val="0"/>
      <w:divBdr>
        <w:top w:val="none" w:sz="0" w:space="0" w:color="auto"/>
        <w:left w:val="none" w:sz="0" w:space="0" w:color="auto"/>
        <w:bottom w:val="none" w:sz="0" w:space="0" w:color="auto"/>
        <w:right w:val="none" w:sz="0" w:space="0" w:color="auto"/>
      </w:divBdr>
      <w:divsChild>
        <w:div w:id="1915386942">
          <w:marLeft w:val="640"/>
          <w:marRight w:val="0"/>
          <w:marTop w:val="0"/>
          <w:marBottom w:val="0"/>
          <w:divBdr>
            <w:top w:val="none" w:sz="0" w:space="0" w:color="auto"/>
            <w:left w:val="none" w:sz="0" w:space="0" w:color="auto"/>
            <w:bottom w:val="none" w:sz="0" w:space="0" w:color="auto"/>
            <w:right w:val="none" w:sz="0" w:space="0" w:color="auto"/>
          </w:divBdr>
        </w:div>
        <w:div w:id="1983464054">
          <w:marLeft w:val="640"/>
          <w:marRight w:val="0"/>
          <w:marTop w:val="0"/>
          <w:marBottom w:val="0"/>
          <w:divBdr>
            <w:top w:val="none" w:sz="0" w:space="0" w:color="auto"/>
            <w:left w:val="none" w:sz="0" w:space="0" w:color="auto"/>
            <w:bottom w:val="none" w:sz="0" w:space="0" w:color="auto"/>
            <w:right w:val="none" w:sz="0" w:space="0" w:color="auto"/>
          </w:divBdr>
        </w:div>
      </w:divsChild>
    </w:div>
    <w:div w:id="1085568802">
      <w:bodyDiv w:val="1"/>
      <w:marLeft w:val="0"/>
      <w:marRight w:val="0"/>
      <w:marTop w:val="0"/>
      <w:marBottom w:val="0"/>
      <w:divBdr>
        <w:top w:val="none" w:sz="0" w:space="0" w:color="auto"/>
        <w:left w:val="none" w:sz="0" w:space="0" w:color="auto"/>
        <w:bottom w:val="none" w:sz="0" w:space="0" w:color="auto"/>
        <w:right w:val="none" w:sz="0" w:space="0" w:color="auto"/>
      </w:divBdr>
      <w:divsChild>
        <w:div w:id="337006483">
          <w:marLeft w:val="640"/>
          <w:marRight w:val="0"/>
          <w:marTop w:val="0"/>
          <w:marBottom w:val="0"/>
          <w:divBdr>
            <w:top w:val="none" w:sz="0" w:space="0" w:color="auto"/>
            <w:left w:val="none" w:sz="0" w:space="0" w:color="auto"/>
            <w:bottom w:val="none" w:sz="0" w:space="0" w:color="auto"/>
            <w:right w:val="none" w:sz="0" w:space="0" w:color="auto"/>
          </w:divBdr>
        </w:div>
        <w:div w:id="1281035345">
          <w:marLeft w:val="640"/>
          <w:marRight w:val="0"/>
          <w:marTop w:val="0"/>
          <w:marBottom w:val="0"/>
          <w:divBdr>
            <w:top w:val="none" w:sz="0" w:space="0" w:color="auto"/>
            <w:left w:val="none" w:sz="0" w:space="0" w:color="auto"/>
            <w:bottom w:val="none" w:sz="0" w:space="0" w:color="auto"/>
            <w:right w:val="none" w:sz="0" w:space="0" w:color="auto"/>
          </w:divBdr>
        </w:div>
        <w:div w:id="369842853">
          <w:marLeft w:val="640"/>
          <w:marRight w:val="0"/>
          <w:marTop w:val="0"/>
          <w:marBottom w:val="0"/>
          <w:divBdr>
            <w:top w:val="none" w:sz="0" w:space="0" w:color="auto"/>
            <w:left w:val="none" w:sz="0" w:space="0" w:color="auto"/>
            <w:bottom w:val="none" w:sz="0" w:space="0" w:color="auto"/>
            <w:right w:val="none" w:sz="0" w:space="0" w:color="auto"/>
          </w:divBdr>
        </w:div>
        <w:div w:id="520120236">
          <w:marLeft w:val="640"/>
          <w:marRight w:val="0"/>
          <w:marTop w:val="0"/>
          <w:marBottom w:val="0"/>
          <w:divBdr>
            <w:top w:val="none" w:sz="0" w:space="0" w:color="auto"/>
            <w:left w:val="none" w:sz="0" w:space="0" w:color="auto"/>
            <w:bottom w:val="none" w:sz="0" w:space="0" w:color="auto"/>
            <w:right w:val="none" w:sz="0" w:space="0" w:color="auto"/>
          </w:divBdr>
        </w:div>
        <w:div w:id="1420978243">
          <w:marLeft w:val="640"/>
          <w:marRight w:val="0"/>
          <w:marTop w:val="0"/>
          <w:marBottom w:val="0"/>
          <w:divBdr>
            <w:top w:val="none" w:sz="0" w:space="0" w:color="auto"/>
            <w:left w:val="none" w:sz="0" w:space="0" w:color="auto"/>
            <w:bottom w:val="none" w:sz="0" w:space="0" w:color="auto"/>
            <w:right w:val="none" w:sz="0" w:space="0" w:color="auto"/>
          </w:divBdr>
        </w:div>
        <w:div w:id="2140416263">
          <w:marLeft w:val="640"/>
          <w:marRight w:val="0"/>
          <w:marTop w:val="0"/>
          <w:marBottom w:val="0"/>
          <w:divBdr>
            <w:top w:val="none" w:sz="0" w:space="0" w:color="auto"/>
            <w:left w:val="none" w:sz="0" w:space="0" w:color="auto"/>
            <w:bottom w:val="none" w:sz="0" w:space="0" w:color="auto"/>
            <w:right w:val="none" w:sz="0" w:space="0" w:color="auto"/>
          </w:divBdr>
        </w:div>
        <w:div w:id="291592208">
          <w:marLeft w:val="640"/>
          <w:marRight w:val="0"/>
          <w:marTop w:val="0"/>
          <w:marBottom w:val="0"/>
          <w:divBdr>
            <w:top w:val="none" w:sz="0" w:space="0" w:color="auto"/>
            <w:left w:val="none" w:sz="0" w:space="0" w:color="auto"/>
            <w:bottom w:val="none" w:sz="0" w:space="0" w:color="auto"/>
            <w:right w:val="none" w:sz="0" w:space="0" w:color="auto"/>
          </w:divBdr>
        </w:div>
        <w:div w:id="2004430502">
          <w:marLeft w:val="640"/>
          <w:marRight w:val="0"/>
          <w:marTop w:val="0"/>
          <w:marBottom w:val="0"/>
          <w:divBdr>
            <w:top w:val="none" w:sz="0" w:space="0" w:color="auto"/>
            <w:left w:val="none" w:sz="0" w:space="0" w:color="auto"/>
            <w:bottom w:val="none" w:sz="0" w:space="0" w:color="auto"/>
            <w:right w:val="none" w:sz="0" w:space="0" w:color="auto"/>
          </w:divBdr>
        </w:div>
        <w:div w:id="1058941163">
          <w:marLeft w:val="640"/>
          <w:marRight w:val="0"/>
          <w:marTop w:val="0"/>
          <w:marBottom w:val="0"/>
          <w:divBdr>
            <w:top w:val="none" w:sz="0" w:space="0" w:color="auto"/>
            <w:left w:val="none" w:sz="0" w:space="0" w:color="auto"/>
            <w:bottom w:val="none" w:sz="0" w:space="0" w:color="auto"/>
            <w:right w:val="none" w:sz="0" w:space="0" w:color="auto"/>
          </w:divBdr>
        </w:div>
        <w:div w:id="1165124392">
          <w:marLeft w:val="640"/>
          <w:marRight w:val="0"/>
          <w:marTop w:val="0"/>
          <w:marBottom w:val="0"/>
          <w:divBdr>
            <w:top w:val="none" w:sz="0" w:space="0" w:color="auto"/>
            <w:left w:val="none" w:sz="0" w:space="0" w:color="auto"/>
            <w:bottom w:val="none" w:sz="0" w:space="0" w:color="auto"/>
            <w:right w:val="none" w:sz="0" w:space="0" w:color="auto"/>
          </w:divBdr>
        </w:div>
        <w:div w:id="240799603">
          <w:marLeft w:val="640"/>
          <w:marRight w:val="0"/>
          <w:marTop w:val="0"/>
          <w:marBottom w:val="0"/>
          <w:divBdr>
            <w:top w:val="none" w:sz="0" w:space="0" w:color="auto"/>
            <w:left w:val="none" w:sz="0" w:space="0" w:color="auto"/>
            <w:bottom w:val="none" w:sz="0" w:space="0" w:color="auto"/>
            <w:right w:val="none" w:sz="0" w:space="0" w:color="auto"/>
          </w:divBdr>
        </w:div>
        <w:div w:id="2080587628">
          <w:marLeft w:val="640"/>
          <w:marRight w:val="0"/>
          <w:marTop w:val="0"/>
          <w:marBottom w:val="0"/>
          <w:divBdr>
            <w:top w:val="none" w:sz="0" w:space="0" w:color="auto"/>
            <w:left w:val="none" w:sz="0" w:space="0" w:color="auto"/>
            <w:bottom w:val="none" w:sz="0" w:space="0" w:color="auto"/>
            <w:right w:val="none" w:sz="0" w:space="0" w:color="auto"/>
          </w:divBdr>
        </w:div>
        <w:div w:id="457918910">
          <w:marLeft w:val="640"/>
          <w:marRight w:val="0"/>
          <w:marTop w:val="0"/>
          <w:marBottom w:val="0"/>
          <w:divBdr>
            <w:top w:val="none" w:sz="0" w:space="0" w:color="auto"/>
            <w:left w:val="none" w:sz="0" w:space="0" w:color="auto"/>
            <w:bottom w:val="none" w:sz="0" w:space="0" w:color="auto"/>
            <w:right w:val="none" w:sz="0" w:space="0" w:color="auto"/>
          </w:divBdr>
        </w:div>
        <w:div w:id="740834806">
          <w:marLeft w:val="640"/>
          <w:marRight w:val="0"/>
          <w:marTop w:val="0"/>
          <w:marBottom w:val="0"/>
          <w:divBdr>
            <w:top w:val="none" w:sz="0" w:space="0" w:color="auto"/>
            <w:left w:val="none" w:sz="0" w:space="0" w:color="auto"/>
            <w:bottom w:val="none" w:sz="0" w:space="0" w:color="auto"/>
            <w:right w:val="none" w:sz="0" w:space="0" w:color="auto"/>
          </w:divBdr>
        </w:div>
        <w:div w:id="276912200">
          <w:marLeft w:val="640"/>
          <w:marRight w:val="0"/>
          <w:marTop w:val="0"/>
          <w:marBottom w:val="0"/>
          <w:divBdr>
            <w:top w:val="none" w:sz="0" w:space="0" w:color="auto"/>
            <w:left w:val="none" w:sz="0" w:space="0" w:color="auto"/>
            <w:bottom w:val="none" w:sz="0" w:space="0" w:color="auto"/>
            <w:right w:val="none" w:sz="0" w:space="0" w:color="auto"/>
          </w:divBdr>
        </w:div>
        <w:div w:id="1612783803">
          <w:marLeft w:val="640"/>
          <w:marRight w:val="0"/>
          <w:marTop w:val="0"/>
          <w:marBottom w:val="0"/>
          <w:divBdr>
            <w:top w:val="none" w:sz="0" w:space="0" w:color="auto"/>
            <w:left w:val="none" w:sz="0" w:space="0" w:color="auto"/>
            <w:bottom w:val="none" w:sz="0" w:space="0" w:color="auto"/>
            <w:right w:val="none" w:sz="0" w:space="0" w:color="auto"/>
          </w:divBdr>
        </w:div>
      </w:divsChild>
    </w:div>
    <w:div w:id="1110734797">
      <w:bodyDiv w:val="1"/>
      <w:marLeft w:val="0"/>
      <w:marRight w:val="0"/>
      <w:marTop w:val="0"/>
      <w:marBottom w:val="0"/>
      <w:divBdr>
        <w:top w:val="none" w:sz="0" w:space="0" w:color="auto"/>
        <w:left w:val="none" w:sz="0" w:space="0" w:color="auto"/>
        <w:bottom w:val="none" w:sz="0" w:space="0" w:color="auto"/>
        <w:right w:val="none" w:sz="0" w:space="0" w:color="auto"/>
      </w:divBdr>
      <w:divsChild>
        <w:div w:id="134420512">
          <w:marLeft w:val="640"/>
          <w:marRight w:val="0"/>
          <w:marTop w:val="0"/>
          <w:marBottom w:val="0"/>
          <w:divBdr>
            <w:top w:val="none" w:sz="0" w:space="0" w:color="auto"/>
            <w:left w:val="none" w:sz="0" w:space="0" w:color="auto"/>
            <w:bottom w:val="none" w:sz="0" w:space="0" w:color="auto"/>
            <w:right w:val="none" w:sz="0" w:space="0" w:color="auto"/>
          </w:divBdr>
        </w:div>
        <w:div w:id="527597246">
          <w:marLeft w:val="640"/>
          <w:marRight w:val="0"/>
          <w:marTop w:val="0"/>
          <w:marBottom w:val="0"/>
          <w:divBdr>
            <w:top w:val="none" w:sz="0" w:space="0" w:color="auto"/>
            <w:left w:val="none" w:sz="0" w:space="0" w:color="auto"/>
            <w:bottom w:val="none" w:sz="0" w:space="0" w:color="auto"/>
            <w:right w:val="none" w:sz="0" w:space="0" w:color="auto"/>
          </w:divBdr>
        </w:div>
        <w:div w:id="1565484704">
          <w:marLeft w:val="640"/>
          <w:marRight w:val="0"/>
          <w:marTop w:val="0"/>
          <w:marBottom w:val="0"/>
          <w:divBdr>
            <w:top w:val="none" w:sz="0" w:space="0" w:color="auto"/>
            <w:left w:val="none" w:sz="0" w:space="0" w:color="auto"/>
            <w:bottom w:val="none" w:sz="0" w:space="0" w:color="auto"/>
            <w:right w:val="none" w:sz="0" w:space="0" w:color="auto"/>
          </w:divBdr>
        </w:div>
        <w:div w:id="760685829">
          <w:marLeft w:val="640"/>
          <w:marRight w:val="0"/>
          <w:marTop w:val="0"/>
          <w:marBottom w:val="0"/>
          <w:divBdr>
            <w:top w:val="none" w:sz="0" w:space="0" w:color="auto"/>
            <w:left w:val="none" w:sz="0" w:space="0" w:color="auto"/>
            <w:bottom w:val="none" w:sz="0" w:space="0" w:color="auto"/>
            <w:right w:val="none" w:sz="0" w:space="0" w:color="auto"/>
          </w:divBdr>
        </w:div>
        <w:div w:id="1064990932">
          <w:marLeft w:val="640"/>
          <w:marRight w:val="0"/>
          <w:marTop w:val="0"/>
          <w:marBottom w:val="0"/>
          <w:divBdr>
            <w:top w:val="none" w:sz="0" w:space="0" w:color="auto"/>
            <w:left w:val="none" w:sz="0" w:space="0" w:color="auto"/>
            <w:bottom w:val="none" w:sz="0" w:space="0" w:color="auto"/>
            <w:right w:val="none" w:sz="0" w:space="0" w:color="auto"/>
          </w:divBdr>
        </w:div>
        <w:div w:id="397746098">
          <w:marLeft w:val="640"/>
          <w:marRight w:val="0"/>
          <w:marTop w:val="0"/>
          <w:marBottom w:val="0"/>
          <w:divBdr>
            <w:top w:val="none" w:sz="0" w:space="0" w:color="auto"/>
            <w:left w:val="none" w:sz="0" w:space="0" w:color="auto"/>
            <w:bottom w:val="none" w:sz="0" w:space="0" w:color="auto"/>
            <w:right w:val="none" w:sz="0" w:space="0" w:color="auto"/>
          </w:divBdr>
        </w:div>
        <w:div w:id="167410275">
          <w:marLeft w:val="640"/>
          <w:marRight w:val="0"/>
          <w:marTop w:val="0"/>
          <w:marBottom w:val="0"/>
          <w:divBdr>
            <w:top w:val="none" w:sz="0" w:space="0" w:color="auto"/>
            <w:left w:val="none" w:sz="0" w:space="0" w:color="auto"/>
            <w:bottom w:val="none" w:sz="0" w:space="0" w:color="auto"/>
            <w:right w:val="none" w:sz="0" w:space="0" w:color="auto"/>
          </w:divBdr>
        </w:div>
        <w:div w:id="1351494743">
          <w:marLeft w:val="640"/>
          <w:marRight w:val="0"/>
          <w:marTop w:val="0"/>
          <w:marBottom w:val="0"/>
          <w:divBdr>
            <w:top w:val="none" w:sz="0" w:space="0" w:color="auto"/>
            <w:left w:val="none" w:sz="0" w:space="0" w:color="auto"/>
            <w:bottom w:val="none" w:sz="0" w:space="0" w:color="auto"/>
            <w:right w:val="none" w:sz="0" w:space="0" w:color="auto"/>
          </w:divBdr>
        </w:div>
        <w:div w:id="285282684">
          <w:marLeft w:val="640"/>
          <w:marRight w:val="0"/>
          <w:marTop w:val="0"/>
          <w:marBottom w:val="0"/>
          <w:divBdr>
            <w:top w:val="none" w:sz="0" w:space="0" w:color="auto"/>
            <w:left w:val="none" w:sz="0" w:space="0" w:color="auto"/>
            <w:bottom w:val="none" w:sz="0" w:space="0" w:color="auto"/>
            <w:right w:val="none" w:sz="0" w:space="0" w:color="auto"/>
          </w:divBdr>
        </w:div>
        <w:div w:id="1383822467">
          <w:marLeft w:val="640"/>
          <w:marRight w:val="0"/>
          <w:marTop w:val="0"/>
          <w:marBottom w:val="0"/>
          <w:divBdr>
            <w:top w:val="none" w:sz="0" w:space="0" w:color="auto"/>
            <w:left w:val="none" w:sz="0" w:space="0" w:color="auto"/>
            <w:bottom w:val="none" w:sz="0" w:space="0" w:color="auto"/>
            <w:right w:val="none" w:sz="0" w:space="0" w:color="auto"/>
          </w:divBdr>
        </w:div>
        <w:div w:id="2115788394">
          <w:marLeft w:val="640"/>
          <w:marRight w:val="0"/>
          <w:marTop w:val="0"/>
          <w:marBottom w:val="0"/>
          <w:divBdr>
            <w:top w:val="none" w:sz="0" w:space="0" w:color="auto"/>
            <w:left w:val="none" w:sz="0" w:space="0" w:color="auto"/>
            <w:bottom w:val="none" w:sz="0" w:space="0" w:color="auto"/>
            <w:right w:val="none" w:sz="0" w:space="0" w:color="auto"/>
          </w:divBdr>
        </w:div>
        <w:div w:id="884103205">
          <w:marLeft w:val="640"/>
          <w:marRight w:val="0"/>
          <w:marTop w:val="0"/>
          <w:marBottom w:val="0"/>
          <w:divBdr>
            <w:top w:val="none" w:sz="0" w:space="0" w:color="auto"/>
            <w:left w:val="none" w:sz="0" w:space="0" w:color="auto"/>
            <w:bottom w:val="none" w:sz="0" w:space="0" w:color="auto"/>
            <w:right w:val="none" w:sz="0" w:space="0" w:color="auto"/>
          </w:divBdr>
        </w:div>
        <w:div w:id="622542093">
          <w:marLeft w:val="640"/>
          <w:marRight w:val="0"/>
          <w:marTop w:val="0"/>
          <w:marBottom w:val="0"/>
          <w:divBdr>
            <w:top w:val="none" w:sz="0" w:space="0" w:color="auto"/>
            <w:left w:val="none" w:sz="0" w:space="0" w:color="auto"/>
            <w:bottom w:val="none" w:sz="0" w:space="0" w:color="auto"/>
            <w:right w:val="none" w:sz="0" w:space="0" w:color="auto"/>
          </w:divBdr>
        </w:div>
        <w:div w:id="970093677">
          <w:marLeft w:val="640"/>
          <w:marRight w:val="0"/>
          <w:marTop w:val="0"/>
          <w:marBottom w:val="0"/>
          <w:divBdr>
            <w:top w:val="none" w:sz="0" w:space="0" w:color="auto"/>
            <w:left w:val="none" w:sz="0" w:space="0" w:color="auto"/>
            <w:bottom w:val="none" w:sz="0" w:space="0" w:color="auto"/>
            <w:right w:val="none" w:sz="0" w:space="0" w:color="auto"/>
          </w:divBdr>
        </w:div>
        <w:div w:id="573591192">
          <w:marLeft w:val="640"/>
          <w:marRight w:val="0"/>
          <w:marTop w:val="0"/>
          <w:marBottom w:val="0"/>
          <w:divBdr>
            <w:top w:val="none" w:sz="0" w:space="0" w:color="auto"/>
            <w:left w:val="none" w:sz="0" w:space="0" w:color="auto"/>
            <w:bottom w:val="none" w:sz="0" w:space="0" w:color="auto"/>
            <w:right w:val="none" w:sz="0" w:space="0" w:color="auto"/>
          </w:divBdr>
        </w:div>
      </w:divsChild>
    </w:div>
    <w:div w:id="1120223155">
      <w:bodyDiv w:val="1"/>
      <w:marLeft w:val="0"/>
      <w:marRight w:val="0"/>
      <w:marTop w:val="0"/>
      <w:marBottom w:val="0"/>
      <w:divBdr>
        <w:top w:val="none" w:sz="0" w:space="0" w:color="auto"/>
        <w:left w:val="none" w:sz="0" w:space="0" w:color="auto"/>
        <w:bottom w:val="none" w:sz="0" w:space="0" w:color="auto"/>
        <w:right w:val="none" w:sz="0" w:space="0" w:color="auto"/>
      </w:divBdr>
      <w:divsChild>
        <w:div w:id="1848594229">
          <w:marLeft w:val="640"/>
          <w:marRight w:val="0"/>
          <w:marTop w:val="0"/>
          <w:marBottom w:val="0"/>
          <w:divBdr>
            <w:top w:val="none" w:sz="0" w:space="0" w:color="auto"/>
            <w:left w:val="none" w:sz="0" w:space="0" w:color="auto"/>
            <w:bottom w:val="none" w:sz="0" w:space="0" w:color="auto"/>
            <w:right w:val="none" w:sz="0" w:space="0" w:color="auto"/>
          </w:divBdr>
        </w:div>
        <w:div w:id="1448963742">
          <w:marLeft w:val="640"/>
          <w:marRight w:val="0"/>
          <w:marTop w:val="0"/>
          <w:marBottom w:val="0"/>
          <w:divBdr>
            <w:top w:val="none" w:sz="0" w:space="0" w:color="auto"/>
            <w:left w:val="none" w:sz="0" w:space="0" w:color="auto"/>
            <w:bottom w:val="none" w:sz="0" w:space="0" w:color="auto"/>
            <w:right w:val="none" w:sz="0" w:space="0" w:color="auto"/>
          </w:divBdr>
        </w:div>
      </w:divsChild>
    </w:div>
    <w:div w:id="1123768318">
      <w:bodyDiv w:val="1"/>
      <w:marLeft w:val="0"/>
      <w:marRight w:val="0"/>
      <w:marTop w:val="0"/>
      <w:marBottom w:val="0"/>
      <w:divBdr>
        <w:top w:val="none" w:sz="0" w:space="0" w:color="auto"/>
        <w:left w:val="none" w:sz="0" w:space="0" w:color="auto"/>
        <w:bottom w:val="none" w:sz="0" w:space="0" w:color="auto"/>
        <w:right w:val="none" w:sz="0" w:space="0" w:color="auto"/>
      </w:divBdr>
      <w:divsChild>
        <w:div w:id="1662998836">
          <w:marLeft w:val="640"/>
          <w:marRight w:val="0"/>
          <w:marTop w:val="0"/>
          <w:marBottom w:val="0"/>
          <w:divBdr>
            <w:top w:val="none" w:sz="0" w:space="0" w:color="auto"/>
            <w:left w:val="none" w:sz="0" w:space="0" w:color="auto"/>
            <w:bottom w:val="none" w:sz="0" w:space="0" w:color="auto"/>
            <w:right w:val="none" w:sz="0" w:space="0" w:color="auto"/>
          </w:divBdr>
        </w:div>
        <w:div w:id="1188330694">
          <w:marLeft w:val="640"/>
          <w:marRight w:val="0"/>
          <w:marTop w:val="0"/>
          <w:marBottom w:val="0"/>
          <w:divBdr>
            <w:top w:val="none" w:sz="0" w:space="0" w:color="auto"/>
            <w:left w:val="none" w:sz="0" w:space="0" w:color="auto"/>
            <w:bottom w:val="none" w:sz="0" w:space="0" w:color="auto"/>
            <w:right w:val="none" w:sz="0" w:space="0" w:color="auto"/>
          </w:divBdr>
        </w:div>
        <w:div w:id="1590189909">
          <w:marLeft w:val="640"/>
          <w:marRight w:val="0"/>
          <w:marTop w:val="0"/>
          <w:marBottom w:val="0"/>
          <w:divBdr>
            <w:top w:val="none" w:sz="0" w:space="0" w:color="auto"/>
            <w:left w:val="none" w:sz="0" w:space="0" w:color="auto"/>
            <w:bottom w:val="none" w:sz="0" w:space="0" w:color="auto"/>
            <w:right w:val="none" w:sz="0" w:space="0" w:color="auto"/>
          </w:divBdr>
        </w:div>
        <w:div w:id="1807698956">
          <w:marLeft w:val="640"/>
          <w:marRight w:val="0"/>
          <w:marTop w:val="0"/>
          <w:marBottom w:val="0"/>
          <w:divBdr>
            <w:top w:val="none" w:sz="0" w:space="0" w:color="auto"/>
            <w:left w:val="none" w:sz="0" w:space="0" w:color="auto"/>
            <w:bottom w:val="none" w:sz="0" w:space="0" w:color="auto"/>
            <w:right w:val="none" w:sz="0" w:space="0" w:color="auto"/>
          </w:divBdr>
        </w:div>
        <w:div w:id="2076590391">
          <w:marLeft w:val="640"/>
          <w:marRight w:val="0"/>
          <w:marTop w:val="0"/>
          <w:marBottom w:val="0"/>
          <w:divBdr>
            <w:top w:val="none" w:sz="0" w:space="0" w:color="auto"/>
            <w:left w:val="none" w:sz="0" w:space="0" w:color="auto"/>
            <w:bottom w:val="none" w:sz="0" w:space="0" w:color="auto"/>
            <w:right w:val="none" w:sz="0" w:space="0" w:color="auto"/>
          </w:divBdr>
        </w:div>
        <w:div w:id="2011634107">
          <w:marLeft w:val="640"/>
          <w:marRight w:val="0"/>
          <w:marTop w:val="0"/>
          <w:marBottom w:val="0"/>
          <w:divBdr>
            <w:top w:val="none" w:sz="0" w:space="0" w:color="auto"/>
            <w:left w:val="none" w:sz="0" w:space="0" w:color="auto"/>
            <w:bottom w:val="none" w:sz="0" w:space="0" w:color="auto"/>
            <w:right w:val="none" w:sz="0" w:space="0" w:color="auto"/>
          </w:divBdr>
        </w:div>
        <w:div w:id="1010061099">
          <w:marLeft w:val="640"/>
          <w:marRight w:val="0"/>
          <w:marTop w:val="0"/>
          <w:marBottom w:val="0"/>
          <w:divBdr>
            <w:top w:val="none" w:sz="0" w:space="0" w:color="auto"/>
            <w:left w:val="none" w:sz="0" w:space="0" w:color="auto"/>
            <w:bottom w:val="none" w:sz="0" w:space="0" w:color="auto"/>
            <w:right w:val="none" w:sz="0" w:space="0" w:color="auto"/>
          </w:divBdr>
        </w:div>
        <w:div w:id="1076823424">
          <w:marLeft w:val="640"/>
          <w:marRight w:val="0"/>
          <w:marTop w:val="0"/>
          <w:marBottom w:val="0"/>
          <w:divBdr>
            <w:top w:val="none" w:sz="0" w:space="0" w:color="auto"/>
            <w:left w:val="none" w:sz="0" w:space="0" w:color="auto"/>
            <w:bottom w:val="none" w:sz="0" w:space="0" w:color="auto"/>
            <w:right w:val="none" w:sz="0" w:space="0" w:color="auto"/>
          </w:divBdr>
        </w:div>
        <w:div w:id="24524574">
          <w:marLeft w:val="640"/>
          <w:marRight w:val="0"/>
          <w:marTop w:val="0"/>
          <w:marBottom w:val="0"/>
          <w:divBdr>
            <w:top w:val="none" w:sz="0" w:space="0" w:color="auto"/>
            <w:left w:val="none" w:sz="0" w:space="0" w:color="auto"/>
            <w:bottom w:val="none" w:sz="0" w:space="0" w:color="auto"/>
            <w:right w:val="none" w:sz="0" w:space="0" w:color="auto"/>
          </w:divBdr>
        </w:div>
        <w:div w:id="320546195">
          <w:marLeft w:val="640"/>
          <w:marRight w:val="0"/>
          <w:marTop w:val="0"/>
          <w:marBottom w:val="0"/>
          <w:divBdr>
            <w:top w:val="none" w:sz="0" w:space="0" w:color="auto"/>
            <w:left w:val="none" w:sz="0" w:space="0" w:color="auto"/>
            <w:bottom w:val="none" w:sz="0" w:space="0" w:color="auto"/>
            <w:right w:val="none" w:sz="0" w:space="0" w:color="auto"/>
          </w:divBdr>
        </w:div>
        <w:div w:id="333144105">
          <w:marLeft w:val="640"/>
          <w:marRight w:val="0"/>
          <w:marTop w:val="0"/>
          <w:marBottom w:val="0"/>
          <w:divBdr>
            <w:top w:val="none" w:sz="0" w:space="0" w:color="auto"/>
            <w:left w:val="none" w:sz="0" w:space="0" w:color="auto"/>
            <w:bottom w:val="none" w:sz="0" w:space="0" w:color="auto"/>
            <w:right w:val="none" w:sz="0" w:space="0" w:color="auto"/>
          </w:divBdr>
        </w:div>
        <w:div w:id="629672394">
          <w:marLeft w:val="640"/>
          <w:marRight w:val="0"/>
          <w:marTop w:val="0"/>
          <w:marBottom w:val="0"/>
          <w:divBdr>
            <w:top w:val="none" w:sz="0" w:space="0" w:color="auto"/>
            <w:left w:val="none" w:sz="0" w:space="0" w:color="auto"/>
            <w:bottom w:val="none" w:sz="0" w:space="0" w:color="auto"/>
            <w:right w:val="none" w:sz="0" w:space="0" w:color="auto"/>
          </w:divBdr>
        </w:div>
        <w:div w:id="492767757">
          <w:marLeft w:val="640"/>
          <w:marRight w:val="0"/>
          <w:marTop w:val="0"/>
          <w:marBottom w:val="0"/>
          <w:divBdr>
            <w:top w:val="none" w:sz="0" w:space="0" w:color="auto"/>
            <w:left w:val="none" w:sz="0" w:space="0" w:color="auto"/>
            <w:bottom w:val="none" w:sz="0" w:space="0" w:color="auto"/>
            <w:right w:val="none" w:sz="0" w:space="0" w:color="auto"/>
          </w:divBdr>
        </w:div>
        <w:div w:id="528377873">
          <w:marLeft w:val="640"/>
          <w:marRight w:val="0"/>
          <w:marTop w:val="0"/>
          <w:marBottom w:val="0"/>
          <w:divBdr>
            <w:top w:val="none" w:sz="0" w:space="0" w:color="auto"/>
            <w:left w:val="none" w:sz="0" w:space="0" w:color="auto"/>
            <w:bottom w:val="none" w:sz="0" w:space="0" w:color="auto"/>
            <w:right w:val="none" w:sz="0" w:space="0" w:color="auto"/>
          </w:divBdr>
        </w:div>
        <w:div w:id="1786146156">
          <w:marLeft w:val="640"/>
          <w:marRight w:val="0"/>
          <w:marTop w:val="0"/>
          <w:marBottom w:val="0"/>
          <w:divBdr>
            <w:top w:val="none" w:sz="0" w:space="0" w:color="auto"/>
            <w:left w:val="none" w:sz="0" w:space="0" w:color="auto"/>
            <w:bottom w:val="none" w:sz="0" w:space="0" w:color="auto"/>
            <w:right w:val="none" w:sz="0" w:space="0" w:color="auto"/>
          </w:divBdr>
        </w:div>
        <w:div w:id="2112776717">
          <w:marLeft w:val="640"/>
          <w:marRight w:val="0"/>
          <w:marTop w:val="0"/>
          <w:marBottom w:val="0"/>
          <w:divBdr>
            <w:top w:val="none" w:sz="0" w:space="0" w:color="auto"/>
            <w:left w:val="none" w:sz="0" w:space="0" w:color="auto"/>
            <w:bottom w:val="none" w:sz="0" w:space="0" w:color="auto"/>
            <w:right w:val="none" w:sz="0" w:space="0" w:color="auto"/>
          </w:divBdr>
        </w:div>
        <w:div w:id="615792019">
          <w:marLeft w:val="640"/>
          <w:marRight w:val="0"/>
          <w:marTop w:val="0"/>
          <w:marBottom w:val="0"/>
          <w:divBdr>
            <w:top w:val="none" w:sz="0" w:space="0" w:color="auto"/>
            <w:left w:val="none" w:sz="0" w:space="0" w:color="auto"/>
            <w:bottom w:val="none" w:sz="0" w:space="0" w:color="auto"/>
            <w:right w:val="none" w:sz="0" w:space="0" w:color="auto"/>
          </w:divBdr>
        </w:div>
      </w:divsChild>
    </w:div>
    <w:div w:id="1144812540">
      <w:bodyDiv w:val="1"/>
      <w:marLeft w:val="0"/>
      <w:marRight w:val="0"/>
      <w:marTop w:val="0"/>
      <w:marBottom w:val="0"/>
      <w:divBdr>
        <w:top w:val="none" w:sz="0" w:space="0" w:color="auto"/>
        <w:left w:val="none" w:sz="0" w:space="0" w:color="auto"/>
        <w:bottom w:val="none" w:sz="0" w:space="0" w:color="auto"/>
        <w:right w:val="none" w:sz="0" w:space="0" w:color="auto"/>
      </w:divBdr>
    </w:div>
    <w:div w:id="1167163110">
      <w:bodyDiv w:val="1"/>
      <w:marLeft w:val="0"/>
      <w:marRight w:val="0"/>
      <w:marTop w:val="0"/>
      <w:marBottom w:val="0"/>
      <w:divBdr>
        <w:top w:val="none" w:sz="0" w:space="0" w:color="auto"/>
        <w:left w:val="none" w:sz="0" w:space="0" w:color="auto"/>
        <w:bottom w:val="none" w:sz="0" w:space="0" w:color="auto"/>
        <w:right w:val="none" w:sz="0" w:space="0" w:color="auto"/>
      </w:divBdr>
    </w:div>
    <w:div w:id="1173570930">
      <w:bodyDiv w:val="1"/>
      <w:marLeft w:val="0"/>
      <w:marRight w:val="0"/>
      <w:marTop w:val="0"/>
      <w:marBottom w:val="0"/>
      <w:divBdr>
        <w:top w:val="none" w:sz="0" w:space="0" w:color="auto"/>
        <w:left w:val="none" w:sz="0" w:space="0" w:color="auto"/>
        <w:bottom w:val="none" w:sz="0" w:space="0" w:color="auto"/>
        <w:right w:val="none" w:sz="0" w:space="0" w:color="auto"/>
      </w:divBdr>
      <w:divsChild>
        <w:div w:id="2119568133">
          <w:marLeft w:val="640"/>
          <w:marRight w:val="0"/>
          <w:marTop w:val="0"/>
          <w:marBottom w:val="0"/>
          <w:divBdr>
            <w:top w:val="none" w:sz="0" w:space="0" w:color="auto"/>
            <w:left w:val="none" w:sz="0" w:space="0" w:color="auto"/>
            <w:bottom w:val="none" w:sz="0" w:space="0" w:color="auto"/>
            <w:right w:val="none" w:sz="0" w:space="0" w:color="auto"/>
          </w:divBdr>
        </w:div>
        <w:div w:id="1226917524">
          <w:marLeft w:val="640"/>
          <w:marRight w:val="0"/>
          <w:marTop w:val="0"/>
          <w:marBottom w:val="0"/>
          <w:divBdr>
            <w:top w:val="none" w:sz="0" w:space="0" w:color="auto"/>
            <w:left w:val="none" w:sz="0" w:space="0" w:color="auto"/>
            <w:bottom w:val="none" w:sz="0" w:space="0" w:color="auto"/>
            <w:right w:val="none" w:sz="0" w:space="0" w:color="auto"/>
          </w:divBdr>
        </w:div>
        <w:div w:id="1009067700">
          <w:marLeft w:val="640"/>
          <w:marRight w:val="0"/>
          <w:marTop w:val="0"/>
          <w:marBottom w:val="0"/>
          <w:divBdr>
            <w:top w:val="none" w:sz="0" w:space="0" w:color="auto"/>
            <w:left w:val="none" w:sz="0" w:space="0" w:color="auto"/>
            <w:bottom w:val="none" w:sz="0" w:space="0" w:color="auto"/>
            <w:right w:val="none" w:sz="0" w:space="0" w:color="auto"/>
          </w:divBdr>
        </w:div>
        <w:div w:id="1494712159">
          <w:marLeft w:val="640"/>
          <w:marRight w:val="0"/>
          <w:marTop w:val="0"/>
          <w:marBottom w:val="0"/>
          <w:divBdr>
            <w:top w:val="none" w:sz="0" w:space="0" w:color="auto"/>
            <w:left w:val="none" w:sz="0" w:space="0" w:color="auto"/>
            <w:bottom w:val="none" w:sz="0" w:space="0" w:color="auto"/>
            <w:right w:val="none" w:sz="0" w:space="0" w:color="auto"/>
          </w:divBdr>
        </w:div>
        <w:div w:id="450905572">
          <w:marLeft w:val="640"/>
          <w:marRight w:val="0"/>
          <w:marTop w:val="0"/>
          <w:marBottom w:val="0"/>
          <w:divBdr>
            <w:top w:val="none" w:sz="0" w:space="0" w:color="auto"/>
            <w:left w:val="none" w:sz="0" w:space="0" w:color="auto"/>
            <w:bottom w:val="none" w:sz="0" w:space="0" w:color="auto"/>
            <w:right w:val="none" w:sz="0" w:space="0" w:color="auto"/>
          </w:divBdr>
        </w:div>
        <w:div w:id="1235123349">
          <w:marLeft w:val="640"/>
          <w:marRight w:val="0"/>
          <w:marTop w:val="0"/>
          <w:marBottom w:val="0"/>
          <w:divBdr>
            <w:top w:val="none" w:sz="0" w:space="0" w:color="auto"/>
            <w:left w:val="none" w:sz="0" w:space="0" w:color="auto"/>
            <w:bottom w:val="none" w:sz="0" w:space="0" w:color="auto"/>
            <w:right w:val="none" w:sz="0" w:space="0" w:color="auto"/>
          </w:divBdr>
        </w:div>
        <w:div w:id="319038067">
          <w:marLeft w:val="640"/>
          <w:marRight w:val="0"/>
          <w:marTop w:val="0"/>
          <w:marBottom w:val="0"/>
          <w:divBdr>
            <w:top w:val="none" w:sz="0" w:space="0" w:color="auto"/>
            <w:left w:val="none" w:sz="0" w:space="0" w:color="auto"/>
            <w:bottom w:val="none" w:sz="0" w:space="0" w:color="auto"/>
            <w:right w:val="none" w:sz="0" w:space="0" w:color="auto"/>
          </w:divBdr>
        </w:div>
        <w:div w:id="434715216">
          <w:marLeft w:val="640"/>
          <w:marRight w:val="0"/>
          <w:marTop w:val="0"/>
          <w:marBottom w:val="0"/>
          <w:divBdr>
            <w:top w:val="none" w:sz="0" w:space="0" w:color="auto"/>
            <w:left w:val="none" w:sz="0" w:space="0" w:color="auto"/>
            <w:bottom w:val="none" w:sz="0" w:space="0" w:color="auto"/>
            <w:right w:val="none" w:sz="0" w:space="0" w:color="auto"/>
          </w:divBdr>
        </w:div>
        <w:div w:id="854461612">
          <w:marLeft w:val="640"/>
          <w:marRight w:val="0"/>
          <w:marTop w:val="0"/>
          <w:marBottom w:val="0"/>
          <w:divBdr>
            <w:top w:val="none" w:sz="0" w:space="0" w:color="auto"/>
            <w:left w:val="none" w:sz="0" w:space="0" w:color="auto"/>
            <w:bottom w:val="none" w:sz="0" w:space="0" w:color="auto"/>
            <w:right w:val="none" w:sz="0" w:space="0" w:color="auto"/>
          </w:divBdr>
        </w:div>
        <w:div w:id="456073074">
          <w:marLeft w:val="640"/>
          <w:marRight w:val="0"/>
          <w:marTop w:val="0"/>
          <w:marBottom w:val="0"/>
          <w:divBdr>
            <w:top w:val="none" w:sz="0" w:space="0" w:color="auto"/>
            <w:left w:val="none" w:sz="0" w:space="0" w:color="auto"/>
            <w:bottom w:val="none" w:sz="0" w:space="0" w:color="auto"/>
            <w:right w:val="none" w:sz="0" w:space="0" w:color="auto"/>
          </w:divBdr>
        </w:div>
        <w:div w:id="2089450588">
          <w:marLeft w:val="640"/>
          <w:marRight w:val="0"/>
          <w:marTop w:val="0"/>
          <w:marBottom w:val="0"/>
          <w:divBdr>
            <w:top w:val="none" w:sz="0" w:space="0" w:color="auto"/>
            <w:left w:val="none" w:sz="0" w:space="0" w:color="auto"/>
            <w:bottom w:val="none" w:sz="0" w:space="0" w:color="auto"/>
            <w:right w:val="none" w:sz="0" w:space="0" w:color="auto"/>
          </w:divBdr>
        </w:div>
        <w:div w:id="2040231988">
          <w:marLeft w:val="640"/>
          <w:marRight w:val="0"/>
          <w:marTop w:val="0"/>
          <w:marBottom w:val="0"/>
          <w:divBdr>
            <w:top w:val="none" w:sz="0" w:space="0" w:color="auto"/>
            <w:left w:val="none" w:sz="0" w:space="0" w:color="auto"/>
            <w:bottom w:val="none" w:sz="0" w:space="0" w:color="auto"/>
            <w:right w:val="none" w:sz="0" w:space="0" w:color="auto"/>
          </w:divBdr>
        </w:div>
        <w:div w:id="398872283">
          <w:marLeft w:val="640"/>
          <w:marRight w:val="0"/>
          <w:marTop w:val="0"/>
          <w:marBottom w:val="0"/>
          <w:divBdr>
            <w:top w:val="none" w:sz="0" w:space="0" w:color="auto"/>
            <w:left w:val="none" w:sz="0" w:space="0" w:color="auto"/>
            <w:bottom w:val="none" w:sz="0" w:space="0" w:color="auto"/>
            <w:right w:val="none" w:sz="0" w:space="0" w:color="auto"/>
          </w:divBdr>
        </w:div>
      </w:divsChild>
    </w:div>
    <w:div w:id="1246299283">
      <w:bodyDiv w:val="1"/>
      <w:marLeft w:val="0"/>
      <w:marRight w:val="0"/>
      <w:marTop w:val="0"/>
      <w:marBottom w:val="0"/>
      <w:divBdr>
        <w:top w:val="none" w:sz="0" w:space="0" w:color="auto"/>
        <w:left w:val="none" w:sz="0" w:space="0" w:color="auto"/>
        <w:bottom w:val="none" w:sz="0" w:space="0" w:color="auto"/>
        <w:right w:val="none" w:sz="0" w:space="0" w:color="auto"/>
      </w:divBdr>
      <w:divsChild>
        <w:div w:id="1531987291">
          <w:marLeft w:val="640"/>
          <w:marRight w:val="0"/>
          <w:marTop w:val="0"/>
          <w:marBottom w:val="0"/>
          <w:divBdr>
            <w:top w:val="none" w:sz="0" w:space="0" w:color="auto"/>
            <w:left w:val="none" w:sz="0" w:space="0" w:color="auto"/>
            <w:bottom w:val="none" w:sz="0" w:space="0" w:color="auto"/>
            <w:right w:val="none" w:sz="0" w:space="0" w:color="auto"/>
          </w:divBdr>
        </w:div>
        <w:div w:id="1259487709">
          <w:marLeft w:val="640"/>
          <w:marRight w:val="0"/>
          <w:marTop w:val="0"/>
          <w:marBottom w:val="0"/>
          <w:divBdr>
            <w:top w:val="none" w:sz="0" w:space="0" w:color="auto"/>
            <w:left w:val="none" w:sz="0" w:space="0" w:color="auto"/>
            <w:bottom w:val="none" w:sz="0" w:space="0" w:color="auto"/>
            <w:right w:val="none" w:sz="0" w:space="0" w:color="auto"/>
          </w:divBdr>
        </w:div>
        <w:div w:id="1300571220">
          <w:marLeft w:val="640"/>
          <w:marRight w:val="0"/>
          <w:marTop w:val="0"/>
          <w:marBottom w:val="0"/>
          <w:divBdr>
            <w:top w:val="none" w:sz="0" w:space="0" w:color="auto"/>
            <w:left w:val="none" w:sz="0" w:space="0" w:color="auto"/>
            <w:bottom w:val="none" w:sz="0" w:space="0" w:color="auto"/>
            <w:right w:val="none" w:sz="0" w:space="0" w:color="auto"/>
          </w:divBdr>
        </w:div>
        <w:div w:id="1348171600">
          <w:marLeft w:val="640"/>
          <w:marRight w:val="0"/>
          <w:marTop w:val="0"/>
          <w:marBottom w:val="0"/>
          <w:divBdr>
            <w:top w:val="none" w:sz="0" w:space="0" w:color="auto"/>
            <w:left w:val="none" w:sz="0" w:space="0" w:color="auto"/>
            <w:bottom w:val="none" w:sz="0" w:space="0" w:color="auto"/>
            <w:right w:val="none" w:sz="0" w:space="0" w:color="auto"/>
          </w:divBdr>
        </w:div>
        <w:div w:id="1352535852">
          <w:marLeft w:val="640"/>
          <w:marRight w:val="0"/>
          <w:marTop w:val="0"/>
          <w:marBottom w:val="0"/>
          <w:divBdr>
            <w:top w:val="none" w:sz="0" w:space="0" w:color="auto"/>
            <w:left w:val="none" w:sz="0" w:space="0" w:color="auto"/>
            <w:bottom w:val="none" w:sz="0" w:space="0" w:color="auto"/>
            <w:right w:val="none" w:sz="0" w:space="0" w:color="auto"/>
          </w:divBdr>
        </w:div>
        <w:div w:id="115221164">
          <w:marLeft w:val="640"/>
          <w:marRight w:val="0"/>
          <w:marTop w:val="0"/>
          <w:marBottom w:val="0"/>
          <w:divBdr>
            <w:top w:val="none" w:sz="0" w:space="0" w:color="auto"/>
            <w:left w:val="none" w:sz="0" w:space="0" w:color="auto"/>
            <w:bottom w:val="none" w:sz="0" w:space="0" w:color="auto"/>
            <w:right w:val="none" w:sz="0" w:space="0" w:color="auto"/>
          </w:divBdr>
        </w:div>
        <w:div w:id="1005858028">
          <w:marLeft w:val="640"/>
          <w:marRight w:val="0"/>
          <w:marTop w:val="0"/>
          <w:marBottom w:val="0"/>
          <w:divBdr>
            <w:top w:val="none" w:sz="0" w:space="0" w:color="auto"/>
            <w:left w:val="none" w:sz="0" w:space="0" w:color="auto"/>
            <w:bottom w:val="none" w:sz="0" w:space="0" w:color="auto"/>
            <w:right w:val="none" w:sz="0" w:space="0" w:color="auto"/>
          </w:divBdr>
        </w:div>
        <w:div w:id="1628655323">
          <w:marLeft w:val="640"/>
          <w:marRight w:val="0"/>
          <w:marTop w:val="0"/>
          <w:marBottom w:val="0"/>
          <w:divBdr>
            <w:top w:val="none" w:sz="0" w:space="0" w:color="auto"/>
            <w:left w:val="none" w:sz="0" w:space="0" w:color="auto"/>
            <w:bottom w:val="none" w:sz="0" w:space="0" w:color="auto"/>
            <w:right w:val="none" w:sz="0" w:space="0" w:color="auto"/>
          </w:divBdr>
        </w:div>
        <w:div w:id="966200990">
          <w:marLeft w:val="640"/>
          <w:marRight w:val="0"/>
          <w:marTop w:val="0"/>
          <w:marBottom w:val="0"/>
          <w:divBdr>
            <w:top w:val="none" w:sz="0" w:space="0" w:color="auto"/>
            <w:left w:val="none" w:sz="0" w:space="0" w:color="auto"/>
            <w:bottom w:val="none" w:sz="0" w:space="0" w:color="auto"/>
            <w:right w:val="none" w:sz="0" w:space="0" w:color="auto"/>
          </w:divBdr>
        </w:div>
      </w:divsChild>
    </w:div>
    <w:div w:id="1301426750">
      <w:bodyDiv w:val="1"/>
      <w:marLeft w:val="0"/>
      <w:marRight w:val="0"/>
      <w:marTop w:val="0"/>
      <w:marBottom w:val="0"/>
      <w:divBdr>
        <w:top w:val="none" w:sz="0" w:space="0" w:color="auto"/>
        <w:left w:val="none" w:sz="0" w:space="0" w:color="auto"/>
        <w:bottom w:val="none" w:sz="0" w:space="0" w:color="auto"/>
        <w:right w:val="none" w:sz="0" w:space="0" w:color="auto"/>
      </w:divBdr>
      <w:divsChild>
        <w:div w:id="1293630476">
          <w:marLeft w:val="640"/>
          <w:marRight w:val="0"/>
          <w:marTop w:val="0"/>
          <w:marBottom w:val="0"/>
          <w:divBdr>
            <w:top w:val="none" w:sz="0" w:space="0" w:color="auto"/>
            <w:left w:val="none" w:sz="0" w:space="0" w:color="auto"/>
            <w:bottom w:val="none" w:sz="0" w:space="0" w:color="auto"/>
            <w:right w:val="none" w:sz="0" w:space="0" w:color="auto"/>
          </w:divBdr>
        </w:div>
        <w:div w:id="829058525">
          <w:marLeft w:val="640"/>
          <w:marRight w:val="0"/>
          <w:marTop w:val="0"/>
          <w:marBottom w:val="0"/>
          <w:divBdr>
            <w:top w:val="none" w:sz="0" w:space="0" w:color="auto"/>
            <w:left w:val="none" w:sz="0" w:space="0" w:color="auto"/>
            <w:bottom w:val="none" w:sz="0" w:space="0" w:color="auto"/>
            <w:right w:val="none" w:sz="0" w:space="0" w:color="auto"/>
          </w:divBdr>
        </w:div>
        <w:div w:id="1788700224">
          <w:marLeft w:val="640"/>
          <w:marRight w:val="0"/>
          <w:marTop w:val="0"/>
          <w:marBottom w:val="0"/>
          <w:divBdr>
            <w:top w:val="none" w:sz="0" w:space="0" w:color="auto"/>
            <w:left w:val="none" w:sz="0" w:space="0" w:color="auto"/>
            <w:bottom w:val="none" w:sz="0" w:space="0" w:color="auto"/>
            <w:right w:val="none" w:sz="0" w:space="0" w:color="auto"/>
          </w:divBdr>
        </w:div>
        <w:div w:id="1046685826">
          <w:marLeft w:val="640"/>
          <w:marRight w:val="0"/>
          <w:marTop w:val="0"/>
          <w:marBottom w:val="0"/>
          <w:divBdr>
            <w:top w:val="none" w:sz="0" w:space="0" w:color="auto"/>
            <w:left w:val="none" w:sz="0" w:space="0" w:color="auto"/>
            <w:bottom w:val="none" w:sz="0" w:space="0" w:color="auto"/>
            <w:right w:val="none" w:sz="0" w:space="0" w:color="auto"/>
          </w:divBdr>
        </w:div>
        <w:div w:id="668100478">
          <w:marLeft w:val="640"/>
          <w:marRight w:val="0"/>
          <w:marTop w:val="0"/>
          <w:marBottom w:val="0"/>
          <w:divBdr>
            <w:top w:val="none" w:sz="0" w:space="0" w:color="auto"/>
            <w:left w:val="none" w:sz="0" w:space="0" w:color="auto"/>
            <w:bottom w:val="none" w:sz="0" w:space="0" w:color="auto"/>
            <w:right w:val="none" w:sz="0" w:space="0" w:color="auto"/>
          </w:divBdr>
        </w:div>
        <w:div w:id="1761023193">
          <w:marLeft w:val="640"/>
          <w:marRight w:val="0"/>
          <w:marTop w:val="0"/>
          <w:marBottom w:val="0"/>
          <w:divBdr>
            <w:top w:val="none" w:sz="0" w:space="0" w:color="auto"/>
            <w:left w:val="none" w:sz="0" w:space="0" w:color="auto"/>
            <w:bottom w:val="none" w:sz="0" w:space="0" w:color="auto"/>
            <w:right w:val="none" w:sz="0" w:space="0" w:color="auto"/>
          </w:divBdr>
        </w:div>
        <w:div w:id="1144587493">
          <w:marLeft w:val="640"/>
          <w:marRight w:val="0"/>
          <w:marTop w:val="0"/>
          <w:marBottom w:val="0"/>
          <w:divBdr>
            <w:top w:val="none" w:sz="0" w:space="0" w:color="auto"/>
            <w:left w:val="none" w:sz="0" w:space="0" w:color="auto"/>
            <w:bottom w:val="none" w:sz="0" w:space="0" w:color="auto"/>
            <w:right w:val="none" w:sz="0" w:space="0" w:color="auto"/>
          </w:divBdr>
        </w:div>
        <w:div w:id="1125006197">
          <w:marLeft w:val="640"/>
          <w:marRight w:val="0"/>
          <w:marTop w:val="0"/>
          <w:marBottom w:val="0"/>
          <w:divBdr>
            <w:top w:val="none" w:sz="0" w:space="0" w:color="auto"/>
            <w:left w:val="none" w:sz="0" w:space="0" w:color="auto"/>
            <w:bottom w:val="none" w:sz="0" w:space="0" w:color="auto"/>
            <w:right w:val="none" w:sz="0" w:space="0" w:color="auto"/>
          </w:divBdr>
        </w:div>
        <w:div w:id="440538530">
          <w:marLeft w:val="640"/>
          <w:marRight w:val="0"/>
          <w:marTop w:val="0"/>
          <w:marBottom w:val="0"/>
          <w:divBdr>
            <w:top w:val="none" w:sz="0" w:space="0" w:color="auto"/>
            <w:left w:val="none" w:sz="0" w:space="0" w:color="auto"/>
            <w:bottom w:val="none" w:sz="0" w:space="0" w:color="auto"/>
            <w:right w:val="none" w:sz="0" w:space="0" w:color="auto"/>
          </w:divBdr>
        </w:div>
        <w:div w:id="1667249985">
          <w:marLeft w:val="640"/>
          <w:marRight w:val="0"/>
          <w:marTop w:val="0"/>
          <w:marBottom w:val="0"/>
          <w:divBdr>
            <w:top w:val="none" w:sz="0" w:space="0" w:color="auto"/>
            <w:left w:val="none" w:sz="0" w:space="0" w:color="auto"/>
            <w:bottom w:val="none" w:sz="0" w:space="0" w:color="auto"/>
            <w:right w:val="none" w:sz="0" w:space="0" w:color="auto"/>
          </w:divBdr>
        </w:div>
        <w:div w:id="1250389190">
          <w:marLeft w:val="640"/>
          <w:marRight w:val="0"/>
          <w:marTop w:val="0"/>
          <w:marBottom w:val="0"/>
          <w:divBdr>
            <w:top w:val="none" w:sz="0" w:space="0" w:color="auto"/>
            <w:left w:val="none" w:sz="0" w:space="0" w:color="auto"/>
            <w:bottom w:val="none" w:sz="0" w:space="0" w:color="auto"/>
            <w:right w:val="none" w:sz="0" w:space="0" w:color="auto"/>
          </w:divBdr>
        </w:div>
        <w:div w:id="513811770">
          <w:marLeft w:val="640"/>
          <w:marRight w:val="0"/>
          <w:marTop w:val="0"/>
          <w:marBottom w:val="0"/>
          <w:divBdr>
            <w:top w:val="none" w:sz="0" w:space="0" w:color="auto"/>
            <w:left w:val="none" w:sz="0" w:space="0" w:color="auto"/>
            <w:bottom w:val="none" w:sz="0" w:space="0" w:color="auto"/>
            <w:right w:val="none" w:sz="0" w:space="0" w:color="auto"/>
          </w:divBdr>
        </w:div>
        <w:div w:id="1011033015">
          <w:marLeft w:val="640"/>
          <w:marRight w:val="0"/>
          <w:marTop w:val="0"/>
          <w:marBottom w:val="0"/>
          <w:divBdr>
            <w:top w:val="none" w:sz="0" w:space="0" w:color="auto"/>
            <w:left w:val="none" w:sz="0" w:space="0" w:color="auto"/>
            <w:bottom w:val="none" w:sz="0" w:space="0" w:color="auto"/>
            <w:right w:val="none" w:sz="0" w:space="0" w:color="auto"/>
          </w:divBdr>
        </w:div>
        <w:div w:id="851337325">
          <w:marLeft w:val="640"/>
          <w:marRight w:val="0"/>
          <w:marTop w:val="0"/>
          <w:marBottom w:val="0"/>
          <w:divBdr>
            <w:top w:val="none" w:sz="0" w:space="0" w:color="auto"/>
            <w:left w:val="none" w:sz="0" w:space="0" w:color="auto"/>
            <w:bottom w:val="none" w:sz="0" w:space="0" w:color="auto"/>
            <w:right w:val="none" w:sz="0" w:space="0" w:color="auto"/>
          </w:divBdr>
        </w:div>
        <w:div w:id="1672365571">
          <w:marLeft w:val="640"/>
          <w:marRight w:val="0"/>
          <w:marTop w:val="0"/>
          <w:marBottom w:val="0"/>
          <w:divBdr>
            <w:top w:val="none" w:sz="0" w:space="0" w:color="auto"/>
            <w:left w:val="none" w:sz="0" w:space="0" w:color="auto"/>
            <w:bottom w:val="none" w:sz="0" w:space="0" w:color="auto"/>
            <w:right w:val="none" w:sz="0" w:space="0" w:color="auto"/>
          </w:divBdr>
        </w:div>
        <w:div w:id="73748067">
          <w:marLeft w:val="640"/>
          <w:marRight w:val="0"/>
          <w:marTop w:val="0"/>
          <w:marBottom w:val="0"/>
          <w:divBdr>
            <w:top w:val="none" w:sz="0" w:space="0" w:color="auto"/>
            <w:left w:val="none" w:sz="0" w:space="0" w:color="auto"/>
            <w:bottom w:val="none" w:sz="0" w:space="0" w:color="auto"/>
            <w:right w:val="none" w:sz="0" w:space="0" w:color="auto"/>
          </w:divBdr>
        </w:div>
      </w:divsChild>
    </w:div>
    <w:div w:id="1308633415">
      <w:bodyDiv w:val="1"/>
      <w:marLeft w:val="0"/>
      <w:marRight w:val="0"/>
      <w:marTop w:val="0"/>
      <w:marBottom w:val="0"/>
      <w:divBdr>
        <w:top w:val="none" w:sz="0" w:space="0" w:color="auto"/>
        <w:left w:val="none" w:sz="0" w:space="0" w:color="auto"/>
        <w:bottom w:val="none" w:sz="0" w:space="0" w:color="auto"/>
        <w:right w:val="none" w:sz="0" w:space="0" w:color="auto"/>
      </w:divBdr>
      <w:divsChild>
        <w:div w:id="918058745">
          <w:marLeft w:val="640"/>
          <w:marRight w:val="0"/>
          <w:marTop w:val="0"/>
          <w:marBottom w:val="0"/>
          <w:divBdr>
            <w:top w:val="none" w:sz="0" w:space="0" w:color="auto"/>
            <w:left w:val="none" w:sz="0" w:space="0" w:color="auto"/>
            <w:bottom w:val="none" w:sz="0" w:space="0" w:color="auto"/>
            <w:right w:val="none" w:sz="0" w:space="0" w:color="auto"/>
          </w:divBdr>
        </w:div>
        <w:div w:id="1476218218">
          <w:marLeft w:val="640"/>
          <w:marRight w:val="0"/>
          <w:marTop w:val="0"/>
          <w:marBottom w:val="0"/>
          <w:divBdr>
            <w:top w:val="none" w:sz="0" w:space="0" w:color="auto"/>
            <w:left w:val="none" w:sz="0" w:space="0" w:color="auto"/>
            <w:bottom w:val="none" w:sz="0" w:space="0" w:color="auto"/>
            <w:right w:val="none" w:sz="0" w:space="0" w:color="auto"/>
          </w:divBdr>
        </w:div>
        <w:div w:id="117602845">
          <w:marLeft w:val="640"/>
          <w:marRight w:val="0"/>
          <w:marTop w:val="0"/>
          <w:marBottom w:val="0"/>
          <w:divBdr>
            <w:top w:val="none" w:sz="0" w:space="0" w:color="auto"/>
            <w:left w:val="none" w:sz="0" w:space="0" w:color="auto"/>
            <w:bottom w:val="none" w:sz="0" w:space="0" w:color="auto"/>
            <w:right w:val="none" w:sz="0" w:space="0" w:color="auto"/>
          </w:divBdr>
        </w:div>
        <w:div w:id="1644583697">
          <w:marLeft w:val="640"/>
          <w:marRight w:val="0"/>
          <w:marTop w:val="0"/>
          <w:marBottom w:val="0"/>
          <w:divBdr>
            <w:top w:val="none" w:sz="0" w:space="0" w:color="auto"/>
            <w:left w:val="none" w:sz="0" w:space="0" w:color="auto"/>
            <w:bottom w:val="none" w:sz="0" w:space="0" w:color="auto"/>
            <w:right w:val="none" w:sz="0" w:space="0" w:color="auto"/>
          </w:divBdr>
        </w:div>
        <w:div w:id="826020067">
          <w:marLeft w:val="640"/>
          <w:marRight w:val="0"/>
          <w:marTop w:val="0"/>
          <w:marBottom w:val="0"/>
          <w:divBdr>
            <w:top w:val="none" w:sz="0" w:space="0" w:color="auto"/>
            <w:left w:val="none" w:sz="0" w:space="0" w:color="auto"/>
            <w:bottom w:val="none" w:sz="0" w:space="0" w:color="auto"/>
            <w:right w:val="none" w:sz="0" w:space="0" w:color="auto"/>
          </w:divBdr>
        </w:div>
        <w:div w:id="1628587005">
          <w:marLeft w:val="640"/>
          <w:marRight w:val="0"/>
          <w:marTop w:val="0"/>
          <w:marBottom w:val="0"/>
          <w:divBdr>
            <w:top w:val="none" w:sz="0" w:space="0" w:color="auto"/>
            <w:left w:val="none" w:sz="0" w:space="0" w:color="auto"/>
            <w:bottom w:val="none" w:sz="0" w:space="0" w:color="auto"/>
            <w:right w:val="none" w:sz="0" w:space="0" w:color="auto"/>
          </w:divBdr>
        </w:div>
      </w:divsChild>
    </w:div>
    <w:div w:id="1309935709">
      <w:bodyDiv w:val="1"/>
      <w:marLeft w:val="0"/>
      <w:marRight w:val="0"/>
      <w:marTop w:val="0"/>
      <w:marBottom w:val="0"/>
      <w:divBdr>
        <w:top w:val="none" w:sz="0" w:space="0" w:color="auto"/>
        <w:left w:val="none" w:sz="0" w:space="0" w:color="auto"/>
        <w:bottom w:val="none" w:sz="0" w:space="0" w:color="auto"/>
        <w:right w:val="none" w:sz="0" w:space="0" w:color="auto"/>
      </w:divBdr>
      <w:divsChild>
        <w:div w:id="1378817393">
          <w:marLeft w:val="640"/>
          <w:marRight w:val="0"/>
          <w:marTop w:val="0"/>
          <w:marBottom w:val="0"/>
          <w:divBdr>
            <w:top w:val="none" w:sz="0" w:space="0" w:color="auto"/>
            <w:left w:val="none" w:sz="0" w:space="0" w:color="auto"/>
            <w:bottom w:val="none" w:sz="0" w:space="0" w:color="auto"/>
            <w:right w:val="none" w:sz="0" w:space="0" w:color="auto"/>
          </w:divBdr>
        </w:div>
        <w:div w:id="371658209">
          <w:marLeft w:val="640"/>
          <w:marRight w:val="0"/>
          <w:marTop w:val="0"/>
          <w:marBottom w:val="0"/>
          <w:divBdr>
            <w:top w:val="none" w:sz="0" w:space="0" w:color="auto"/>
            <w:left w:val="none" w:sz="0" w:space="0" w:color="auto"/>
            <w:bottom w:val="none" w:sz="0" w:space="0" w:color="auto"/>
            <w:right w:val="none" w:sz="0" w:space="0" w:color="auto"/>
          </w:divBdr>
        </w:div>
        <w:div w:id="2079009441">
          <w:marLeft w:val="640"/>
          <w:marRight w:val="0"/>
          <w:marTop w:val="0"/>
          <w:marBottom w:val="0"/>
          <w:divBdr>
            <w:top w:val="none" w:sz="0" w:space="0" w:color="auto"/>
            <w:left w:val="none" w:sz="0" w:space="0" w:color="auto"/>
            <w:bottom w:val="none" w:sz="0" w:space="0" w:color="auto"/>
            <w:right w:val="none" w:sz="0" w:space="0" w:color="auto"/>
          </w:divBdr>
        </w:div>
        <w:div w:id="2091923205">
          <w:marLeft w:val="640"/>
          <w:marRight w:val="0"/>
          <w:marTop w:val="0"/>
          <w:marBottom w:val="0"/>
          <w:divBdr>
            <w:top w:val="none" w:sz="0" w:space="0" w:color="auto"/>
            <w:left w:val="none" w:sz="0" w:space="0" w:color="auto"/>
            <w:bottom w:val="none" w:sz="0" w:space="0" w:color="auto"/>
            <w:right w:val="none" w:sz="0" w:space="0" w:color="auto"/>
          </w:divBdr>
        </w:div>
        <w:div w:id="1259676067">
          <w:marLeft w:val="640"/>
          <w:marRight w:val="0"/>
          <w:marTop w:val="0"/>
          <w:marBottom w:val="0"/>
          <w:divBdr>
            <w:top w:val="none" w:sz="0" w:space="0" w:color="auto"/>
            <w:left w:val="none" w:sz="0" w:space="0" w:color="auto"/>
            <w:bottom w:val="none" w:sz="0" w:space="0" w:color="auto"/>
            <w:right w:val="none" w:sz="0" w:space="0" w:color="auto"/>
          </w:divBdr>
        </w:div>
        <w:div w:id="125780909">
          <w:marLeft w:val="640"/>
          <w:marRight w:val="0"/>
          <w:marTop w:val="0"/>
          <w:marBottom w:val="0"/>
          <w:divBdr>
            <w:top w:val="none" w:sz="0" w:space="0" w:color="auto"/>
            <w:left w:val="none" w:sz="0" w:space="0" w:color="auto"/>
            <w:bottom w:val="none" w:sz="0" w:space="0" w:color="auto"/>
            <w:right w:val="none" w:sz="0" w:space="0" w:color="auto"/>
          </w:divBdr>
        </w:div>
        <w:div w:id="1819105759">
          <w:marLeft w:val="640"/>
          <w:marRight w:val="0"/>
          <w:marTop w:val="0"/>
          <w:marBottom w:val="0"/>
          <w:divBdr>
            <w:top w:val="none" w:sz="0" w:space="0" w:color="auto"/>
            <w:left w:val="none" w:sz="0" w:space="0" w:color="auto"/>
            <w:bottom w:val="none" w:sz="0" w:space="0" w:color="auto"/>
            <w:right w:val="none" w:sz="0" w:space="0" w:color="auto"/>
          </w:divBdr>
        </w:div>
        <w:div w:id="1821462328">
          <w:marLeft w:val="640"/>
          <w:marRight w:val="0"/>
          <w:marTop w:val="0"/>
          <w:marBottom w:val="0"/>
          <w:divBdr>
            <w:top w:val="none" w:sz="0" w:space="0" w:color="auto"/>
            <w:left w:val="none" w:sz="0" w:space="0" w:color="auto"/>
            <w:bottom w:val="none" w:sz="0" w:space="0" w:color="auto"/>
            <w:right w:val="none" w:sz="0" w:space="0" w:color="auto"/>
          </w:divBdr>
        </w:div>
        <w:div w:id="949240093">
          <w:marLeft w:val="640"/>
          <w:marRight w:val="0"/>
          <w:marTop w:val="0"/>
          <w:marBottom w:val="0"/>
          <w:divBdr>
            <w:top w:val="none" w:sz="0" w:space="0" w:color="auto"/>
            <w:left w:val="none" w:sz="0" w:space="0" w:color="auto"/>
            <w:bottom w:val="none" w:sz="0" w:space="0" w:color="auto"/>
            <w:right w:val="none" w:sz="0" w:space="0" w:color="auto"/>
          </w:divBdr>
        </w:div>
        <w:div w:id="219830960">
          <w:marLeft w:val="640"/>
          <w:marRight w:val="0"/>
          <w:marTop w:val="0"/>
          <w:marBottom w:val="0"/>
          <w:divBdr>
            <w:top w:val="none" w:sz="0" w:space="0" w:color="auto"/>
            <w:left w:val="none" w:sz="0" w:space="0" w:color="auto"/>
            <w:bottom w:val="none" w:sz="0" w:space="0" w:color="auto"/>
            <w:right w:val="none" w:sz="0" w:space="0" w:color="auto"/>
          </w:divBdr>
        </w:div>
        <w:div w:id="1049039470">
          <w:marLeft w:val="640"/>
          <w:marRight w:val="0"/>
          <w:marTop w:val="0"/>
          <w:marBottom w:val="0"/>
          <w:divBdr>
            <w:top w:val="none" w:sz="0" w:space="0" w:color="auto"/>
            <w:left w:val="none" w:sz="0" w:space="0" w:color="auto"/>
            <w:bottom w:val="none" w:sz="0" w:space="0" w:color="auto"/>
            <w:right w:val="none" w:sz="0" w:space="0" w:color="auto"/>
          </w:divBdr>
        </w:div>
        <w:div w:id="521171730">
          <w:marLeft w:val="640"/>
          <w:marRight w:val="0"/>
          <w:marTop w:val="0"/>
          <w:marBottom w:val="0"/>
          <w:divBdr>
            <w:top w:val="none" w:sz="0" w:space="0" w:color="auto"/>
            <w:left w:val="none" w:sz="0" w:space="0" w:color="auto"/>
            <w:bottom w:val="none" w:sz="0" w:space="0" w:color="auto"/>
            <w:right w:val="none" w:sz="0" w:space="0" w:color="auto"/>
          </w:divBdr>
        </w:div>
        <w:div w:id="352269567">
          <w:marLeft w:val="640"/>
          <w:marRight w:val="0"/>
          <w:marTop w:val="0"/>
          <w:marBottom w:val="0"/>
          <w:divBdr>
            <w:top w:val="none" w:sz="0" w:space="0" w:color="auto"/>
            <w:left w:val="none" w:sz="0" w:space="0" w:color="auto"/>
            <w:bottom w:val="none" w:sz="0" w:space="0" w:color="auto"/>
            <w:right w:val="none" w:sz="0" w:space="0" w:color="auto"/>
          </w:divBdr>
        </w:div>
        <w:div w:id="708337453">
          <w:marLeft w:val="640"/>
          <w:marRight w:val="0"/>
          <w:marTop w:val="0"/>
          <w:marBottom w:val="0"/>
          <w:divBdr>
            <w:top w:val="none" w:sz="0" w:space="0" w:color="auto"/>
            <w:left w:val="none" w:sz="0" w:space="0" w:color="auto"/>
            <w:bottom w:val="none" w:sz="0" w:space="0" w:color="auto"/>
            <w:right w:val="none" w:sz="0" w:space="0" w:color="auto"/>
          </w:divBdr>
        </w:div>
        <w:div w:id="1498839583">
          <w:marLeft w:val="640"/>
          <w:marRight w:val="0"/>
          <w:marTop w:val="0"/>
          <w:marBottom w:val="0"/>
          <w:divBdr>
            <w:top w:val="none" w:sz="0" w:space="0" w:color="auto"/>
            <w:left w:val="none" w:sz="0" w:space="0" w:color="auto"/>
            <w:bottom w:val="none" w:sz="0" w:space="0" w:color="auto"/>
            <w:right w:val="none" w:sz="0" w:space="0" w:color="auto"/>
          </w:divBdr>
        </w:div>
        <w:div w:id="900093058">
          <w:marLeft w:val="640"/>
          <w:marRight w:val="0"/>
          <w:marTop w:val="0"/>
          <w:marBottom w:val="0"/>
          <w:divBdr>
            <w:top w:val="none" w:sz="0" w:space="0" w:color="auto"/>
            <w:left w:val="none" w:sz="0" w:space="0" w:color="auto"/>
            <w:bottom w:val="none" w:sz="0" w:space="0" w:color="auto"/>
            <w:right w:val="none" w:sz="0" w:space="0" w:color="auto"/>
          </w:divBdr>
        </w:div>
        <w:div w:id="310986002">
          <w:marLeft w:val="640"/>
          <w:marRight w:val="0"/>
          <w:marTop w:val="0"/>
          <w:marBottom w:val="0"/>
          <w:divBdr>
            <w:top w:val="none" w:sz="0" w:space="0" w:color="auto"/>
            <w:left w:val="none" w:sz="0" w:space="0" w:color="auto"/>
            <w:bottom w:val="none" w:sz="0" w:space="0" w:color="auto"/>
            <w:right w:val="none" w:sz="0" w:space="0" w:color="auto"/>
          </w:divBdr>
        </w:div>
      </w:divsChild>
    </w:div>
    <w:div w:id="1370836281">
      <w:bodyDiv w:val="1"/>
      <w:marLeft w:val="0"/>
      <w:marRight w:val="0"/>
      <w:marTop w:val="0"/>
      <w:marBottom w:val="0"/>
      <w:divBdr>
        <w:top w:val="none" w:sz="0" w:space="0" w:color="auto"/>
        <w:left w:val="none" w:sz="0" w:space="0" w:color="auto"/>
        <w:bottom w:val="none" w:sz="0" w:space="0" w:color="auto"/>
        <w:right w:val="none" w:sz="0" w:space="0" w:color="auto"/>
      </w:divBdr>
      <w:divsChild>
        <w:div w:id="661392831">
          <w:marLeft w:val="640"/>
          <w:marRight w:val="0"/>
          <w:marTop w:val="0"/>
          <w:marBottom w:val="0"/>
          <w:divBdr>
            <w:top w:val="none" w:sz="0" w:space="0" w:color="auto"/>
            <w:left w:val="none" w:sz="0" w:space="0" w:color="auto"/>
            <w:bottom w:val="none" w:sz="0" w:space="0" w:color="auto"/>
            <w:right w:val="none" w:sz="0" w:space="0" w:color="auto"/>
          </w:divBdr>
        </w:div>
        <w:div w:id="1629243581">
          <w:marLeft w:val="640"/>
          <w:marRight w:val="0"/>
          <w:marTop w:val="0"/>
          <w:marBottom w:val="0"/>
          <w:divBdr>
            <w:top w:val="none" w:sz="0" w:space="0" w:color="auto"/>
            <w:left w:val="none" w:sz="0" w:space="0" w:color="auto"/>
            <w:bottom w:val="none" w:sz="0" w:space="0" w:color="auto"/>
            <w:right w:val="none" w:sz="0" w:space="0" w:color="auto"/>
          </w:divBdr>
        </w:div>
        <w:div w:id="152066098">
          <w:marLeft w:val="640"/>
          <w:marRight w:val="0"/>
          <w:marTop w:val="0"/>
          <w:marBottom w:val="0"/>
          <w:divBdr>
            <w:top w:val="none" w:sz="0" w:space="0" w:color="auto"/>
            <w:left w:val="none" w:sz="0" w:space="0" w:color="auto"/>
            <w:bottom w:val="none" w:sz="0" w:space="0" w:color="auto"/>
            <w:right w:val="none" w:sz="0" w:space="0" w:color="auto"/>
          </w:divBdr>
        </w:div>
        <w:div w:id="167139575">
          <w:marLeft w:val="640"/>
          <w:marRight w:val="0"/>
          <w:marTop w:val="0"/>
          <w:marBottom w:val="0"/>
          <w:divBdr>
            <w:top w:val="none" w:sz="0" w:space="0" w:color="auto"/>
            <w:left w:val="none" w:sz="0" w:space="0" w:color="auto"/>
            <w:bottom w:val="none" w:sz="0" w:space="0" w:color="auto"/>
            <w:right w:val="none" w:sz="0" w:space="0" w:color="auto"/>
          </w:divBdr>
        </w:div>
        <w:div w:id="734084156">
          <w:marLeft w:val="640"/>
          <w:marRight w:val="0"/>
          <w:marTop w:val="0"/>
          <w:marBottom w:val="0"/>
          <w:divBdr>
            <w:top w:val="none" w:sz="0" w:space="0" w:color="auto"/>
            <w:left w:val="none" w:sz="0" w:space="0" w:color="auto"/>
            <w:bottom w:val="none" w:sz="0" w:space="0" w:color="auto"/>
            <w:right w:val="none" w:sz="0" w:space="0" w:color="auto"/>
          </w:divBdr>
        </w:div>
      </w:divsChild>
    </w:div>
    <w:div w:id="1380323210">
      <w:bodyDiv w:val="1"/>
      <w:marLeft w:val="0"/>
      <w:marRight w:val="0"/>
      <w:marTop w:val="0"/>
      <w:marBottom w:val="0"/>
      <w:divBdr>
        <w:top w:val="none" w:sz="0" w:space="0" w:color="auto"/>
        <w:left w:val="none" w:sz="0" w:space="0" w:color="auto"/>
        <w:bottom w:val="none" w:sz="0" w:space="0" w:color="auto"/>
        <w:right w:val="none" w:sz="0" w:space="0" w:color="auto"/>
      </w:divBdr>
    </w:div>
    <w:div w:id="1386679959">
      <w:bodyDiv w:val="1"/>
      <w:marLeft w:val="0"/>
      <w:marRight w:val="0"/>
      <w:marTop w:val="0"/>
      <w:marBottom w:val="0"/>
      <w:divBdr>
        <w:top w:val="none" w:sz="0" w:space="0" w:color="auto"/>
        <w:left w:val="none" w:sz="0" w:space="0" w:color="auto"/>
        <w:bottom w:val="none" w:sz="0" w:space="0" w:color="auto"/>
        <w:right w:val="none" w:sz="0" w:space="0" w:color="auto"/>
      </w:divBdr>
      <w:divsChild>
        <w:div w:id="1094668172">
          <w:marLeft w:val="640"/>
          <w:marRight w:val="0"/>
          <w:marTop w:val="0"/>
          <w:marBottom w:val="0"/>
          <w:divBdr>
            <w:top w:val="none" w:sz="0" w:space="0" w:color="auto"/>
            <w:left w:val="none" w:sz="0" w:space="0" w:color="auto"/>
            <w:bottom w:val="none" w:sz="0" w:space="0" w:color="auto"/>
            <w:right w:val="none" w:sz="0" w:space="0" w:color="auto"/>
          </w:divBdr>
        </w:div>
        <w:div w:id="1469741201">
          <w:marLeft w:val="640"/>
          <w:marRight w:val="0"/>
          <w:marTop w:val="0"/>
          <w:marBottom w:val="0"/>
          <w:divBdr>
            <w:top w:val="none" w:sz="0" w:space="0" w:color="auto"/>
            <w:left w:val="none" w:sz="0" w:space="0" w:color="auto"/>
            <w:bottom w:val="none" w:sz="0" w:space="0" w:color="auto"/>
            <w:right w:val="none" w:sz="0" w:space="0" w:color="auto"/>
          </w:divBdr>
        </w:div>
        <w:div w:id="127287916">
          <w:marLeft w:val="640"/>
          <w:marRight w:val="0"/>
          <w:marTop w:val="0"/>
          <w:marBottom w:val="0"/>
          <w:divBdr>
            <w:top w:val="none" w:sz="0" w:space="0" w:color="auto"/>
            <w:left w:val="none" w:sz="0" w:space="0" w:color="auto"/>
            <w:bottom w:val="none" w:sz="0" w:space="0" w:color="auto"/>
            <w:right w:val="none" w:sz="0" w:space="0" w:color="auto"/>
          </w:divBdr>
        </w:div>
      </w:divsChild>
    </w:div>
    <w:div w:id="1387340957">
      <w:bodyDiv w:val="1"/>
      <w:marLeft w:val="0"/>
      <w:marRight w:val="0"/>
      <w:marTop w:val="0"/>
      <w:marBottom w:val="0"/>
      <w:divBdr>
        <w:top w:val="none" w:sz="0" w:space="0" w:color="auto"/>
        <w:left w:val="none" w:sz="0" w:space="0" w:color="auto"/>
        <w:bottom w:val="none" w:sz="0" w:space="0" w:color="auto"/>
        <w:right w:val="none" w:sz="0" w:space="0" w:color="auto"/>
      </w:divBdr>
      <w:divsChild>
        <w:div w:id="1056735169">
          <w:marLeft w:val="640"/>
          <w:marRight w:val="0"/>
          <w:marTop w:val="0"/>
          <w:marBottom w:val="0"/>
          <w:divBdr>
            <w:top w:val="none" w:sz="0" w:space="0" w:color="auto"/>
            <w:left w:val="none" w:sz="0" w:space="0" w:color="auto"/>
            <w:bottom w:val="none" w:sz="0" w:space="0" w:color="auto"/>
            <w:right w:val="none" w:sz="0" w:space="0" w:color="auto"/>
          </w:divBdr>
        </w:div>
        <w:div w:id="1215586034">
          <w:marLeft w:val="640"/>
          <w:marRight w:val="0"/>
          <w:marTop w:val="0"/>
          <w:marBottom w:val="0"/>
          <w:divBdr>
            <w:top w:val="none" w:sz="0" w:space="0" w:color="auto"/>
            <w:left w:val="none" w:sz="0" w:space="0" w:color="auto"/>
            <w:bottom w:val="none" w:sz="0" w:space="0" w:color="auto"/>
            <w:right w:val="none" w:sz="0" w:space="0" w:color="auto"/>
          </w:divBdr>
        </w:div>
        <w:div w:id="177933118">
          <w:marLeft w:val="640"/>
          <w:marRight w:val="0"/>
          <w:marTop w:val="0"/>
          <w:marBottom w:val="0"/>
          <w:divBdr>
            <w:top w:val="none" w:sz="0" w:space="0" w:color="auto"/>
            <w:left w:val="none" w:sz="0" w:space="0" w:color="auto"/>
            <w:bottom w:val="none" w:sz="0" w:space="0" w:color="auto"/>
            <w:right w:val="none" w:sz="0" w:space="0" w:color="auto"/>
          </w:divBdr>
        </w:div>
        <w:div w:id="1691252131">
          <w:marLeft w:val="640"/>
          <w:marRight w:val="0"/>
          <w:marTop w:val="0"/>
          <w:marBottom w:val="0"/>
          <w:divBdr>
            <w:top w:val="none" w:sz="0" w:space="0" w:color="auto"/>
            <w:left w:val="none" w:sz="0" w:space="0" w:color="auto"/>
            <w:bottom w:val="none" w:sz="0" w:space="0" w:color="auto"/>
            <w:right w:val="none" w:sz="0" w:space="0" w:color="auto"/>
          </w:divBdr>
        </w:div>
        <w:div w:id="390811698">
          <w:marLeft w:val="640"/>
          <w:marRight w:val="0"/>
          <w:marTop w:val="0"/>
          <w:marBottom w:val="0"/>
          <w:divBdr>
            <w:top w:val="none" w:sz="0" w:space="0" w:color="auto"/>
            <w:left w:val="none" w:sz="0" w:space="0" w:color="auto"/>
            <w:bottom w:val="none" w:sz="0" w:space="0" w:color="auto"/>
            <w:right w:val="none" w:sz="0" w:space="0" w:color="auto"/>
          </w:divBdr>
        </w:div>
        <w:div w:id="941840692">
          <w:marLeft w:val="640"/>
          <w:marRight w:val="0"/>
          <w:marTop w:val="0"/>
          <w:marBottom w:val="0"/>
          <w:divBdr>
            <w:top w:val="none" w:sz="0" w:space="0" w:color="auto"/>
            <w:left w:val="none" w:sz="0" w:space="0" w:color="auto"/>
            <w:bottom w:val="none" w:sz="0" w:space="0" w:color="auto"/>
            <w:right w:val="none" w:sz="0" w:space="0" w:color="auto"/>
          </w:divBdr>
        </w:div>
        <w:div w:id="1092706588">
          <w:marLeft w:val="640"/>
          <w:marRight w:val="0"/>
          <w:marTop w:val="0"/>
          <w:marBottom w:val="0"/>
          <w:divBdr>
            <w:top w:val="none" w:sz="0" w:space="0" w:color="auto"/>
            <w:left w:val="none" w:sz="0" w:space="0" w:color="auto"/>
            <w:bottom w:val="none" w:sz="0" w:space="0" w:color="auto"/>
            <w:right w:val="none" w:sz="0" w:space="0" w:color="auto"/>
          </w:divBdr>
        </w:div>
        <w:div w:id="514853779">
          <w:marLeft w:val="640"/>
          <w:marRight w:val="0"/>
          <w:marTop w:val="0"/>
          <w:marBottom w:val="0"/>
          <w:divBdr>
            <w:top w:val="none" w:sz="0" w:space="0" w:color="auto"/>
            <w:left w:val="none" w:sz="0" w:space="0" w:color="auto"/>
            <w:bottom w:val="none" w:sz="0" w:space="0" w:color="auto"/>
            <w:right w:val="none" w:sz="0" w:space="0" w:color="auto"/>
          </w:divBdr>
        </w:div>
        <w:div w:id="131674903">
          <w:marLeft w:val="640"/>
          <w:marRight w:val="0"/>
          <w:marTop w:val="0"/>
          <w:marBottom w:val="0"/>
          <w:divBdr>
            <w:top w:val="none" w:sz="0" w:space="0" w:color="auto"/>
            <w:left w:val="none" w:sz="0" w:space="0" w:color="auto"/>
            <w:bottom w:val="none" w:sz="0" w:space="0" w:color="auto"/>
            <w:right w:val="none" w:sz="0" w:space="0" w:color="auto"/>
          </w:divBdr>
        </w:div>
        <w:div w:id="353918711">
          <w:marLeft w:val="640"/>
          <w:marRight w:val="0"/>
          <w:marTop w:val="0"/>
          <w:marBottom w:val="0"/>
          <w:divBdr>
            <w:top w:val="none" w:sz="0" w:space="0" w:color="auto"/>
            <w:left w:val="none" w:sz="0" w:space="0" w:color="auto"/>
            <w:bottom w:val="none" w:sz="0" w:space="0" w:color="auto"/>
            <w:right w:val="none" w:sz="0" w:space="0" w:color="auto"/>
          </w:divBdr>
        </w:div>
        <w:div w:id="1156461407">
          <w:marLeft w:val="640"/>
          <w:marRight w:val="0"/>
          <w:marTop w:val="0"/>
          <w:marBottom w:val="0"/>
          <w:divBdr>
            <w:top w:val="none" w:sz="0" w:space="0" w:color="auto"/>
            <w:left w:val="none" w:sz="0" w:space="0" w:color="auto"/>
            <w:bottom w:val="none" w:sz="0" w:space="0" w:color="auto"/>
            <w:right w:val="none" w:sz="0" w:space="0" w:color="auto"/>
          </w:divBdr>
        </w:div>
        <w:div w:id="1455752647">
          <w:marLeft w:val="640"/>
          <w:marRight w:val="0"/>
          <w:marTop w:val="0"/>
          <w:marBottom w:val="0"/>
          <w:divBdr>
            <w:top w:val="none" w:sz="0" w:space="0" w:color="auto"/>
            <w:left w:val="none" w:sz="0" w:space="0" w:color="auto"/>
            <w:bottom w:val="none" w:sz="0" w:space="0" w:color="auto"/>
            <w:right w:val="none" w:sz="0" w:space="0" w:color="auto"/>
          </w:divBdr>
        </w:div>
        <w:div w:id="619071822">
          <w:marLeft w:val="640"/>
          <w:marRight w:val="0"/>
          <w:marTop w:val="0"/>
          <w:marBottom w:val="0"/>
          <w:divBdr>
            <w:top w:val="none" w:sz="0" w:space="0" w:color="auto"/>
            <w:left w:val="none" w:sz="0" w:space="0" w:color="auto"/>
            <w:bottom w:val="none" w:sz="0" w:space="0" w:color="auto"/>
            <w:right w:val="none" w:sz="0" w:space="0" w:color="auto"/>
          </w:divBdr>
        </w:div>
      </w:divsChild>
    </w:div>
    <w:div w:id="1403872917">
      <w:bodyDiv w:val="1"/>
      <w:marLeft w:val="0"/>
      <w:marRight w:val="0"/>
      <w:marTop w:val="0"/>
      <w:marBottom w:val="0"/>
      <w:divBdr>
        <w:top w:val="none" w:sz="0" w:space="0" w:color="auto"/>
        <w:left w:val="none" w:sz="0" w:space="0" w:color="auto"/>
        <w:bottom w:val="none" w:sz="0" w:space="0" w:color="auto"/>
        <w:right w:val="none" w:sz="0" w:space="0" w:color="auto"/>
      </w:divBdr>
      <w:divsChild>
        <w:div w:id="801583201">
          <w:marLeft w:val="640"/>
          <w:marRight w:val="0"/>
          <w:marTop w:val="0"/>
          <w:marBottom w:val="0"/>
          <w:divBdr>
            <w:top w:val="none" w:sz="0" w:space="0" w:color="auto"/>
            <w:left w:val="none" w:sz="0" w:space="0" w:color="auto"/>
            <w:bottom w:val="none" w:sz="0" w:space="0" w:color="auto"/>
            <w:right w:val="none" w:sz="0" w:space="0" w:color="auto"/>
          </w:divBdr>
        </w:div>
        <w:div w:id="286930139">
          <w:marLeft w:val="640"/>
          <w:marRight w:val="0"/>
          <w:marTop w:val="0"/>
          <w:marBottom w:val="0"/>
          <w:divBdr>
            <w:top w:val="none" w:sz="0" w:space="0" w:color="auto"/>
            <w:left w:val="none" w:sz="0" w:space="0" w:color="auto"/>
            <w:bottom w:val="none" w:sz="0" w:space="0" w:color="auto"/>
            <w:right w:val="none" w:sz="0" w:space="0" w:color="auto"/>
          </w:divBdr>
        </w:div>
        <w:div w:id="1557620467">
          <w:marLeft w:val="640"/>
          <w:marRight w:val="0"/>
          <w:marTop w:val="0"/>
          <w:marBottom w:val="0"/>
          <w:divBdr>
            <w:top w:val="none" w:sz="0" w:space="0" w:color="auto"/>
            <w:left w:val="none" w:sz="0" w:space="0" w:color="auto"/>
            <w:bottom w:val="none" w:sz="0" w:space="0" w:color="auto"/>
            <w:right w:val="none" w:sz="0" w:space="0" w:color="auto"/>
          </w:divBdr>
        </w:div>
        <w:div w:id="392654266">
          <w:marLeft w:val="640"/>
          <w:marRight w:val="0"/>
          <w:marTop w:val="0"/>
          <w:marBottom w:val="0"/>
          <w:divBdr>
            <w:top w:val="none" w:sz="0" w:space="0" w:color="auto"/>
            <w:left w:val="none" w:sz="0" w:space="0" w:color="auto"/>
            <w:bottom w:val="none" w:sz="0" w:space="0" w:color="auto"/>
            <w:right w:val="none" w:sz="0" w:space="0" w:color="auto"/>
          </w:divBdr>
        </w:div>
        <w:div w:id="427776148">
          <w:marLeft w:val="640"/>
          <w:marRight w:val="0"/>
          <w:marTop w:val="0"/>
          <w:marBottom w:val="0"/>
          <w:divBdr>
            <w:top w:val="none" w:sz="0" w:space="0" w:color="auto"/>
            <w:left w:val="none" w:sz="0" w:space="0" w:color="auto"/>
            <w:bottom w:val="none" w:sz="0" w:space="0" w:color="auto"/>
            <w:right w:val="none" w:sz="0" w:space="0" w:color="auto"/>
          </w:divBdr>
        </w:div>
        <w:div w:id="1173379600">
          <w:marLeft w:val="640"/>
          <w:marRight w:val="0"/>
          <w:marTop w:val="0"/>
          <w:marBottom w:val="0"/>
          <w:divBdr>
            <w:top w:val="none" w:sz="0" w:space="0" w:color="auto"/>
            <w:left w:val="none" w:sz="0" w:space="0" w:color="auto"/>
            <w:bottom w:val="none" w:sz="0" w:space="0" w:color="auto"/>
            <w:right w:val="none" w:sz="0" w:space="0" w:color="auto"/>
          </w:divBdr>
        </w:div>
        <w:div w:id="847793690">
          <w:marLeft w:val="640"/>
          <w:marRight w:val="0"/>
          <w:marTop w:val="0"/>
          <w:marBottom w:val="0"/>
          <w:divBdr>
            <w:top w:val="none" w:sz="0" w:space="0" w:color="auto"/>
            <w:left w:val="none" w:sz="0" w:space="0" w:color="auto"/>
            <w:bottom w:val="none" w:sz="0" w:space="0" w:color="auto"/>
            <w:right w:val="none" w:sz="0" w:space="0" w:color="auto"/>
          </w:divBdr>
        </w:div>
        <w:div w:id="1395662601">
          <w:marLeft w:val="640"/>
          <w:marRight w:val="0"/>
          <w:marTop w:val="0"/>
          <w:marBottom w:val="0"/>
          <w:divBdr>
            <w:top w:val="none" w:sz="0" w:space="0" w:color="auto"/>
            <w:left w:val="none" w:sz="0" w:space="0" w:color="auto"/>
            <w:bottom w:val="none" w:sz="0" w:space="0" w:color="auto"/>
            <w:right w:val="none" w:sz="0" w:space="0" w:color="auto"/>
          </w:divBdr>
        </w:div>
        <w:div w:id="732895648">
          <w:marLeft w:val="640"/>
          <w:marRight w:val="0"/>
          <w:marTop w:val="0"/>
          <w:marBottom w:val="0"/>
          <w:divBdr>
            <w:top w:val="none" w:sz="0" w:space="0" w:color="auto"/>
            <w:left w:val="none" w:sz="0" w:space="0" w:color="auto"/>
            <w:bottom w:val="none" w:sz="0" w:space="0" w:color="auto"/>
            <w:right w:val="none" w:sz="0" w:space="0" w:color="auto"/>
          </w:divBdr>
        </w:div>
        <w:div w:id="397559708">
          <w:marLeft w:val="640"/>
          <w:marRight w:val="0"/>
          <w:marTop w:val="0"/>
          <w:marBottom w:val="0"/>
          <w:divBdr>
            <w:top w:val="none" w:sz="0" w:space="0" w:color="auto"/>
            <w:left w:val="none" w:sz="0" w:space="0" w:color="auto"/>
            <w:bottom w:val="none" w:sz="0" w:space="0" w:color="auto"/>
            <w:right w:val="none" w:sz="0" w:space="0" w:color="auto"/>
          </w:divBdr>
        </w:div>
        <w:div w:id="1354958299">
          <w:marLeft w:val="640"/>
          <w:marRight w:val="0"/>
          <w:marTop w:val="0"/>
          <w:marBottom w:val="0"/>
          <w:divBdr>
            <w:top w:val="none" w:sz="0" w:space="0" w:color="auto"/>
            <w:left w:val="none" w:sz="0" w:space="0" w:color="auto"/>
            <w:bottom w:val="none" w:sz="0" w:space="0" w:color="auto"/>
            <w:right w:val="none" w:sz="0" w:space="0" w:color="auto"/>
          </w:divBdr>
        </w:div>
        <w:div w:id="809521085">
          <w:marLeft w:val="640"/>
          <w:marRight w:val="0"/>
          <w:marTop w:val="0"/>
          <w:marBottom w:val="0"/>
          <w:divBdr>
            <w:top w:val="none" w:sz="0" w:space="0" w:color="auto"/>
            <w:left w:val="none" w:sz="0" w:space="0" w:color="auto"/>
            <w:bottom w:val="none" w:sz="0" w:space="0" w:color="auto"/>
            <w:right w:val="none" w:sz="0" w:space="0" w:color="auto"/>
          </w:divBdr>
        </w:div>
        <w:div w:id="933322490">
          <w:marLeft w:val="640"/>
          <w:marRight w:val="0"/>
          <w:marTop w:val="0"/>
          <w:marBottom w:val="0"/>
          <w:divBdr>
            <w:top w:val="none" w:sz="0" w:space="0" w:color="auto"/>
            <w:left w:val="none" w:sz="0" w:space="0" w:color="auto"/>
            <w:bottom w:val="none" w:sz="0" w:space="0" w:color="auto"/>
            <w:right w:val="none" w:sz="0" w:space="0" w:color="auto"/>
          </w:divBdr>
        </w:div>
        <w:div w:id="1100830931">
          <w:marLeft w:val="640"/>
          <w:marRight w:val="0"/>
          <w:marTop w:val="0"/>
          <w:marBottom w:val="0"/>
          <w:divBdr>
            <w:top w:val="none" w:sz="0" w:space="0" w:color="auto"/>
            <w:left w:val="none" w:sz="0" w:space="0" w:color="auto"/>
            <w:bottom w:val="none" w:sz="0" w:space="0" w:color="auto"/>
            <w:right w:val="none" w:sz="0" w:space="0" w:color="auto"/>
          </w:divBdr>
        </w:div>
        <w:div w:id="1121845337">
          <w:marLeft w:val="640"/>
          <w:marRight w:val="0"/>
          <w:marTop w:val="0"/>
          <w:marBottom w:val="0"/>
          <w:divBdr>
            <w:top w:val="none" w:sz="0" w:space="0" w:color="auto"/>
            <w:left w:val="none" w:sz="0" w:space="0" w:color="auto"/>
            <w:bottom w:val="none" w:sz="0" w:space="0" w:color="auto"/>
            <w:right w:val="none" w:sz="0" w:space="0" w:color="auto"/>
          </w:divBdr>
        </w:div>
      </w:divsChild>
    </w:div>
    <w:div w:id="1432773989">
      <w:bodyDiv w:val="1"/>
      <w:marLeft w:val="0"/>
      <w:marRight w:val="0"/>
      <w:marTop w:val="0"/>
      <w:marBottom w:val="0"/>
      <w:divBdr>
        <w:top w:val="none" w:sz="0" w:space="0" w:color="auto"/>
        <w:left w:val="none" w:sz="0" w:space="0" w:color="auto"/>
        <w:bottom w:val="none" w:sz="0" w:space="0" w:color="auto"/>
        <w:right w:val="none" w:sz="0" w:space="0" w:color="auto"/>
      </w:divBdr>
      <w:divsChild>
        <w:div w:id="1535994344">
          <w:marLeft w:val="640"/>
          <w:marRight w:val="0"/>
          <w:marTop w:val="0"/>
          <w:marBottom w:val="0"/>
          <w:divBdr>
            <w:top w:val="none" w:sz="0" w:space="0" w:color="auto"/>
            <w:left w:val="none" w:sz="0" w:space="0" w:color="auto"/>
            <w:bottom w:val="none" w:sz="0" w:space="0" w:color="auto"/>
            <w:right w:val="none" w:sz="0" w:space="0" w:color="auto"/>
          </w:divBdr>
        </w:div>
        <w:div w:id="513611878">
          <w:marLeft w:val="640"/>
          <w:marRight w:val="0"/>
          <w:marTop w:val="0"/>
          <w:marBottom w:val="0"/>
          <w:divBdr>
            <w:top w:val="none" w:sz="0" w:space="0" w:color="auto"/>
            <w:left w:val="none" w:sz="0" w:space="0" w:color="auto"/>
            <w:bottom w:val="none" w:sz="0" w:space="0" w:color="auto"/>
            <w:right w:val="none" w:sz="0" w:space="0" w:color="auto"/>
          </w:divBdr>
        </w:div>
        <w:div w:id="2141142390">
          <w:marLeft w:val="640"/>
          <w:marRight w:val="0"/>
          <w:marTop w:val="0"/>
          <w:marBottom w:val="0"/>
          <w:divBdr>
            <w:top w:val="none" w:sz="0" w:space="0" w:color="auto"/>
            <w:left w:val="none" w:sz="0" w:space="0" w:color="auto"/>
            <w:bottom w:val="none" w:sz="0" w:space="0" w:color="auto"/>
            <w:right w:val="none" w:sz="0" w:space="0" w:color="auto"/>
          </w:divBdr>
        </w:div>
        <w:div w:id="2077167650">
          <w:marLeft w:val="640"/>
          <w:marRight w:val="0"/>
          <w:marTop w:val="0"/>
          <w:marBottom w:val="0"/>
          <w:divBdr>
            <w:top w:val="none" w:sz="0" w:space="0" w:color="auto"/>
            <w:left w:val="none" w:sz="0" w:space="0" w:color="auto"/>
            <w:bottom w:val="none" w:sz="0" w:space="0" w:color="auto"/>
            <w:right w:val="none" w:sz="0" w:space="0" w:color="auto"/>
          </w:divBdr>
        </w:div>
        <w:div w:id="1933199898">
          <w:marLeft w:val="640"/>
          <w:marRight w:val="0"/>
          <w:marTop w:val="0"/>
          <w:marBottom w:val="0"/>
          <w:divBdr>
            <w:top w:val="none" w:sz="0" w:space="0" w:color="auto"/>
            <w:left w:val="none" w:sz="0" w:space="0" w:color="auto"/>
            <w:bottom w:val="none" w:sz="0" w:space="0" w:color="auto"/>
            <w:right w:val="none" w:sz="0" w:space="0" w:color="auto"/>
          </w:divBdr>
        </w:div>
        <w:div w:id="1965110531">
          <w:marLeft w:val="640"/>
          <w:marRight w:val="0"/>
          <w:marTop w:val="0"/>
          <w:marBottom w:val="0"/>
          <w:divBdr>
            <w:top w:val="none" w:sz="0" w:space="0" w:color="auto"/>
            <w:left w:val="none" w:sz="0" w:space="0" w:color="auto"/>
            <w:bottom w:val="none" w:sz="0" w:space="0" w:color="auto"/>
            <w:right w:val="none" w:sz="0" w:space="0" w:color="auto"/>
          </w:divBdr>
        </w:div>
        <w:div w:id="1560551028">
          <w:marLeft w:val="640"/>
          <w:marRight w:val="0"/>
          <w:marTop w:val="0"/>
          <w:marBottom w:val="0"/>
          <w:divBdr>
            <w:top w:val="none" w:sz="0" w:space="0" w:color="auto"/>
            <w:left w:val="none" w:sz="0" w:space="0" w:color="auto"/>
            <w:bottom w:val="none" w:sz="0" w:space="0" w:color="auto"/>
            <w:right w:val="none" w:sz="0" w:space="0" w:color="auto"/>
          </w:divBdr>
        </w:div>
        <w:div w:id="1274828691">
          <w:marLeft w:val="640"/>
          <w:marRight w:val="0"/>
          <w:marTop w:val="0"/>
          <w:marBottom w:val="0"/>
          <w:divBdr>
            <w:top w:val="none" w:sz="0" w:space="0" w:color="auto"/>
            <w:left w:val="none" w:sz="0" w:space="0" w:color="auto"/>
            <w:bottom w:val="none" w:sz="0" w:space="0" w:color="auto"/>
            <w:right w:val="none" w:sz="0" w:space="0" w:color="auto"/>
          </w:divBdr>
        </w:div>
        <w:div w:id="961884519">
          <w:marLeft w:val="640"/>
          <w:marRight w:val="0"/>
          <w:marTop w:val="0"/>
          <w:marBottom w:val="0"/>
          <w:divBdr>
            <w:top w:val="none" w:sz="0" w:space="0" w:color="auto"/>
            <w:left w:val="none" w:sz="0" w:space="0" w:color="auto"/>
            <w:bottom w:val="none" w:sz="0" w:space="0" w:color="auto"/>
            <w:right w:val="none" w:sz="0" w:space="0" w:color="auto"/>
          </w:divBdr>
        </w:div>
        <w:div w:id="1079405261">
          <w:marLeft w:val="640"/>
          <w:marRight w:val="0"/>
          <w:marTop w:val="0"/>
          <w:marBottom w:val="0"/>
          <w:divBdr>
            <w:top w:val="none" w:sz="0" w:space="0" w:color="auto"/>
            <w:left w:val="none" w:sz="0" w:space="0" w:color="auto"/>
            <w:bottom w:val="none" w:sz="0" w:space="0" w:color="auto"/>
            <w:right w:val="none" w:sz="0" w:space="0" w:color="auto"/>
          </w:divBdr>
        </w:div>
        <w:div w:id="1566526579">
          <w:marLeft w:val="640"/>
          <w:marRight w:val="0"/>
          <w:marTop w:val="0"/>
          <w:marBottom w:val="0"/>
          <w:divBdr>
            <w:top w:val="none" w:sz="0" w:space="0" w:color="auto"/>
            <w:left w:val="none" w:sz="0" w:space="0" w:color="auto"/>
            <w:bottom w:val="none" w:sz="0" w:space="0" w:color="auto"/>
            <w:right w:val="none" w:sz="0" w:space="0" w:color="auto"/>
          </w:divBdr>
        </w:div>
        <w:div w:id="1999842995">
          <w:marLeft w:val="640"/>
          <w:marRight w:val="0"/>
          <w:marTop w:val="0"/>
          <w:marBottom w:val="0"/>
          <w:divBdr>
            <w:top w:val="none" w:sz="0" w:space="0" w:color="auto"/>
            <w:left w:val="none" w:sz="0" w:space="0" w:color="auto"/>
            <w:bottom w:val="none" w:sz="0" w:space="0" w:color="auto"/>
            <w:right w:val="none" w:sz="0" w:space="0" w:color="auto"/>
          </w:divBdr>
        </w:div>
        <w:div w:id="607932261">
          <w:marLeft w:val="640"/>
          <w:marRight w:val="0"/>
          <w:marTop w:val="0"/>
          <w:marBottom w:val="0"/>
          <w:divBdr>
            <w:top w:val="none" w:sz="0" w:space="0" w:color="auto"/>
            <w:left w:val="none" w:sz="0" w:space="0" w:color="auto"/>
            <w:bottom w:val="none" w:sz="0" w:space="0" w:color="auto"/>
            <w:right w:val="none" w:sz="0" w:space="0" w:color="auto"/>
          </w:divBdr>
        </w:div>
        <w:div w:id="1742605137">
          <w:marLeft w:val="640"/>
          <w:marRight w:val="0"/>
          <w:marTop w:val="0"/>
          <w:marBottom w:val="0"/>
          <w:divBdr>
            <w:top w:val="none" w:sz="0" w:space="0" w:color="auto"/>
            <w:left w:val="none" w:sz="0" w:space="0" w:color="auto"/>
            <w:bottom w:val="none" w:sz="0" w:space="0" w:color="auto"/>
            <w:right w:val="none" w:sz="0" w:space="0" w:color="auto"/>
          </w:divBdr>
        </w:div>
        <w:div w:id="817112804">
          <w:marLeft w:val="640"/>
          <w:marRight w:val="0"/>
          <w:marTop w:val="0"/>
          <w:marBottom w:val="0"/>
          <w:divBdr>
            <w:top w:val="none" w:sz="0" w:space="0" w:color="auto"/>
            <w:left w:val="none" w:sz="0" w:space="0" w:color="auto"/>
            <w:bottom w:val="none" w:sz="0" w:space="0" w:color="auto"/>
            <w:right w:val="none" w:sz="0" w:space="0" w:color="auto"/>
          </w:divBdr>
        </w:div>
        <w:div w:id="2041852961">
          <w:marLeft w:val="640"/>
          <w:marRight w:val="0"/>
          <w:marTop w:val="0"/>
          <w:marBottom w:val="0"/>
          <w:divBdr>
            <w:top w:val="none" w:sz="0" w:space="0" w:color="auto"/>
            <w:left w:val="none" w:sz="0" w:space="0" w:color="auto"/>
            <w:bottom w:val="none" w:sz="0" w:space="0" w:color="auto"/>
            <w:right w:val="none" w:sz="0" w:space="0" w:color="auto"/>
          </w:divBdr>
        </w:div>
        <w:div w:id="1630625982">
          <w:marLeft w:val="640"/>
          <w:marRight w:val="0"/>
          <w:marTop w:val="0"/>
          <w:marBottom w:val="0"/>
          <w:divBdr>
            <w:top w:val="none" w:sz="0" w:space="0" w:color="auto"/>
            <w:left w:val="none" w:sz="0" w:space="0" w:color="auto"/>
            <w:bottom w:val="none" w:sz="0" w:space="0" w:color="auto"/>
            <w:right w:val="none" w:sz="0" w:space="0" w:color="auto"/>
          </w:divBdr>
        </w:div>
        <w:div w:id="2125077548">
          <w:marLeft w:val="640"/>
          <w:marRight w:val="0"/>
          <w:marTop w:val="0"/>
          <w:marBottom w:val="0"/>
          <w:divBdr>
            <w:top w:val="none" w:sz="0" w:space="0" w:color="auto"/>
            <w:left w:val="none" w:sz="0" w:space="0" w:color="auto"/>
            <w:bottom w:val="none" w:sz="0" w:space="0" w:color="auto"/>
            <w:right w:val="none" w:sz="0" w:space="0" w:color="auto"/>
          </w:divBdr>
        </w:div>
      </w:divsChild>
    </w:div>
    <w:div w:id="1470249722">
      <w:bodyDiv w:val="1"/>
      <w:marLeft w:val="0"/>
      <w:marRight w:val="0"/>
      <w:marTop w:val="0"/>
      <w:marBottom w:val="0"/>
      <w:divBdr>
        <w:top w:val="none" w:sz="0" w:space="0" w:color="auto"/>
        <w:left w:val="none" w:sz="0" w:space="0" w:color="auto"/>
        <w:bottom w:val="none" w:sz="0" w:space="0" w:color="auto"/>
        <w:right w:val="none" w:sz="0" w:space="0" w:color="auto"/>
      </w:divBdr>
      <w:divsChild>
        <w:div w:id="352730116">
          <w:marLeft w:val="640"/>
          <w:marRight w:val="0"/>
          <w:marTop w:val="0"/>
          <w:marBottom w:val="0"/>
          <w:divBdr>
            <w:top w:val="none" w:sz="0" w:space="0" w:color="auto"/>
            <w:left w:val="none" w:sz="0" w:space="0" w:color="auto"/>
            <w:bottom w:val="none" w:sz="0" w:space="0" w:color="auto"/>
            <w:right w:val="none" w:sz="0" w:space="0" w:color="auto"/>
          </w:divBdr>
        </w:div>
        <w:div w:id="2113015120">
          <w:marLeft w:val="640"/>
          <w:marRight w:val="0"/>
          <w:marTop w:val="0"/>
          <w:marBottom w:val="0"/>
          <w:divBdr>
            <w:top w:val="none" w:sz="0" w:space="0" w:color="auto"/>
            <w:left w:val="none" w:sz="0" w:space="0" w:color="auto"/>
            <w:bottom w:val="none" w:sz="0" w:space="0" w:color="auto"/>
            <w:right w:val="none" w:sz="0" w:space="0" w:color="auto"/>
          </w:divBdr>
        </w:div>
        <w:div w:id="1051806887">
          <w:marLeft w:val="640"/>
          <w:marRight w:val="0"/>
          <w:marTop w:val="0"/>
          <w:marBottom w:val="0"/>
          <w:divBdr>
            <w:top w:val="none" w:sz="0" w:space="0" w:color="auto"/>
            <w:left w:val="none" w:sz="0" w:space="0" w:color="auto"/>
            <w:bottom w:val="none" w:sz="0" w:space="0" w:color="auto"/>
            <w:right w:val="none" w:sz="0" w:space="0" w:color="auto"/>
          </w:divBdr>
        </w:div>
        <w:div w:id="860782473">
          <w:marLeft w:val="640"/>
          <w:marRight w:val="0"/>
          <w:marTop w:val="0"/>
          <w:marBottom w:val="0"/>
          <w:divBdr>
            <w:top w:val="none" w:sz="0" w:space="0" w:color="auto"/>
            <w:left w:val="none" w:sz="0" w:space="0" w:color="auto"/>
            <w:bottom w:val="none" w:sz="0" w:space="0" w:color="auto"/>
            <w:right w:val="none" w:sz="0" w:space="0" w:color="auto"/>
          </w:divBdr>
        </w:div>
        <w:div w:id="1708722728">
          <w:marLeft w:val="640"/>
          <w:marRight w:val="0"/>
          <w:marTop w:val="0"/>
          <w:marBottom w:val="0"/>
          <w:divBdr>
            <w:top w:val="none" w:sz="0" w:space="0" w:color="auto"/>
            <w:left w:val="none" w:sz="0" w:space="0" w:color="auto"/>
            <w:bottom w:val="none" w:sz="0" w:space="0" w:color="auto"/>
            <w:right w:val="none" w:sz="0" w:space="0" w:color="auto"/>
          </w:divBdr>
        </w:div>
        <w:div w:id="420952638">
          <w:marLeft w:val="640"/>
          <w:marRight w:val="0"/>
          <w:marTop w:val="0"/>
          <w:marBottom w:val="0"/>
          <w:divBdr>
            <w:top w:val="none" w:sz="0" w:space="0" w:color="auto"/>
            <w:left w:val="none" w:sz="0" w:space="0" w:color="auto"/>
            <w:bottom w:val="none" w:sz="0" w:space="0" w:color="auto"/>
            <w:right w:val="none" w:sz="0" w:space="0" w:color="auto"/>
          </w:divBdr>
        </w:div>
        <w:div w:id="1815675487">
          <w:marLeft w:val="640"/>
          <w:marRight w:val="0"/>
          <w:marTop w:val="0"/>
          <w:marBottom w:val="0"/>
          <w:divBdr>
            <w:top w:val="none" w:sz="0" w:space="0" w:color="auto"/>
            <w:left w:val="none" w:sz="0" w:space="0" w:color="auto"/>
            <w:bottom w:val="none" w:sz="0" w:space="0" w:color="auto"/>
            <w:right w:val="none" w:sz="0" w:space="0" w:color="auto"/>
          </w:divBdr>
        </w:div>
        <w:div w:id="1967807288">
          <w:marLeft w:val="640"/>
          <w:marRight w:val="0"/>
          <w:marTop w:val="0"/>
          <w:marBottom w:val="0"/>
          <w:divBdr>
            <w:top w:val="none" w:sz="0" w:space="0" w:color="auto"/>
            <w:left w:val="none" w:sz="0" w:space="0" w:color="auto"/>
            <w:bottom w:val="none" w:sz="0" w:space="0" w:color="auto"/>
            <w:right w:val="none" w:sz="0" w:space="0" w:color="auto"/>
          </w:divBdr>
        </w:div>
        <w:div w:id="598299332">
          <w:marLeft w:val="640"/>
          <w:marRight w:val="0"/>
          <w:marTop w:val="0"/>
          <w:marBottom w:val="0"/>
          <w:divBdr>
            <w:top w:val="none" w:sz="0" w:space="0" w:color="auto"/>
            <w:left w:val="none" w:sz="0" w:space="0" w:color="auto"/>
            <w:bottom w:val="none" w:sz="0" w:space="0" w:color="auto"/>
            <w:right w:val="none" w:sz="0" w:space="0" w:color="auto"/>
          </w:divBdr>
        </w:div>
      </w:divsChild>
    </w:div>
    <w:div w:id="1490440348">
      <w:bodyDiv w:val="1"/>
      <w:marLeft w:val="0"/>
      <w:marRight w:val="0"/>
      <w:marTop w:val="0"/>
      <w:marBottom w:val="0"/>
      <w:divBdr>
        <w:top w:val="none" w:sz="0" w:space="0" w:color="auto"/>
        <w:left w:val="none" w:sz="0" w:space="0" w:color="auto"/>
        <w:bottom w:val="none" w:sz="0" w:space="0" w:color="auto"/>
        <w:right w:val="none" w:sz="0" w:space="0" w:color="auto"/>
      </w:divBdr>
      <w:divsChild>
        <w:div w:id="467090545">
          <w:marLeft w:val="640"/>
          <w:marRight w:val="0"/>
          <w:marTop w:val="0"/>
          <w:marBottom w:val="0"/>
          <w:divBdr>
            <w:top w:val="none" w:sz="0" w:space="0" w:color="auto"/>
            <w:left w:val="none" w:sz="0" w:space="0" w:color="auto"/>
            <w:bottom w:val="none" w:sz="0" w:space="0" w:color="auto"/>
            <w:right w:val="none" w:sz="0" w:space="0" w:color="auto"/>
          </w:divBdr>
        </w:div>
      </w:divsChild>
    </w:div>
    <w:div w:id="1491361754">
      <w:bodyDiv w:val="1"/>
      <w:marLeft w:val="0"/>
      <w:marRight w:val="0"/>
      <w:marTop w:val="0"/>
      <w:marBottom w:val="0"/>
      <w:divBdr>
        <w:top w:val="none" w:sz="0" w:space="0" w:color="auto"/>
        <w:left w:val="none" w:sz="0" w:space="0" w:color="auto"/>
        <w:bottom w:val="none" w:sz="0" w:space="0" w:color="auto"/>
        <w:right w:val="none" w:sz="0" w:space="0" w:color="auto"/>
      </w:divBdr>
      <w:divsChild>
        <w:div w:id="84805945">
          <w:marLeft w:val="640"/>
          <w:marRight w:val="0"/>
          <w:marTop w:val="0"/>
          <w:marBottom w:val="0"/>
          <w:divBdr>
            <w:top w:val="none" w:sz="0" w:space="0" w:color="auto"/>
            <w:left w:val="none" w:sz="0" w:space="0" w:color="auto"/>
            <w:bottom w:val="none" w:sz="0" w:space="0" w:color="auto"/>
            <w:right w:val="none" w:sz="0" w:space="0" w:color="auto"/>
          </w:divBdr>
        </w:div>
        <w:div w:id="1831287743">
          <w:marLeft w:val="640"/>
          <w:marRight w:val="0"/>
          <w:marTop w:val="0"/>
          <w:marBottom w:val="0"/>
          <w:divBdr>
            <w:top w:val="none" w:sz="0" w:space="0" w:color="auto"/>
            <w:left w:val="none" w:sz="0" w:space="0" w:color="auto"/>
            <w:bottom w:val="none" w:sz="0" w:space="0" w:color="auto"/>
            <w:right w:val="none" w:sz="0" w:space="0" w:color="auto"/>
          </w:divBdr>
        </w:div>
        <w:div w:id="495343848">
          <w:marLeft w:val="640"/>
          <w:marRight w:val="0"/>
          <w:marTop w:val="0"/>
          <w:marBottom w:val="0"/>
          <w:divBdr>
            <w:top w:val="none" w:sz="0" w:space="0" w:color="auto"/>
            <w:left w:val="none" w:sz="0" w:space="0" w:color="auto"/>
            <w:bottom w:val="none" w:sz="0" w:space="0" w:color="auto"/>
            <w:right w:val="none" w:sz="0" w:space="0" w:color="auto"/>
          </w:divBdr>
        </w:div>
        <w:div w:id="1755321414">
          <w:marLeft w:val="640"/>
          <w:marRight w:val="0"/>
          <w:marTop w:val="0"/>
          <w:marBottom w:val="0"/>
          <w:divBdr>
            <w:top w:val="none" w:sz="0" w:space="0" w:color="auto"/>
            <w:left w:val="none" w:sz="0" w:space="0" w:color="auto"/>
            <w:bottom w:val="none" w:sz="0" w:space="0" w:color="auto"/>
            <w:right w:val="none" w:sz="0" w:space="0" w:color="auto"/>
          </w:divBdr>
        </w:div>
        <w:div w:id="1488935036">
          <w:marLeft w:val="640"/>
          <w:marRight w:val="0"/>
          <w:marTop w:val="0"/>
          <w:marBottom w:val="0"/>
          <w:divBdr>
            <w:top w:val="none" w:sz="0" w:space="0" w:color="auto"/>
            <w:left w:val="none" w:sz="0" w:space="0" w:color="auto"/>
            <w:bottom w:val="none" w:sz="0" w:space="0" w:color="auto"/>
            <w:right w:val="none" w:sz="0" w:space="0" w:color="auto"/>
          </w:divBdr>
        </w:div>
        <w:div w:id="963999181">
          <w:marLeft w:val="640"/>
          <w:marRight w:val="0"/>
          <w:marTop w:val="0"/>
          <w:marBottom w:val="0"/>
          <w:divBdr>
            <w:top w:val="none" w:sz="0" w:space="0" w:color="auto"/>
            <w:left w:val="none" w:sz="0" w:space="0" w:color="auto"/>
            <w:bottom w:val="none" w:sz="0" w:space="0" w:color="auto"/>
            <w:right w:val="none" w:sz="0" w:space="0" w:color="auto"/>
          </w:divBdr>
        </w:div>
        <w:div w:id="1562061892">
          <w:marLeft w:val="640"/>
          <w:marRight w:val="0"/>
          <w:marTop w:val="0"/>
          <w:marBottom w:val="0"/>
          <w:divBdr>
            <w:top w:val="none" w:sz="0" w:space="0" w:color="auto"/>
            <w:left w:val="none" w:sz="0" w:space="0" w:color="auto"/>
            <w:bottom w:val="none" w:sz="0" w:space="0" w:color="auto"/>
            <w:right w:val="none" w:sz="0" w:space="0" w:color="auto"/>
          </w:divBdr>
        </w:div>
        <w:div w:id="1128940370">
          <w:marLeft w:val="640"/>
          <w:marRight w:val="0"/>
          <w:marTop w:val="0"/>
          <w:marBottom w:val="0"/>
          <w:divBdr>
            <w:top w:val="none" w:sz="0" w:space="0" w:color="auto"/>
            <w:left w:val="none" w:sz="0" w:space="0" w:color="auto"/>
            <w:bottom w:val="none" w:sz="0" w:space="0" w:color="auto"/>
            <w:right w:val="none" w:sz="0" w:space="0" w:color="auto"/>
          </w:divBdr>
        </w:div>
        <w:div w:id="954823299">
          <w:marLeft w:val="640"/>
          <w:marRight w:val="0"/>
          <w:marTop w:val="0"/>
          <w:marBottom w:val="0"/>
          <w:divBdr>
            <w:top w:val="none" w:sz="0" w:space="0" w:color="auto"/>
            <w:left w:val="none" w:sz="0" w:space="0" w:color="auto"/>
            <w:bottom w:val="none" w:sz="0" w:space="0" w:color="auto"/>
            <w:right w:val="none" w:sz="0" w:space="0" w:color="auto"/>
          </w:divBdr>
        </w:div>
        <w:div w:id="679043049">
          <w:marLeft w:val="640"/>
          <w:marRight w:val="0"/>
          <w:marTop w:val="0"/>
          <w:marBottom w:val="0"/>
          <w:divBdr>
            <w:top w:val="none" w:sz="0" w:space="0" w:color="auto"/>
            <w:left w:val="none" w:sz="0" w:space="0" w:color="auto"/>
            <w:bottom w:val="none" w:sz="0" w:space="0" w:color="auto"/>
            <w:right w:val="none" w:sz="0" w:space="0" w:color="auto"/>
          </w:divBdr>
        </w:div>
        <w:div w:id="491019939">
          <w:marLeft w:val="640"/>
          <w:marRight w:val="0"/>
          <w:marTop w:val="0"/>
          <w:marBottom w:val="0"/>
          <w:divBdr>
            <w:top w:val="none" w:sz="0" w:space="0" w:color="auto"/>
            <w:left w:val="none" w:sz="0" w:space="0" w:color="auto"/>
            <w:bottom w:val="none" w:sz="0" w:space="0" w:color="auto"/>
            <w:right w:val="none" w:sz="0" w:space="0" w:color="auto"/>
          </w:divBdr>
        </w:div>
        <w:div w:id="906109545">
          <w:marLeft w:val="640"/>
          <w:marRight w:val="0"/>
          <w:marTop w:val="0"/>
          <w:marBottom w:val="0"/>
          <w:divBdr>
            <w:top w:val="none" w:sz="0" w:space="0" w:color="auto"/>
            <w:left w:val="none" w:sz="0" w:space="0" w:color="auto"/>
            <w:bottom w:val="none" w:sz="0" w:space="0" w:color="auto"/>
            <w:right w:val="none" w:sz="0" w:space="0" w:color="auto"/>
          </w:divBdr>
        </w:div>
        <w:div w:id="360085248">
          <w:marLeft w:val="640"/>
          <w:marRight w:val="0"/>
          <w:marTop w:val="0"/>
          <w:marBottom w:val="0"/>
          <w:divBdr>
            <w:top w:val="none" w:sz="0" w:space="0" w:color="auto"/>
            <w:left w:val="none" w:sz="0" w:space="0" w:color="auto"/>
            <w:bottom w:val="none" w:sz="0" w:space="0" w:color="auto"/>
            <w:right w:val="none" w:sz="0" w:space="0" w:color="auto"/>
          </w:divBdr>
        </w:div>
        <w:div w:id="1611624588">
          <w:marLeft w:val="640"/>
          <w:marRight w:val="0"/>
          <w:marTop w:val="0"/>
          <w:marBottom w:val="0"/>
          <w:divBdr>
            <w:top w:val="none" w:sz="0" w:space="0" w:color="auto"/>
            <w:left w:val="none" w:sz="0" w:space="0" w:color="auto"/>
            <w:bottom w:val="none" w:sz="0" w:space="0" w:color="auto"/>
            <w:right w:val="none" w:sz="0" w:space="0" w:color="auto"/>
          </w:divBdr>
        </w:div>
        <w:div w:id="1530799551">
          <w:marLeft w:val="640"/>
          <w:marRight w:val="0"/>
          <w:marTop w:val="0"/>
          <w:marBottom w:val="0"/>
          <w:divBdr>
            <w:top w:val="none" w:sz="0" w:space="0" w:color="auto"/>
            <w:left w:val="none" w:sz="0" w:space="0" w:color="auto"/>
            <w:bottom w:val="none" w:sz="0" w:space="0" w:color="auto"/>
            <w:right w:val="none" w:sz="0" w:space="0" w:color="auto"/>
          </w:divBdr>
        </w:div>
        <w:div w:id="642318472">
          <w:marLeft w:val="640"/>
          <w:marRight w:val="0"/>
          <w:marTop w:val="0"/>
          <w:marBottom w:val="0"/>
          <w:divBdr>
            <w:top w:val="none" w:sz="0" w:space="0" w:color="auto"/>
            <w:left w:val="none" w:sz="0" w:space="0" w:color="auto"/>
            <w:bottom w:val="none" w:sz="0" w:space="0" w:color="auto"/>
            <w:right w:val="none" w:sz="0" w:space="0" w:color="auto"/>
          </w:divBdr>
        </w:div>
      </w:divsChild>
    </w:div>
    <w:div w:id="1491941903">
      <w:bodyDiv w:val="1"/>
      <w:marLeft w:val="0"/>
      <w:marRight w:val="0"/>
      <w:marTop w:val="0"/>
      <w:marBottom w:val="0"/>
      <w:divBdr>
        <w:top w:val="none" w:sz="0" w:space="0" w:color="auto"/>
        <w:left w:val="none" w:sz="0" w:space="0" w:color="auto"/>
        <w:bottom w:val="none" w:sz="0" w:space="0" w:color="auto"/>
        <w:right w:val="none" w:sz="0" w:space="0" w:color="auto"/>
      </w:divBdr>
    </w:div>
    <w:div w:id="1495412055">
      <w:bodyDiv w:val="1"/>
      <w:marLeft w:val="0"/>
      <w:marRight w:val="0"/>
      <w:marTop w:val="0"/>
      <w:marBottom w:val="0"/>
      <w:divBdr>
        <w:top w:val="none" w:sz="0" w:space="0" w:color="auto"/>
        <w:left w:val="none" w:sz="0" w:space="0" w:color="auto"/>
        <w:bottom w:val="none" w:sz="0" w:space="0" w:color="auto"/>
        <w:right w:val="none" w:sz="0" w:space="0" w:color="auto"/>
      </w:divBdr>
      <w:divsChild>
        <w:div w:id="1521431055">
          <w:marLeft w:val="640"/>
          <w:marRight w:val="0"/>
          <w:marTop w:val="0"/>
          <w:marBottom w:val="0"/>
          <w:divBdr>
            <w:top w:val="none" w:sz="0" w:space="0" w:color="auto"/>
            <w:left w:val="none" w:sz="0" w:space="0" w:color="auto"/>
            <w:bottom w:val="none" w:sz="0" w:space="0" w:color="auto"/>
            <w:right w:val="none" w:sz="0" w:space="0" w:color="auto"/>
          </w:divBdr>
        </w:div>
        <w:div w:id="103042474">
          <w:marLeft w:val="640"/>
          <w:marRight w:val="0"/>
          <w:marTop w:val="0"/>
          <w:marBottom w:val="0"/>
          <w:divBdr>
            <w:top w:val="none" w:sz="0" w:space="0" w:color="auto"/>
            <w:left w:val="none" w:sz="0" w:space="0" w:color="auto"/>
            <w:bottom w:val="none" w:sz="0" w:space="0" w:color="auto"/>
            <w:right w:val="none" w:sz="0" w:space="0" w:color="auto"/>
          </w:divBdr>
        </w:div>
        <w:div w:id="248395158">
          <w:marLeft w:val="640"/>
          <w:marRight w:val="0"/>
          <w:marTop w:val="0"/>
          <w:marBottom w:val="0"/>
          <w:divBdr>
            <w:top w:val="none" w:sz="0" w:space="0" w:color="auto"/>
            <w:left w:val="none" w:sz="0" w:space="0" w:color="auto"/>
            <w:bottom w:val="none" w:sz="0" w:space="0" w:color="auto"/>
            <w:right w:val="none" w:sz="0" w:space="0" w:color="auto"/>
          </w:divBdr>
        </w:div>
        <w:div w:id="1637182430">
          <w:marLeft w:val="640"/>
          <w:marRight w:val="0"/>
          <w:marTop w:val="0"/>
          <w:marBottom w:val="0"/>
          <w:divBdr>
            <w:top w:val="none" w:sz="0" w:space="0" w:color="auto"/>
            <w:left w:val="none" w:sz="0" w:space="0" w:color="auto"/>
            <w:bottom w:val="none" w:sz="0" w:space="0" w:color="auto"/>
            <w:right w:val="none" w:sz="0" w:space="0" w:color="auto"/>
          </w:divBdr>
        </w:div>
        <w:div w:id="1267274502">
          <w:marLeft w:val="640"/>
          <w:marRight w:val="0"/>
          <w:marTop w:val="0"/>
          <w:marBottom w:val="0"/>
          <w:divBdr>
            <w:top w:val="none" w:sz="0" w:space="0" w:color="auto"/>
            <w:left w:val="none" w:sz="0" w:space="0" w:color="auto"/>
            <w:bottom w:val="none" w:sz="0" w:space="0" w:color="auto"/>
            <w:right w:val="none" w:sz="0" w:space="0" w:color="auto"/>
          </w:divBdr>
        </w:div>
        <w:div w:id="1606377045">
          <w:marLeft w:val="640"/>
          <w:marRight w:val="0"/>
          <w:marTop w:val="0"/>
          <w:marBottom w:val="0"/>
          <w:divBdr>
            <w:top w:val="none" w:sz="0" w:space="0" w:color="auto"/>
            <w:left w:val="none" w:sz="0" w:space="0" w:color="auto"/>
            <w:bottom w:val="none" w:sz="0" w:space="0" w:color="auto"/>
            <w:right w:val="none" w:sz="0" w:space="0" w:color="auto"/>
          </w:divBdr>
        </w:div>
        <w:div w:id="42363810">
          <w:marLeft w:val="640"/>
          <w:marRight w:val="0"/>
          <w:marTop w:val="0"/>
          <w:marBottom w:val="0"/>
          <w:divBdr>
            <w:top w:val="none" w:sz="0" w:space="0" w:color="auto"/>
            <w:left w:val="none" w:sz="0" w:space="0" w:color="auto"/>
            <w:bottom w:val="none" w:sz="0" w:space="0" w:color="auto"/>
            <w:right w:val="none" w:sz="0" w:space="0" w:color="auto"/>
          </w:divBdr>
        </w:div>
      </w:divsChild>
    </w:div>
    <w:div w:id="1513030037">
      <w:bodyDiv w:val="1"/>
      <w:marLeft w:val="0"/>
      <w:marRight w:val="0"/>
      <w:marTop w:val="0"/>
      <w:marBottom w:val="0"/>
      <w:divBdr>
        <w:top w:val="none" w:sz="0" w:space="0" w:color="auto"/>
        <w:left w:val="none" w:sz="0" w:space="0" w:color="auto"/>
        <w:bottom w:val="none" w:sz="0" w:space="0" w:color="auto"/>
        <w:right w:val="none" w:sz="0" w:space="0" w:color="auto"/>
      </w:divBdr>
      <w:divsChild>
        <w:div w:id="74859016">
          <w:marLeft w:val="640"/>
          <w:marRight w:val="0"/>
          <w:marTop w:val="0"/>
          <w:marBottom w:val="0"/>
          <w:divBdr>
            <w:top w:val="none" w:sz="0" w:space="0" w:color="auto"/>
            <w:left w:val="none" w:sz="0" w:space="0" w:color="auto"/>
            <w:bottom w:val="none" w:sz="0" w:space="0" w:color="auto"/>
            <w:right w:val="none" w:sz="0" w:space="0" w:color="auto"/>
          </w:divBdr>
        </w:div>
        <w:div w:id="1312754789">
          <w:marLeft w:val="640"/>
          <w:marRight w:val="0"/>
          <w:marTop w:val="0"/>
          <w:marBottom w:val="0"/>
          <w:divBdr>
            <w:top w:val="none" w:sz="0" w:space="0" w:color="auto"/>
            <w:left w:val="none" w:sz="0" w:space="0" w:color="auto"/>
            <w:bottom w:val="none" w:sz="0" w:space="0" w:color="auto"/>
            <w:right w:val="none" w:sz="0" w:space="0" w:color="auto"/>
          </w:divBdr>
        </w:div>
        <w:div w:id="255091276">
          <w:marLeft w:val="640"/>
          <w:marRight w:val="0"/>
          <w:marTop w:val="0"/>
          <w:marBottom w:val="0"/>
          <w:divBdr>
            <w:top w:val="none" w:sz="0" w:space="0" w:color="auto"/>
            <w:left w:val="none" w:sz="0" w:space="0" w:color="auto"/>
            <w:bottom w:val="none" w:sz="0" w:space="0" w:color="auto"/>
            <w:right w:val="none" w:sz="0" w:space="0" w:color="auto"/>
          </w:divBdr>
        </w:div>
        <w:div w:id="769158013">
          <w:marLeft w:val="640"/>
          <w:marRight w:val="0"/>
          <w:marTop w:val="0"/>
          <w:marBottom w:val="0"/>
          <w:divBdr>
            <w:top w:val="none" w:sz="0" w:space="0" w:color="auto"/>
            <w:left w:val="none" w:sz="0" w:space="0" w:color="auto"/>
            <w:bottom w:val="none" w:sz="0" w:space="0" w:color="auto"/>
            <w:right w:val="none" w:sz="0" w:space="0" w:color="auto"/>
          </w:divBdr>
        </w:div>
        <w:div w:id="1406491356">
          <w:marLeft w:val="640"/>
          <w:marRight w:val="0"/>
          <w:marTop w:val="0"/>
          <w:marBottom w:val="0"/>
          <w:divBdr>
            <w:top w:val="none" w:sz="0" w:space="0" w:color="auto"/>
            <w:left w:val="none" w:sz="0" w:space="0" w:color="auto"/>
            <w:bottom w:val="none" w:sz="0" w:space="0" w:color="auto"/>
            <w:right w:val="none" w:sz="0" w:space="0" w:color="auto"/>
          </w:divBdr>
        </w:div>
        <w:div w:id="1209223163">
          <w:marLeft w:val="640"/>
          <w:marRight w:val="0"/>
          <w:marTop w:val="0"/>
          <w:marBottom w:val="0"/>
          <w:divBdr>
            <w:top w:val="none" w:sz="0" w:space="0" w:color="auto"/>
            <w:left w:val="none" w:sz="0" w:space="0" w:color="auto"/>
            <w:bottom w:val="none" w:sz="0" w:space="0" w:color="auto"/>
            <w:right w:val="none" w:sz="0" w:space="0" w:color="auto"/>
          </w:divBdr>
        </w:div>
        <w:div w:id="2083788739">
          <w:marLeft w:val="640"/>
          <w:marRight w:val="0"/>
          <w:marTop w:val="0"/>
          <w:marBottom w:val="0"/>
          <w:divBdr>
            <w:top w:val="none" w:sz="0" w:space="0" w:color="auto"/>
            <w:left w:val="none" w:sz="0" w:space="0" w:color="auto"/>
            <w:bottom w:val="none" w:sz="0" w:space="0" w:color="auto"/>
            <w:right w:val="none" w:sz="0" w:space="0" w:color="auto"/>
          </w:divBdr>
        </w:div>
        <w:div w:id="836770727">
          <w:marLeft w:val="640"/>
          <w:marRight w:val="0"/>
          <w:marTop w:val="0"/>
          <w:marBottom w:val="0"/>
          <w:divBdr>
            <w:top w:val="none" w:sz="0" w:space="0" w:color="auto"/>
            <w:left w:val="none" w:sz="0" w:space="0" w:color="auto"/>
            <w:bottom w:val="none" w:sz="0" w:space="0" w:color="auto"/>
            <w:right w:val="none" w:sz="0" w:space="0" w:color="auto"/>
          </w:divBdr>
        </w:div>
      </w:divsChild>
    </w:div>
    <w:div w:id="1543637959">
      <w:bodyDiv w:val="1"/>
      <w:marLeft w:val="0"/>
      <w:marRight w:val="0"/>
      <w:marTop w:val="0"/>
      <w:marBottom w:val="0"/>
      <w:divBdr>
        <w:top w:val="none" w:sz="0" w:space="0" w:color="auto"/>
        <w:left w:val="none" w:sz="0" w:space="0" w:color="auto"/>
        <w:bottom w:val="none" w:sz="0" w:space="0" w:color="auto"/>
        <w:right w:val="none" w:sz="0" w:space="0" w:color="auto"/>
      </w:divBdr>
      <w:divsChild>
        <w:div w:id="1045518843">
          <w:marLeft w:val="640"/>
          <w:marRight w:val="0"/>
          <w:marTop w:val="0"/>
          <w:marBottom w:val="0"/>
          <w:divBdr>
            <w:top w:val="none" w:sz="0" w:space="0" w:color="auto"/>
            <w:left w:val="none" w:sz="0" w:space="0" w:color="auto"/>
            <w:bottom w:val="none" w:sz="0" w:space="0" w:color="auto"/>
            <w:right w:val="none" w:sz="0" w:space="0" w:color="auto"/>
          </w:divBdr>
        </w:div>
        <w:div w:id="428045906">
          <w:marLeft w:val="640"/>
          <w:marRight w:val="0"/>
          <w:marTop w:val="0"/>
          <w:marBottom w:val="0"/>
          <w:divBdr>
            <w:top w:val="none" w:sz="0" w:space="0" w:color="auto"/>
            <w:left w:val="none" w:sz="0" w:space="0" w:color="auto"/>
            <w:bottom w:val="none" w:sz="0" w:space="0" w:color="auto"/>
            <w:right w:val="none" w:sz="0" w:space="0" w:color="auto"/>
          </w:divBdr>
        </w:div>
        <w:div w:id="1304313352">
          <w:marLeft w:val="640"/>
          <w:marRight w:val="0"/>
          <w:marTop w:val="0"/>
          <w:marBottom w:val="0"/>
          <w:divBdr>
            <w:top w:val="none" w:sz="0" w:space="0" w:color="auto"/>
            <w:left w:val="none" w:sz="0" w:space="0" w:color="auto"/>
            <w:bottom w:val="none" w:sz="0" w:space="0" w:color="auto"/>
            <w:right w:val="none" w:sz="0" w:space="0" w:color="auto"/>
          </w:divBdr>
        </w:div>
        <w:div w:id="1429279603">
          <w:marLeft w:val="640"/>
          <w:marRight w:val="0"/>
          <w:marTop w:val="0"/>
          <w:marBottom w:val="0"/>
          <w:divBdr>
            <w:top w:val="none" w:sz="0" w:space="0" w:color="auto"/>
            <w:left w:val="none" w:sz="0" w:space="0" w:color="auto"/>
            <w:bottom w:val="none" w:sz="0" w:space="0" w:color="auto"/>
            <w:right w:val="none" w:sz="0" w:space="0" w:color="auto"/>
          </w:divBdr>
        </w:div>
        <w:div w:id="1012872881">
          <w:marLeft w:val="640"/>
          <w:marRight w:val="0"/>
          <w:marTop w:val="0"/>
          <w:marBottom w:val="0"/>
          <w:divBdr>
            <w:top w:val="none" w:sz="0" w:space="0" w:color="auto"/>
            <w:left w:val="none" w:sz="0" w:space="0" w:color="auto"/>
            <w:bottom w:val="none" w:sz="0" w:space="0" w:color="auto"/>
            <w:right w:val="none" w:sz="0" w:space="0" w:color="auto"/>
          </w:divBdr>
        </w:div>
        <w:div w:id="1013608877">
          <w:marLeft w:val="640"/>
          <w:marRight w:val="0"/>
          <w:marTop w:val="0"/>
          <w:marBottom w:val="0"/>
          <w:divBdr>
            <w:top w:val="none" w:sz="0" w:space="0" w:color="auto"/>
            <w:left w:val="none" w:sz="0" w:space="0" w:color="auto"/>
            <w:bottom w:val="none" w:sz="0" w:space="0" w:color="auto"/>
            <w:right w:val="none" w:sz="0" w:space="0" w:color="auto"/>
          </w:divBdr>
        </w:div>
        <w:div w:id="917792510">
          <w:marLeft w:val="640"/>
          <w:marRight w:val="0"/>
          <w:marTop w:val="0"/>
          <w:marBottom w:val="0"/>
          <w:divBdr>
            <w:top w:val="none" w:sz="0" w:space="0" w:color="auto"/>
            <w:left w:val="none" w:sz="0" w:space="0" w:color="auto"/>
            <w:bottom w:val="none" w:sz="0" w:space="0" w:color="auto"/>
            <w:right w:val="none" w:sz="0" w:space="0" w:color="auto"/>
          </w:divBdr>
        </w:div>
        <w:div w:id="1193421705">
          <w:marLeft w:val="640"/>
          <w:marRight w:val="0"/>
          <w:marTop w:val="0"/>
          <w:marBottom w:val="0"/>
          <w:divBdr>
            <w:top w:val="none" w:sz="0" w:space="0" w:color="auto"/>
            <w:left w:val="none" w:sz="0" w:space="0" w:color="auto"/>
            <w:bottom w:val="none" w:sz="0" w:space="0" w:color="auto"/>
            <w:right w:val="none" w:sz="0" w:space="0" w:color="auto"/>
          </w:divBdr>
        </w:div>
        <w:div w:id="984503489">
          <w:marLeft w:val="640"/>
          <w:marRight w:val="0"/>
          <w:marTop w:val="0"/>
          <w:marBottom w:val="0"/>
          <w:divBdr>
            <w:top w:val="none" w:sz="0" w:space="0" w:color="auto"/>
            <w:left w:val="none" w:sz="0" w:space="0" w:color="auto"/>
            <w:bottom w:val="none" w:sz="0" w:space="0" w:color="auto"/>
            <w:right w:val="none" w:sz="0" w:space="0" w:color="auto"/>
          </w:divBdr>
        </w:div>
        <w:div w:id="306588411">
          <w:marLeft w:val="640"/>
          <w:marRight w:val="0"/>
          <w:marTop w:val="0"/>
          <w:marBottom w:val="0"/>
          <w:divBdr>
            <w:top w:val="none" w:sz="0" w:space="0" w:color="auto"/>
            <w:left w:val="none" w:sz="0" w:space="0" w:color="auto"/>
            <w:bottom w:val="none" w:sz="0" w:space="0" w:color="auto"/>
            <w:right w:val="none" w:sz="0" w:space="0" w:color="auto"/>
          </w:divBdr>
        </w:div>
        <w:div w:id="2079008921">
          <w:marLeft w:val="640"/>
          <w:marRight w:val="0"/>
          <w:marTop w:val="0"/>
          <w:marBottom w:val="0"/>
          <w:divBdr>
            <w:top w:val="none" w:sz="0" w:space="0" w:color="auto"/>
            <w:left w:val="none" w:sz="0" w:space="0" w:color="auto"/>
            <w:bottom w:val="none" w:sz="0" w:space="0" w:color="auto"/>
            <w:right w:val="none" w:sz="0" w:space="0" w:color="auto"/>
          </w:divBdr>
        </w:div>
        <w:div w:id="164058476">
          <w:marLeft w:val="640"/>
          <w:marRight w:val="0"/>
          <w:marTop w:val="0"/>
          <w:marBottom w:val="0"/>
          <w:divBdr>
            <w:top w:val="none" w:sz="0" w:space="0" w:color="auto"/>
            <w:left w:val="none" w:sz="0" w:space="0" w:color="auto"/>
            <w:bottom w:val="none" w:sz="0" w:space="0" w:color="auto"/>
            <w:right w:val="none" w:sz="0" w:space="0" w:color="auto"/>
          </w:divBdr>
        </w:div>
        <w:div w:id="1148594865">
          <w:marLeft w:val="640"/>
          <w:marRight w:val="0"/>
          <w:marTop w:val="0"/>
          <w:marBottom w:val="0"/>
          <w:divBdr>
            <w:top w:val="none" w:sz="0" w:space="0" w:color="auto"/>
            <w:left w:val="none" w:sz="0" w:space="0" w:color="auto"/>
            <w:bottom w:val="none" w:sz="0" w:space="0" w:color="auto"/>
            <w:right w:val="none" w:sz="0" w:space="0" w:color="auto"/>
          </w:divBdr>
        </w:div>
      </w:divsChild>
    </w:div>
    <w:div w:id="1547183164">
      <w:bodyDiv w:val="1"/>
      <w:marLeft w:val="0"/>
      <w:marRight w:val="0"/>
      <w:marTop w:val="0"/>
      <w:marBottom w:val="0"/>
      <w:divBdr>
        <w:top w:val="none" w:sz="0" w:space="0" w:color="auto"/>
        <w:left w:val="none" w:sz="0" w:space="0" w:color="auto"/>
        <w:bottom w:val="none" w:sz="0" w:space="0" w:color="auto"/>
        <w:right w:val="none" w:sz="0" w:space="0" w:color="auto"/>
      </w:divBdr>
      <w:divsChild>
        <w:div w:id="1893468894">
          <w:marLeft w:val="640"/>
          <w:marRight w:val="0"/>
          <w:marTop w:val="0"/>
          <w:marBottom w:val="0"/>
          <w:divBdr>
            <w:top w:val="none" w:sz="0" w:space="0" w:color="auto"/>
            <w:left w:val="none" w:sz="0" w:space="0" w:color="auto"/>
            <w:bottom w:val="none" w:sz="0" w:space="0" w:color="auto"/>
            <w:right w:val="none" w:sz="0" w:space="0" w:color="auto"/>
          </w:divBdr>
        </w:div>
        <w:div w:id="1889801662">
          <w:marLeft w:val="640"/>
          <w:marRight w:val="0"/>
          <w:marTop w:val="0"/>
          <w:marBottom w:val="0"/>
          <w:divBdr>
            <w:top w:val="none" w:sz="0" w:space="0" w:color="auto"/>
            <w:left w:val="none" w:sz="0" w:space="0" w:color="auto"/>
            <w:bottom w:val="none" w:sz="0" w:space="0" w:color="auto"/>
            <w:right w:val="none" w:sz="0" w:space="0" w:color="auto"/>
          </w:divBdr>
        </w:div>
        <w:div w:id="925723262">
          <w:marLeft w:val="640"/>
          <w:marRight w:val="0"/>
          <w:marTop w:val="0"/>
          <w:marBottom w:val="0"/>
          <w:divBdr>
            <w:top w:val="none" w:sz="0" w:space="0" w:color="auto"/>
            <w:left w:val="none" w:sz="0" w:space="0" w:color="auto"/>
            <w:bottom w:val="none" w:sz="0" w:space="0" w:color="auto"/>
            <w:right w:val="none" w:sz="0" w:space="0" w:color="auto"/>
          </w:divBdr>
        </w:div>
        <w:div w:id="1713401">
          <w:marLeft w:val="640"/>
          <w:marRight w:val="0"/>
          <w:marTop w:val="0"/>
          <w:marBottom w:val="0"/>
          <w:divBdr>
            <w:top w:val="none" w:sz="0" w:space="0" w:color="auto"/>
            <w:left w:val="none" w:sz="0" w:space="0" w:color="auto"/>
            <w:bottom w:val="none" w:sz="0" w:space="0" w:color="auto"/>
            <w:right w:val="none" w:sz="0" w:space="0" w:color="auto"/>
          </w:divBdr>
        </w:div>
        <w:div w:id="1702432069">
          <w:marLeft w:val="640"/>
          <w:marRight w:val="0"/>
          <w:marTop w:val="0"/>
          <w:marBottom w:val="0"/>
          <w:divBdr>
            <w:top w:val="none" w:sz="0" w:space="0" w:color="auto"/>
            <w:left w:val="none" w:sz="0" w:space="0" w:color="auto"/>
            <w:bottom w:val="none" w:sz="0" w:space="0" w:color="auto"/>
            <w:right w:val="none" w:sz="0" w:space="0" w:color="auto"/>
          </w:divBdr>
        </w:div>
        <w:div w:id="415397316">
          <w:marLeft w:val="640"/>
          <w:marRight w:val="0"/>
          <w:marTop w:val="0"/>
          <w:marBottom w:val="0"/>
          <w:divBdr>
            <w:top w:val="none" w:sz="0" w:space="0" w:color="auto"/>
            <w:left w:val="none" w:sz="0" w:space="0" w:color="auto"/>
            <w:bottom w:val="none" w:sz="0" w:space="0" w:color="auto"/>
            <w:right w:val="none" w:sz="0" w:space="0" w:color="auto"/>
          </w:divBdr>
        </w:div>
        <w:div w:id="120005682">
          <w:marLeft w:val="640"/>
          <w:marRight w:val="0"/>
          <w:marTop w:val="0"/>
          <w:marBottom w:val="0"/>
          <w:divBdr>
            <w:top w:val="none" w:sz="0" w:space="0" w:color="auto"/>
            <w:left w:val="none" w:sz="0" w:space="0" w:color="auto"/>
            <w:bottom w:val="none" w:sz="0" w:space="0" w:color="auto"/>
            <w:right w:val="none" w:sz="0" w:space="0" w:color="auto"/>
          </w:divBdr>
        </w:div>
        <w:div w:id="451483332">
          <w:marLeft w:val="640"/>
          <w:marRight w:val="0"/>
          <w:marTop w:val="0"/>
          <w:marBottom w:val="0"/>
          <w:divBdr>
            <w:top w:val="none" w:sz="0" w:space="0" w:color="auto"/>
            <w:left w:val="none" w:sz="0" w:space="0" w:color="auto"/>
            <w:bottom w:val="none" w:sz="0" w:space="0" w:color="auto"/>
            <w:right w:val="none" w:sz="0" w:space="0" w:color="auto"/>
          </w:divBdr>
        </w:div>
        <w:div w:id="1601795617">
          <w:marLeft w:val="640"/>
          <w:marRight w:val="0"/>
          <w:marTop w:val="0"/>
          <w:marBottom w:val="0"/>
          <w:divBdr>
            <w:top w:val="none" w:sz="0" w:space="0" w:color="auto"/>
            <w:left w:val="none" w:sz="0" w:space="0" w:color="auto"/>
            <w:bottom w:val="none" w:sz="0" w:space="0" w:color="auto"/>
            <w:right w:val="none" w:sz="0" w:space="0" w:color="auto"/>
          </w:divBdr>
        </w:div>
        <w:div w:id="142045238">
          <w:marLeft w:val="640"/>
          <w:marRight w:val="0"/>
          <w:marTop w:val="0"/>
          <w:marBottom w:val="0"/>
          <w:divBdr>
            <w:top w:val="none" w:sz="0" w:space="0" w:color="auto"/>
            <w:left w:val="none" w:sz="0" w:space="0" w:color="auto"/>
            <w:bottom w:val="none" w:sz="0" w:space="0" w:color="auto"/>
            <w:right w:val="none" w:sz="0" w:space="0" w:color="auto"/>
          </w:divBdr>
        </w:div>
        <w:div w:id="1809202140">
          <w:marLeft w:val="640"/>
          <w:marRight w:val="0"/>
          <w:marTop w:val="0"/>
          <w:marBottom w:val="0"/>
          <w:divBdr>
            <w:top w:val="none" w:sz="0" w:space="0" w:color="auto"/>
            <w:left w:val="none" w:sz="0" w:space="0" w:color="auto"/>
            <w:bottom w:val="none" w:sz="0" w:space="0" w:color="auto"/>
            <w:right w:val="none" w:sz="0" w:space="0" w:color="auto"/>
          </w:divBdr>
        </w:div>
        <w:div w:id="1964849759">
          <w:marLeft w:val="640"/>
          <w:marRight w:val="0"/>
          <w:marTop w:val="0"/>
          <w:marBottom w:val="0"/>
          <w:divBdr>
            <w:top w:val="none" w:sz="0" w:space="0" w:color="auto"/>
            <w:left w:val="none" w:sz="0" w:space="0" w:color="auto"/>
            <w:bottom w:val="none" w:sz="0" w:space="0" w:color="auto"/>
            <w:right w:val="none" w:sz="0" w:space="0" w:color="auto"/>
          </w:divBdr>
        </w:div>
        <w:div w:id="1738698790">
          <w:marLeft w:val="640"/>
          <w:marRight w:val="0"/>
          <w:marTop w:val="0"/>
          <w:marBottom w:val="0"/>
          <w:divBdr>
            <w:top w:val="none" w:sz="0" w:space="0" w:color="auto"/>
            <w:left w:val="none" w:sz="0" w:space="0" w:color="auto"/>
            <w:bottom w:val="none" w:sz="0" w:space="0" w:color="auto"/>
            <w:right w:val="none" w:sz="0" w:space="0" w:color="auto"/>
          </w:divBdr>
        </w:div>
        <w:div w:id="377627826">
          <w:marLeft w:val="640"/>
          <w:marRight w:val="0"/>
          <w:marTop w:val="0"/>
          <w:marBottom w:val="0"/>
          <w:divBdr>
            <w:top w:val="none" w:sz="0" w:space="0" w:color="auto"/>
            <w:left w:val="none" w:sz="0" w:space="0" w:color="auto"/>
            <w:bottom w:val="none" w:sz="0" w:space="0" w:color="auto"/>
            <w:right w:val="none" w:sz="0" w:space="0" w:color="auto"/>
          </w:divBdr>
        </w:div>
      </w:divsChild>
    </w:div>
    <w:div w:id="1586189054">
      <w:bodyDiv w:val="1"/>
      <w:marLeft w:val="0"/>
      <w:marRight w:val="0"/>
      <w:marTop w:val="0"/>
      <w:marBottom w:val="0"/>
      <w:divBdr>
        <w:top w:val="none" w:sz="0" w:space="0" w:color="auto"/>
        <w:left w:val="none" w:sz="0" w:space="0" w:color="auto"/>
        <w:bottom w:val="none" w:sz="0" w:space="0" w:color="auto"/>
        <w:right w:val="none" w:sz="0" w:space="0" w:color="auto"/>
      </w:divBdr>
    </w:div>
    <w:div w:id="1589000250">
      <w:bodyDiv w:val="1"/>
      <w:marLeft w:val="0"/>
      <w:marRight w:val="0"/>
      <w:marTop w:val="0"/>
      <w:marBottom w:val="0"/>
      <w:divBdr>
        <w:top w:val="none" w:sz="0" w:space="0" w:color="auto"/>
        <w:left w:val="none" w:sz="0" w:space="0" w:color="auto"/>
        <w:bottom w:val="none" w:sz="0" w:space="0" w:color="auto"/>
        <w:right w:val="none" w:sz="0" w:space="0" w:color="auto"/>
      </w:divBdr>
      <w:divsChild>
        <w:div w:id="145362372">
          <w:marLeft w:val="640"/>
          <w:marRight w:val="0"/>
          <w:marTop w:val="0"/>
          <w:marBottom w:val="0"/>
          <w:divBdr>
            <w:top w:val="none" w:sz="0" w:space="0" w:color="auto"/>
            <w:left w:val="none" w:sz="0" w:space="0" w:color="auto"/>
            <w:bottom w:val="none" w:sz="0" w:space="0" w:color="auto"/>
            <w:right w:val="none" w:sz="0" w:space="0" w:color="auto"/>
          </w:divBdr>
        </w:div>
        <w:div w:id="851458406">
          <w:marLeft w:val="640"/>
          <w:marRight w:val="0"/>
          <w:marTop w:val="0"/>
          <w:marBottom w:val="0"/>
          <w:divBdr>
            <w:top w:val="none" w:sz="0" w:space="0" w:color="auto"/>
            <w:left w:val="none" w:sz="0" w:space="0" w:color="auto"/>
            <w:bottom w:val="none" w:sz="0" w:space="0" w:color="auto"/>
            <w:right w:val="none" w:sz="0" w:space="0" w:color="auto"/>
          </w:divBdr>
        </w:div>
        <w:div w:id="691371857">
          <w:marLeft w:val="640"/>
          <w:marRight w:val="0"/>
          <w:marTop w:val="0"/>
          <w:marBottom w:val="0"/>
          <w:divBdr>
            <w:top w:val="none" w:sz="0" w:space="0" w:color="auto"/>
            <w:left w:val="none" w:sz="0" w:space="0" w:color="auto"/>
            <w:bottom w:val="none" w:sz="0" w:space="0" w:color="auto"/>
            <w:right w:val="none" w:sz="0" w:space="0" w:color="auto"/>
          </w:divBdr>
        </w:div>
        <w:div w:id="1911886562">
          <w:marLeft w:val="640"/>
          <w:marRight w:val="0"/>
          <w:marTop w:val="0"/>
          <w:marBottom w:val="0"/>
          <w:divBdr>
            <w:top w:val="none" w:sz="0" w:space="0" w:color="auto"/>
            <w:left w:val="none" w:sz="0" w:space="0" w:color="auto"/>
            <w:bottom w:val="none" w:sz="0" w:space="0" w:color="auto"/>
            <w:right w:val="none" w:sz="0" w:space="0" w:color="auto"/>
          </w:divBdr>
        </w:div>
        <w:div w:id="89662962">
          <w:marLeft w:val="640"/>
          <w:marRight w:val="0"/>
          <w:marTop w:val="0"/>
          <w:marBottom w:val="0"/>
          <w:divBdr>
            <w:top w:val="none" w:sz="0" w:space="0" w:color="auto"/>
            <w:left w:val="none" w:sz="0" w:space="0" w:color="auto"/>
            <w:bottom w:val="none" w:sz="0" w:space="0" w:color="auto"/>
            <w:right w:val="none" w:sz="0" w:space="0" w:color="auto"/>
          </w:divBdr>
        </w:div>
        <w:div w:id="1105344364">
          <w:marLeft w:val="640"/>
          <w:marRight w:val="0"/>
          <w:marTop w:val="0"/>
          <w:marBottom w:val="0"/>
          <w:divBdr>
            <w:top w:val="none" w:sz="0" w:space="0" w:color="auto"/>
            <w:left w:val="none" w:sz="0" w:space="0" w:color="auto"/>
            <w:bottom w:val="none" w:sz="0" w:space="0" w:color="auto"/>
            <w:right w:val="none" w:sz="0" w:space="0" w:color="auto"/>
          </w:divBdr>
        </w:div>
        <w:div w:id="1052459779">
          <w:marLeft w:val="640"/>
          <w:marRight w:val="0"/>
          <w:marTop w:val="0"/>
          <w:marBottom w:val="0"/>
          <w:divBdr>
            <w:top w:val="none" w:sz="0" w:space="0" w:color="auto"/>
            <w:left w:val="none" w:sz="0" w:space="0" w:color="auto"/>
            <w:bottom w:val="none" w:sz="0" w:space="0" w:color="auto"/>
            <w:right w:val="none" w:sz="0" w:space="0" w:color="auto"/>
          </w:divBdr>
        </w:div>
        <w:div w:id="1582324731">
          <w:marLeft w:val="640"/>
          <w:marRight w:val="0"/>
          <w:marTop w:val="0"/>
          <w:marBottom w:val="0"/>
          <w:divBdr>
            <w:top w:val="none" w:sz="0" w:space="0" w:color="auto"/>
            <w:left w:val="none" w:sz="0" w:space="0" w:color="auto"/>
            <w:bottom w:val="none" w:sz="0" w:space="0" w:color="auto"/>
            <w:right w:val="none" w:sz="0" w:space="0" w:color="auto"/>
          </w:divBdr>
        </w:div>
        <w:div w:id="1393886271">
          <w:marLeft w:val="640"/>
          <w:marRight w:val="0"/>
          <w:marTop w:val="0"/>
          <w:marBottom w:val="0"/>
          <w:divBdr>
            <w:top w:val="none" w:sz="0" w:space="0" w:color="auto"/>
            <w:left w:val="none" w:sz="0" w:space="0" w:color="auto"/>
            <w:bottom w:val="none" w:sz="0" w:space="0" w:color="auto"/>
            <w:right w:val="none" w:sz="0" w:space="0" w:color="auto"/>
          </w:divBdr>
        </w:div>
      </w:divsChild>
    </w:div>
    <w:div w:id="1634948884">
      <w:bodyDiv w:val="1"/>
      <w:marLeft w:val="0"/>
      <w:marRight w:val="0"/>
      <w:marTop w:val="0"/>
      <w:marBottom w:val="0"/>
      <w:divBdr>
        <w:top w:val="none" w:sz="0" w:space="0" w:color="auto"/>
        <w:left w:val="none" w:sz="0" w:space="0" w:color="auto"/>
        <w:bottom w:val="none" w:sz="0" w:space="0" w:color="auto"/>
        <w:right w:val="none" w:sz="0" w:space="0" w:color="auto"/>
      </w:divBdr>
      <w:divsChild>
        <w:div w:id="35085021">
          <w:marLeft w:val="640"/>
          <w:marRight w:val="0"/>
          <w:marTop w:val="0"/>
          <w:marBottom w:val="0"/>
          <w:divBdr>
            <w:top w:val="none" w:sz="0" w:space="0" w:color="auto"/>
            <w:left w:val="none" w:sz="0" w:space="0" w:color="auto"/>
            <w:bottom w:val="none" w:sz="0" w:space="0" w:color="auto"/>
            <w:right w:val="none" w:sz="0" w:space="0" w:color="auto"/>
          </w:divBdr>
        </w:div>
        <w:div w:id="1967855346">
          <w:marLeft w:val="640"/>
          <w:marRight w:val="0"/>
          <w:marTop w:val="0"/>
          <w:marBottom w:val="0"/>
          <w:divBdr>
            <w:top w:val="none" w:sz="0" w:space="0" w:color="auto"/>
            <w:left w:val="none" w:sz="0" w:space="0" w:color="auto"/>
            <w:bottom w:val="none" w:sz="0" w:space="0" w:color="auto"/>
            <w:right w:val="none" w:sz="0" w:space="0" w:color="auto"/>
          </w:divBdr>
        </w:div>
      </w:divsChild>
    </w:div>
    <w:div w:id="1655723076">
      <w:bodyDiv w:val="1"/>
      <w:marLeft w:val="0"/>
      <w:marRight w:val="0"/>
      <w:marTop w:val="0"/>
      <w:marBottom w:val="0"/>
      <w:divBdr>
        <w:top w:val="none" w:sz="0" w:space="0" w:color="auto"/>
        <w:left w:val="none" w:sz="0" w:space="0" w:color="auto"/>
        <w:bottom w:val="none" w:sz="0" w:space="0" w:color="auto"/>
        <w:right w:val="none" w:sz="0" w:space="0" w:color="auto"/>
      </w:divBdr>
      <w:divsChild>
        <w:div w:id="1838571559">
          <w:marLeft w:val="640"/>
          <w:marRight w:val="0"/>
          <w:marTop w:val="0"/>
          <w:marBottom w:val="0"/>
          <w:divBdr>
            <w:top w:val="none" w:sz="0" w:space="0" w:color="auto"/>
            <w:left w:val="none" w:sz="0" w:space="0" w:color="auto"/>
            <w:bottom w:val="none" w:sz="0" w:space="0" w:color="auto"/>
            <w:right w:val="none" w:sz="0" w:space="0" w:color="auto"/>
          </w:divBdr>
        </w:div>
        <w:div w:id="1823422959">
          <w:marLeft w:val="640"/>
          <w:marRight w:val="0"/>
          <w:marTop w:val="0"/>
          <w:marBottom w:val="0"/>
          <w:divBdr>
            <w:top w:val="none" w:sz="0" w:space="0" w:color="auto"/>
            <w:left w:val="none" w:sz="0" w:space="0" w:color="auto"/>
            <w:bottom w:val="none" w:sz="0" w:space="0" w:color="auto"/>
            <w:right w:val="none" w:sz="0" w:space="0" w:color="auto"/>
          </w:divBdr>
        </w:div>
        <w:div w:id="706563930">
          <w:marLeft w:val="640"/>
          <w:marRight w:val="0"/>
          <w:marTop w:val="0"/>
          <w:marBottom w:val="0"/>
          <w:divBdr>
            <w:top w:val="none" w:sz="0" w:space="0" w:color="auto"/>
            <w:left w:val="none" w:sz="0" w:space="0" w:color="auto"/>
            <w:bottom w:val="none" w:sz="0" w:space="0" w:color="auto"/>
            <w:right w:val="none" w:sz="0" w:space="0" w:color="auto"/>
          </w:divBdr>
        </w:div>
        <w:div w:id="1559508121">
          <w:marLeft w:val="640"/>
          <w:marRight w:val="0"/>
          <w:marTop w:val="0"/>
          <w:marBottom w:val="0"/>
          <w:divBdr>
            <w:top w:val="none" w:sz="0" w:space="0" w:color="auto"/>
            <w:left w:val="none" w:sz="0" w:space="0" w:color="auto"/>
            <w:bottom w:val="none" w:sz="0" w:space="0" w:color="auto"/>
            <w:right w:val="none" w:sz="0" w:space="0" w:color="auto"/>
          </w:divBdr>
        </w:div>
        <w:div w:id="1950042012">
          <w:marLeft w:val="640"/>
          <w:marRight w:val="0"/>
          <w:marTop w:val="0"/>
          <w:marBottom w:val="0"/>
          <w:divBdr>
            <w:top w:val="none" w:sz="0" w:space="0" w:color="auto"/>
            <w:left w:val="none" w:sz="0" w:space="0" w:color="auto"/>
            <w:bottom w:val="none" w:sz="0" w:space="0" w:color="auto"/>
            <w:right w:val="none" w:sz="0" w:space="0" w:color="auto"/>
          </w:divBdr>
        </w:div>
        <w:div w:id="1084687368">
          <w:marLeft w:val="640"/>
          <w:marRight w:val="0"/>
          <w:marTop w:val="0"/>
          <w:marBottom w:val="0"/>
          <w:divBdr>
            <w:top w:val="none" w:sz="0" w:space="0" w:color="auto"/>
            <w:left w:val="none" w:sz="0" w:space="0" w:color="auto"/>
            <w:bottom w:val="none" w:sz="0" w:space="0" w:color="auto"/>
            <w:right w:val="none" w:sz="0" w:space="0" w:color="auto"/>
          </w:divBdr>
        </w:div>
        <w:div w:id="634137612">
          <w:marLeft w:val="640"/>
          <w:marRight w:val="0"/>
          <w:marTop w:val="0"/>
          <w:marBottom w:val="0"/>
          <w:divBdr>
            <w:top w:val="none" w:sz="0" w:space="0" w:color="auto"/>
            <w:left w:val="none" w:sz="0" w:space="0" w:color="auto"/>
            <w:bottom w:val="none" w:sz="0" w:space="0" w:color="auto"/>
            <w:right w:val="none" w:sz="0" w:space="0" w:color="auto"/>
          </w:divBdr>
        </w:div>
        <w:div w:id="1306352225">
          <w:marLeft w:val="640"/>
          <w:marRight w:val="0"/>
          <w:marTop w:val="0"/>
          <w:marBottom w:val="0"/>
          <w:divBdr>
            <w:top w:val="none" w:sz="0" w:space="0" w:color="auto"/>
            <w:left w:val="none" w:sz="0" w:space="0" w:color="auto"/>
            <w:bottom w:val="none" w:sz="0" w:space="0" w:color="auto"/>
            <w:right w:val="none" w:sz="0" w:space="0" w:color="auto"/>
          </w:divBdr>
        </w:div>
        <w:div w:id="1384283207">
          <w:marLeft w:val="640"/>
          <w:marRight w:val="0"/>
          <w:marTop w:val="0"/>
          <w:marBottom w:val="0"/>
          <w:divBdr>
            <w:top w:val="none" w:sz="0" w:space="0" w:color="auto"/>
            <w:left w:val="none" w:sz="0" w:space="0" w:color="auto"/>
            <w:bottom w:val="none" w:sz="0" w:space="0" w:color="auto"/>
            <w:right w:val="none" w:sz="0" w:space="0" w:color="auto"/>
          </w:divBdr>
        </w:div>
        <w:div w:id="1491555403">
          <w:marLeft w:val="640"/>
          <w:marRight w:val="0"/>
          <w:marTop w:val="0"/>
          <w:marBottom w:val="0"/>
          <w:divBdr>
            <w:top w:val="none" w:sz="0" w:space="0" w:color="auto"/>
            <w:left w:val="none" w:sz="0" w:space="0" w:color="auto"/>
            <w:bottom w:val="none" w:sz="0" w:space="0" w:color="auto"/>
            <w:right w:val="none" w:sz="0" w:space="0" w:color="auto"/>
          </w:divBdr>
        </w:div>
      </w:divsChild>
    </w:div>
    <w:div w:id="1693067038">
      <w:bodyDiv w:val="1"/>
      <w:marLeft w:val="0"/>
      <w:marRight w:val="0"/>
      <w:marTop w:val="0"/>
      <w:marBottom w:val="0"/>
      <w:divBdr>
        <w:top w:val="none" w:sz="0" w:space="0" w:color="auto"/>
        <w:left w:val="none" w:sz="0" w:space="0" w:color="auto"/>
        <w:bottom w:val="none" w:sz="0" w:space="0" w:color="auto"/>
        <w:right w:val="none" w:sz="0" w:space="0" w:color="auto"/>
      </w:divBdr>
      <w:divsChild>
        <w:div w:id="937906975">
          <w:marLeft w:val="640"/>
          <w:marRight w:val="0"/>
          <w:marTop w:val="0"/>
          <w:marBottom w:val="0"/>
          <w:divBdr>
            <w:top w:val="none" w:sz="0" w:space="0" w:color="auto"/>
            <w:left w:val="none" w:sz="0" w:space="0" w:color="auto"/>
            <w:bottom w:val="none" w:sz="0" w:space="0" w:color="auto"/>
            <w:right w:val="none" w:sz="0" w:space="0" w:color="auto"/>
          </w:divBdr>
        </w:div>
        <w:div w:id="1853377060">
          <w:marLeft w:val="640"/>
          <w:marRight w:val="0"/>
          <w:marTop w:val="0"/>
          <w:marBottom w:val="0"/>
          <w:divBdr>
            <w:top w:val="none" w:sz="0" w:space="0" w:color="auto"/>
            <w:left w:val="none" w:sz="0" w:space="0" w:color="auto"/>
            <w:bottom w:val="none" w:sz="0" w:space="0" w:color="auto"/>
            <w:right w:val="none" w:sz="0" w:space="0" w:color="auto"/>
          </w:divBdr>
        </w:div>
      </w:divsChild>
    </w:div>
    <w:div w:id="1740202777">
      <w:bodyDiv w:val="1"/>
      <w:marLeft w:val="0"/>
      <w:marRight w:val="0"/>
      <w:marTop w:val="0"/>
      <w:marBottom w:val="0"/>
      <w:divBdr>
        <w:top w:val="none" w:sz="0" w:space="0" w:color="auto"/>
        <w:left w:val="none" w:sz="0" w:space="0" w:color="auto"/>
        <w:bottom w:val="none" w:sz="0" w:space="0" w:color="auto"/>
        <w:right w:val="none" w:sz="0" w:space="0" w:color="auto"/>
      </w:divBdr>
      <w:divsChild>
        <w:div w:id="1206992409">
          <w:marLeft w:val="640"/>
          <w:marRight w:val="0"/>
          <w:marTop w:val="0"/>
          <w:marBottom w:val="0"/>
          <w:divBdr>
            <w:top w:val="none" w:sz="0" w:space="0" w:color="auto"/>
            <w:left w:val="none" w:sz="0" w:space="0" w:color="auto"/>
            <w:bottom w:val="none" w:sz="0" w:space="0" w:color="auto"/>
            <w:right w:val="none" w:sz="0" w:space="0" w:color="auto"/>
          </w:divBdr>
        </w:div>
        <w:div w:id="1672949831">
          <w:marLeft w:val="640"/>
          <w:marRight w:val="0"/>
          <w:marTop w:val="0"/>
          <w:marBottom w:val="0"/>
          <w:divBdr>
            <w:top w:val="none" w:sz="0" w:space="0" w:color="auto"/>
            <w:left w:val="none" w:sz="0" w:space="0" w:color="auto"/>
            <w:bottom w:val="none" w:sz="0" w:space="0" w:color="auto"/>
            <w:right w:val="none" w:sz="0" w:space="0" w:color="auto"/>
          </w:divBdr>
        </w:div>
        <w:div w:id="391464430">
          <w:marLeft w:val="640"/>
          <w:marRight w:val="0"/>
          <w:marTop w:val="0"/>
          <w:marBottom w:val="0"/>
          <w:divBdr>
            <w:top w:val="none" w:sz="0" w:space="0" w:color="auto"/>
            <w:left w:val="none" w:sz="0" w:space="0" w:color="auto"/>
            <w:bottom w:val="none" w:sz="0" w:space="0" w:color="auto"/>
            <w:right w:val="none" w:sz="0" w:space="0" w:color="auto"/>
          </w:divBdr>
        </w:div>
        <w:div w:id="1466703135">
          <w:marLeft w:val="640"/>
          <w:marRight w:val="0"/>
          <w:marTop w:val="0"/>
          <w:marBottom w:val="0"/>
          <w:divBdr>
            <w:top w:val="none" w:sz="0" w:space="0" w:color="auto"/>
            <w:left w:val="none" w:sz="0" w:space="0" w:color="auto"/>
            <w:bottom w:val="none" w:sz="0" w:space="0" w:color="auto"/>
            <w:right w:val="none" w:sz="0" w:space="0" w:color="auto"/>
          </w:divBdr>
        </w:div>
        <w:div w:id="1354721335">
          <w:marLeft w:val="640"/>
          <w:marRight w:val="0"/>
          <w:marTop w:val="0"/>
          <w:marBottom w:val="0"/>
          <w:divBdr>
            <w:top w:val="none" w:sz="0" w:space="0" w:color="auto"/>
            <w:left w:val="none" w:sz="0" w:space="0" w:color="auto"/>
            <w:bottom w:val="none" w:sz="0" w:space="0" w:color="auto"/>
            <w:right w:val="none" w:sz="0" w:space="0" w:color="auto"/>
          </w:divBdr>
        </w:div>
        <w:div w:id="1007246719">
          <w:marLeft w:val="640"/>
          <w:marRight w:val="0"/>
          <w:marTop w:val="0"/>
          <w:marBottom w:val="0"/>
          <w:divBdr>
            <w:top w:val="none" w:sz="0" w:space="0" w:color="auto"/>
            <w:left w:val="none" w:sz="0" w:space="0" w:color="auto"/>
            <w:bottom w:val="none" w:sz="0" w:space="0" w:color="auto"/>
            <w:right w:val="none" w:sz="0" w:space="0" w:color="auto"/>
          </w:divBdr>
        </w:div>
        <w:div w:id="1972437296">
          <w:marLeft w:val="640"/>
          <w:marRight w:val="0"/>
          <w:marTop w:val="0"/>
          <w:marBottom w:val="0"/>
          <w:divBdr>
            <w:top w:val="none" w:sz="0" w:space="0" w:color="auto"/>
            <w:left w:val="none" w:sz="0" w:space="0" w:color="auto"/>
            <w:bottom w:val="none" w:sz="0" w:space="0" w:color="auto"/>
            <w:right w:val="none" w:sz="0" w:space="0" w:color="auto"/>
          </w:divBdr>
        </w:div>
        <w:div w:id="109014454">
          <w:marLeft w:val="640"/>
          <w:marRight w:val="0"/>
          <w:marTop w:val="0"/>
          <w:marBottom w:val="0"/>
          <w:divBdr>
            <w:top w:val="none" w:sz="0" w:space="0" w:color="auto"/>
            <w:left w:val="none" w:sz="0" w:space="0" w:color="auto"/>
            <w:bottom w:val="none" w:sz="0" w:space="0" w:color="auto"/>
            <w:right w:val="none" w:sz="0" w:space="0" w:color="auto"/>
          </w:divBdr>
        </w:div>
        <w:div w:id="414132012">
          <w:marLeft w:val="640"/>
          <w:marRight w:val="0"/>
          <w:marTop w:val="0"/>
          <w:marBottom w:val="0"/>
          <w:divBdr>
            <w:top w:val="none" w:sz="0" w:space="0" w:color="auto"/>
            <w:left w:val="none" w:sz="0" w:space="0" w:color="auto"/>
            <w:bottom w:val="none" w:sz="0" w:space="0" w:color="auto"/>
            <w:right w:val="none" w:sz="0" w:space="0" w:color="auto"/>
          </w:divBdr>
        </w:div>
        <w:div w:id="1465780123">
          <w:marLeft w:val="640"/>
          <w:marRight w:val="0"/>
          <w:marTop w:val="0"/>
          <w:marBottom w:val="0"/>
          <w:divBdr>
            <w:top w:val="none" w:sz="0" w:space="0" w:color="auto"/>
            <w:left w:val="none" w:sz="0" w:space="0" w:color="auto"/>
            <w:bottom w:val="none" w:sz="0" w:space="0" w:color="auto"/>
            <w:right w:val="none" w:sz="0" w:space="0" w:color="auto"/>
          </w:divBdr>
        </w:div>
        <w:div w:id="1191336881">
          <w:marLeft w:val="640"/>
          <w:marRight w:val="0"/>
          <w:marTop w:val="0"/>
          <w:marBottom w:val="0"/>
          <w:divBdr>
            <w:top w:val="none" w:sz="0" w:space="0" w:color="auto"/>
            <w:left w:val="none" w:sz="0" w:space="0" w:color="auto"/>
            <w:bottom w:val="none" w:sz="0" w:space="0" w:color="auto"/>
            <w:right w:val="none" w:sz="0" w:space="0" w:color="auto"/>
          </w:divBdr>
        </w:div>
        <w:div w:id="1040742231">
          <w:marLeft w:val="640"/>
          <w:marRight w:val="0"/>
          <w:marTop w:val="0"/>
          <w:marBottom w:val="0"/>
          <w:divBdr>
            <w:top w:val="none" w:sz="0" w:space="0" w:color="auto"/>
            <w:left w:val="none" w:sz="0" w:space="0" w:color="auto"/>
            <w:bottom w:val="none" w:sz="0" w:space="0" w:color="auto"/>
            <w:right w:val="none" w:sz="0" w:space="0" w:color="auto"/>
          </w:divBdr>
        </w:div>
      </w:divsChild>
    </w:div>
    <w:div w:id="1747724427">
      <w:bodyDiv w:val="1"/>
      <w:marLeft w:val="0"/>
      <w:marRight w:val="0"/>
      <w:marTop w:val="0"/>
      <w:marBottom w:val="0"/>
      <w:divBdr>
        <w:top w:val="none" w:sz="0" w:space="0" w:color="auto"/>
        <w:left w:val="none" w:sz="0" w:space="0" w:color="auto"/>
        <w:bottom w:val="none" w:sz="0" w:space="0" w:color="auto"/>
        <w:right w:val="none" w:sz="0" w:space="0" w:color="auto"/>
      </w:divBdr>
      <w:divsChild>
        <w:div w:id="1596748072">
          <w:marLeft w:val="640"/>
          <w:marRight w:val="0"/>
          <w:marTop w:val="0"/>
          <w:marBottom w:val="0"/>
          <w:divBdr>
            <w:top w:val="none" w:sz="0" w:space="0" w:color="auto"/>
            <w:left w:val="none" w:sz="0" w:space="0" w:color="auto"/>
            <w:bottom w:val="none" w:sz="0" w:space="0" w:color="auto"/>
            <w:right w:val="none" w:sz="0" w:space="0" w:color="auto"/>
          </w:divBdr>
        </w:div>
        <w:div w:id="643775226">
          <w:marLeft w:val="640"/>
          <w:marRight w:val="0"/>
          <w:marTop w:val="0"/>
          <w:marBottom w:val="0"/>
          <w:divBdr>
            <w:top w:val="none" w:sz="0" w:space="0" w:color="auto"/>
            <w:left w:val="none" w:sz="0" w:space="0" w:color="auto"/>
            <w:bottom w:val="none" w:sz="0" w:space="0" w:color="auto"/>
            <w:right w:val="none" w:sz="0" w:space="0" w:color="auto"/>
          </w:divBdr>
        </w:div>
        <w:div w:id="507521517">
          <w:marLeft w:val="640"/>
          <w:marRight w:val="0"/>
          <w:marTop w:val="0"/>
          <w:marBottom w:val="0"/>
          <w:divBdr>
            <w:top w:val="none" w:sz="0" w:space="0" w:color="auto"/>
            <w:left w:val="none" w:sz="0" w:space="0" w:color="auto"/>
            <w:bottom w:val="none" w:sz="0" w:space="0" w:color="auto"/>
            <w:right w:val="none" w:sz="0" w:space="0" w:color="auto"/>
          </w:divBdr>
        </w:div>
        <w:div w:id="1993176451">
          <w:marLeft w:val="640"/>
          <w:marRight w:val="0"/>
          <w:marTop w:val="0"/>
          <w:marBottom w:val="0"/>
          <w:divBdr>
            <w:top w:val="none" w:sz="0" w:space="0" w:color="auto"/>
            <w:left w:val="none" w:sz="0" w:space="0" w:color="auto"/>
            <w:bottom w:val="none" w:sz="0" w:space="0" w:color="auto"/>
            <w:right w:val="none" w:sz="0" w:space="0" w:color="auto"/>
          </w:divBdr>
        </w:div>
        <w:div w:id="1133870023">
          <w:marLeft w:val="640"/>
          <w:marRight w:val="0"/>
          <w:marTop w:val="0"/>
          <w:marBottom w:val="0"/>
          <w:divBdr>
            <w:top w:val="none" w:sz="0" w:space="0" w:color="auto"/>
            <w:left w:val="none" w:sz="0" w:space="0" w:color="auto"/>
            <w:bottom w:val="none" w:sz="0" w:space="0" w:color="auto"/>
            <w:right w:val="none" w:sz="0" w:space="0" w:color="auto"/>
          </w:divBdr>
        </w:div>
        <w:div w:id="773398712">
          <w:marLeft w:val="640"/>
          <w:marRight w:val="0"/>
          <w:marTop w:val="0"/>
          <w:marBottom w:val="0"/>
          <w:divBdr>
            <w:top w:val="none" w:sz="0" w:space="0" w:color="auto"/>
            <w:left w:val="none" w:sz="0" w:space="0" w:color="auto"/>
            <w:bottom w:val="none" w:sz="0" w:space="0" w:color="auto"/>
            <w:right w:val="none" w:sz="0" w:space="0" w:color="auto"/>
          </w:divBdr>
        </w:div>
        <w:div w:id="1206136788">
          <w:marLeft w:val="640"/>
          <w:marRight w:val="0"/>
          <w:marTop w:val="0"/>
          <w:marBottom w:val="0"/>
          <w:divBdr>
            <w:top w:val="none" w:sz="0" w:space="0" w:color="auto"/>
            <w:left w:val="none" w:sz="0" w:space="0" w:color="auto"/>
            <w:bottom w:val="none" w:sz="0" w:space="0" w:color="auto"/>
            <w:right w:val="none" w:sz="0" w:space="0" w:color="auto"/>
          </w:divBdr>
        </w:div>
        <w:div w:id="2059279859">
          <w:marLeft w:val="640"/>
          <w:marRight w:val="0"/>
          <w:marTop w:val="0"/>
          <w:marBottom w:val="0"/>
          <w:divBdr>
            <w:top w:val="none" w:sz="0" w:space="0" w:color="auto"/>
            <w:left w:val="none" w:sz="0" w:space="0" w:color="auto"/>
            <w:bottom w:val="none" w:sz="0" w:space="0" w:color="auto"/>
            <w:right w:val="none" w:sz="0" w:space="0" w:color="auto"/>
          </w:divBdr>
        </w:div>
        <w:div w:id="1997369351">
          <w:marLeft w:val="640"/>
          <w:marRight w:val="0"/>
          <w:marTop w:val="0"/>
          <w:marBottom w:val="0"/>
          <w:divBdr>
            <w:top w:val="none" w:sz="0" w:space="0" w:color="auto"/>
            <w:left w:val="none" w:sz="0" w:space="0" w:color="auto"/>
            <w:bottom w:val="none" w:sz="0" w:space="0" w:color="auto"/>
            <w:right w:val="none" w:sz="0" w:space="0" w:color="auto"/>
          </w:divBdr>
        </w:div>
        <w:div w:id="1825315174">
          <w:marLeft w:val="640"/>
          <w:marRight w:val="0"/>
          <w:marTop w:val="0"/>
          <w:marBottom w:val="0"/>
          <w:divBdr>
            <w:top w:val="none" w:sz="0" w:space="0" w:color="auto"/>
            <w:left w:val="none" w:sz="0" w:space="0" w:color="auto"/>
            <w:bottom w:val="none" w:sz="0" w:space="0" w:color="auto"/>
            <w:right w:val="none" w:sz="0" w:space="0" w:color="auto"/>
          </w:divBdr>
        </w:div>
        <w:div w:id="1864631014">
          <w:marLeft w:val="640"/>
          <w:marRight w:val="0"/>
          <w:marTop w:val="0"/>
          <w:marBottom w:val="0"/>
          <w:divBdr>
            <w:top w:val="none" w:sz="0" w:space="0" w:color="auto"/>
            <w:left w:val="none" w:sz="0" w:space="0" w:color="auto"/>
            <w:bottom w:val="none" w:sz="0" w:space="0" w:color="auto"/>
            <w:right w:val="none" w:sz="0" w:space="0" w:color="auto"/>
          </w:divBdr>
        </w:div>
        <w:div w:id="949123140">
          <w:marLeft w:val="640"/>
          <w:marRight w:val="0"/>
          <w:marTop w:val="0"/>
          <w:marBottom w:val="0"/>
          <w:divBdr>
            <w:top w:val="none" w:sz="0" w:space="0" w:color="auto"/>
            <w:left w:val="none" w:sz="0" w:space="0" w:color="auto"/>
            <w:bottom w:val="none" w:sz="0" w:space="0" w:color="auto"/>
            <w:right w:val="none" w:sz="0" w:space="0" w:color="auto"/>
          </w:divBdr>
        </w:div>
      </w:divsChild>
    </w:div>
    <w:div w:id="1769084958">
      <w:bodyDiv w:val="1"/>
      <w:marLeft w:val="0"/>
      <w:marRight w:val="0"/>
      <w:marTop w:val="0"/>
      <w:marBottom w:val="0"/>
      <w:divBdr>
        <w:top w:val="none" w:sz="0" w:space="0" w:color="auto"/>
        <w:left w:val="none" w:sz="0" w:space="0" w:color="auto"/>
        <w:bottom w:val="none" w:sz="0" w:space="0" w:color="auto"/>
        <w:right w:val="none" w:sz="0" w:space="0" w:color="auto"/>
      </w:divBdr>
      <w:divsChild>
        <w:div w:id="1196042273">
          <w:marLeft w:val="640"/>
          <w:marRight w:val="0"/>
          <w:marTop w:val="0"/>
          <w:marBottom w:val="0"/>
          <w:divBdr>
            <w:top w:val="none" w:sz="0" w:space="0" w:color="auto"/>
            <w:left w:val="none" w:sz="0" w:space="0" w:color="auto"/>
            <w:bottom w:val="none" w:sz="0" w:space="0" w:color="auto"/>
            <w:right w:val="none" w:sz="0" w:space="0" w:color="auto"/>
          </w:divBdr>
        </w:div>
        <w:div w:id="432089442">
          <w:marLeft w:val="640"/>
          <w:marRight w:val="0"/>
          <w:marTop w:val="0"/>
          <w:marBottom w:val="0"/>
          <w:divBdr>
            <w:top w:val="none" w:sz="0" w:space="0" w:color="auto"/>
            <w:left w:val="none" w:sz="0" w:space="0" w:color="auto"/>
            <w:bottom w:val="none" w:sz="0" w:space="0" w:color="auto"/>
            <w:right w:val="none" w:sz="0" w:space="0" w:color="auto"/>
          </w:divBdr>
        </w:div>
        <w:div w:id="391970870">
          <w:marLeft w:val="640"/>
          <w:marRight w:val="0"/>
          <w:marTop w:val="0"/>
          <w:marBottom w:val="0"/>
          <w:divBdr>
            <w:top w:val="none" w:sz="0" w:space="0" w:color="auto"/>
            <w:left w:val="none" w:sz="0" w:space="0" w:color="auto"/>
            <w:bottom w:val="none" w:sz="0" w:space="0" w:color="auto"/>
            <w:right w:val="none" w:sz="0" w:space="0" w:color="auto"/>
          </w:divBdr>
        </w:div>
        <w:div w:id="232356211">
          <w:marLeft w:val="640"/>
          <w:marRight w:val="0"/>
          <w:marTop w:val="0"/>
          <w:marBottom w:val="0"/>
          <w:divBdr>
            <w:top w:val="none" w:sz="0" w:space="0" w:color="auto"/>
            <w:left w:val="none" w:sz="0" w:space="0" w:color="auto"/>
            <w:bottom w:val="none" w:sz="0" w:space="0" w:color="auto"/>
            <w:right w:val="none" w:sz="0" w:space="0" w:color="auto"/>
          </w:divBdr>
        </w:div>
        <w:div w:id="1596789525">
          <w:marLeft w:val="640"/>
          <w:marRight w:val="0"/>
          <w:marTop w:val="0"/>
          <w:marBottom w:val="0"/>
          <w:divBdr>
            <w:top w:val="none" w:sz="0" w:space="0" w:color="auto"/>
            <w:left w:val="none" w:sz="0" w:space="0" w:color="auto"/>
            <w:bottom w:val="none" w:sz="0" w:space="0" w:color="auto"/>
            <w:right w:val="none" w:sz="0" w:space="0" w:color="auto"/>
          </w:divBdr>
        </w:div>
        <w:div w:id="314578136">
          <w:marLeft w:val="640"/>
          <w:marRight w:val="0"/>
          <w:marTop w:val="0"/>
          <w:marBottom w:val="0"/>
          <w:divBdr>
            <w:top w:val="none" w:sz="0" w:space="0" w:color="auto"/>
            <w:left w:val="none" w:sz="0" w:space="0" w:color="auto"/>
            <w:bottom w:val="none" w:sz="0" w:space="0" w:color="auto"/>
            <w:right w:val="none" w:sz="0" w:space="0" w:color="auto"/>
          </w:divBdr>
        </w:div>
        <w:div w:id="1018702407">
          <w:marLeft w:val="640"/>
          <w:marRight w:val="0"/>
          <w:marTop w:val="0"/>
          <w:marBottom w:val="0"/>
          <w:divBdr>
            <w:top w:val="none" w:sz="0" w:space="0" w:color="auto"/>
            <w:left w:val="none" w:sz="0" w:space="0" w:color="auto"/>
            <w:bottom w:val="none" w:sz="0" w:space="0" w:color="auto"/>
            <w:right w:val="none" w:sz="0" w:space="0" w:color="auto"/>
          </w:divBdr>
        </w:div>
      </w:divsChild>
    </w:div>
    <w:div w:id="1793554530">
      <w:bodyDiv w:val="1"/>
      <w:marLeft w:val="0"/>
      <w:marRight w:val="0"/>
      <w:marTop w:val="0"/>
      <w:marBottom w:val="0"/>
      <w:divBdr>
        <w:top w:val="none" w:sz="0" w:space="0" w:color="auto"/>
        <w:left w:val="none" w:sz="0" w:space="0" w:color="auto"/>
        <w:bottom w:val="none" w:sz="0" w:space="0" w:color="auto"/>
        <w:right w:val="none" w:sz="0" w:space="0" w:color="auto"/>
      </w:divBdr>
    </w:div>
    <w:div w:id="1807431098">
      <w:bodyDiv w:val="1"/>
      <w:marLeft w:val="0"/>
      <w:marRight w:val="0"/>
      <w:marTop w:val="0"/>
      <w:marBottom w:val="0"/>
      <w:divBdr>
        <w:top w:val="none" w:sz="0" w:space="0" w:color="auto"/>
        <w:left w:val="none" w:sz="0" w:space="0" w:color="auto"/>
        <w:bottom w:val="none" w:sz="0" w:space="0" w:color="auto"/>
        <w:right w:val="none" w:sz="0" w:space="0" w:color="auto"/>
      </w:divBdr>
      <w:divsChild>
        <w:div w:id="318121642">
          <w:marLeft w:val="640"/>
          <w:marRight w:val="0"/>
          <w:marTop w:val="0"/>
          <w:marBottom w:val="0"/>
          <w:divBdr>
            <w:top w:val="none" w:sz="0" w:space="0" w:color="auto"/>
            <w:left w:val="none" w:sz="0" w:space="0" w:color="auto"/>
            <w:bottom w:val="none" w:sz="0" w:space="0" w:color="auto"/>
            <w:right w:val="none" w:sz="0" w:space="0" w:color="auto"/>
          </w:divBdr>
        </w:div>
        <w:div w:id="1692687702">
          <w:marLeft w:val="640"/>
          <w:marRight w:val="0"/>
          <w:marTop w:val="0"/>
          <w:marBottom w:val="0"/>
          <w:divBdr>
            <w:top w:val="none" w:sz="0" w:space="0" w:color="auto"/>
            <w:left w:val="none" w:sz="0" w:space="0" w:color="auto"/>
            <w:bottom w:val="none" w:sz="0" w:space="0" w:color="auto"/>
            <w:right w:val="none" w:sz="0" w:space="0" w:color="auto"/>
          </w:divBdr>
        </w:div>
        <w:div w:id="1194418314">
          <w:marLeft w:val="640"/>
          <w:marRight w:val="0"/>
          <w:marTop w:val="0"/>
          <w:marBottom w:val="0"/>
          <w:divBdr>
            <w:top w:val="none" w:sz="0" w:space="0" w:color="auto"/>
            <w:left w:val="none" w:sz="0" w:space="0" w:color="auto"/>
            <w:bottom w:val="none" w:sz="0" w:space="0" w:color="auto"/>
            <w:right w:val="none" w:sz="0" w:space="0" w:color="auto"/>
          </w:divBdr>
        </w:div>
        <w:div w:id="725107246">
          <w:marLeft w:val="640"/>
          <w:marRight w:val="0"/>
          <w:marTop w:val="0"/>
          <w:marBottom w:val="0"/>
          <w:divBdr>
            <w:top w:val="none" w:sz="0" w:space="0" w:color="auto"/>
            <w:left w:val="none" w:sz="0" w:space="0" w:color="auto"/>
            <w:bottom w:val="none" w:sz="0" w:space="0" w:color="auto"/>
            <w:right w:val="none" w:sz="0" w:space="0" w:color="auto"/>
          </w:divBdr>
        </w:div>
      </w:divsChild>
    </w:div>
    <w:div w:id="1848015812">
      <w:bodyDiv w:val="1"/>
      <w:marLeft w:val="0"/>
      <w:marRight w:val="0"/>
      <w:marTop w:val="0"/>
      <w:marBottom w:val="0"/>
      <w:divBdr>
        <w:top w:val="none" w:sz="0" w:space="0" w:color="auto"/>
        <w:left w:val="none" w:sz="0" w:space="0" w:color="auto"/>
        <w:bottom w:val="none" w:sz="0" w:space="0" w:color="auto"/>
        <w:right w:val="none" w:sz="0" w:space="0" w:color="auto"/>
      </w:divBdr>
    </w:div>
    <w:div w:id="1848329717">
      <w:bodyDiv w:val="1"/>
      <w:marLeft w:val="0"/>
      <w:marRight w:val="0"/>
      <w:marTop w:val="0"/>
      <w:marBottom w:val="0"/>
      <w:divBdr>
        <w:top w:val="none" w:sz="0" w:space="0" w:color="auto"/>
        <w:left w:val="none" w:sz="0" w:space="0" w:color="auto"/>
        <w:bottom w:val="none" w:sz="0" w:space="0" w:color="auto"/>
        <w:right w:val="none" w:sz="0" w:space="0" w:color="auto"/>
      </w:divBdr>
      <w:divsChild>
        <w:div w:id="1217473953">
          <w:marLeft w:val="640"/>
          <w:marRight w:val="0"/>
          <w:marTop w:val="0"/>
          <w:marBottom w:val="0"/>
          <w:divBdr>
            <w:top w:val="none" w:sz="0" w:space="0" w:color="auto"/>
            <w:left w:val="none" w:sz="0" w:space="0" w:color="auto"/>
            <w:bottom w:val="none" w:sz="0" w:space="0" w:color="auto"/>
            <w:right w:val="none" w:sz="0" w:space="0" w:color="auto"/>
          </w:divBdr>
        </w:div>
        <w:div w:id="365375971">
          <w:marLeft w:val="640"/>
          <w:marRight w:val="0"/>
          <w:marTop w:val="0"/>
          <w:marBottom w:val="0"/>
          <w:divBdr>
            <w:top w:val="none" w:sz="0" w:space="0" w:color="auto"/>
            <w:left w:val="none" w:sz="0" w:space="0" w:color="auto"/>
            <w:bottom w:val="none" w:sz="0" w:space="0" w:color="auto"/>
            <w:right w:val="none" w:sz="0" w:space="0" w:color="auto"/>
          </w:divBdr>
        </w:div>
        <w:div w:id="1658533186">
          <w:marLeft w:val="640"/>
          <w:marRight w:val="0"/>
          <w:marTop w:val="0"/>
          <w:marBottom w:val="0"/>
          <w:divBdr>
            <w:top w:val="none" w:sz="0" w:space="0" w:color="auto"/>
            <w:left w:val="none" w:sz="0" w:space="0" w:color="auto"/>
            <w:bottom w:val="none" w:sz="0" w:space="0" w:color="auto"/>
            <w:right w:val="none" w:sz="0" w:space="0" w:color="auto"/>
          </w:divBdr>
        </w:div>
        <w:div w:id="768820819">
          <w:marLeft w:val="640"/>
          <w:marRight w:val="0"/>
          <w:marTop w:val="0"/>
          <w:marBottom w:val="0"/>
          <w:divBdr>
            <w:top w:val="none" w:sz="0" w:space="0" w:color="auto"/>
            <w:left w:val="none" w:sz="0" w:space="0" w:color="auto"/>
            <w:bottom w:val="none" w:sz="0" w:space="0" w:color="auto"/>
            <w:right w:val="none" w:sz="0" w:space="0" w:color="auto"/>
          </w:divBdr>
        </w:div>
        <w:div w:id="1906989165">
          <w:marLeft w:val="640"/>
          <w:marRight w:val="0"/>
          <w:marTop w:val="0"/>
          <w:marBottom w:val="0"/>
          <w:divBdr>
            <w:top w:val="none" w:sz="0" w:space="0" w:color="auto"/>
            <w:left w:val="none" w:sz="0" w:space="0" w:color="auto"/>
            <w:bottom w:val="none" w:sz="0" w:space="0" w:color="auto"/>
            <w:right w:val="none" w:sz="0" w:space="0" w:color="auto"/>
          </w:divBdr>
        </w:div>
        <w:div w:id="2046247548">
          <w:marLeft w:val="640"/>
          <w:marRight w:val="0"/>
          <w:marTop w:val="0"/>
          <w:marBottom w:val="0"/>
          <w:divBdr>
            <w:top w:val="none" w:sz="0" w:space="0" w:color="auto"/>
            <w:left w:val="none" w:sz="0" w:space="0" w:color="auto"/>
            <w:bottom w:val="none" w:sz="0" w:space="0" w:color="auto"/>
            <w:right w:val="none" w:sz="0" w:space="0" w:color="auto"/>
          </w:divBdr>
        </w:div>
        <w:div w:id="657616669">
          <w:marLeft w:val="640"/>
          <w:marRight w:val="0"/>
          <w:marTop w:val="0"/>
          <w:marBottom w:val="0"/>
          <w:divBdr>
            <w:top w:val="none" w:sz="0" w:space="0" w:color="auto"/>
            <w:left w:val="none" w:sz="0" w:space="0" w:color="auto"/>
            <w:bottom w:val="none" w:sz="0" w:space="0" w:color="auto"/>
            <w:right w:val="none" w:sz="0" w:space="0" w:color="auto"/>
          </w:divBdr>
        </w:div>
        <w:div w:id="1568607205">
          <w:marLeft w:val="640"/>
          <w:marRight w:val="0"/>
          <w:marTop w:val="0"/>
          <w:marBottom w:val="0"/>
          <w:divBdr>
            <w:top w:val="none" w:sz="0" w:space="0" w:color="auto"/>
            <w:left w:val="none" w:sz="0" w:space="0" w:color="auto"/>
            <w:bottom w:val="none" w:sz="0" w:space="0" w:color="auto"/>
            <w:right w:val="none" w:sz="0" w:space="0" w:color="auto"/>
          </w:divBdr>
        </w:div>
        <w:div w:id="1460762277">
          <w:marLeft w:val="640"/>
          <w:marRight w:val="0"/>
          <w:marTop w:val="0"/>
          <w:marBottom w:val="0"/>
          <w:divBdr>
            <w:top w:val="none" w:sz="0" w:space="0" w:color="auto"/>
            <w:left w:val="none" w:sz="0" w:space="0" w:color="auto"/>
            <w:bottom w:val="none" w:sz="0" w:space="0" w:color="auto"/>
            <w:right w:val="none" w:sz="0" w:space="0" w:color="auto"/>
          </w:divBdr>
        </w:div>
        <w:div w:id="1109860114">
          <w:marLeft w:val="640"/>
          <w:marRight w:val="0"/>
          <w:marTop w:val="0"/>
          <w:marBottom w:val="0"/>
          <w:divBdr>
            <w:top w:val="none" w:sz="0" w:space="0" w:color="auto"/>
            <w:left w:val="none" w:sz="0" w:space="0" w:color="auto"/>
            <w:bottom w:val="none" w:sz="0" w:space="0" w:color="auto"/>
            <w:right w:val="none" w:sz="0" w:space="0" w:color="auto"/>
          </w:divBdr>
        </w:div>
        <w:div w:id="218979981">
          <w:marLeft w:val="640"/>
          <w:marRight w:val="0"/>
          <w:marTop w:val="0"/>
          <w:marBottom w:val="0"/>
          <w:divBdr>
            <w:top w:val="none" w:sz="0" w:space="0" w:color="auto"/>
            <w:left w:val="none" w:sz="0" w:space="0" w:color="auto"/>
            <w:bottom w:val="none" w:sz="0" w:space="0" w:color="auto"/>
            <w:right w:val="none" w:sz="0" w:space="0" w:color="auto"/>
          </w:divBdr>
        </w:div>
        <w:div w:id="1597132975">
          <w:marLeft w:val="640"/>
          <w:marRight w:val="0"/>
          <w:marTop w:val="0"/>
          <w:marBottom w:val="0"/>
          <w:divBdr>
            <w:top w:val="none" w:sz="0" w:space="0" w:color="auto"/>
            <w:left w:val="none" w:sz="0" w:space="0" w:color="auto"/>
            <w:bottom w:val="none" w:sz="0" w:space="0" w:color="auto"/>
            <w:right w:val="none" w:sz="0" w:space="0" w:color="auto"/>
          </w:divBdr>
        </w:div>
        <w:div w:id="1502545397">
          <w:marLeft w:val="640"/>
          <w:marRight w:val="0"/>
          <w:marTop w:val="0"/>
          <w:marBottom w:val="0"/>
          <w:divBdr>
            <w:top w:val="none" w:sz="0" w:space="0" w:color="auto"/>
            <w:left w:val="none" w:sz="0" w:space="0" w:color="auto"/>
            <w:bottom w:val="none" w:sz="0" w:space="0" w:color="auto"/>
            <w:right w:val="none" w:sz="0" w:space="0" w:color="auto"/>
          </w:divBdr>
        </w:div>
        <w:div w:id="385370838">
          <w:marLeft w:val="640"/>
          <w:marRight w:val="0"/>
          <w:marTop w:val="0"/>
          <w:marBottom w:val="0"/>
          <w:divBdr>
            <w:top w:val="none" w:sz="0" w:space="0" w:color="auto"/>
            <w:left w:val="none" w:sz="0" w:space="0" w:color="auto"/>
            <w:bottom w:val="none" w:sz="0" w:space="0" w:color="auto"/>
            <w:right w:val="none" w:sz="0" w:space="0" w:color="auto"/>
          </w:divBdr>
        </w:div>
        <w:div w:id="487133188">
          <w:marLeft w:val="640"/>
          <w:marRight w:val="0"/>
          <w:marTop w:val="0"/>
          <w:marBottom w:val="0"/>
          <w:divBdr>
            <w:top w:val="none" w:sz="0" w:space="0" w:color="auto"/>
            <w:left w:val="none" w:sz="0" w:space="0" w:color="auto"/>
            <w:bottom w:val="none" w:sz="0" w:space="0" w:color="auto"/>
            <w:right w:val="none" w:sz="0" w:space="0" w:color="auto"/>
          </w:divBdr>
        </w:div>
      </w:divsChild>
    </w:div>
    <w:div w:id="1853375242">
      <w:bodyDiv w:val="1"/>
      <w:marLeft w:val="0"/>
      <w:marRight w:val="0"/>
      <w:marTop w:val="0"/>
      <w:marBottom w:val="0"/>
      <w:divBdr>
        <w:top w:val="none" w:sz="0" w:space="0" w:color="auto"/>
        <w:left w:val="none" w:sz="0" w:space="0" w:color="auto"/>
        <w:bottom w:val="none" w:sz="0" w:space="0" w:color="auto"/>
        <w:right w:val="none" w:sz="0" w:space="0" w:color="auto"/>
      </w:divBdr>
      <w:divsChild>
        <w:div w:id="1550191791">
          <w:marLeft w:val="640"/>
          <w:marRight w:val="0"/>
          <w:marTop w:val="0"/>
          <w:marBottom w:val="0"/>
          <w:divBdr>
            <w:top w:val="none" w:sz="0" w:space="0" w:color="auto"/>
            <w:left w:val="none" w:sz="0" w:space="0" w:color="auto"/>
            <w:bottom w:val="none" w:sz="0" w:space="0" w:color="auto"/>
            <w:right w:val="none" w:sz="0" w:space="0" w:color="auto"/>
          </w:divBdr>
        </w:div>
        <w:div w:id="871770548">
          <w:marLeft w:val="640"/>
          <w:marRight w:val="0"/>
          <w:marTop w:val="0"/>
          <w:marBottom w:val="0"/>
          <w:divBdr>
            <w:top w:val="none" w:sz="0" w:space="0" w:color="auto"/>
            <w:left w:val="none" w:sz="0" w:space="0" w:color="auto"/>
            <w:bottom w:val="none" w:sz="0" w:space="0" w:color="auto"/>
            <w:right w:val="none" w:sz="0" w:space="0" w:color="auto"/>
          </w:divBdr>
        </w:div>
        <w:div w:id="25373665">
          <w:marLeft w:val="640"/>
          <w:marRight w:val="0"/>
          <w:marTop w:val="0"/>
          <w:marBottom w:val="0"/>
          <w:divBdr>
            <w:top w:val="none" w:sz="0" w:space="0" w:color="auto"/>
            <w:left w:val="none" w:sz="0" w:space="0" w:color="auto"/>
            <w:bottom w:val="none" w:sz="0" w:space="0" w:color="auto"/>
            <w:right w:val="none" w:sz="0" w:space="0" w:color="auto"/>
          </w:divBdr>
        </w:div>
        <w:div w:id="1996493493">
          <w:marLeft w:val="640"/>
          <w:marRight w:val="0"/>
          <w:marTop w:val="0"/>
          <w:marBottom w:val="0"/>
          <w:divBdr>
            <w:top w:val="none" w:sz="0" w:space="0" w:color="auto"/>
            <w:left w:val="none" w:sz="0" w:space="0" w:color="auto"/>
            <w:bottom w:val="none" w:sz="0" w:space="0" w:color="auto"/>
            <w:right w:val="none" w:sz="0" w:space="0" w:color="auto"/>
          </w:divBdr>
        </w:div>
        <w:div w:id="801078554">
          <w:marLeft w:val="640"/>
          <w:marRight w:val="0"/>
          <w:marTop w:val="0"/>
          <w:marBottom w:val="0"/>
          <w:divBdr>
            <w:top w:val="none" w:sz="0" w:space="0" w:color="auto"/>
            <w:left w:val="none" w:sz="0" w:space="0" w:color="auto"/>
            <w:bottom w:val="none" w:sz="0" w:space="0" w:color="auto"/>
            <w:right w:val="none" w:sz="0" w:space="0" w:color="auto"/>
          </w:divBdr>
        </w:div>
        <w:div w:id="2129666613">
          <w:marLeft w:val="640"/>
          <w:marRight w:val="0"/>
          <w:marTop w:val="0"/>
          <w:marBottom w:val="0"/>
          <w:divBdr>
            <w:top w:val="none" w:sz="0" w:space="0" w:color="auto"/>
            <w:left w:val="none" w:sz="0" w:space="0" w:color="auto"/>
            <w:bottom w:val="none" w:sz="0" w:space="0" w:color="auto"/>
            <w:right w:val="none" w:sz="0" w:space="0" w:color="auto"/>
          </w:divBdr>
        </w:div>
        <w:div w:id="1263951620">
          <w:marLeft w:val="640"/>
          <w:marRight w:val="0"/>
          <w:marTop w:val="0"/>
          <w:marBottom w:val="0"/>
          <w:divBdr>
            <w:top w:val="none" w:sz="0" w:space="0" w:color="auto"/>
            <w:left w:val="none" w:sz="0" w:space="0" w:color="auto"/>
            <w:bottom w:val="none" w:sz="0" w:space="0" w:color="auto"/>
            <w:right w:val="none" w:sz="0" w:space="0" w:color="auto"/>
          </w:divBdr>
        </w:div>
        <w:div w:id="1167554197">
          <w:marLeft w:val="640"/>
          <w:marRight w:val="0"/>
          <w:marTop w:val="0"/>
          <w:marBottom w:val="0"/>
          <w:divBdr>
            <w:top w:val="none" w:sz="0" w:space="0" w:color="auto"/>
            <w:left w:val="none" w:sz="0" w:space="0" w:color="auto"/>
            <w:bottom w:val="none" w:sz="0" w:space="0" w:color="auto"/>
            <w:right w:val="none" w:sz="0" w:space="0" w:color="auto"/>
          </w:divBdr>
        </w:div>
        <w:div w:id="1647932760">
          <w:marLeft w:val="640"/>
          <w:marRight w:val="0"/>
          <w:marTop w:val="0"/>
          <w:marBottom w:val="0"/>
          <w:divBdr>
            <w:top w:val="none" w:sz="0" w:space="0" w:color="auto"/>
            <w:left w:val="none" w:sz="0" w:space="0" w:color="auto"/>
            <w:bottom w:val="none" w:sz="0" w:space="0" w:color="auto"/>
            <w:right w:val="none" w:sz="0" w:space="0" w:color="auto"/>
          </w:divBdr>
        </w:div>
        <w:div w:id="1767994119">
          <w:marLeft w:val="640"/>
          <w:marRight w:val="0"/>
          <w:marTop w:val="0"/>
          <w:marBottom w:val="0"/>
          <w:divBdr>
            <w:top w:val="none" w:sz="0" w:space="0" w:color="auto"/>
            <w:left w:val="none" w:sz="0" w:space="0" w:color="auto"/>
            <w:bottom w:val="none" w:sz="0" w:space="0" w:color="auto"/>
            <w:right w:val="none" w:sz="0" w:space="0" w:color="auto"/>
          </w:divBdr>
        </w:div>
        <w:div w:id="209805151">
          <w:marLeft w:val="640"/>
          <w:marRight w:val="0"/>
          <w:marTop w:val="0"/>
          <w:marBottom w:val="0"/>
          <w:divBdr>
            <w:top w:val="none" w:sz="0" w:space="0" w:color="auto"/>
            <w:left w:val="none" w:sz="0" w:space="0" w:color="auto"/>
            <w:bottom w:val="none" w:sz="0" w:space="0" w:color="auto"/>
            <w:right w:val="none" w:sz="0" w:space="0" w:color="auto"/>
          </w:divBdr>
        </w:div>
        <w:div w:id="1465855726">
          <w:marLeft w:val="640"/>
          <w:marRight w:val="0"/>
          <w:marTop w:val="0"/>
          <w:marBottom w:val="0"/>
          <w:divBdr>
            <w:top w:val="none" w:sz="0" w:space="0" w:color="auto"/>
            <w:left w:val="none" w:sz="0" w:space="0" w:color="auto"/>
            <w:bottom w:val="none" w:sz="0" w:space="0" w:color="auto"/>
            <w:right w:val="none" w:sz="0" w:space="0" w:color="auto"/>
          </w:divBdr>
        </w:div>
      </w:divsChild>
    </w:div>
    <w:div w:id="1854025276">
      <w:bodyDiv w:val="1"/>
      <w:marLeft w:val="0"/>
      <w:marRight w:val="0"/>
      <w:marTop w:val="0"/>
      <w:marBottom w:val="0"/>
      <w:divBdr>
        <w:top w:val="none" w:sz="0" w:space="0" w:color="auto"/>
        <w:left w:val="none" w:sz="0" w:space="0" w:color="auto"/>
        <w:bottom w:val="none" w:sz="0" w:space="0" w:color="auto"/>
        <w:right w:val="none" w:sz="0" w:space="0" w:color="auto"/>
      </w:divBdr>
    </w:div>
    <w:div w:id="1854684121">
      <w:bodyDiv w:val="1"/>
      <w:marLeft w:val="0"/>
      <w:marRight w:val="0"/>
      <w:marTop w:val="0"/>
      <w:marBottom w:val="0"/>
      <w:divBdr>
        <w:top w:val="none" w:sz="0" w:space="0" w:color="auto"/>
        <w:left w:val="none" w:sz="0" w:space="0" w:color="auto"/>
        <w:bottom w:val="none" w:sz="0" w:space="0" w:color="auto"/>
        <w:right w:val="none" w:sz="0" w:space="0" w:color="auto"/>
      </w:divBdr>
      <w:divsChild>
        <w:div w:id="1278415222">
          <w:marLeft w:val="640"/>
          <w:marRight w:val="0"/>
          <w:marTop w:val="0"/>
          <w:marBottom w:val="0"/>
          <w:divBdr>
            <w:top w:val="none" w:sz="0" w:space="0" w:color="auto"/>
            <w:left w:val="none" w:sz="0" w:space="0" w:color="auto"/>
            <w:bottom w:val="none" w:sz="0" w:space="0" w:color="auto"/>
            <w:right w:val="none" w:sz="0" w:space="0" w:color="auto"/>
          </w:divBdr>
        </w:div>
        <w:div w:id="1457679821">
          <w:marLeft w:val="640"/>
          <w:marRight w:val="0"/>
          <w:marTop w:val="0"/>
          <w:marBottom w:val="0"/>
          <w:divBdr>
            <w:top w:val="none" w:sz="0" w:space="0" w:color="auto"/>
            <w:left w:val="none" w:sz="0" w:space="0" w:color="auto"/>
            <w:bottom w:val="none" w:sz="0" w:space="0" w:color="auto"/>
            <w:right w:val="none" w:sz="0" w:space="0" w:color="auto"/>
          </w:divBdr>
        </w:div>
        <w:div w:id="2088844766">
          <w:marLeft w:val="640"/>
          <w:marRight w:val="0"/>
          <w:marTop w:val="0"/>
          <w:marBottom w:val="0"/>
          <w:divBdr>
            <w:top w:val="none" w:sz="0" w:space="0" w:color="auto"/>
            <w:left w:val="none" w:sz="0" w:space="0" w:color="auto"/>
            <w:bottom w:val="none" w:sz="0" w:space="0" w:color="auto"/>
            <w:right w:val="none" w:sz="0" w:space="0" w:color="auto"/>
          </w:divBdr>
        </w:div>
        <w:div w:id="2115976040">
          <w:marLeft w:val="640"/>
          <w:marRight w:val="0"/>
          <w:marTop w:val="0"/>
          <w:marBottom w:val="0"/>
          <w:divBdr>
            <w:top w:val="none" w:sz="0" w:space="0" w:color="auto"/>
            <w:left w:val="none" w:sz="0" w:space="0" w:color="auto"/>
            <w:bottom w:val="none" w:sz="0" w:space="0" w:color="auto"/>
            <w:right w:val="none" w:sz="0" w:space="0" w:color="auto"/>
          </w:divBdr>
        </w:div>
        <w:div w:id="353501581">
          <w:marLeft w:val="640"/>
          <w:marRight w:val="0"/>
          <w:marTop w:val="0"/>
          <w:marBottom w:val="0"/>
          <w:divBdr>
            <w:top w:val="none" w:sz="0" w:space="0" w:color="auto"/>
            <w:left w:val="none" w:sz="0" w:space="0" w:color="auto"/>
            <w:bottom w:val="none" w:sz="0" w:space="0" w:color="auto"/>
            <w:right w:val="none" w:sz="0" w:space="0" w:color="auto"/>
          </w:divBdr>
        </w:div>
        <w:div w:id="344789573">
          <w:marLeft w:val="640"/>
          <w:marRight w:val="0"/>
          <w:marTop w:val="0"/>
          <w:marBottom w:val="0"/>
          <w:divBdr>
            <w:top w:val="none" w:sz="0" w:space="0" w:color="auto"/>
            <w:left w:val="none" w:sz="0" w:space="0" w:color="auto"/>
            <w:bottom w:val="none" w:sz="0" w:space="0" w:color="auto"/>
            <w:right w:val="none" w:sz="0" w:space="0" w:color="auto"/>
          </w:divBdr>
        </w:div>
        <w:div w:id="1619918973">
          <w:marLeft w:val="640"/>
          <w:marRight w:val="0"/>
          <w:marTop w:val="0"/>
          <w:marBottom w:val="0"/>
          <w:divBdr>
            <w:top w:val="none" w:sz="0" w:space="0" w:color="auto"/>
            <w:left w:val="none" w:sz="0" w:space="0" w:color="auto"/>
            <w:bottom w:val="none" w:sz="0" w:space="0" w:color="auto"/>
            <w:right w:val="none" w:sz="0" w:space="0" w:color="auto"/>
          </w:divBdr>
        </w:div>
        <w:div w:id="977952043">
          <w:marLeft w:val="640"/>
          <w:marRight w:val="0"/>
          <w:marTop w:val="0"/>
          <w:marBottom w:val="0"/>
          <w:divBdr>
            <w:top w:val="none" w:sz="0" w:space="0" w:color="auto"/>
            <w:left w:val="none" w:sz="0" w:space="0" w:color="auto"/>
            <w:bottom w:val="none" w:sz="0" w:space="0" w:color="auto"/>
            <w:right w:val="none" w:sz="0" w:space="0" w:color="auto"/>
          </w:divBdr>
        </w:div>
        <w:div w:id="1424884604">
          <w:marLeft w:val="640"/>
          <w:marRight w:val="0"/>
          <w:marTop w:val="0"/>
          <w:marBottom w:val="0"/>
          <w:divBdr>
            <w:top w:val="none" w:sz="0" w:space="0" w:color="auto"/>
            <w:left w:val="none" w:sz="0" w:space="0" w:color="auto"/>
            <w:bottom w:val="none" w:sz="0" w:space="0" w:color="auto"/>
            <w:right w:val="none" w:sz="0" w:space="0" w:color="auto"/>
          </w:divBdr>
        </w:div>
        <w:div w:id="673991096">
          <w:marLeft w:val="640"/>
          <w:marRight w:val="0"/>
          <w:marTop w:val="0"/>
          <w:marBottom w:val="0"/>
          <w:divBdr>
            <w:top w:val="none" w:sz="0" w:space="0" w:color="auto"/>
            <w:left w:val="none" w:sz="0" w:space="0" w:color="auto"/>
            <w:bottom w:val="none" w:sz="0" w:space="0" w:color="auto"/>
            <w:right w:val="none" w:sz="0" w:space="0" w:color="auto"/>
          </w:divBdr>
        </w:div>
        <w:div w:id="633218117">
          <w:marLeft w:val="640"/>
          <w:marRight w:val="0"/>
          <w:marTop w:val="0"/>
          <w:marBottom w:val="0"/>
          <w:divBdr>
            <w:top w:val="none" w:sz="0" w:space="0" w:color="auto"/>
            <w:left w:val="none" w:sz="0" w:space="0" w:color="auto"/>
            <w:bottom w:val="none" w:sz="0" w:space="0" w:color="auto"/>
            <w:right w:val="none" w:sz="0" w:space="0" w:color="auto"/>
          </w:divBdr>
        </w:div>
      </w:divsChild>
    </w:div>
    <w:div w:id="1866484340">
      <w:bodyDiv w:val="1"/>
      <w:marLeft w:val="0"/>
      <w:marRight w:val="0"/>
      <w:marTop w:val="0"/>
      <w:marBottom w:val="0"/>
      <w:divBdr>
        <w:top w:val="none" w:sz="0" w:space="0" w:color="auto"/>
        <w:left w:val="none" w:sz="0" w:space="0" w:color="auto"/>
        <w:bottom w:val="none" w:sz="0" w:space="0" w:color="auto"/>
        <w:right w:val="none" w:sz="0" w:space="0" w:color="auto"/>
      </w:divBdr>
    </w:div>
    <w:div w:id="1871457602">
      <w:bodyDiv w:val="1"/>
      <w:marLeft w:val="0"/>
      <w:marRight w:val="0"/>
      <w:marTop w:val="0"/>
      <w:marBottom w:val="0"/>
      <w:divBdr>
        <w:top w:val="none" w:sz="0" w:space="0" w:color="auto"/>
        <w:left w:val="none" w:sz="0" w:space="0" w:color="auto"/>
        <w:bottom w:val="none" w:sz="0" w:space="0" w:color="auto"/>
        <w:right w:val="none" w:sz="0" w:space="0" w:color="auto"/>
      </w:divBdr>
      <w:divsChild>
        <w:div w:id="805389112">
          <w:marLeft w:val="640"/>
          <w:marRight w:val="0"/>
          <w:marTop w:val="0"/>
          <w:marBottom w:val="0"/>
          <w:divBdr>
            <w:top w:val="none" w:sz="0" w:space="0" w:color="auto"/>
            <w:left w:val="none" w:sz="0" w:space="0" w:color="auto"/>
            <w:bottom w:val="none" w:sz="0" w:space="0" w:color="auto"/>
            <w:right w:val="none" w:sz="0" w:space="0" w:color="auto"/>
          </w:divBdr>
        </w:div>
        <w:div w:id="1150291132">
          <w:marLeft w:val="640"/>
          <w:marRight w:val="0"/>
          <w:marTop w:val="0"/>
          <w:marBottom w:val="0"/>
          <w:divBdr>
            <w:top w:val="none" w:sz="0" w:space="0" w:color="auto"/>
            <w:left w:val="none" w:sz="0" w:space="0" w:color="auto"/>
            <w:bottom w:val="none" w:sz="0" w:space="0" w:color="auto"/>
            <w:right w:val="none" w:sz="0" w:space="0" w:color="auto"/>
          </w:divBdr>
        </w:div>
        <w:div w:id="139463709">
          <w:marLeft w:val="640"/>
          <w:marRight w:val="0"/>
          <w:marTop w:val="0"/>
          <w:marBottom w:val="0"/>
          <w:divBdr>
            <w:top w:val="none" w:sz="0" w:space="0" w:color="auto"/>
            <w:left w:val="none" w:sz="0" w:space="0" w:color="auto"/>
            <w:bottom w:val="none" w:sz="0" w:space="0" w:color="auto"/>
            <w:right w:val="none" w:sz="0" w:space="0" w:color="auto"/>
          </w:divBdr>
        </w:div>
        <w:div w:id="1213925838">
          <w:marLeft w:val="640"/>
          <w:marRight w:val="0"/>
          <w:marTop w:val="0"/>
          <w:marBottom w:val="0"/>
          <w:divBdr>
            <w:top w:val="none" w:sz="0" w:space="0" w:color="auto"/>
            <w:left w:val="none" w:sz="0" w:space="0" w:color="auto"/>
            <w:bottom w:val="none" w:sz="0" w:space="0" w:color="auto"/>
            <w:right w:val="none" w:sz="0" w:space="0" w:color="auto"/>
          </w:divBdr>
        </w:div>
        <w:div w:id="861478460">
          <w:marLeft w:val="640"/>
          <w:marRight w:val="0"/>
          <w:marTop w:val="0"/>
          <w:marBottom w:val="0"/>
          <w:divBdr>
            <w:top w:val="none" w:sz="0" w:space="0" w:color="auto"/>
            <w:left w:val="none" w:sz="0" w:space="0" w:color="auto"/>
            <w:bottom w:val="none" w:sz="0" w:space="0" w:color="auto"/>
            <w:right w:val="none" w:sz="0" w:space="0" w:color="auto"/>
          </w:divBdr>
        </w:div>
        <w:div w:id="61175213">
          <w:marLeft w:val="640"/>
          <w:marRight w:val="0"/>
          <w:marTop w:val="0"/>
          <w:marBottom w:val="0"/>
          <w:divBdr>
            <w:top w:val="none" w:sz="0" w:space="0" w:color="auto"/>
            <w:left w:val="none" w:sz="0" w:space="0" w:color="auto"/>
            <w:bottom w:val="none" w:sz="0" w:space="0" w:color="auto"/>
            <w:right w:val="none" w:sz="0" w:space="0" w:color="auto"/>
          </w:divBdr>
        </w:div>
        <w:div w:id="168564132">
          <w:marLeft w:val="640"/>
          <w:marRight w:val="0"/>
          <w:marTop w:val="0"/>
          <w:marBottom w:val="0"/>
          <w:divBdr>
            <w:top w:val="none" w:sz="0" w:space="0" w:color="auto"/>
            <w:left w:val="none" w:sz="0" w:space="0" w:color="auto"/>
            <w:bottom w:val="none" w:sz="0" w:space="0" w:color="auto"/>
            <w:right w:val="none" w:sz="0" w:space="0" w:color="auto"/>
          </w:divBdr>
        </w:div>
        <w:div w:id="1172182413">
          <w:marLeft w:val="640"/>
          <w:marRight w:val="0"/>
          <w:marTop w:val="0"/>
          <w:marBottom w:val="0"/>
          <w:divBdr>
            <w:top w:val="none" w:sz="0" w:space="0" w:color="auto"/>
            <w:left w:val="none" w:sz="0" w:space="0" w:color="auto"/>
            <w:bottom w:val="none" w:sz="0" w:space="0" w:color="auto"/>
            <w:right w:val="none" w:sz="0" w:space="0" w:color="auto"/>
          </w:divBdr>
        </w:div>
        <w:div w:id="1463234876">
          <w:marLeft w:val="640"/>
          <w:marRight w:val="0"/>
          <w:marTop w:val="0"/>
          <w:marBottom w:val="0"/>
          <w:divBdr>
            <w:top w:val="none" w:sz="0" w:space="0" w:color="auto"/>
            <w:left w:val="none" w:sz="0" w:space="0" w:color="auto"/>
            <w:bottom w:val="none" w:sz="0" w:space="0" w:color="auto"/>
            <w:right w:val="none" w:sz="0" w:space="0" w:color="auto"/>
          </w:divBdr>
        </w:div>
      </w:divsChild>
    </w:div>
    <w:div w:id="1872182997">
      <w:bodyDiv w:val="1"/>
      <w:marLeft w:val="0"/>
      <w:marRight w:val="0"/>
      <w:marTop w:val="0"/>
      <w:marBottom w:val="0"/>
      <w:divBdr>
        <w:top w:val="none" w:sz="0" w:space="0" w:color="auto"/>
        <w:left w:val="none" w:sz="0" w:space="0" w:color="auto"/>
        <w:bottom w:val="none" w:sz="0" w:space="0" w:color="auto"/>
        <w:right w:val="none" w:sz="0" w:space="0" w:color="auto"/>
      </w:divBdr>
      <w:divsChild>
        <w:div w:id="343243704">
          <w:marLeft w:val="640"/>
          <w:marRight w:val="0"/>
          <w:marTop w:val="0"/>
          <w:marBottom w:val="0"/>
          <w:divBdr>
            <w:top w:val="none" w:sz="0" w:space="0" w:color="auto"/>
            <w:left w:val="none" w:sz="0" w:space="0" w:color="auto"/>
            <w:bottom w:val="none" w:sz="0" w:space="0" w:color="auto"/>
            <w:right w:val="none" w:sz="0" w:space="0" w:color="auto"/>
          </w:divBdr>
        </w:div>
        <w:div w:id="1902907372">
          <w:marLeft w:val="640"/>
          <w:marRight w:val="0"/>
          <w:marTop w:val="0"/>
          <w:marBottom w:val="0"/>
          <w:divBdr>
            <w:top w:val="none" w:sz="0" w:space="0" w:color="auto"/>
            <w:left w:val="none" w:sz="0" w:space="0" w:color="auto"/>
            <w:bottom w:val="none" w:sz="0" w:space="0" w:color="auto"/>
            <w:right w:val="none" w:sz="0" w:space="0" w:color="auto"/>
          </w:divBdr>
        </w:div>
        <w:div w:id="1460535943">
          <w:marLeft w:val="640"/>
          <w:marRight w:val="0"/>
          <w:marTop w:val="0"/>
          <w:marBottom w:val="0"/>
          <w:divBdr>
            <w:top w:val="none" w:sz="0" w:space="0" w:color="auto"/>
            <w:left w:val="none" w:sz="0" w:space="0" w:color="auto"/>
            <w:bottom w:val="none" w:sz="0" w:space="0" w:color="auto"/>
            <w:right w:val="none" w:sz="0" w:space="0" w:color="auto"/>
          </w:divBdr>
        </w:div>
        <w:div w:id="49883812">
          <w:marLeft w:val="640"/>
          <w:marRight w:val="0"/>
          <w:marTop w:val="0"/>
          <w:marBottom w:val="0"/>
          <w:divBdr>
            <w:top w:val="none" w:sz="0" w:space="0" w:color="auto"/>
            <w:left w:val="none" w:sz="0" w:space="0" w:color="auto"/>
            <w:bottom w:val="none" w:sz="0" w:space="0" w:color="auto"/>
            <w:right w:val="none" w:sz="0" w:space="0" w:color="auto"/>
          </w:divBdr>
        </w:div>
        <w:div w:id="2050565462">
          <w:marLeft w:val="640"/>
          <w:marRight w:val="0"/>
          <w:marTop w:val="0"/>
          <w:marBottom w:val="0"/>
          <w:divBdr>
            <w:top w:val="none" w:sz="0" w:space="0" w:color="auto"/>
            <w:left w:val="none" w:sz="0" w:space="0" w:color="auto"/>
            <w:bottom w:val="none" w:sz="0" w:space="0" w:color="auto"/>
            <w:right w:val="none" w:sz="0" w:space="0" w:color="auto"/>
          </w:divBdr>
        </w:div>
        <w:div w:id="1843351434">
          <w:marLeft w:val="640"/>
          <w:marRight w:val="0"/>
          <w:marTop w:val="0"/>
          <w:marBottom w:val="0"/>
          <w:divBdr>
            <w:top w:val="none" w:sz="0" w:space="0" w:color="auto"/>
            <w:left w:val="none" w:sz="0" w:space="0" w:color="auto"/>
            <w:bottom w:val="none" w:sz="0" w:space="0" w:color="auto"/>
            <w:right w:val="none" w:sz="0" w:space="0" w:color="auto"/>
          </w:divBdr>
        </w:div>
        <w:div w:id="1886598015">
          <w:marLeft w:val="640"/>
          <w:marRight w:val="0"/>
          <w:marTop w:val="0"/>
          <w:marBottom w:val="0"/>
          <w:divBdr>
            <w:top w:val="none" w:sz="0" w:space="0" w:color="auto"/>
            <w:left w:val="none" w:sz="0" w:space="0" w:color="auto"/>
            <w:bottom w:val="none" w:sz="0" w:space="0" w:color="auto"/>
            <w:right w:val="none" w:sz="0" w:space="0" w:color="auto"/>
          </w:divBdr>
        </w:div>
        <w:div w:id="703333354">
          <w:marLeft w:val="640"/>
          <w:marRight w:val="0"/>
          <w:marTop w:val="0"/>
          <w:marBottom w:val="0"/>
          <w:divBdr>
            <w:top w:val="none" w:sz="0" w:space="0" w:color="auto"/>
            <w:left w:val="none" w:sz="0" w:space="0" w:color="auto"/>
            <w:bottom w:val="none" w:sz="0" w:space="0" w:color="auto"/>
            <w:right w:val="none" w:sz="0" w:space="0" w:color="auto"/>
          </w:divBdr>
        </w:div>
        <w:div w:id="652105366">
          <w:marLeft w:val="640"/>
          <w:marRight w:val="0"/>
          <w:marTop w:val="0"/>
          <w:marBottom w:val="0"/>
          <w:divBdr>
            <w:top w:val="none" w:sz="0" w:space="0" w:color="auto"/>
            <w:left w:val="none" w:sz="0" w:space="0" w:color="auto"/>
            <w:bottom w:val="none" w:sz="0" w:space="0" w:color="auto"/>
            <w:right w:val="none" w:sz="0" w:space="0" w:color="auto"/>
          </w:divBdr>
        </w:div>
        <w:div w:id="1421871330">
          <w:marLeft w:val="640"/>
          <w:marRight w:val="0"/>
          <w:marTop w:val="0"/>
          <w:marBottom w:val="0"/>
          <w:divBdr>
            <w:top w:val="none" w:sz="0" w:space="0" w:color="auto"/>
            <w:left w:val="none" w:sz="0" w:space="0" w:color="auto"/>
            <w:bottom w:val="none" w:sz="0" w:space="0" w:color="auto"/>
            <w:right w:val="none" w:sz="0" w:space="0" w:color="auto"/>
          </w:divBdr>
        </w:div>
        <w:div w:id="1087386534">
          <w:marLeft w:val="640"/>
          <w:marRight w:val="0"/>
          <w:marTop w:val="0"/>
          <w:marBottom w:val="0"/>
          <w:divBdr>
            <w:top w:val="none" w:sz="0" w:space="0" w:color="auto"/>
            <w:left w:val="none" w:sz="0" w:space="0" w:color="auto"/>
            <w:bottom w:val="none" w:sz="0" w:space="0" w:color="auto"/>
            <w:right w:val="none" w:sz="0" w:space="0" w:color="auto"/>
          </w:divBdr>
        </w:div>
        <w:div w:id="265968391">
          <w:marLeft w:val="640"/>
          <w:marRight w:val="0"/>
          <w:marTop w:val="0"/>
          <w:marBottom w:val="0"/>
          <w:divBdr>
            <w:top w:val="none" w:sz="0" w:space="0" w:color="auto"/>
            <w:left w:val="none" w:sz="0" w:space="0" w:color="auto"/>
            <w:bottom w:val="none" w:sz="0" w:space="0" w:color="auto"/>
            <w:right w:val="none" w:sz="0" w:space="0" w:color="auto"/>
          </w:divBdr>
        </w:div>
        <w:div w:id="773792969">
          <w:marLeft w:val="640"/>
          <w:marRight w:val="0"/>
          <w:marTop w:val="0"/>
          <w:marBottom w:val="0"/>
          <w:divBdr>
            <w:top w:val="none" w:sz="0" w:space="0" w:color="auto"/>
            <w:left w:val="none" w:sz="0" w:space="0" w:color="auto"/>
            <w:bottom w:val="none" w:sz="0" w:space="0" w:color="auto"/>
            <w:right w:val="none" w:sz="0" w:space="0" w:color="auto"/>
          </w:divBdr>
        </w:div>
        <w:div w:id="1281375326">
          <w:marLeft w:val="640"/>
          <w:marRight w:val="0"/>
          <w:marTop w:val="0"/>
          <w:marBottom w:val="0"/>
          <w:divBdr>
            <w:top w:val="none" w:sz="0" w:space="0" w:color="auto"/>
            <w:left w:val="none" w:sz="0" w:space="0" w:color="auto"/>
            <w:bottom w:val="none" w:sz="0" w:space="0" w:color="auto"/>
            <w:right w:val="none" w:sz="0" w:space="0" w:color="auto"/>
          </w:divBdr>
        </w:div>
      </w:divsChild>
    </w:div>
    <w:div w:id="1899704989">
      <w:bodyDiv w:val="1"/>
      <w:marLeft w:val="0"/>
      <w:marRight w:val="0"/>
      <w:marTop w:val="0"/>
      <w:marBottom w:val="0"/>
      <w:divBdr>
        <w:top w:val="none" w:sz="0" w:space="0" w:color="auto"/>
        <w:left w:val="none" w:sz="0" w:space="0" w:color="auto"/>
        <w:bottom w:val="none" w:sz="0" w:space="0" w:color="auto"/>
        <w:right w:val="none" w:sz="0" w:space="0" w:color="auto"/>
      </w:divBdr>
    </w:div>
    <w:div w:id="1901209120">
      <w:bodyDiv w:val="1"/>
      <w:marLeft w:val="0"/>
      <w:marRight w:val="0"/>
      <w:marTop w:val="0"/>
      <w:marBottom w:val="0"/>
      <w:divBdr>
        <w:top w:val="none" w:sz="0" w:space="0" w:color="auto"/>
        <w:left w:val="none" w:sz="0" w:space="0" w:color="auto"/>
        <w:bottom w:val="none" w:sz="0" w:space="0" w:color="auto"/>
        <w:right w:val="none" w:sz="0" w:space="0" w:color="auto"/>
      </w:divBdr>
      <w:divsChild>
        <w:div w:id="1873227270">
          <w:marLeft w:val="640"/>
          <w:marRight w:val="0"/>
          <w:marTop w:val="0"/>
          <w:marBottom w:val="0"/>
          <w:divBdr>
            <w:top w:val="none" w:sz="0" w:space="0" w:color="auto"/>
            <w:left w:val="none" w:sz="0" w:space="0" w:color="auto"/>
            <w:bottom w:val="none" w:sz="0" w:space="0" w:color="auto"/>
            <w:right w:val="none" w:sz="0" w:space="0" w:color="auto"/>
          </w:divBdr>
        </w:div>
        <w:div w:id="523397473">
          <w:marLeft w:val="640"/>
          <w:marRight w:val="0"/>
          <w:marTop w:val="0"/>
          <w:marBottom w:val="0"/>
          <w:divBdr>
            <w:top w:val="none" w:sz="0" w:space="0" w:color="auto"/>
            <w:left w:val="none" w:sz="0" w:space="0" w:color="auto"/>
            <w:bottom w:val="none" w:sz="0" w:space="0" w:color="auto"/>
            <w:right w:val="none" w:sz="0" w:space="0" w:color="auto"/>
          </w:divBdr>
        </w:div>
        <w:div w:id="1596206915">
          <w:marLeft w:val="640"/>
          <w:marRight w:val="0"/>
          <w:marTop w:val="0"/>
          <w:marBottom w:val="0"/>
          <w:divBdr>
            <w:top w:val="none" w:sz="0" w:space="0" w:color="auto"/>
            <w:left w:val="none" w:sz="0" w:space="0" w:color="auto"/>
            <w:bottom w:val="none" w:sz="0" w:space="0" w:color="auto"/>
            <w:right w:val="none" w:sz="0" w:space="0" w:color="auto"/>
          </w:divBdr>
        </w:div>
        <w:div w:id="726953601">
          <w:marLeft w:val="640"/>
          <w:marRight w:val="0"/>
          <w:marTop w:val="0"/>
          <w:marBottom w:val="0"/>
          <w:divBdr>
            <w:top w:val="none" w:sz="0" w:space="0" w:color="auto"/>
            <w:left w:val="none" w:sz="0" w:space="0" w:color="auto"/>
            <w:bottom w:val="none" w:sz="0" w:space="0" w:color="auto"/>
            <w:right w:val="none" w:sz="0" w:space="0" w:color="auto"/>
          </w:divBdr>
        </w:div>
        <w:div w:id="1706098980">
          <w:marLeft w:val="640"/>
          <w:marRight w:val="0"/>
          <w:marTop w:val="0"/>
          <w:marBottom w:val="0"/>
          <w:divBdr>
            <w:top w:val="none" w:sz="0" w:space="0" w:color="auto"/>
            <w:left w:val="none" w:sz="0" w:space="0" w:color="auto"/>
            <w:bottom w:val="none" w:sz="0" w:space="0" w:color="auto"/>
            <w:right w:val="none" w:sz="0" w:space="0" w:color="auto"/>
          </w:divBdr>
        </w:div>
        <w:div w:id="1330601670">
          <w:marLeft w:val="640"/>
          <w:marRight w:val="0"/>
          <w:marTop w:val="0"/>
          <w:marBottom w:val="0"/>
          <w:divBdr>
            <w:top w:val="none" w:sz="0" w:space="0" w:color="auto"/>
            <w:left w:val="none" w:sz="0" w:space="0" w:color="auto"/>
            <w:bottom w:val="none" w:sz="0" w:space="0" w:color="auto"/>
            <w:right w:val="none" w:sz="0" w:space="0" w:color="auto"/>
          </w:divBdr>
        </w:div>
        <w:div w:id="2117098816">
          <w:marLeft w:val="640"/>
          <w:marRight w:val="0"/>
          <w:marTop w:val="0"/>
          <w:marBottom w:val="0"/>
          <w:divBdr>
            <w:top w:val="none" w:sz="0" w:space="0" w:color="auto"/>
            <w:left w:val="none" w:sz="0" w:space="0" w:color="auto"/>
            <w:bottom w:val="none" w:sz="0" w:space="0" w:color="auto"/>
            <w:right w:val="none" w:sz="0" w:space="0" w:color="auto"/>
          </w:divBdr>
        </w:div>
      </w:divsChild>
    </w:div>
    <w:div w:id="1913930597">
      <w:bodyDiv w:val="1"/>
      <w:marLeft w:val="0"/>
      <w:marRight w:val="0"/>
      <w:marTop w:val="0"/>
      <w:marBottom w:val="0"/>
      <w:divBdr>
        <w:top w:val="none" w:sz="0" w:space="0" w:color="auto"/>
        <w:left w:val="none" w:sz="0" w:space="0" w:color="auto"/>
        <w:bottom w:val="none" w:sz="0" w:space="0" w:color="auto"/>
        <w:right w:val="none" w:sz="0" w:space="0" w:color="auto"/>
      </w:divBdr>
      <w:divsChild>
        <w:div w:id="1934514944">
          <w:marLeft w:val="640"/>
          <w:marRight w:val="0"/>
          <w:marTop w:val="0"/>
          <w:marBottom w:val="0"/>
          <w:divBdr>
            <w:top w:val="none" w:sz="0" w:space="0" w:color="auto"/>
            <w:left w:val="none" w:sz="0" w:space="0" w:color="auto"/>
            <w:bottom w:val="none" w:sz="0" w:space="0" w:color="auto"/>
            <w:right w:val="none" w:sz="0" w:space="0" w:color="auto"/>
          </w:divBdr>
        </w:div>
        <w:div w:id="524947359">
          <w:marLeft w:val="640"/>
          <w:marRight w:val="0"/>
          <w:marTop w:val="0"/>
          <w:marBottom w:val="0"/>
          <w:divBdr>
            <w:top w:val="none" w:sz="0" w:space="0" w:color="auto"/>
            <w:left w:val="none" w:sz="0" w:space="0" w:color="auto"/>
            <w:bottom w:val="none" w:sz="0" w:space="0" w:color="auto"/>
            <w:right w:val="none" w:sz="0" w:space="0" w:color="auto"/>
          </w:divBdr>
        </w:div>
        <w:div w:id="1338073716">
          <w:marLeft w:val="640"/>
          <w:marRight w:val="0"/>
          <w:marTop w:val="0"/>
          <w:marBottom w:val="0"/>
          <w:divBdr>
            <w:top w:val="none" w:sz="0" w:space="0" w:color="auto"/>
            <w:left w:val="none" w:sz="0" w:space="0" w:color="auto"/>
            <w:bottom w:val="none" w:sz="0" w:space="0" w:color="auto"/>
            <w:right w:val="none" w:sz="0" w:space="0" w:color="auto"/>
          </w:divBdr>
        </w:div>
        <w:div w:id="277489519">
          <w:marLeft w:val="640"/>
          <w:marRight w:val="0"/>
          <w:marTop w:val="0"/>
          <w:marBottom w:val="0"/>
          <w:divBdr>
            <w:top w:val="none" w:sz="0" w:space="0" w:color="auto"/>
            <w:left w:val="none" w:sz="0" w:space="0" w:color="auto"/>
            <w:bottom w:val="none" w:sz="0" w:space="0" w:color="auto"/>
            <w:right w:val="none" w:sz="0" w:space="0" w:color="auto"/>
          </w:divBdr>
        </w:div>
        <w:div w:id="1649245091">
          <w:marLeft w:val="640"/>
          <w:marRight w:val="0"/>
          <w:marTop w:val="0"/>
          <w:marBottom w:val="0"/>
          <w:divBdr>
            <w:top w:val="none" w:sz="0" w:space="0" w:color="auto"/>
            <w:left w:val="none" w:sz="0" w:space="0" w:color="auto"/>
            <w:bottom w:val="none" w:sz="0" w:space="0" w:color="auto"/>
            <w:right w:val="none" w:sz="0" w:space="0" w:color="auto"/>
          </w:divBdr>
        </w:div>
        <w:div w:id="964851238">
          <w:marLeft w:val="640"/>
          <w:marRight w:val="0"/>
          <w:marTop w:val="0"/>
          <w:marBottom w:val="0"/>
          <w:divBdr>
            <w:top w:val="none" w:sz="0" w:space="0" w:color="auto"/>
            <w:left w:val="none" w:sz="0" w:space="0" w:color="auto"/>
            <w:bottom w:val="none" w:sz="0" w:space="0" w:color="auto"/>
            <w:right w:val="none" w:sz="0" w:space="0" w:color="auto"/>
          </w:divBdr>
        </w:div>
        <w:div w:id="695228221">
          <w:marLeft w:val="640"/>
          <w:marRight w:val="0"/>
          <w:marTop w:val="0"/>
          <w:marBottom w:val="0"/>
          <w:divBdr>
            <w:top w:val="none" w:sz="0" w:space="0" w:color="auto"/>
            <w:left w:val="none" w:sz="0" w:space="0" w:color="auto"/>
            <w:bottom w:val="none" w:sz="0" w:space="0" w:color="auto"/>
            <w:right w:val="none" w:sz="0" w:space="0" w:color="auto"/>
          </w:divBdr>
        </w:div>
      </w:divsChild>
    </w:div>
    <w:div w:id="1914587047">
      <w:bodyDiv w:val="1"/>
      <w:marLeft w:val="0"/>
      <w:marRight w:val="0"/>
      <w:marTop w:val="0"/>
      <w:marBottom w:val="0"/>
      <w:divBdr>
        <w:top w:val="none" w:sz="0" w:space="0" w:color="auto"/>
        <w:left w:val="none" w:sz="0" w:space="0" w:color="auto"/>
        <w:bottom w:val="none" w:sz="0" w:space="0" w:color="auto"/>
        <w:right w:val="none" w:sz="0" w:space="0" w:color="auto"/>
      </w:divBdr>
      <w:divsChild>
        <w:div w:id="1920208032">
          <w:marLeft w:val="640"/>
          <w:marRight w:val="0"/>
          <w:marTop w:val="0"/>
          <w:marBottom w:val="0"/>
          <w:divBdr>
            <w:top w:val="none" w:sz="0" w:space="0" w:color="auto"/>
            <w:left w:val="none" w:sz="0" w:space="0" w:color="auto"/>
            <w:bottom w:val="none" w:sz="0" w:space="0" w:color="auto"/>
            <w:right w:val="none" w:sz="0" w:space="0" w:color="auto"/>
          </w:divBdr>
        </w:div>
        <w:div w:id="1547134303">
          <w:marLeft w:val="640"/>
          <w:marRight w:val="0"/>
          <w:marTop w:val="0"/>
          <w:marBottom w:val="0"/>
          <w:divBdr>
            <w:top w:val="none" w:sz="0" w:space="0" w:color="auto"/>
            <w:left w:val="none" w:sz="0" w:space="0" w:color="auto"/>
            <w:bottom w:val="none" w:sz="0" w:space="0" w:color="auto"/>
            <w:right w:val="none" w:sz="0" w:space="0" w:color="auto"/>
          </w:divBdr>
        </w:div>
        <w:div w:id="46271812">
          <w:marLeft w:val="640"/>
          <w:marRight w:val="0"/>
          <w:marTop w:val="0"/>
          <w:marBottom w:val="0"/>
          <w:divBdr>
            <w:top w:val="none" w:sz="0" w:space="0" w:color="auto"/>
            <w:left w:val="none" w:sz="0" w:space="0" w:color="auto"/>
            <w:bottom w:val="none" w:sz="0" w:space="0" w:color="auto"/>
            <w:right w:val="none" w:sz="0" w:space="0" w:color="auto"/>
          </w:divBdr>
        </w:div>
        <w:div w:id="1901625128">
          <w:marLeft w:val="640"/>
          <w:marRight w:val="0"/>
          <w:marTop w:val="0"/>
          <w:marBottom w:val="0"/>
          <w:divBdr>
            <w:top w:val="none" w:sz="0" w:space="0" w:color="auto"/>
            <w:left w:val="none" w:sz="0" w:space="0" w:color="auto"/>
            <w:bottom w:val="none" w:sz="0" w:space="0" w:color="auto"/>
            <w:right w:val="none" w:sz="0" w:space="0" w:color="auto"/>
          </w:divBdr>
        </w:div>
        <w:div w:id="1603613362">
          <w:marLeft w:val="640"/>
          <w:marRight w:val="0"/>
          <w:marTop w:val="0"/>
          <w:marBottom w:val="0"/>
          <w:divBdr>
            <w:top w:val="none" w:sz="0" w:space="0" w:color="auto"/>
            <w:left w:val="none" w:sz="0" w:space="0" w:color="auto"/>
            <w:bottom w:val="none" w:sz="0" w:space="0" w:color="auto"/>
            <w:right w:val="none" w:sz="0" w:space="0" w:color="auto"/>
          </w:divBdr>
        </w:div>
        <w:div w:id="1613394184">
          <w:marLeft w:val="640"/>
          <w:marRight w:val="0"/>
          <w:marTop w:val="0"/>
          <w:marBottom w:val="0"/>
          <w:divBdr>
            <w:top w:val="none" w:sz="0" w:space="0" w:color="auto"/>
            <w:left w:val="none" w:sz="0" w:space="0" w:color="auto"/>
            <w:bottom w:val="none" w:sz="0" w:space="0" w:color="auto"/>
            <w:right w:val="none" w:sz="0" w:space="0" w:color="auto"/>
          </w:divBdr>
        </w:div>
        <w:div w:id="1823696793">
          <w:marLeft w:val="640"/>
          <w:marRight w:val="0"/>
          <w:marTop w:val="0"/>
          <w:marBottom w:val="0"/>
          <w:divBdr>
            <w:top w:val="none" w:sz="0" w:space="0" w:color="auto"/>
            <w:left w:val="none" w:sz="0" w:space="0" w:color="auto"/>
            <w:bottom w:val="none" w:sz="0" w:space="0" w:color="auto"/>
            <w:right w:val="none" w:sz="0" w:space="0" w:color="auto"/>
          </w:divBdr>
        </w:div>
        <w:div w:id="1939870307">
          <w:marLeft w:val="640"/>
          <w:marRight w:val="0"/>
          <w:marTop w:val="0"/>
          <w:marBottom w:val="0"/>
          <w:divBdr>
            <w:top w:val="none" w:sz="0" w:space="0" w:color="auto"/>
            <w:left w:val="none" w:sz="0" w:space="0" w:color="auto"/>
            <w:bottom w:val="none" w:sz="0" w:space="0" w:color="auto"/>
            <w:right w:val="none" w:sz="0" w:space="0" w:color="auto"/>
          </w:divBdr>
        </w:div>
        <w:div w:id="1823040716">
          <w:marLeft w:val="640"/>
          <w:marRight w:val="0"/>
          <w:marTop w:val="0"/>
          <w:marBottom w:val="0"/>
          <w:divBdr>
            <w:top w:val="none" w:sz="0" w:space="0" w:color="auto"/>
            <w:left w:val="none" w:sz="0" w:space="0" w:color="auto"/>
            <w:bottom w:val="none" w:sz="0" w:space="0" w:color="auto"/>
            <w:right w:val="none" w:sz="0" w:space="0" w:color="auto"/>
          </w:divBdr>
        </w:div>
        <w:div w:id="354311766">
          <w:marLeft w:val="640"/>
          <w:marRight w:val="0"/>
          <w:marTop w:val="0"/>
          <w:marBottom w:val="0"/>
          <w:divBdr>
            <w:top w:val="none" w:sz="0" w:space="0" w:color="auto"/>
            <w:left w:val="none" w:sz="0" w:space="0" w:color="auto"/>
            <w:bottom w:val="none" w:sz="0" w:space="0" w:color="auto"/>
            <w:right w:val="none" w:sz="0" w:space="0" w:color="auto"/>
          </w:divBdr>
        </w:div>
        <w:div w:id="551425723">
          <w:marLeft w:val="640"/>
          <w:marRight w:val="0"/>
          <w:marTop w:val="0"/>
          <w:marBottom w:val="0"/>
          <w:divBdr>
            <w:top w:val="none" w:sz="0" w:space="0" w:color="auto"/>
            <w:left w:val="none" w:sz="0" w:space="0" w:color="auto"/>
            <w:bottom w:val="none" w:sz="0" w:space="0" w:color="auto"/>
            <w:right w:val="none" w:sz="0" w:space="0" w:color="auto"/>
          </w:divBdr>
        </w:div>
        <w:div w:id="535655539">
          <w:marLeft w:val="640"/>
          <w:marRight w:val="0"/>
          <w:marTop w:val="0"/>
          <w:marBottom w:val="0"/>
          <w:divBdr>
            <w:top w:val="none" w:sz="0" w:space="0" w:color="auto"/>
            <w:left w:val="none" w:sz="0" w:space="0" w:color="auto"/>
            <w:bottom w:val="none" w:sz="0" w:space="0" w:color="auto"/>
            <w:right w:val="none" w:sz="0" w:space="0" w:color="auto"/>
          </w:divBdr>
        </w:div>
        <w:div w:id="122121208">
          <w:marLeft w:val="640"/>
          <w:marRight w:val="0"/>
          <w:marTop w:val="0"/>
          <w:marBottom w:val="0"/>
          <w:divBdr>
            <w:top w:val="none" w:sz="0" w:space="0" w:color="auto"/>
            <w:left w:val="none" w:sz="0" w:space="0" w:color="auto"/>
            <w:bottom w:val="none" w:sz="0" w:space="0" w:color="auto"/>
            <w:right w:val="none" w:sz="0" w:space="0" w:color="auto"/>
          </w:divBdr>
        </w:div>
        <w:div w:id="980115148">
          <w:marLeft w:val="640"/>
          <w:marRight w:val="0"/>
          <w:marTop w:val="0"/>
          <w:marBottom w:val="0"/>
          <w:divBdr>
            <w:top w:val="none" w:sz="0" w:space="0" w:color="auto"/>
            <w:left w:val="none" w:sz="0" w:space="0" w:color="auto"/>
            <w:bottom w:val="none" w:sz="0" w:space="0" w:color="auto"/>
            <w:right w:val="none" w:sz="0" w:space="0" w:color="auto"/>
          </w:divBdr>
        </w:div>
        <w:div w:id="1732075443">
          <w:marLeft w:val="640"/>
          <w:marRight w:val="0"/>
          <w:marTop w:val="0"/>
          <w:marBottom w:val="0"/>
          <w:divBdr>
            <w:top w:val="none" w:sz="0" w:space="0" w:color="auto"/>
            <w:left w:val="none" w:sz="0" w:space="0" w:color="auto"/>
            <w:bottom w:val="none" w:sz="0" w:space="0" w:color="auto"/>
            <w:right w:val="none" w:sz="0" w:space="0" w:color="auto"/>
          </w:divBdr>
        </w:div>
        <w:div w:id="210074470">
          <w:marLeft w:val="640"/>
          <w:marRight w:val="0"/>
          <w:marTop w:val="0"/>
          <w:marBottom w:val="0"/>
          <w:divBdr>
            <w:top w:val="none" w:sz="0" w:space="0" w:color="auto"/>
            <w:left w:val="none" w:sz="0" w:space="0" w:color="auto"/>
            <w:bottom w:val="none" w:sz="0" w:space="0" w:color="auto"/>
            <w:right w:val="none" w:sz="0" w:space="0" w:color="auto"/>
          </w:divBdr>
        </w:div>
        <w:div w:id="564797188">
          <w:marLeft w:val="640"/>
          <w:marRight w:val="0"/>
          <w:marTop w:val="0"/>
          <w:marBottom w:val="0"/>
          <w:divBdr>
            <w:top w:val="none" w:sz="0" w:space="0" w:color="auto"/>
            <w:left w:val="none" w:sz="0" w:space="0" w:color="auto"/>
            <w:bottom w:val="none" w:sz="0" w:space="0" w:color="auto"/>
            <w:right w:val="none" w:sz="0" w:space="0" w:color="auto"/>
          </w:divBdr>
        </w:div>
      </w:divsChild>
    </w:div>
    <w:div w:id="1922331881">
      <w:bodyDiv w:val="1"/>
      <w:marLeft w:val="0"/>
      <w:marRight w:val="0"/>
      <w:marTop w:val="0"/>
      <w:marBottom w:val="0"/>
      <w:divBdr>
        <w:top w:val="none" w:sz="0" w:space="0" w:color="auto"/>
        <w:left w:val="none" w:sz="0" w:space="0" w:color="auto"/>
        <w:bottom w:val="none" w:sz="0" w:space="0" w:color="auto"/>
        <w:right w:val="none" w:sz="0" w:space="0" w:color="auto"/>
      </w:divBdr>
      <w:divsChild>
        <w:div w:id="470442604">
          <w:marLeft w:val="640"/>
          <w:marRight w:val="0"/>
          <w:marTop w:val="0"/>
          <w:marBottom w:val="0"/>
          <w:divBdr>
            <w:top w:val="none" w:sz="0" w:space="0" w:color="auto"/>
            <w:left w:val="none" w:sz="0" w:space="0" w:color="auto"/>
            <w:bottom w:val="none" w:sz="0" w:space="0" w:color="auto"/>
            <w:right w:val="none" w:sz="0" w:space="0" w:color="auto"/>
          </w:divBdr>
        </w:div>
        <w:div w:id="1979609177">
          <w:marLeft w:val="640"/>
          <w:marRight w:val="0"/>
          <w:marTop w:val="0"/>
          <w:marBottom w:val="0"/>
          <w:divBdr>
            <w:top w:val="none" w:sz="0" w:space="0" w:color="auto"/>
            <w:left w:val="none" w:sz="0" w:space="0" w:color="auto"/>
            <w:bottom w:val="none" w:sz="0" w:space="0" w:color="auto"/>
            <w:right w:val="none" w:sz="0" w:space="0" w:color="auto"/>
          </w:divBdr>
        </w:div>
        <w:div w:id="875779286">
          <w:marLeft w:val="640"/>
          <w:marRight w:val="0"/>
          <w:marTop w:val="0"/>
          <w:marBottom w:val="0"/>
          <w:divBdr>
            <w:top w:val="none" w:sz="0" w:space="0" w:color="auto"/>
            <w:left w:val="none" w:sz="0" w:space="0" w:color="auto"/>
            <w:bottom w:val="none" w:sz="0" w:space="0" w:color="auto"/>
            <w:right w:val="none" w:sz="0" w:space="0" w:color="auto"/>
          </w:divBdr>
        </w:div>
        <w:div w:id="675427559">
          <w:marLeft w:val="640"/>
          <w:marRight w:val="0"/>
          <w:marTop w:val="0"/>
          <w:marBottom w:val="0"/>
          <w:divBdr>
            <w:top w:val="none" w:sz="0" w:space="0" w:color="auto"/>
            <w:left w:val="none" w:sz="0" w:space="0" w:color="auto"/>
            <w:bottom w:val="none" w:sz="0" w:space="0" w:color="auto"/>
            <w:right w:val="none" w:sz="0" w:space="0" w:color="auto"/>
          </w:divBdr>
        </w:div>
        <w:div w:id="147325618">
          <w:marLeft w:val="640"/>
          <w:marRight w:val="0"/>
          <w:marTop w:val="0"/>
          <w:marBottom w:val="0"/>
          <w:divBdr>
            <w:top w:val="none" w:sz="0" w:space="0" w:color="auto"/>
            <w:left w:val="none" w:sz="0" w:space="0" w:color="auto"/>
            <w:bottom w:val="none" w:sz="0" w:space="0" w:color="auto"/>
            <w:right w:val="none" w:sz="0" w:space="0" w:color="auto"/>
          </w:divBdr>
        </w:div>
        <w:div w:id="1929918997">
          <w:marLeft w:val="640"/>
          <w:marRight w:val="0"/>
          <w:marTop w:val="0"/>
          <w:marBottom w:val="0"/>
          <w:divBdr>
            <w:top w:val="none" w:sz="0" w:space="0" w:color="auto"/>
            <w:left w:val="none" w:sz="0" w:space="0" w:color="auto"/>
            <w:bottom w:val="none" w:sz="0" w:space="0" w:color="auto"/>
            <w:right w:val="none" w:sz="0" w:space="0" w:color="auto"/>
          </w:divBdr>
        </w:div>
        <w:div w:id="1441142781">
          <w:marLeft w:val="640"/>
          <w:marRight w:val="0"/>
          <w:marTop w:val="0"/>
          <w:marBottom w:val="0"/>
          <w:divBdr>
            <w:top w:val="none" w:sz="0" w:space="0" w:color="auto"/>
            <w:left w:val="none" w:sz="0" w:space="0" w:color="auto"/>
            <w:bottom w:val="none" w:sz="0" w:space="0" w:color="auto"/>
            <w:right w:val="none" w:sz="0" w:space="0" w:color="auto"/>
          </w:divBdr>
        </w:div>
        <w:div w:id="1131052754">
          <w:marLeft w:val="640"/>
          <w:marRight w:val="0"/>
          <w:marTop w:val="0"/>
          <w:marBottom w:val="0"/>
          <w:divBdr>
            <w:top w:val="none" w:sz="0" w:space="0" w:color="auto"/>
            <w:left w:val="none" w:sz="0" w:space="0" w:color="auto"/>
            <w:bottom w:val="none" w:sz="0" w:space="0" w:color="auto"/>
            <w:right w:val="none" w:sz="0" w:space="0" w:color="auto"/>
          </w:divBdr>
        </w:div>
        <w:div w:id="1843273693">
          <w:marLeft w:val="640"/>
          <w:marRight w:val="0"/>
          <w:marTop w:val="0"/>
          <w:marBottom w:val="0"/>
          <w:divBdr>
            <w:top w:val="none" w:sz="0" w:space="0" w:color="auto"/>
            <w:left w:val="none" w:sz="0" w:space="0" w:color="auto"/>
            <w:bottom w:val="none" w:sz="0" w:space="0" w:color="auto"/>
            <w:right w:val="none" w:sz="0" w:space="0" w:color="auto"/>
          </w:divBdr>
        </w:div>
      </w:divsChild>
    </w:div>
    <w:div w:id="1955403709">
      <w:bodyDiv w:val="1"/>
      <w:marLeft w:val="0"/>
      <w:marRight w:val="0"/>
      <w:marTop w:val="0"/>
      <w:marBottom w:val="0"/>
      <w:divBdr>
        <w:top w:val="none" w:sz="0" w:space="0" w:color="auto"/>
        <w:left w:val="none" w:sz="0" w:space="0" w:color="auto"/>
        <w:bottom w:val="none" w:sz="0" w:space="0" w:color="auto"/>
        <w:right w:val="none" w:sz="0" w:space="0" w:color="auto"/>
      </w:divBdr>
      <w:divsChild>
        <w:div w:id="517087768">
          <w:marLeft w:val="640"/>
          <w:marRight w:val="0"/>
          <w:marTop w:val="0"/>
          <w:marBottom w:val="0"/>
          <w:divBdr>
            <w:top w:val="none" w:sz="0" w:space="0" w:color="auto"/>
            <w:left w:val="none" w:sz="0" w:space="0" w:color="auto"/>
            <w:bottom w:val="none" w:sz="0" w:space="0" w:color="auto"/>
            <w:right w:val="none" w:sz="0" w:space="0" w:color="auto"/>
          </w:divBdr>
        </w:div>
        <w:div w:id="2124883310">
          <w:marLeft w:val="640"/>
          <w:marRight w:val="0"/>
          <w:marTop w:val="0"/>
          <w:marBottom w:val="0"/>
          <w:divBdr>
            <w:top w:val="none" w:sz="0" w:space="0" w:color="auto"/>
            <w:left w:val="none" w:sz="0" w:space="0" w:color="auto"/>
            <w:bottom w:val="none" w:sz="0" w:space="0" w:color="auto"/>
            <w:right w:val="none" w:sz="0" w:space="0" w:color="auto"/>
          </w:divBdr>
        </w:div>
        <w:div w:id="255597252">
          <w:marLeft w:val="640"/>
          <w:marRight w:val="0"/>
          <w:marTop w:val="0"/>
          <w:marBottom w:val="0"/>
          <w:divBdr>
            <w:top w:val="none" w:sz="0" w:space="0" w:color="auto"/>
            <w:left w:val="none" w:sz="0" w:space="0" w:color="auto"/>
            <w:bottom w:val="none" w:sz="0" w:space="0" w:color="auto"/>
            <w:right w:val="none" w:sz="0" w:space="0" w:color="auto"/>
          </w:divBdr>
        </w:div>
        <w:div w:id="1865316934">
          <w:marLeft w:val="640"/>
          <w:marRight w:val="0"/>
          <w:marTop w:val="0"/>
          <w:marBottom w:val="0"/>
          <w:divBdr>
            <w:top w:val="none" w:sz="0" w:space="0" w:color="auto"/>
            <w:left w:val="none" w:sz="0" w:space="0" w:color="auto"/>
            <w:bottom w:val="none" w:sz="0" w:space="0" w:color="auto"/>
            <w:right w:val="none" w:sz="0" w:space="0" w:color="auto"/>
          </w:divBdr>
        </w:div>
        <w:div w:id="1988898186">
          <w:marLeft w:val="640"/>
          <w:marRight w:val="0"/>
          <w:marTop w:val="0"/>
          <w:marBottom w:val="0"/>
          <w:divBdr>
            <w:top w:val="none" w:sz="0" w:space="0" w:color="auto"/>
            <w:left w:val="none" w:sz="0" w:space="0" w:color="auto"/>
            <w:bottom w:val="none" w:sz="0" w:space="0" w:color="auto"/>
            <w:right w:val="none" w:sz="0" w:space="0" w:color="auto"/>
          </w:divBdr>
        </w:div>
        <w:div w:id="200824695">
          <w:marLeft w:val="640"/>
          <w:marRight w:val="0"/>
          <w:marTop w:val="0"/>
          <w:marBottom w:val="0"/>
          <w:divBdr>
            <w:top w:val="none" w:sz="0" w:space="0" w:color="auto"/>
            <w:left w:val="none" w:sz="0" w:space="0" w:color="auto"/>
            <w:bottom w:val="none" w:sz="0" w:space="0" w:color="auto"/>
            <w:right w:val="none" w:sz="0" w:space="0" w:color="auto"/>
          </w:divBdr>
        </w:div>
        <w:div w:id="497500982">
          <w:marLeft w:val="640"/>
          <w:marRight w:val="0"/>
          <w:marTop w:val="0"/>
          <w:marBottom w:val="0"/>
          <w:divBdr>
            <w:top w:val="none" w:sz="0" w:space="0" w:color="auto"/>
            <w:left w:val="none" w:sz="0" w:space="0" w:color="auto"/>
            <w:bottom w:val="none" w:sz="0" w:space="0" w:color="auto"/>
            <w:right w:val="none" w:sz="0" w:space="0" w:color="auto"/>
          </w:divBdr>
        </w:div>
        <w:div w:id="101070186">
          <w:marLeft w:val="640"/>
          <w:marRight w:val="0"/>
          <w:marTop w:val="0"/>
          <w:marBottom w:val="0"/>
          <w:divBdr>
            <w:top w:val="none" w:sz="0" w:space="0" w:color="auto"/>
            <w:left w:val="none" w:sz="0" w:space="0" w:color="auto"/>
            <w:bottom w:val="none" w:sz="0" w:space="0" w:color="auto"/>
            <w:right w:val="none" w:sz="0" w:space="0" w:color="auto"/>
          </w:divBdr>
        </w:div>
        <w:div w:id="1170680559">
          <w:marLeft w:val="640"/>
          <w:marRight w:val="0"/>
          <w:marTop w:val="0"/>
          <w:marBottom w:val="0"/>
          <w:divBdr>
            <w:top w:val="none" w:sz="0" w:space="0" w:color="auto"/>
            <w:left w:val="none" w:sz="0" w:space="0" w:color="auto"/>
            <w:bottom w:val="none" w:sz="0" w:space="0" w:color="auto"/>
            <w:right w:val="none" w:sz="0" w:space="0" w:color="auto"/>
          </w:divBdr>
        </w:div>
        <w:div w:id="909537863">
          <w:marLeft w:val="640"/>
          <w:marRight w:val="0"/>
          <w:marTop w:val="0"/>
          <w:marBottom w:val="0"/>
          <w:divBdr>
            <w:top w:val="none" w:sz="0" w:space="0" w:color="auto"/>
            <w:left w:val="none" w:sz="0" w:space="0" w:color="auto"/>
            <w:bottom w:val="none" w:sz="0" w:space="0" w:color="auto"/>
            <w:right w:val="none" w:sz="0" w:space="0" w:color="auto"/>
          </w:divBdr>
        </w:div>
        <w:div w:id="1217206263">
          <w:marLeft w:val="640"/>
          <w:marRight w:val="0"/>
          <w:marTop w:val="0"/>
          <w:marBottom w:val="0"/>
          <w:divBdr>
            <w:top w:val="none" w:sz="0" w:space="0" w:color="auto"/>
            <w:left w:val="none" w:sz="0" w:space="0" w:color="auto"/>
            <w:bottom w:val="none" w:sz="0" w:space="0" w:color="auto"/>
            <w:right w:val="none" w:sz="0" w:space="0" w:color="auto"/>
          </w:divBdr>
        </w:div>
        <w:div w:id="2129007500">
          <w:marLeft w:val="640"/>
          <w:marRight w:val="0"/>
          <w:marTop w:val="0"/>
          <w:marBottom w:val="0"/>
          <w:divBdr>
            <w:top w:val="none" w:sz="0" w:space="0" w:color="auto"/>
            <w:left w:val="none" w:sz="0" w:space="0" w:color="auto"/>
            <w:bottom w:val="none" w:sz="0" w:space="0" w:color="auto"/>
            <w:right w:val="none" w:sz="0" w:space="0" w:color="auto"/>
          </w:divBdr>
        </w:div>
      </w:divsChild>
    </w:div>
    <w:div w:id="1988824137">
      <w:bodyDiv w:val="1"/>
      <w:marLeft w:val="0"/>
      <w:marRight w:val="0"/>
      <w:marTop w:val="0"/>
      <w:marBottom w:val="0"/>
      <w:divBdr>
        <w:top w:val="none" w:sz="0" w:space="0" w:color="auto"/>
        <w:left w:val="none" w:sz="0" w:space="0" w:color="auto"/>
        <w:bottom w:val="none" w:sz="0" w:space="0" w:color="auto"/>
        <w:right w:val="none" w:sz="0" w:space="0" w:color="auto"/>
      </w:divBdr>
    </w:div>
    <w:div w:id="2006321849">
      <w:bodyDiv w:val="1"/>
      <w:marLeft w:val="0"/>
      <w:marRight w:val="0"/>
      <w:marTop w:val="0"/>
      <w:marBottom w:val="0"/>
      <w:divBdr>
        <w:top w:val="none" w:sz="0" w:space="0" w:color="auto"/>
        <w:left w:val="none" w:sz="0" w:space="0" w:color="auto"/>
        <w:bottom w:val="none" w:sz="0" w:space="0" w:color="auto"/>
        <w:right w:val="none" w:sz="0" w:space="0" w:color="auto"/>
      </w:divBdr>
      <w:divsChild>
        <w:div w:id="1749765974">
          <w:marLeft w:val="640"/>
          <w:marRight w:val="0"/>
          <w:marTop w:val="0"/>
          <w:marBottom w:val="0"/>
          <w:divBdr>
            <w:top w:val="none" w:sz="0" w:space="0" w:color="auto"/>
            <w:left w:val="none" w:sz="0" w:space="0" w:color="auto"/>
            <w:bottom w:val="none" w:sz="0" w:space="0" w:color="auto"/>
            <w:right w:val="none" w:sz="0" w:space="0" w:color="auto"/>
          </w:divBdr>
        </w:div>
        <w:div w:id="871108719">
          <w:marLeft w:val="640"/>
          <w:marRight w:val="0"/>
          <w:marTop w:val="0"/>
          <w:marBottom w:val="0"/>
          <w:divBdr>
            <w:top w:val="none" w:sz="0" w:space="0" w:color="auto"/>
            <w:left w:val="none" w:sz="0" w:space="0" w:color="auto"/>
            <w:bottom w:val="none" w:sz="0" w:space="0" w:color="auto"/>
            <w:right w:val="none" w:sz="0" w:space="0" w:color="auto"/>
          </w:divBdr>
        </w:div>
        <w:div w:id="75715807">
          <w:marLeft w:val="640"/>
          <w:marRight w:val="0"/>
          <w:marTop w:val="0"/>
          <w:marBottom w:val="0"/>
          <w:divBdr>
            <w:top w:val="none" w:sz="0" w:space="0" w:color="auto"/>
            <w:left w:val="none" w:sz="0" w:space="0" w:color="auto"/>
            <w:bottom w:val="none" w:sz="0" w:space="0" w:color="auto"/>
            <w:right w:val="none" w:sz="0" w:space="0" w:color="auto"/>
          </w:divBdr>
        </w:div>
        <w:div w:id="500974073">
          <w:marLeft w:val="640"/>
          <w:marRight w:val="0"/>
          <w:marTop w:val="0"/>
          <w:marBottom w:val="0"/>
          <w:divBdr>
            <w:top w:val="none" w:sz="0" w:space="0" w:color="auto"/>
            <w:left w:val="none" w:sz="0" w:space="0" w:color="auto"/>
            <w:bottom w:val="none" w:sz="0" w:space="0" w:color="auto"/>
            <w:right w:val="none" w:sz="0" w:space="0" w:color="auto"/>
          </w:divBdr>
        </w:div>
      </w:divsChild>
    </w:div>
    <w:div w:id="2006588116">
      <w:bodyDiv w:val="1"/>
      <w:marLeft w:val="0"/>
      <w:marRight w:val="0"/>
      <w:marTop w:val="0"/>
      <w:marBottom w:val="0"/>
      <w:divBdr>
        <w:top w:val="none" w:sz="0" w:space="0" w:color="auto"/>
        <w:left w:val="none" w:sz="0" w:space="0" w:color="auto"/>
        <w:bottom w:val="none" w:sz="0" w:space="0" w:color="auto"/>
        <w:right w:val="none" w:sz="0" w:space="0" w:color="auto"/>
      </w:divBdr>
      <w:divsChild>
        <w:div w:id="2020505966">
          <w:marLeft w:val="640"/>
          <w:marRight w:val="0"/>
          <w:marTop w:val="0"/>
          <w:marBottom w:val="0"/>
          <w:divBdr>
            <w:top w:val="none" w:sz="0" w:space="0" w:color="auto"/>
            <w:left w:val="none" w:sz="0" w:space="0" w:color="auto"/>
            <w:bottom w:val="none" w:sz="0" w:space="0" w:color="auto"/>
            <w:right w:val="none" w:sz="0" w:space="0" w:color="auto"/>
          </w:divBdr>
        </w:div>
        <w:div w:id="399211158">
          <w:marLeft w:val="640"/>
          <w:marRight w:val="0"/>
          <w:marTop w:val="0"/>
          <w:marBottom w:val="0"/>
          <w:divBdr>
            <w:top w:val="none" w:sz="0" w:space="0" w:color="auto"/>
            <w:left w:val="none" w:sz="0" w:space="0" w:color="auto"/>
            <w:bottom w:val="none" w:sz="0" w:space="0" w:color="auto"/>
            <w:right w:val="none" w:sz="0" w:space="0" w:color="auto"/>
          </w:divBdr>
        </w:div>
        <w:div w:id="166287886">
          <w:marLeft w:val="640"/>
          <w:marRight w:val="0"/>
          <w:marTop w:val="0"/>
          <w:marBottom w:val="0"/>
          <w:divBdr>
            <w:top w:val="none" w:sz="0" w:space="0" w:color="auto"/>
            <w:left w:val="none" w:sz="0" w:space="0" w:color="auto"/>
            <w:bottom w:val="none" w:sz="0" w:space="0" w:color="auto"/>
            <w:right w:val="none" w:sz="0" w:space="0" w:color="auto"/>
          </w:divBdr>
        </w:div>
        <w:div w:id="1546602914">
          <w:marLeft w:val="640"/>
          <w:marRight w:val="0"/>
          <w:marTop w:val="0"/>
          <w:marBottom w:val="0"/>
          <w:divBdr>
            <w:top w:val="none" w:sz="0" w:space="0" w:color="auto"/>
            <w:left w:val="none" w:sz="0" w:space="0" w:color="auto"/>
            <w:bottom w:val="none" w:sz="0" w:space="0" w:color="auto"/>
            <w:right w:val="none" w:sz="0" w:space="0" w:color="auto"/>
          </w:divBdr>
        </w:div>
        <w:div w:id="1453934413">
          <w:marLeft w:val="640"/>
          <w:marRight w:val="0"/>
          <w:marTop w:val="0"/>
          <w:marBottom w:val="0"/>
          <w:divBdr>
            <w:top w:val="none" w:sz="0" w:space="0" w:color="auto"/>
            <w:left w:val="none" w:sz="0" w:space="0" w:color="auto"/>
            <w:bottom w:val="none" w:sz="0" w:space="0" w:color="auto"/>
            <w:right w:val="none" w:sz="0" w:space="0" w:color="auto"/>
          </w:divBdr>
        </w:div>
        <w:div w:id="33233044">
          <w:marLeft w:val="640"/>
          <w:marRight w:val="0"/>
          <w:marTop w:val="0"/>
          <w:marBottom w:val="0"/>
          <w:divBdr>
            <w:top w:val="none" w:sz="0" w:space="0" w:color="auto"/>
            <w:left w:val="none" w:sz="0" w:space="0" w:color="auto"/>
            <w:bottom w:val="none" w:sz="0" w:space="0" w:color="auto"/>
            <w:right w:val="none" w:sz="0" w:space="0" w:color="auto"/>
          </w:divBdr>
        </w:div>
        <w:div w:id="134026073">
          <w:marLeft w:val="640"/>
          <w:marRight w:val="0"/>
          <w:marTop w:val="0"/>
          <w:marBottom w:val="0"/>
          <w:divBdr>
            <w:top w:val="none" w:sz="0" w:space="0" w:color="auto"/>
            <w:left w:val="none" w:sz="0" w:space="0" w:color="auto"/>
            <w:bottom w:val="none" w:sz="0" w:space="0" w:color="auto"/>
            <w:right w:val="none" w:sz="0" w:space="0" w:color="auto"/>
          </w:divBdr>
        </w:div>
        <w:div w:id="1159729469">
          <w:marLeft w:val="640"/>
          <w:marRight w:val="0"/>
          <w:marTop w:val="0"/>
          <w:marBottom w:val="0"/>
          <w:divBdr>
            <w:top w:val="none" w:sz="0" w:space="0" w:color="auto"/>
            <w:left w:val="none" w:sz="0" w:space="0" w:color="auto"/>
            <w:bottom w:val="none" w:sz="0" w:space="0" w:color="auto"/>
            <w:right w:val="none" w:sz="0" w:space="0" w:color="auto"/>
          </w:divBdr>
        </w:div>
        <w:div w:id="1409842827">
          <w:marLeft w:val="640"/>
          <w:marRight w:val="0"/>
          <w:marTop w:val="0"/>
          <w:marBottom w:val="0"/>
          <w:divBdr>
            <w:top w:val="none" w:sz="0" w:space="0" w:color="auto"/>
            <w:left w:val="none" w:sz="0" w:space="0" w:color="auto"/>
            <w:bottom w:val="none" w:sz="0" w:space="0" w:color="auto"/>
            <w:right w:val="none" w:sz="0" w:space="0" w:color="auto"/>
          </w:divBdr>
        </w:div>
        <w:div w:id="909852258">
          <w:marLeft w:val="640"/>
          <w:marRight w:val="0"/>
          <w:marTop w:val="0"/>
          <w:marBottom w:val="0"/>
          <w:divBdr>
            <w:top w:val="none" w:sz="0" w:space="0" w:color="auto"/>
            <w:left w:val="none" w:sz="0" w:space="0" w:color="auto"/>
            <w:bottom w:val="none" w:sz="0" w:space="0" w:color="auto"/>
            <w:right w:val="none" w:sz="0" w:space="0" w:color="auto"/>
          </w:divBdr>
        </w:div>
        <w:div w:id="1191532979">
          <w:marLeft w:val="640"/>
          <w:marRight w:val="0"/>
          <w:marTop w:val="0"/>
          <w:marBottom w:val="0"/>
          <w:divBdr>
            <w:top w:val="none" w:sz="0" w:space="0" w:color="auto"/>
            <w:left w:val="none" w:sz="0" w:space="0" w:color="auto"/>
            <w:bottom w:val="none" w:sz="0" w:space="0" w:color="auto"/>
            <w:right w:val="none" w:sz="0" w:space="0" w:color="auto"/>
          </w:divBdr>
        </w:div>
        <w:div w:id="1099834383">
          <w:marLeft w:val="640"/>
          <w:marRight w:val="0"/>
          <w:marTop w:val="0"/>
          <w:marBottom w:val="0"/>
          <w:divBdr>
            <w:top w:val="none" w:sz="0" w:space="0" w:color="auto"/>
            <w:left w:val="none" w:sz="0" w:space="0" w:color="auto"/>
            <w:bottom w:val="none" w:sz="0" w:space="0" w:color="auto"/>
            <w:right w:val="none" w:sz="0" w:space="0" w:color="auto"/>
          </w:divBdr>
        </w:div>
      </w:divsChild>
    </w:div>
    <w:div w:id="2061051830">
      <w:bodyDiv w:val="1"/>
      <w:marLeft w:val="0"/>
      <w:marRight w:val="0"/>
      <w:marTop w:val="0"/>
      <w:marBottom w:val="0"/>
      <w:divBdr>
        <w:top w:val="none" w:sz="0" w:space="0" w:color="auto"/>
        <w:left w:val="none" w:sz="0" w:space="0" w:color="auto"/>
        <w:bottom w:val="none" w:sz="0" w:space="0" w:color="auto"/>
        <w:right w:val="none" w:sz="0" w:space="0" w:color="auto"/>
      </w:divBdr>
      <w:divsChild>
        <w:div w:id="1026177895">
          <w:marLeft w:val="640"/>
          <w:marRight w:val="0"/>
          <w:marTop w:val="0"/>
          <w:marBottom w:val="0"/>
          <w:divBdr>
            <w:top w:val="none" w:sz="0" w:space="0" w:color="auto"/>
            <w:left w:val="none" w:sz="0" w:space="0" w:color="auto"/>
            <w:bottom w:val="none" w:sz="0" w:space="0" w:color="auto"/>
            <w:right w:val="none" w:sz="0" w:space="0" w:color="auto"/>
          </w:divBdr>
        </w:div>
        <w:div w:id="2033650429">
          <w:marLeft w:val="640"/>
          <w:marRight w:val="0"/>
          <w:marTop w:val="0"/>
          <w:marBottom w:val="0"/>
          <w:divBdr>
            <w:top w:val="none" w:sz="0" w:space="0" w:color="auto"/>
            <w:left w:val="none" w:sz="0" w:space="0" w:color="auto"/>
            <w:bottom w:val="none" w:sz="0" w:space="0" w:color="auto"/>
            <w:right w:val="none" w:sz="0" w:space="0" w:color="auto"/>
          </w:divBdr>
        </w:div>
        <w:div w:id="450978189">
          <w:marLeft w:val="640"/>
          <w:marRight w:val="0"/>
          <w:marTop w:val="0"/>
          <w:marBottom w:val="0"/>
          <w:divBdr>
            <w:top w:val="none" w:sz="0" w:space="0" w:color="auto"/>
            <w:left w:val="none" w:sz="0" w:space="0" w:color="auto"/>
            <w:bottom w:val="none" w:sz="0" w:space="0" w:color="auto"/>
            <w:right w:val="none" w:sz="0" w:space="0" w:color="auto"/>
          </w:divBdr>
        </w:div>
        <w:div w:id="2081100898">
          <w:marLeft w:val="640"/>
          <w:marRight w:val="0"/>
          <w:marTop w:val="0"/>
          <w:marBottom w:val="0"/>
          <w:divBdr>
            <w:top w:val="none" w:sz="0" w:space="0" w:color="auto"/>
            <w:left w:val="none" w:sz="0" w:space="0" w:color="auto"/>
            <w:bottom w:val="none" w:sz="0" w:space="0" w:color="auto"/>
            <w:right w:val="none" w:sz="0" w:space="0" w:color="auto"/>
          </w:divBdr>
        </w:div>
        <w:div w:id="35204632">
          <w:marLeft w:val="640"/>
          <w:marRight w:val="0"/>
          <w:marTop w:val="0"/>
          <w:marBottom w:val="0"/>
          <w:divBdr>
            <w:top w:val="none" w:sz="0" w:space="0" w:color="auto"/>
            <w:left w:val="none" w:sz="0" w:space="0" w:color="auto"/>
            <w:bottom w:val="none" w:sz="0" w:space="0" w:color="auto"/>
            <w:right w:val="none" w:sz="0" w:space="0" w:color="auto"/>
          </w:divBdr>
        </w:div>
        <w:div w:id="1963533795">
          <w:marLeft w:val="640"/>
          <w:marRight w:val="0"/>
          <w:marTop w:val="0"/>
          <w:marBottom w:val="0"/>
          <w:divBdr>
            <w:top w:val="none" w:sz="0" w:space="0" w:color="auto"/>
            <w:left w:val="none" w:sz="0" w:space="0" w:color="auto"/>
            <w:bottom w:val="none" w:sz="0" w:space="0" w:color="auto"/>
            <w:right w:val="none" w:sz="0" w:space="0" w:color="auto"/>
          </w:divBdr>
        </w:div>
        <w:div w:id="275259449">
          <w:marLeft w:val="640"/>
          <w:marRight w:val="0"/>
          <w:marTop w:val="0"/>
          <w:marBottom w:val="0"/>
          <w:divBdr>
            <w:top w:val="none" w:sz="0" w:space="0" w:color="auto"/>
            <w:left w:val="none" w:sz="0" w:space="0" w:color="auto"/>
            <w:bottom w:val="none" w:sz="0" w:space="0" w:color="auto"/>
            <w:right w:val="none" w:sz="0" w:space="0" w:color="auto"/>
          </w:divBdr>
        </w:div>
        <w:div w:id="866870973">
          <w:marLeft w:val="640"/>
          <w:marRight w:val="0"/>
          <w:marTop w:val="0"/>
          <w:marBottom w:val="0"/>
          <w:divBdr>
            <w:top w:val="none" w:sz="0" w:space="0" w:color="auto"/>
            <w:left w:val="none" w:sz="0" w:space="0" w:color="auto"/>
            <w:bottom w:val="none" w:sz="0" w:space="0" w:color="auto"/>
            <w:right w:val="none" w:sz="0" w:space="0" w:color="auto"/>
          </w:divBdr>
        </w:div>
        <w:div w:id="444155022">
          <w:marLeft w:val="640"/>
          <w:marRight w:val="0"/>
          <w:marTop w:val="0"/>
          <w:marBottom w:val="0"/>
          <w:divBdr>
            <w:top w:val="none" w:sz="0" w:space="0" w:color="auto"/>
            <w:left w:val="none" w:sz="0" w:space="0" w:color="auto"/>
            <w:bottom w:val="none" w:sz="0" w:space="0" w:color="auto"/>
            <w:right w:val="none" w:sz="0" w:space="0" w:color="auto"/>
          </w:divBdr>
        </w:div>
        <w:div w:id="334958607">
          <w:marLeft w:val="640"/>
          <w:marRight w:val="0"/>
          <w:marTop w:val="0"/>
          <w:marBottom w:val="0"/>
          <w:divBdr>
            <w:top w:val="none" w:sz="0" w:space="0" w:color="auto"/>
            <w:left w:val="none" w:sz="0" w:space="0" w:color="auto"/>
            <w:bottom w:val="none" w:sz="0" w:space="0" w:color="auto"/>
            <w:right w:val="none" w:sz="0" w:space="0" w:color="auto"/>
          </w:divBdr>
        </w:div>
        <w:div w:id="700975378">
          <w:marLeft w:val="640"/>
          <w:marRight w:val="0"/>
          <w:marTop w:val="0"/>
          <w:marBottom w:val="0"/>
          <w:divBdr>
            <w:top w:val="none" w:sz="0" w:space="0" w:color="auto"/>
            <w:left w:val="none" w:sz="0" w:space="0" w:color="auto"/>
            <w:bottom w:val="none" w:sz="0" w:space="0" w:color="auto"/>
            <w:right w:val="none" w:sz="0" w:space="0" w:color="auto"/>
          </w:divBdr>
        </w:div>
        <w:div w:id="2111663649">
          <w:marLeft w:val="640"/>
          <w:marRight w:val="0"/>
          <w:marTop w:val="0"/>
          <w:marBottom w:val="0"/>
          <w:divBdr>
            <w:top w:val="none" w:sz="0" w:space="0" w:color="auto"/>
            <w:left w:val="none" w:sz="0" w:space="0" w:color="auto"/>
            <w:bottom w:val="none" w:sz="0" w:space="0" w:color="auto"/>
            <w:right w:val="none" w:sz="0" w:space="0" w:color="auto"/>
          </w:divBdr>
        </w:div>
        <w:div w:id="105079049">
          <w:marLeft w:val="640"/>
          <w:marRight w:val="0"/>
          <w:marTop w:val="0"/>
          <w:marBottom w:val="0"/>
          <w:divBdr>
            <w:top w:val="none" w:sz="0" w:space="0" w:color="auto"/>
            <w:left w:val="none" w:sz="0" w:space="0" w:color="auto"/>
            <w:bottom w:val="none" w:sz="0" w:space="0" w:color="auto"/>
            <w:right w:val="none" w:sz="0" w:space="0" w:color="auto"/>
          </w:divBdr>
        </w:div>
        <w:div w:id="1183395289">
          <w:marLeft w:val="640"/>
          <w:marRight w:val="0"/>
          <w:marTop w:val="0"/>
          <w:marBottom w:val="0"/>
          <w:divBdr>
            <w:top w:val="none" w:sz="0" w:space="0" w:color="auto"/>
            <w:left w:val="none" w:sz="0" w:space="0" w:color="auto"/>
            <w:bottom w:val="none" w:sz="0" w:space="0" w:color="auto"/>
            <w:right w:val="none" w:sz="0" w:space="0" w:color="auto"/>
          </w:divBdr>
        </w:div>
      </w:divsChild>
    </w:div>
    <w:div w:id="2082218593">
      <w:bodyDiv w:val="1"/>
      <w:marLeft w:val="0"/>
      <w:marRight w:val="0"/>
      <w:marTop w:val="0"/>
      <w:marBottom w:val="0"/>
      <w:divBdr>
        <w:top w:val="none" w:sz="0" w:space="0" w:color="auto"/>
        <w:left w:val="none" w:sz="0" w:space="0" w:color="auto"/>
        <w:bottom w:val="none" w:sz="0" w:space="0" w:color="auto"/>
        <w:right w:val="none" w:sz="0" w:space="0" w:color="auto"/>
      </w:divBdr>
    </w:div>
    <w:div w:id="2100715023">
      <w:bodyDiv w:val="1"/>
      <w:marLeft w:val="0"/>
      <w:marRight w:val="0"/>
      <w:marTop w:val="0"/>
      <w:marBottom w:val="0"/>
      <w:divBdr>
        <w:top w:val="none" w:sz="0" w:space="0" w:color="auto"/>
        <w:left w:val="none" w:sz="0" w:space="0" w:color="auto"/>
        <w:bottom w:val="none" w:sz="0" w:space="0" w:color="auto"/>
        <w:right w:val="none" w:sz="0" w:space="0" w:color="auto"/>
      </w:divBdr>
    </w:div>
    <w:div w:id="2104034217">
      <w:bodyDiv w:val="1"/>
      <w:marLeft w:val="0"/>
      <w:marRight w:val="0"/>
      <w:marTop w:val="0"/>
      <w:marBottom w:val="0"/>
      <w:divBdr>
        <w:top w:val="none" w:sz="0" w:space="0" w:color="auto"/>
        <w:left w:val="none" w:sz="0" w:space="0" w:color="auto"/>
        <w:bottom w:val="none" w:sz="0" w:space="0" w:color="auto"/>
        <w:right w:val="none" w:sz="0" w:space="0" w:color="auto"/>
      </w:divBdr>
      <w:divsChild>
        <w:div w:id="1226650819">
          <w:marLeft w:val="640"/>
          <w:marRight w:val="0"/>
          <w:marTop w:val="0"/>
          <w:marBottom w:val="0"/>
          <w:divBdr>
            <w:top w:val="none" w:sz="0" w:space="0" w:color="auto"/>
            <w:left w:val="none" w:sz="0" w:space="0" w:color="auto"/>
            <w:bottom w:val="none" w:sz="0" w:space="0" w:color="auto"/>
            <w:right w:val="none" w:sz="0" w:space="0" w:color="auto"/>
          </w:divBdr>
        </w:div>
        <w:div w:id="875000320">
          <w:marLeft w:val="640"/>
          <w:marRight w:val="0"/>
          <w:marTop w:val="0"/>
          <w:marBottom w:val="0"/>
          <w:divBdr>
            <w:top w:val="none" w:sz="0" w:space="0" w:color="auto"/>
            <w:left w:val="none" w:sz="0" w:space="0" w:color="auto"/>
            <w:bottom w:val="none" w:sz="0" w:space="0" w:color="auto"/>
            <w:right w:val="none" w:sz="0" w:space="0" w:color="auto"/>
          </w:divBdr>
        </w:div>
        <w:div w:id="204100929">
          <w:marLeft w:val="640"/>
          <w:marRight w:val="0"/>
          <w:marTop w:val="0"/>
          <w:marBottom w:val="0"/>
          <w:divBdr>
            <w:top w:val="none" w:sz="0" w:space="0" w:color="auto"/>
            <w:left w:val="none" w:sz="0" w:space="0" w:color="auto"/>
            <w:bottom w:val="none" w:sz="0" w:space="0" w:color="auto"/>
            <w:right w:val="none" w:sz="0" w:space="0" w:color="auto"/>
          </w:divBdr>
        </w:div>
        <w:div w:id="1272008996">
          <w:marLeft w:val="640"/>
          <w:marRight w:val="0"/>
          <w:marTop w:val="0"/>
          <w:marBottom w:val="0"/>
          <w:divBdr>
            <w:top w:val="none" w:sz="0" w:space="0" w:color="auto"/>
            <w:left w:val="none" w:sz="0" w:space="0" w:color="auto"/>
            <w:bottom w:val="none" w:sz="0" w:space="0" w:color="auto"/>
            <w:right w:val="none" w:sz="0" w:space="0" w:color="auto"/>
          </w:divBdr>
        </w:div>
        <w:div w:id="1905215396">
          <w:marLeft w:val="640"/>
          <w:marRight w:val="0"/>
          <w:marTop w:val="0"/>
          <w:marBottom w:val="0"/>
          <w:divBdr>
            <w:top w:val="none" w:sz="0" w:space="0" w:color="auto"/>
            <w:left w:val="none" w:sz="0" w:space="0" w:color="auto"/>
            <w:bottom w:val="none" w:sz="0" w:space="0" w:color="auto"/>
            <w:right w:val="none" w:sz="0" w:space="0" w:color="auto"/>
          </w:divBdr>
        </w:div>
        <w:div w:id="1864122952">
          <w:marLeft w:val="640"/>
          <w:marRight w:val="0"/>
          <w:marTop w:val="0"/>
          <w:marBottom w:val="0"/>
          <w:divBdr>
            <w:top w:val="none" w:sz="0" w:space="0" w:color="auto"/>
            <w:left w:val="none" w:sz="0" w:space="0" w:color="auto"/>
            <w:bottom w:val="none" w:sz="0" w:space="0" w:color="auto"/>
            <w:right w:val="none" w:sz="0" w:space="0" w:color="auto"/>
          </w:divBdr>
        </w:div>
        <w:div w:id="1877741610">
          <w:marLeft w:val="640"/>
          <w:marRight w:val="0"/>
          <w:marTop w:val="0"/>
          <w:marBottom w:val="0"/>
          <w:divBdr>
            <w:top w:val="none" w:sz="0" w:space="0" w:color="auto"/>
            <w:left w:val="none" w:sz="0" w:space="0" w:color="auto"/>
            <w:bottom w:val="none" w:sz="0" w:space="0" w:color="auto"/>
            <w:right w:val="none" w:sz="0" w:space="0" w:color="auto"/>
          </w:divBdr>
        </w:div>
        <w:div w:id="912736970">
          <w:marLeft w:val="640"/>
          <w:marRight w:val="0"/>
          <w:marTop w:val="0"/>
          <w:marBottom w:val="0"/>
          <w:divBdr>
            <w:top w:val="none" w:sz="0" w:space="0" w:color="auto"/>
            <w:left w:val="none" w:sz="0" w:space="0" w:color="auto"/>
            <w:bottom w:val="none" w:sz="0" w:space="0" w:color="auto"/>
            <w:right w:val="none" w:sz="0" w:space="0" w:color="auto"/>
          </w:divBdr>
        </w:div>
        <w:div w:id="1842039396">
          <w:marLeft w:val="640"/>
          <w:marRight w:val="0"/>
          <w:marTop w:val="0"/>
          <w:marBottom w:val="0"/>
          <w:divBdr>
            <w:top w:val="none" w:sz="0" w:space="0" w:color="auto"/>
            <w:left w:val="none" w:sz="0" w:space="0" w:color="auto"/>
            <w:bottom w:val="none" w:sz="0" w:space="0" w:color="auto"/>
            <w:right w:val="none" w:sz="0" w:space="0" w:color="auto"/>
          </w:divBdr>
        </w:div>
        <w:div w:id="1980840528">
          <w:marLeft w:val="640"/>
          <w:marRight w:val="0"/>
          <w:marTop w:val="0"/>
          <w:marBottom w:val="0"/>
          <w:divBdr>
            <w:top w:val="none" w:sz="0" w:space="0" w:color="auto"/>
            <w:left w:val="none" w:sz="0" w:space="0" w:color="auto"/>
            <w:bottom w:val="none" w:sz="0" w:space="0" w:color="auto"/>
            <w:right w:val="none" w:sz="0" w:space="0" w:color="auto"/>
          </w:divBdr>
        </w:div>
        <w:div w:id="621888983">
          <w:marLeft w:val="640"/>
          <w:marRight w:val="0"/>
          <w:marTop w:val="0"/>
          <w:marBottom w:val="0"/>
          <w:divBdr>
            <w:top w:val="none" w:sz="0" w:space="0" w:color="auto"/>
            <w:left w:val="none" w:sz="0" w:space="0" w:color="auto"/>
            <w:bottom w:val="none" w:sz="0" w:space="0" w:color="auto"/>
            <w:right w:val="none" w:sz="0" w:space="0" w:color="auto"/>
          </w:divBdr>
        </w:div>
        <w:div w:id="1710299142">
          <w:marLeft w:val="640"/>
          <w:marRight w:val="0"/>
          <w:marTop w:val="0"/>
          <w:marBottom w:val="0"/>
          <w:divBdr>
            <w:top w:val="none" w:sz="0" w:space="0" w:color="auto"/>
            <w:left w:val="none" w:sz="0" w:space="0" w:color="auto"/>
            <w:bottom w:val="none" w:sz="0" w:space="0" w:color="auto"/>
            <w:right w:val="none" w:sz="0" w:space="0" w:color="auto"/>
          </w:divBdr>
        </w:div>
        <w:div w:id="956565251">
          <w:marLeft w:val="640"/>
          <w:marRight w:val="0"/>
          <w:marTop w:val="0"/>
          <w:marBottom w:val="0"/>
          <w:divBdr>
            <w:top w:val="none" w:sz="0" w:space="0" w:color="auto"/>
            <w:left w:val="none" w:sz="0" w:space="0" w:color="auto"/>
            <w:bottom w:val="none" w:sz="0" w:space="0" w:color="auto"/>
            <w:right w:val="none" w:sz="0" w:space="0" w:color="auto"/>
          </w:divBdr>
        </w:div>
        <w:div w:id="2064059704">
          <w:marLeft w:val="640"/>
          <w:marRight w:val="0"/>
          <w:marTop w:val="0"/>
          <w:marBottom w:val="0"/>
          <w:divBdr>
            <w:top w:val="none" w:sz="0" w:space="0" w:color="auto"/>
            <w:left w:val="none" w:sz="0" w:space="0" w:color="auto"/>
            <w:bottom w:val="none" w:sz="0" w:space="0" w:color="auto"/>
            <w:right w:val="none" w:sz="0" w:space="0" w:color="auto"/>
          </w:divBdr>
        </w:div>
        <w:div w:id="690759072">
          <w:marLeft w:val="640"/>
          <w:marRight w:val="0"/>
          <w:marTop w:val="0"/>
          <w:marBottom w:val="0"/>
          <w:divBdr>
            <w:top w:val="none" w:sz="0" w:space="0" w:color="auto"/>
            <w:left w:val="none" w:sz="0" w:space="0" w:color="auto"/>
            <w:bottom w:val="none" w:sz="0" w:space="0" w:color="auto"/>
            <w:right w:val="none" w:sz="0" w:space="0" w:color="auto"/>
          </w:divBdr>
        </w:div>
        <w:div w:id="2061321529">
          <w:marLeft w:val="640"/>
          <w:marRight w:val="0"/>
          <w:marTop w:val="0"/>
          <w:marBottom w:val="0"/>
          <w:divBdr>
            <w:top w:val="none" w:sz="0" w:space="0" w:color="auto"/>
            <w:left w:val="none" w:sz="0" w:space="0" w:color="auto"/>
            <w:bottom w:val="none" w:sz="0" w:space="0" w:color="auto"/>
            <w:right w:val="none" w:sz="0" w:space="0" w:color="auto"/>
          </w:divBdr>
        </w:div>
        <w:div w:id="751968021">
          <w:marLeft w:val="640"/>
          <w:marRight w:val="0"/>
          <w:marTop w:val="0"/>
          <w:marBottom w:val="0"/>
          <w:divBdr>
            <w:top w:val="none" w:sz="0" w:space="0" w:color="auto"/>
            <w:left w:val="none" w:sz="0" w:space="0" w:color="auto"/>
            <w:bottom w:val="none" w:sz="0" w:space="0" w:color="auto"/>
            <w:right w:val="none" w:sz="0" w:space="0" w:color="auto"/>
          </w:divBdr>
        </w:div>
      </w:divsChild>
    </w:div>
    <w:div w:id="2121603919">
      <w:bodyDiv w:val="1"/>
      <w:marLeft w:val="0"/>
      <w:marRight w:val="0"/>
      <w:marTop w:val="0"/>
      <w:marBottom w:val="0"/>
      <w:divBdr>
        <w:top w:val="none" w:sz="0" w:space="0" w:color="auto"/>
        <w:left w:val="none" w:sz="0" w:space="0" w:color="auto"/>
        <w:bottom w:val="none" w:sz="0" w:space="0" w:color="auto"/>
        <w:right w:val="none" w:sz="0" w:space="0" w:color="auto"/>
      </w:divBdr>
      <w:divsChild>
        <w:div w:id="834566082">
          <w:marLeft w:val="640"/>
          <w:marRight w:val="0"/>
          <w:marTop w:val="0"/>
          <w:marBottom w:val="0"/>
          <w:divBdr>
            <w:top w:val="none" w:sz="0" w:space="0" w:color="auto"/>
            <w:left w:val="none" w:sz="0" w:space="0" w:color="auto"/>
            <w:bottom w:val="none" w:sz="0" w:space="0" w:color="auto"/>
            <w:right w:val="none" w:sz="0" w:space="0" w:color="auto"/>
          </w:divBdr>
        </w:div>
        <w:div w:id="1736322316">
          <w:marLeft w:val="640"/>
          <w:marRight w:val="0"/>
          <w:marTop w:val="0"/>
          <w:marBottom w:val="0"/>
          <w:divBdr>
            <w:top w:val="none" w:sz="0" w:space="0" w:color="auto"/>
            <w:left w:val="none" w:sz="0" w:space="0" w:color="auto"/>
            <w:bottom w:val="none" w:sz="0" w:space="0" w:color="auto"/>
            <w:right w:val="none" w:sz="0" w:space="0" w:color="auto"/>
          </w:divBdr>
        </w:div>
        <w:div w:id="76711626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yeem5847@gmail.com" TargetMode="External"/><Relationship Id="rId13" Type="http://schemas.openxmlformats.org/officeDocument/2006/relationships/hyperlink" Target="mailto:n.haider@keele.ac.uk" TargetMode="External"/><Relationship Id="rId18" Type="http://schemas.openxmlformats.org/officeDocument/2006/relationships/image" Target="media/image3.png"/><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6.tiff"/><Relationship Id="rId7" Type="http://schemas.openxmlformats.org/officeDocument/2006/relationships/endnotes" Target="endnotes.xml"/><Relationship Id="rId12" Type="http://schemas.openxmlformats.org/officeDocument/2006/relationships/hyperlink" Target="mailto:Md.Asaduzzaman@staffs.ac.uk" TargetMode="External"/><Relationship Id="rId17" Type="http://schemas.openxmlformats.org/officeDocument/2006/relationships/image" Target="media/image2.tiff"/><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1.tiff"/><Relationship Id="rId20" Type="http://schemas.openxmlformats.org/officeDocument/2006/relationships/image" Target="media/image5.tif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rahman@bond.edu.au" TargetMode="External"/><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yperlink" Target="tel:+441782734414" TargetMode="External"/><Relationship Id="rId23" Type="http://schemas.openxmlformats.org/officeDocument/2006/relationships/comments" Target="comments.xml"/><Relationship Id="rId28" Type="http://schemas.microsoft.com/office/2011/relationships/people" Target="people.xml"/><Relationship Id="rId10" Type="http://schemas.openxmlformats.org/officeDocument/2006/relationships/hyperlink" Target="mailto:dribrahim.dls@gmail.com" TargetMode="External"/><Relationship Id="rId19" Type="http://schemas.openxmlformats.org/officeDocument/2006/relationships/image" Target="media/image4.tiff"/><Relationship Id="rId4" Type="http://schemas.openxmlformats.org/officeDocument/2006/relationships/settings" Target="settings.xml"/><Relationship Id="rId9" Type="http://schemas.openxmlformats.org/officeDocument/2006/relationships/hyperlink" Target="mailto:dr_mahbub@yahoo.com" TargetMode="External"/><Relationship Id="rId14" Type="http://schemas.openxmlformats.org/officeDocument/2006/relationships/hyperlink" Target="mailto:n.haider@keele.ac.uk" TargetMode="External"/><Relationship Id="rId22" Type="http://schemas.openxmlformats.org/officeDocument/2006/relationships/footer" Target="footer1.xml"/><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FCE259-A5B8-4362-A0F5-272D6E8BCF4D}"/>
      </w:docPartPr>
      <w:docPartBody>
        <w:p w:rsidR="00D664AF" w:rsidRDefault="004D7D78">
          <w:r w:rsidRPr="00AA6D7E">
            <w:rPr>
              <w:rStyle w:val="PlaceholderText"/>
            </w:rPr>
            <w:t>Click or tap here to enter text.</w:t>
          </w:r>
        </w:p>
      </w:docPartBody>
    </w:docPart>
    <w:docPart>
      <w:docPartPr>
        <w:name w:val="BEB65B31868F4F0484D832EBC960C08A"/>
        <w:category>
          <w:name w:val="General"/>
          <w:gallery w:val="placeholder"/>
        </w:category>
        <w:types>
          <w:type w:val="bbPlcHdr"/>
        </w:types>
        <w:behaviors>
          <w:behavior w:val="content"/>
        </w:behaviors>
        <w:guid w:val="{9E5E22AA-CE17-436E-8362-A9E1081B1CB5}"/>
      </w:docPartPr>
      <w:docPartBody>
        <w:p w:rsidR="003B45BC" w:rsidRDefault="003B45BC" w:rsidP="003B45BC">
          <w:pPr>
            <w:pStyle w:val="BEB65B31868F4F0484D832EBC960C08A"/>
          </w:pPr>
          <w:r w:rsidRPr="00AA6D7E">
            <w:rPr>
              <w:rStyle w:val="PlaceholderText"/>
            </w:rPr>
            <w:t>Click or tap here to enter text.</w:t>
          </w:r>
        </w:p>
      </w:docPartBody>
    </w:docPart>
    <w:docPart>
      <w:docPartPr>
        <w:name w:val="3D7BE807383B4FF7A1B8FB3B8EBD3B6B"/>
        <w:category>
          <w:name w:val="General"/>
          <w:gallery w:val="placeholder"/>
        </w:category>
        <w:types>
          <w:type w:val="bbPlcHdr"/>
        </w:types>
        <w:behaviors>
          <w:behavior w:val="content"/>
        </w:behaviors>
        <w:guid w:val="{C194510A-8431-4FF4-A55A-E57F22D32B85}"/>
      </w:docPartPr>
      <w:docPartBody>
        <w:p w:rsidR="007C413A" w:rsidRDefault="004C69EC" w:rsidP="004C69EC">
          <w:pPr>
            <w:pStyle w:val="3D7BE807383B4FF7A1B8FB3B8EBD3B6B"/>
          </w:pPr>
          <w:r w:rsidRPr="00AA6D7E">
            <w:rPr>
              <w:rStyle w:val="PlaceholderText"/>
            </w:rPr>
            <w:t>Click or tap here to enter text.</w:t>
          </w:r>
        </w:p>
      </w:docPartBody>
    </w:docPart>
    <w:docPart>
      <w:docPartPr>
        <w:name w:val="43B0658B5CF24073BD1E3C98AEA9FB4E"/>
        <w:category>
          <w:name w:val="General"/>
          <w:gallery w:val="placeholder"/>
        </w:category>
        <w:types>
          <w:type w:val="bbPlcHdr"/>
        </w:types>
        <w:behaviors>
          <w:behavior w:val="content"/>
        </w:behaviors>
        <w:guid w:val="{341EC131-7352-4A44-8C41-47F4F4FCF3A9}"/>
      </w:docPartPr>
      <w:docPartBody>
        <w:p w:rsidR="001F6DDA" w:rsidRDefault="001F6DDA" w:rsidP="001F6DDA">
          <w:pPr>
            <w:pStyle w:val="43B0658B5CF24073BD1E3C98AEA9FB4E"/>
          </w:pPr>
          <w:r w:rsidRPr="00AA6D7E">
            <w:rPr>
              <w:rStyle w:val="PlaceholderText"/>
            </w:rPr>
            <w:t>Click or tap here to enter text.</w:t>
          </w:r>
        </w:p>
      </w:docPartBody>
    </w:docPart>
    <w:docPart>
      <w:docPartPr>
        <w:name w:val="384904C040854C46A8A30BC08670A20A"/>
        <w:category>
          <w:name w:val="General"/>
          <w:gallery w:val="placeholder"/>
        </w:category>
        <w:types>
          <w:type w:val="bbPlcHdr"/>
        </w:types>
        <w:behaviors>
          <w:behavior w:val="content"/>
        </w:behaviors>
        <w:guid w:val="{1FE20D95-C966-4CA9-AD96-A63B110E9402}"/>
      </w:docPartPr>
      <w:docPartBody>
        <w:p w:rsidR="001F6DDA" w:rsidRDefault="001F6DDA" w:rsidP="001F6DDA">
          <w:pPr>
            <w:pStyle w:val="384904C040854C46A8A30BC08670A20A"/>
          </w:pPr>
          <w:r w:rsidRPr="00AA6D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D78"/>
    <w:rsid w:val="00031CB6"/>
    <w:rsid w:val="000C1B51"/>
    <w:rsid w:val="000C325F"/>
    <w:rsid w:val="000E19BE"/>
    <w:rsid w:val="001F6DDA"/>
    <w:rsid w:val="00291805"/>
    <w:rsid w:val="002B7C9F"/>
    <w:rsid w:val="003479C1"/>
    <w:rsid w:val="003B45BC"/>
    <w:rsid w:val="00457E39"/>
    <w:rsid w:val="004C69EC"/>
    <w:rsid w:val="004D7D78"/>
    <w:rsid w:val="00592FC6"/>
    <w:rsid w:val="00624968"/>
    <w:rsid w:val="00637E68"/>
    <w:rsid w:val="00645716"/>
    <w:rsid w:val="00667404"/>
    <w:rsid w:val="006E038D"/>
    <w:rsid w:val="007C413A"/>
    <w:rsid w:val="00A443A3"/>
    <w:rsid w:val="00A94875"/>
    <w:rsid w:val="00B17443"/>
    <w:rsid w:val="00C94E44"/>
    <w:rsid w:val="00CC2074"/>
    <w:rsid w:val="00D260C9"/>
    <w:rsid w:val="00D664AF"/>
    <w:rsid w:val="00DB1BE4"/>
    <w:rsid w:val="00F164D0"/>
    <w:rsid w:val="00F42AA1"/>
    <w:rsid w:val="00F725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6DDA"/>
    <w:rPr>
      <w:color w:val="808080"/>
    </w:rPr>
  </w:style>
  <w:style w:type="paragraph" w:customStyle="1" w:styleId="BEB65B31868F4F0484D832EBC960C08A">
    <w:name w:val="BEB65B31868F4F0484D832EBC960C08A"/>
    <w:rsid w:val="003B45BC"/>
  </w:style>
  <w:style w:type="paragraph" w:customStyle="1" w:styleId="3D7BE807383B4FF7A1B8FB3B8EBD3B6B">
    <w:name w:val="3D7BE807383B4FF7A1B8FB3B8EBD3B6B"/>
    <w:rsid w:val="004C69EC"/>
  </w:style>
  <w:style w:type="paragraph" w:customStyle="1" w:styleId="43B0658B5CF24073BD1E3C98AEA9FB4E">
    <w:name w:val="43B0658B5CF24073BD1E3C98AEA9FB4E"/>
    <w:rsid w:val="001F6DDA"/>
  </w:style>
  <w:style w:type="paragraph" w:customStyle="1" w:styleId="384904C040854C46A8A30BC08670A20A">
    <w:name w:val="384904C040854C46A8A30BC08670A20A"/>
    <w:rsid w:val="001F6D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4033CD-D90E-43B3-AD53-7FBAC8C5C1B3}">
  <we:reference id="wa104382081" version="1.55.1.0" store="en-US" storeType="OMEX"/>
  <we:alternateReferences>
    <we:reference id="wa104382081" version="1.55.1.0" store="" storeType="OMEX"/>
  </we:alternateReferences>
  <we:properties>
    <we:property name="MENDELEY_CITATIONS" value="[{&quot;citationID&quot;:&quot;MENDELEY_CITATION_ca84b0ec-056a-47a9-8990-b9c46c437849&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&quot;,&quot;citationItems&quot;:[{&quot;id&quot;:&quot;6dd0f31b-a16e-3530-9055-fc862268f1ef&quot;,&quot;itemData&quot;:{&quot;type&quot;:&quot;report&quot;,&quot;id&quot;:&quot;6dd0f31b-a16e-3530-9055-fc862268f1ef&quot;,&quot;title&quot;:&quot;Daily Press release on dengue outbreaks Bangladesh: https://old.dghs.gov.bd/index.php/bd/home/5200-daily-dengue-status-report&quot;,&quot;author&quot;:[{&quot;family&quot;:&quot;Ministry of Health and Family Welfare&quot;,&quot;given&quot;:&quot;&quot;,&quot;parse-names&quot;:false,&quot;dropping-particle&quot;:&quot;&quot;,&quot;non-dropping-particle&quot;:&quot;&quot;}],&quot;issued&quot;:{&quot;date-parts&quot;:[[2023,7,24]]},&quot;publisher-place&quot;:&quot;Dhaka&quot;,&quot;number-of-pages&quot;:&quot;1-6&quot;,&quot;container-title-short&quot;:&quot;&quot;},&quot;isTemporary&quot;:false}]},{&quot;citationID&quot;:&quot;MENDELEY_CITATION_7b1b75ee-875f-4328-8645-5fc9654d0e7a&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2IxYjc1ZWUtODc1Zi00MzI4LTg2NDUtNWZjOTY1NGQwZTdhIiwicHJvcGVydGllcyI6eyJub3RlSW5kZXgiOjB9LCJpc0VkaXRlZCI6ZmFsc2UsIm1hbnVhbE92ZXJyaWRlIjp7ImlzTWFudWFsbHlPdmVycmlkZGVuIjpmYWxzZSwiY2l0ZXByb2NUZXh0IjoiPHN1cD4y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2ec426f0-cdb0-487a-9115-1769b5795847&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&quot;,&quot;citationItems&quot;:[{&quot;id&quot;:&quot;3587e4fb-8ab0-34b1-9ea3-7b28c923860d&quot;,&quot;itemData&quot;:{&quot;type&quot;:&quot;article-journal&quot;,&quot;id&quot;:&quot;3587e4fb-8ab0-34b1-9ea3-7b28c923860d&quot;,&quot;title&quot;:&quot;Dengue in a crowded megacity: Lessons learnt from 2019 outbreak in Dhaka, Bangladesh&quot;,&quot;author&quot;:[{&quot;family&quot;:&quot;Hossain&quot;,&quot;given&quot;:&quot;Mohammad Sorowar&quot;,&quot;parse-names&quot;:false,&quot;dropping-particle&quot;:&quot;&quot;,&quot;non-dropping-particle&quot;:&quot;&quot;},{&quot;family&quot;:&quot;Siddiqee&quot;,&quot;given&quot;:&quot;Mahbubul H.&quot;,&quot;parse-names&quot;:false,&quot;dropping-particle&quot;:&quot;&quot;,&quot;non-dropping-particle&quot;:&quot;&quot;},{&quot;family&quot;:&quot;Siddiqi&quot;,&quot;given&quot;:&quot;Umme Ruman&quot;,&quot;parse-names&quot;:false,&quot;dropping-particle&quot;:&quot;&quot;,&quot;non-dropping-particle&quot;:&quot;&quot;},{&quot;family&quot;:&quot;Raheem&quot;,&quot;given&quot;:&quot;Enayetur&quot;,&quot;parse-names&quot;:false,&quot;dropping-particle&quot;:&quot;&quot;,&quot;non-dropping-particle&quot;:&quot;&quot;},{&quot;family&quot;:&quot;Akter&quot;,&quot;given&quot;:&quot;Rokeya&quot;,&quot;parse-names&quot;:false,&quot;dropping-particle&quot;:&quot;&quot;,&quot;non-dropping-particle&quot;:&quot;&quot;},{&quot;family&quot;:&quot;Hu&quot;,&quot;given&quot;:&quot;Wenbiao&quot;,&quot;parse-names&quot;:false,&quot;dropping-particle&quot;:&quot;&quot;,&quot;non-dropping-particle&quot;:&quot;&quot;}],&quot;container-title&quot;:&quot;PLOS Neglected Tropical Diseases&quot;,&quot;container-title-short&quot;:&quot;PLoS Negl Trop Dis&quot;,&quot;DOI&quot;:&quot;10.1371/journal.pntd.0008349&quot;,&quot;ISSN&quot;:&quot;1935-2735&quot;,&quot;issued&quot;:{&quot;date-parts&quot;:[[2020,8,20]]},&quot;page&quot;:&quot;e0008349&quot;,&quot;issue&quot;:&quot;8&quot;,&quot;volume&quot;:&quot;14&quot;},&quot;isTemporary&quot;:false}]},{&quot;citationID&quot;:&quot;MENDELEY_CITATION_381f3a9d-2fbb-4ad7-912f-777935cef726&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&quot;,&quot;citationItems&quot;:[{&quot;id&quot;:&quot;57728e47-5e59-3a78-8f0c-d55523d83b64&quot;,&quot;itemData&quot;:{&quot;type&quot;:&quot;article-journal&quot;,&quot;id&quot;:&quot;57728e47-5e59-3a78-8f0c-d55523d83b64&quot;,&quot;title&quot;:&quot;Geostatistical mapping of the seasonal spread of under-reported dengue cases in Bangladesh&quot;,&quot;author&quot;:[{&quot;family&quot;:&quot;Sharmin&quot;,&quot;given&quot;:&quot;Sifat&quot;,&quot;parse-names&quot;:false,&quot;dropping-particle&quot;:&quot;&quot;,&quot;non-dropping-particle&quot;:&quot;&quot;},{&quot;family&quot;:&quot;Glass&quot;,&quot;given&quot;:&quot;Kathryn&quot;,&quot;parse-names&quot;:false,&quot;dropping-particle&quot;:&quot;&quot;,&quot;non-dropping-particle&quot;:&quot;&quot;},{&quot;family&quot;:&quot;Viennet&quot;,&quot;given&quot;:&quot;Elvina&quot;,&quot;parse-names&quot;:false,&quot;dropping-particle&quot;:&quot;&quot;,&quot;non-dropping-particle&quot;:&quot;&quot;},{&quot;family&quot;:&quot;Harley&quot;,&quot;given&quot;:&quot;David&quot;,&quot;parse-names&quot;:false,&quot;dropping-particle&quot;:&quot;&quot;,&quot;non-dropping-particle&quot;:&quot;&quot;}],&quot;container-title&quot;:&quot;PLOS Neglected Tropical Diseases&quot;,&quot;container-title-short&quot;:&quot;PLoS Negl Trop Dis&quot;,&quot;editor&quot;:[{&quot;family&quot;:&quot;Barker&quot;,&quot;given&quot;:&quot;Christopher M.&quot;,&quot;parse-names&quot;:false,&quot;dropping-particle&quot;:&quot;&quot;,&quot;non-dropping-particle&quot;:&quot;&quot;}],&quot;DOI&quot;:&quot;10.1371/journal.pntd.0006947&quot;,&quot;ISSN&quot;:&quot;1935-2735&quot;,&quot;URL&quot;:&quot;https://dx.plos.org/10.1371/journal.pntd.0006947&quot;,&quot;issued&quot;:{&quot;date-parts&quot;:[[2018,11,15]]},&quot;page&quot;:&quot;e0006947&quot;,&quot;abstract&quot;:&quot;Geographical mapping of dengue in resource-limited settings is crucial for targeting control interventions but is challenging due to the problem of zero-inflation because many cases are not reported. We developed a negative binomial generalised linear mixed effect model accounting for zero-inflation, spatial, and temporal random effects to investigate the spatial variation in monthly dengue cases in Bangladesh. The model was fitted to the district-level (64 districts) monthly reported dengue cases aggregated over the period 2000 to 2009 and Bayesian inference was performed using the integrated nested Laplace approximation. We found that mean monthly temperature and its interaction with mean monthly diurnal temperature range, lagged by two months were significantly associated with dengue incidence. Mean monthly rainfall at two months lag was positively associated with dengue incidence. Densely populated districts and districts bordering India or Myanmar had higher incidence than others. The model estimated that 92% of the annual dengue cases occurred between August and September. Cases were identified across the country with 94% in the capital Dhaka (located almost in the middle of the country). Less than half of the affected districts reported cases as observed from the surveillance data. The proportion reported varied by month with a higher proportion reported in high-incidence districts, but dropped towards the end of high transmission season.&quot;,&quot;issue&quot;:&quot;11&quot;,&quot;volume&quot;:&quot;12&quot;},&quot;isTemporary&quot;:false}]},{&quot;citationID&quot;:&quot;MENDELEY_CITATION_5d187716-3175-4788-acf3-25c130802343&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&quot;,&quot;citationItems&quot;:[{&quot;id&quot;:&quot;2fb63c15-5361-30f8-a9b1-bb84047c5f7e&quot;,&quot;itemData&quot;:{&quot;type&quot;:&quot;article-journal&quot;,&quot;id&quot;:&quot;2fb63c15-5361-30f8-a9b1-bb84047c5f7e&quot;,&quot;title&quot;:&quot;An Association between Rainy Days with Clinical Dengue Fever in Dhaka, Bangladesh: Findings from a Hospital Based Study&quot;,&quot;author&quot;:[{&quot;family&quot;:&quot;Rahman&quot;,&quot;given&quot;:&quot;Kazi Mizanur&quot;,&quot;parse-names&quot;:false,&quot;dropping-particle&quot;:&quot;&quot;,&quot;non-dropping-particle&quot;:&quot;&quot;},{&quot;family&quot;:&quot;Sharker&quot;,&quot;given&quot;:&quot;Yushuf&quot;,&quot;parse-names&quot;:false,&quot;dropping-particle&quot;:&quot;&quot;,&quot;non-dropping-particle&quot;:&quot;&quot;},{&quot;family&quot;:&quot;Rumi&quot;,&quot;given&quot;:&quot;Reza Ali&quot;,&quot;parse-names&quot;:false,&quot;dropping-particle&quot;:&quot;&quot;,&quot;non-dropping-particle&quot;:&quot;&quot;},{&quot;family&quot;:&quot;Khan&quot;,&quot;given&quot;:&quot;Mahboob-Ul Islam&quot;,&quot;parse-names&quot;:false,&quot;dropping-particle&quot;:&quot;&quot;,&quot;non-dropping-particle&quot;:&quot;&quot;},{&quot;family&quot;:&quot;Shomik&quot;,&quot;given&quot;:&quot;Mohammad Sohel&quot;,&quot;parse-names&quot;:false,&quot;dropping-particle&quot;:&quot;&quot;,&quot;non-dropping-particle&quot;:&quot;&quot;},{&quot;family&quot;:&quot;Rahman&quot;,&quot;given&quot;:&quot;Muhammad Waliur&quot;,&quot;parse-names&quot;:false,&quot;dropping-particle&quot;:&quot;&quot;,&quot;non-dropping-particle&quot;:&quot;&quot;},{&quot;family&quot;:&quot;Billah&quot;,&quot;given&quot;:&quot;Sk Masum&quot;,&quot;parse-names&quot;:false,&quot;dropping-particle&quot;:&quot;&quot;,&quot;non-dropping-particle&quot;:&quot;&quot;},{&quot;family&quot;:&quot;Rahman&quot;,&quot;given&quot;:&quot;Mahmudur&quot;,&quot;parse-names&quot;:false,&quot;dropping-particle&quot;:&quot;&quot;,&quot;non-dropping-particle&quot;:&quot;&quot;},{&quot;family&quot;:&quot;Streatfield&quot;,&quot;given&quot;:&quot;Peter Kim&quot;,&quot;parse-names&quot;:false,&quot;dropping-particle&quot;:&quot;&quot;,&quot;non-dropping-particle&quot;:&quot;&quot;},{&quot;family&quot;:&quot;Harley&quot;,&quot;given&quot;:&quot;David&quot;,&quot;parse-names&quot;:false,&quot;dropping-particle&quot;:&quot;&quot;,&quot;non-dropping-particle&quot;:&quot;&quot;},{&quot;family&quot;:&quot;Luby&quot;,&quot;given&quot;:&quot;Stephen P.&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249506&quot;,&quot;ISSN&quot;:&quot;1660-4601&quot;,&quot;issued&quot;:{&quot;date-parts&quot;:[[2020,12,18]]},&quot;page&quot;:&quot;9506&quot;,&quot;abstract&quot;:&quot;&lt;p&gt;Background: Dengue, a febrile illness, is caused by a Flavivirus transmitted by Aedes aegypti and Aedes albopictus mosquitoes. Climate influences the ecology of the vectors. We aimed to identify the influence of climatic variability on the occurrence of clinical dengue requiring hospitalization in Zone-5, a high incidence area of Dhaka City Corporation (DCC), Bangladesh. Methods and Findings: We retrospectively identified clinical dengue cases hospitalized from Zone-5 of DCC between 2005 and 2009. We extracted records of the four major catchment hospitals of the study area. The Bangladesh Meteorological Department (BMD) provided data on temperature, rainfall, and humidity of DCC for the study period. We used autoregressive integrated moving average (ARIMA) models for the number of monthly dengue hospitalizations. We also modeled all the climatic variables using Poisson regression. During our study period, dengue occurred throughout the year in Zone-5 of DCC. The median number of hospitalized dengue cases was 9 per month. Dengue incidence increased sharply from June, and reached its peak in August. One additional rainy day per month increased dengue cases in the succeeding month by 6% (RR = 1.06, 95% CI: 1.04–1.09). Conclusions: Dengue is transmitted throughout the year in Zone-5 of DCC, with seasonal variation in incidence. The number of rainy days per month is significantly associated with dengue incidence in the subsequent month. Our study suggests the initiation of campaigns in DCC for controlling dengue and other Aedes mosquito borne diseases, including Chikunguniya from the month of May each year. BMD rainfall data may be used to determine campaign timing.&lt;/p&gt;&quot;,&quot;issue&quot;:&quot;24&quot;,&quot;volume&quot;:&quot;17&quot;},&quot;isTemporary&quot;:false}]},{&quot;citationID&quot;:&quot;MENDELEY_CITATION_1035f33b-2430-4131-954a-90d4dfdf7fca&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MTAzNWYzM2ItMjQzMC00MTMxLTk1NGEtOTBkNGRmZGY3ZmNhIiwicHJvcGVydGllcyI6eyJub3RlSW5kZXgiOjB9LCJpc0VkaXRlZCI6ZmFsc2UsIm1hbnVhbE92ZXJyaWRlIjp7ImlzTWFudWFsbHlPdmVycmlkZGVuIjpmYWxzZSwiY2l0ZXByb2NUZXh0IjoiPHN1cD41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54858c09-ee08-4c13-8df8-e34f981b3b71&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TQ4NThjMDktZWUwOC00YzEzLThkZjgtZTM0Zjk4MWIzYjcxIiwicHJvcGVydGllcyI6eyJub3RlSW5kZXgiOjB9LCJpc0VkaXRlZCI6ZmFsc2UsIm1hbnVhbE92ZXJyaWRlIjp7ImlzTWFudWFsbHlPdmVycmlkZGVuIjpmYWxzZSwiY2l0ZXByb2NUZXh0IjoiPHN1cD41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021e1100-264c-4da3-a4f6-a67e2051e684&quot;,&quot;properties&quot;:{&quot;noteIndex&quot;:0},&quot;isEdited&quot;:false,&quot;manualOverride&quot;:{&quot;isManuallyOverridden&quot;:false,&quot;citeprocText&quot;:&quot;&lt;sup&gt;3,6&lt;/sup&gt;&quot;,&quot;manualOverrideText&quot;:&quot;&quot;},&quot;citationTag&quot;:&quot;MENDELEY_CITATION_v3_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&quot;,&quot;citationItems&quot;:[{&quot;id&quot;:&quot;3587e4fb-8ab0-34b1-9ea3-7b28c923860d&quot;,&quot;itemData&quot;:{&quot;type&quot;:&quot;article-journal&quot;,&quot;id&quot;:&quot;3587e4fb-8ab0-34b1-9ea3-7b28c923860d&quot;,&quot;title&quot;:&quot;Dengue in a crowded megacity: Lessons learnt from 2019 outbreak in Dhaka, Bangladesh&quot;,&quot;author&quot;:[{&quot;family&quot;:&quot;Hossain&quot;,&quot;given&quot;:&quot;Mohammad Sorowar&quot;,&quot;parse-names&quot;:false,&quot;dropping-particle&quot;:&quot;&quot;,&quot;non-dropping-particle&quot;:&quot;&quot;},{&quot;family&quot;:&quot;Siddiqee&quot;,&quot;given&quot;:&quot;Mahbubul H.&quot;,&quot;parse-names&quot;:false,&quot;dropping-particle&quot;:&quot;&quot;,&quot;non-dropping-particle&quot;:&quot;&quot;},{&quot;family&quot;:&quot;Siddiqi&quot;,&quot;given&quot;:&quot;Umme Ruman&quot;,&quot;parse-names&quot;:false,&quot;dropping-particle&quot;:&quot;&quot;,&quot;non-dropping-particle&quot;:&quot;&quot;},{&quot;family&quot;:&quot;Raheem&quot;,&quot;given&quot;:&quot;Enayetur&quot;,&quot;parse-names&quot;:false,&quot;dropping-particle&quot;:&quot;&quot;,&quot;non-dropping-particle&quot;:&quot;&quot;},{&quot;family&quot;:&quot;Akter&quot;,&quot;given&quot;:&quot;Rokeya&quot;,&quot;parse-names&quot;:false,&quot;dropping-particle&quot;:&quot;&quot;,&quot;non-dropping-particle&quot;:&quot;&quot;},{&quot;family&quot;:&quot;Hu&quot;,&quot;given&quot;:&quot;Wenbiao&quot;,&quot;parse-names&quot;:false,&quot;dropping-particle&quot;:&quot;&quot;,&quot;non-dropping-particle&quot;:&quot;&quot;}],&quot;container-title&quot;:&quot;PLOS Neglected Tropical Diseases&quot;,&quot;container-title-short&quot;:&quot;PLoS Negl Trop Dis&quot;,&quot;DOI&quot;:&quot;10.1371/journal.pntd.0008349&quot;,&quot;ISSN&quot;:&quot;1935-2735&quot;,&quot;issued&quot;:{&quot;date-parts&quot;:[[2020,8,20]]},&quot;page&quot;:&quot;e0008349&quot;,&quot;issue&quot;:&quot;8&quot;,&quot;volume&quot;:&quot;14&quot;},&quot;isTemporary&quot;:false},{&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Hasan&quot;,&quot;given&quot;:&quot;M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AB&quot;,&quot;parse-names&quot;:false,&quot;dropping-particle&quot;:&quot;&quot;,&quot;non-dropping-particle&quot;:&quot;&quot;},{&quot;family&quot;:&quot;Rahman&quot;,&quot;given&quot;:&quot;Mahbubur&quot;,&quot;parse-names&quot;:false,&quot;dropping-particle&quot;:&quot;&quot;,&quot;non-dropping-particle&quot;:&quot;&quot;},{&quot;family&quot;:&quot;Asaduzzaman Md&quot;,&quot;given&quot;:&quot;&quot;,&quot;parse-names&quot;:false,&quot;dropping-particle&quot;:&quot;&quot;,&quot;non-dropping-particle&quot;:&quot;&quot;},{&quot;family&quot;:&quot;Billah Masum&quot;,&quot;given&quot;:&quot;&quot;,&quot;parse-names&quot;:false,&quot;dropping-particle&quot;:&quot;&quot;,&quot;non-dropping-particle&quot;:&quot;&quot;},{&quot;family&quot;:&quot;Bany Laila A&quot;,&quot;given&quot;:&quot;&quot;,&quot;parse-names&quot;:false,&quot;dropping-particle&quot;:&quot;&quot;,&quot;non-dropping-particle&quot;:&quot;&quot;},{&quot;family&quot;:&quot;Alam MA&quot;,&quot;given&quot;:&quot;&quot;,&quot;parse-names&quot;:false,&quot;dropping-particle&quot;:&quot;&quot;,&quot;non-dropping-particle&quot;:&quot;&quot;},{&quot;family&quot;:&quot;Ahsan Atik&quot;,&quot;given&quot;:&quot;&quot;,&quot;parse-names&quot;:false,&quot;dropping-particle&quot;:&quot;&quot;,&quot;non-dropping-particle&quot;:&quot;&quot;},{&quot;family&quot;:&quot;Traore Tieble&quot;,&quot;given&quot;:&quot;&quot;,&quot;parse-names&quot;:false,&quot;dropping-particle&quot;:&quot;&quot;,&quot;non-dropping-particle&quot;:&quot;&quot;},{&quot;family&quot;:&quot;Uddin MJ&quot;,&quot;given&quot;:&quot;&quot;,&quot;parse-names&quot;:false,&quot;dropping-particle&quot;:&quot;&quot;,&quot;non-dropping-particle&quot;:&quot;&quot;},{&quot;family&quot;:&quot;Galizi R&quot;,&quot;given&quot;:&quot;&quot;,&quot;parse-names&quot;:false,&quot;dropping-particle&quot;:&quot;&quot;,&quot;non-dropping-particle&quot;:&quot;&quot;},{&quot;family&quot;:&quot;Russo I&quot;,&quot;given&quot;:&quot;&quot;,&quot;parse-names&quot;:false,&quot;dropping-particle&quot;:&quot;&quot;,&quot;non-dropping-particle&quot;:&quot;&quot;},{&quot;family&quot;:&quot;Zumla Alimuddin&quot;,&quot;given&quot;:&quot;&quot;,&quot;parse-names&quot;:false,&quot;dropping-particle&quot;:&quot;&quot;,&quot;non-dropping-particle&quot;:&quot;&quot;},{&quot;family&quot;:&quot;Haider Najmul&quot;,&quot;given&quot;:&quot;&quot;,&quot;parse-names&quot;:false,&quot;dropping-particle&quot;:&quot;&quot;,&quot;non-dropping-particle&quot;:&quot;&quot;}],&quot;container-title&quot;:&quot;Medrxiv : https://doi.org/10.1101/2023.07.16.23292380&quot;,&quot;DOI&quot;:&quot;https://doi.org/10.1101/2023.07.16.23292380&quot;,&quot;issued&quot;:{&quot;date-parts&quot;:[[2023,7,18]]},&quot;page&quot;:&quot;1-25&quot;,&quot;volume&quot;:&quot;1&quot;,&quot;container-title-short&quot;:&quot;&quot;},&quot;isTemporary&quot;:false}]},{&quot;citationID&quot;:&quot;MENDELEY_CITATION_fb28bd48-9d94-45b0-a0b4-583be084e30f&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&quot;,&quot;citationItems&quot;:[{&quot;id&quot;:&quot;a0f8e35b-4db6-33c8-9807-9d638f9130f0&quot;,&quot;itemData&quot;:{&quot;type&quot;:&quot;report&quot;,&quot;id&quot;:&quot;a0f8e35b-4db6-33c8-9807-9d638f9130f0&quot;,&quot;title&quot;:&quot;Dengue – the Region of the Americas: https://www.who.int/emergencies/disease-outbreak-news/item/2023-DON475&quot;,&quot;author&quot;:[{&quot;family&quot;:&quot;WHO&quot;,&quot;given&quot;:&quot;&quot;,&quot;parse-names&quot;:false,&quot;dropping-particle&quot;:&quot;&quot;,&quot;non-dropping-particle&quot;:&quot;&quot;}],&quot;issued&quot;:{&quot;date-parts&quot;:[[2023,7,19]]},&quot;publisher-place&quot;:&quot;Geneva&quot;,&quot;number-of-pages&quot;:&quot;1-0&quot;,&quot;container-title-short&quot;:&quot;&quot;},&quot;isTemporary&quot;:false}]},{&quot;citationID&quot;:&quot;MENDELEY_CITATION_a8bb9498-c8e3-47e0-96c7-c9cd8467c336&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YThiYjk0OTgtYzhlMy00N2UwLTk2YzctYzljZDg0NjdjMzM2IiwicHJvcGVydGllcyI6eyJub3RlSW5kZXgiOjB9LCJpc0VkaXRlZCI6ZmFsc2UsIm1hbnVhbE92ZXJyaWRlIjp7ImlzTWFudWFsbHlPdmVycmlkZGVuIjpmYWxzZSwiY2l0ZXByb2NUZXh0IjoiPHN1cD44PC9zdXA+IiwibWFudWFsT3ZlcnJpZGVUZXh0IjoiIn0sImNpdGF0aW9uSXRlbXMiOlt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b4a3fa90-77a9-4338-a358-729384a2542d&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YjRhM2ZhOTAtNzdhOS00MzM4LWEzNTgtNzI5Mzg0YTI1NDJkIiwicHJvcGVydGllcyI6eyJub3RlSW5kZXgiOjB9LCJpc0VkaXRlZCI6ZmFsc2UsIm1hbnVhbE92ZXJyaWRlIjp7ImlzTWFudWFsbHlPdmVycmlkZGVuIjpmYWxzZSwiY2l0ZXByb2NUZXh0IjoiPHN1cD44PC9zdXA+IiwibWFudWFsT3ZlcnJpZGVUZXh0IjoiIn0sImNpdGF0aW9uSXRlbXMiOlt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a9f45ccd-5f87-4401-9731-4bc92a374056&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YTlmNDVjY2QtNWY4Ny00NDAxLTk3MzEtNGJjOTJhMzc0MDU2IiwicHJvcGVydGllcyI6eyJub3RlSW5kZXgiOjB9LCJpc0VkaXRlZCI6ZmFsc2UsIm1hbnVhbE92ZXJyaWRlIjp7ImlzTWFudWFsbHlPdmVycmlkZGVuIjpmYWxzZSwiY2l0ZXByb2NUZXh0IjoiPHN1cD44PC9zdXA+IiwibWFudWFsT3ZlcnJpZGVUZXh0IjoiIn0sImNpdGF0aW9uSXRlbXMiOlt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25ab8b2c-b100-4475-b458-5fab37f69c1d&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&quot;,&quot;citationItems&quot;:[{&quot;id&quot;:&quot;f6f59a5b-49c3-3590-8132-83a02e1294ed&quot;,&quot;itemData&quot;:{&quot;type&quot;:&quot;report&quot;,&quot;id&quot;:&quot;f6f59a5b-49c3-3590-8132-83a02e1294ed&quot;,&quot;title&quot;:&quot;World Population by Country 2023 &quot;,&quot;author&quot;:[{&quot;family&quot;:&quot;World Population Review&quot;,&quot;given&quot;:&quot;&quot;,&quot;parse-names&quot;:false,&quot;dropping-particle&quot;:&quot;&quot;,&quot;non-dropping-particle&quot;:&quot;&quot;}],&quot;issued&quot;:{&quot;date-parts&quot;:[[2023,9,16]]},&quot;container-title-short&quot;:&quot;&quot;},&quot;isTemporary&quot;:false}]},{&quot;citationID&quot;:&quot;MENDELEY_CITATION_5e9b68ae-04e0-454e-906b-2b4641525707&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&quot;,&quot;citationItems&quot;:[{&quot;id&quot;:&quot;5cb0c870-1df2-37e6-94b8-e3ef30e4115c&quot;,&quot;itemData&quot;:{&quot;type&quot;:&quot;article-journal&quot;,&quot;id&quot;:&quot;5cb0c870-1df2-37e6-94b8-e3ef30e4115c&quot;,&quot;title&quot;:&quot;Global prevalence of asymptomatic dengue infections - a systematic review and meta-analysis&quot;,&quot;author&quot;:[{&quot;family&quot;:&quot;Asish&quot;,&quot;given&quot;:&quot;Purushothaman Rajamani&quot;,&quot;parse-names&quot;:false,&quot;dropping-particle&quot;:&quot;&quot;,&quot;non-dropping-particle&quot;:&quot;&quot;},{&quot;family&quot;:&quot;Dasgupta&quot;,&quot;given&quot;:&quot;Sauvik&quot;,&quot;parse-names&quot;:false,&quot;dropping-particle&quot;:&quot;&quot;,&quot;non-dropping-particle&quot;:&quot;&quot;},{&quot;family&quot;:&quot;Rachel&quot;,&quot;given&quot;:&quot;Gladys&quot;,&quot;parse-names&quot;:false,&quot;dropping-particle&quot;:&quot;&quot;,&quot;non-dropping-particle&quot;:&quot;&quot;},{&quot;family&quot;:&quot;Bagepally&quot;,&quot;given&quot;:&quot;Bhavani Shankara&quot;,&quot;parse-names&quot;:false,&quot;dropping-particle&quot;:&quot;&quot;,&quot;non-dropping-particle&quot;:&quot;&quot;},{&quot;family&quot;:&quot;Girish Kumar&quot;,&quot;given&quot;:&quot;Chethrapilly Purushothaman&quot;,&quot;parse-names&quot;:false,&quot;dropping-particle&quot;:&quot;&quot;,&quot;non-dropping-particle&quot;:&quot;&quot;}],&quot;container-title&quot;:&quot;International Journal of Infectious Diseases&quot;,&quot;DOI&quot;:&quot;10.1016/j.ijid.2023.07.010&quot;,&quot;ISSN&quot;:&quot;12019712&quot;,&quot;issued&quot;:{&quot;date-parts&quot;:[[2023,9]]},&quot;page&quot;:&quot;292-298&quot;,&quot;volume&quot;:&quot;134&quot;,&quot;container-title-short&quot;:&quot;&quot;},&quot;isTemporary&quot;:false}]},{&quot;citationID&quot;:&quot;MENDELEY_CITATION_3fc2ae5c-3974-4648-a266-34a42d42aec6&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M2ZjMmFlNWMtMzk3NC00NjQ4LWEyNjYtMzRhNDJkNDJhZWM2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1db74667-775f-41bf-8fea-0ab3dd7f4ed7&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&quot;,&quot;citationItems&quot;:[{&quot;id&quot;:&quot;352f66b1-8ce1-3401-8e2b-34716bbf4ca3&quot;,&quot;itemData&quot;:{&quot;type&quot;:&quot;article-newspaper&quot;,&quot;id&quot;:&quot;352f66b1-8ce1-3401-8e2b-34716bbf4ca3&quot;,&quot;title&quot;:&quot;Report: 3m people to leave Dhaka, adjacent districts on waterways ahead of Eid-ul-Azha&quot;,&quot;author&quot;:[{&quot;family&quot;:&quot;Tribune Desk&quot;,&quot;given&quot;:&quot;&quot;,&quot;parse-names&quot;:false,&quot;dropping-particle&quot;:&quot;&quot;,&quot;non-dropping-particle&quot;:&quot;&quot;}],&quot;container-title&quot;:&quot;Dhaka Tribune&quot;,&quot;issued&quot;:{&quot;date-parts&quot;:[[2023,6,18]]},&quot;publisher-place&quot;:&quot;Dhaka&quot;,&quot;container-title-short&quot;:&quot;&quot;},&quot;isTemporary&quot;:false}]},{&quot;citationID&quot;:&quot;MENDELEY_CITATION_4a2a09e7-5342-4e1e-9f34-63506863bb41&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NGEyYTA5ZTctNTM0Mi00ZTFlLTlmMzQtNjM1MDY4NjNiYjQxIiwicHJvcGVydGllcyI6eyJub3RlSW5kZXgiOjB9LCJpc0VkaXRlZCI6ZmFsc2UsIm1hbnVhbE92ZXJyaWRlIjp7ImlzTWFudWFsbHlPdmVycmlkZGVuIjpmYWxzZSwiY2l0ZXByb2NUZXh0IjoiPHN1cD4xMz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quot;citationID&quot;:&quot;MENDELEY_CITATION_858c991b-ad27-483f-b4fe-20ab05cfa91b&quot;,&quot;properties&quot;:{&quot;noteIndex&quot;:0},&quot;isEdited&quot;:false,&quot;manualOverride&quot;:{&quot;isManuallyOverridden&quot;:false,&quot;citeprocText&quot;:&quot;&lt;sup&gt;5,14&lt;/sup&gt;&quot;,&quot;manualOverrideText&quot;:&quot;&quot;},&quot;citationTag&quot;:&quot;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&quot;,&quot;citationItems&quot;:[{&quot;id&quot;:&quot;054ec65d-123b-378c-a8e3-f6017ff673e1&quot;,&quot;itemData&quot;:{&quot;type&quot;:&quot;article-journal&quot;,&quot;id&quot;:&quot;054ec65d-123b-378c-a8e3-f6017ff673e1&quot;,&quot;title&quot;:&quot;Entomological survey for identification of Aedes larval breeding sites and their distribution in Chattogram, Bangladesh&quot;,&quot;author&quot;:[{&quot;family&quot;:&quot;Rahman&quot;,&quot;given&quot;:&quot;Md. Sahidur&quot;,&quot;parse-names&quot;:false,&quot;dropping-particle&quot;:&quot;&quot;,&quot;non-dropping-particle&quot;:&quot;&quot;},{&quot;family&quot;:&quot;Faruk&quot;,&quot;given&quot;:&quot;Md. Omar&quot;,&quot;parse-names&quot;:false,&quot;dropping-particle&quot;:&quot;&quot;,&quot;non-dropping-particle&quot;:&quot;&quot;},{&quot;family&quot;:&quot;Tanjila&quot;,&quot;given&quot;:&quot;Sumiya&quot;,&quot;parse-names&quot;:false,&quot;dropping-particle&quot;:&quot;&quot;,&quot;non-dropping-particle&quot;:&quot;&quot;},{&quot;family&quot;:&quot;Sabbir&quot;,&quot;given&quot;:&quot;Nur Mohammad&quot;,&quot;parse-names&quot;:false,&quot;dropping-particle&quot;:&quot;&quot;,&quot;non-dropping-particle&quot;:&quot;&quot;},{&quot;family&quot;:&quot;Haider&quot;,&quot;given&quot;:&quot;Najmul&quot;,&quot;parse-names&quot;:false,&quot;dropping-particle&quot;:&quot;&quot;,&quot;non-dropping-particle&quot;:&quot;&quot;},{&quot;family&quot;:&quot;Chowdhury&quot;,&quot;given&quot;:&quot;Sharmin&quot;,&quot;parse-names&quot;:false,&quot;dropping-particle&quot;:&quot;&quot;,&quot;non-dropping-particle&quot;:&quot;&quot;}],&quot;container-title&quot;:&quot;Beni-Suef University Journal of Basic and Applied Sciences&quot;,&quot;container-title-short&quot;:&quot;Beni Suef Univ J Basic Appl Sci&quot;,&quot;DOI&quot;:&quot;10.1186/s43088-021-00122-x&quot;,&quot;ISSN&quot;:&quot;23148543&quot;,&quot;issued&quot;:{&quot;date-parts&quot;:[[2021]]},&quot;abstract&quot;:&quot;Background: Studying the characteristics of Aedes mosquito habitats is essential to control the mosquito population. The objective of this study was to identify the breeding sites of Aedes larvae and their distribution in Chattogram, Bangladesh. We conducted an entomological survey in 12 different sub-districts (Thana) under Chattogram City, during the late monsoon (August to November) 2019. The presence of different wet containers along with their characteristics and immature mosquitoes was recorded in field survey data form. Larvae and/or pupae were collected and brought to the laboratory for identification. Results: Different indices like house index, container index, and the Breteau index were estimated. The multiple logistic regression analysis was applied to identify habitats that were more likely to be positive for Aedes larvae/pupae. A total of 704 wet containers of 37 different types from 216 properties were examined, where 52 (7.39%) were positive for Aedes larvae or pupae. Tire, plastic buckets, plastic drums, and coconut shells were the most prevalent container types. The plastic group possessed the highest container productivity (50%) whereas the vehicle and machinery group was found as most efficient (1.83) in terms of immature Aedes production. Among the total positive properties, 8% were infested with Aedes aegypti, 2% with Aedes albopictus, and 1% contained both species Ae. aegypti and A. albopictus. The overall house index was 17.35%, the container index was 7%, and the Breteau index was 24.49. Containers in multistoried houses had significantly lower positivity compared to independent houses. Binary logistic regression represented that containers having shade were 6.7 times more likely to be positive than the containers without shade (p&lt; 0.01). Conclusions: These findings might assist the authorities to identify the properties, containers, and geographical areas with different degrees of risk for mosquito control interventions to prevent dengue and other Aedes-borne disease transmissions.&quot;,&quot;publisher&quot;:&quot;Beni-Suef University Journal of Basic and Applied Sciences&quot;,&quot;issue&quot;:&quot;1&quot;,&quot;volume&quot;:&quot;10&quot;},&quot;isTemporary&quot;:false},{&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df4f758-35cc-49c7-8dc0-3b22bb5cb8ff&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YWRmNGY3NTgtMzVjYy00OWM3LThkYzAtM2IyMmJiNWNiOGZm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025fddbe-502a-4ecf-a419-ce0925189dc1&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&quot;,&quot;citationItems&quot;:[{&quot;id&quot;:&quot;a0dd52f2-0dcd-3e26-ae80-a50d877faf3e&quot;,&quot;itemData&quot;:{&quot;type&quot;:&quot;article-journal&quot;,&quot;id&quot;:&quot;a0dd52f2-0dcd-3e26-ae80-a50d877faf3e&quot;,&quot;title&quot;:&quot;Impact of rainfall on Aedes aegypti populations&quot;,&quot;author&quot;:[{&quot;family&quot;:&quot;Valdez&quot;,&quot;given&quot;:&quot;L.D.&quot;,&quot;parse-names&quot;:false,&quot;dropping-particle&quot;:&quot;&quot;,&quot;non-dropping-particle&quot;:&quot;&quot;},{&quot;family&quot;:&quot;Sibona&quot;,&quot;given&quot;:&quot;G.J.&quot;,&quot;parse-names&quot;:false,&quot;dropping-particle&quot;:&quot;&quot;,&quot;non-dropping-particle&quot;:&quot;&quot;},{&quot;family&quot;:&quot;Condat&quot;,&quot;given&quot;:&quot;C.A.&quot;,&quot;parse-names&quot;:false,&quot;dropping-particle&quot;:&quot;&quot;,&quot;non-dropping-particle&quot;:&quot;&quot;}],&quot;container-title&quot;:&quot;Ecological Modelling&quot;,&quot;container-title-short&quot;:&quot;Ecol Modell&quot;,&quot;DOI&quot;:&quot;10.1016/j.ecolmodel.2018.07.003&quot;,&quot;ISSN&quot;:&quot;03043800&quot;,&quot;issued&quot;:{&quot;date-parts&quot;:[[2018,10]]},&quot;page&quot;:&quot;96-105&quot;,&quot;volume&quot;:&quot;385&quot;},&quot;isTemporary&quot;:false}]},{&quot;citationID&quot;:&quot;MENDELEY_CITATION_731e6944-0ec3-4fd7-bc39-6fb81775e933&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zMxZTY5NDQtMGVjMy00ZmQ3LWJjMzktNmZiODE3NzVlOTMzIiwicHJvcGVydGllcyI6eyJub3RlSW5kZXgiOjB9LCJpc0VkaXRlZCI6ZmFsc2UsIm1hbnVhbE92ZXJyaWRlIjp7ImlzTWFudWFsbHlPdmVycmlkZGVuIjpmYWxzZSwiY2l0ZXByb2NUZXh0IjoiPHN1cD41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cdc49e14-5ec1-443f-b603-7b7ca37db540&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Y2RjNDllMTQtNWVjMS00NDNmLWI2MDMtN2I3Y2EzN2RiNTQwIiwicHJvcGVydGllcyI6eyJub3RlSW5kZXgiOjB9LCJpc0VkaXRlZCI6ZmFsc2UsIm1hbnVhbE92ZXJyaWRlIjp7ImlzTWFudWFsbHlPdmVycmlkZGVuIjpmYWxzZSwiY2l0ZXByb2NUZXh0IjoiPHN1cD41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64421e74-5bfd-482a-acf8-040dc58b821b&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&quot;,&quot;citationItems&quot;:[{&quot;id&quot;:&quot;668f7944-b82c-3a44-9e90-de1c1f6f36c7&quot;,&quot;itemData&quot;:{&quot;type&quot;:&quot;webpage&quot;,&quot;id&quot;:&quot;668f7944-b82c-3a44-9e90-de1c1f6f36c7&quot;,&quot;title&quot;:&quot;Dengue - Bangladesh: Situation at a glance 2023. Available at: https://www.who.int/emergencies/disease-outbreak-news/item/2023-DON481#:~:text=WHO%20risk%20assessment,in%20high%20morbidity%20and%20mortality.&quot;,&quot;author&quot;:[{&quot;family&quot;:&quot;WHO Bangladesh&quot;,&quot;given&quot;:&quot;&quot;,&quot;parse-names&quot;:false,&quot;dropping-particle&quot;:&quot;&quot;,&quot;non-dropping-particle&quot;:&quot;&quot;}],&quot;container-title&quot;:&quot;WHO&quot;,&quot;issued&quot;:{&quot;date-parts&quot;:[[2023,8,11]]},&quot;page&quot;:&quot;1-1&quot;,&quot;abstract&quot;:&quot;Situation at a glance \n\nFrom 1 January to 7 August 2023, the Ministry of Health and Family Welfare of Bangladesh reported a total of 69 483 laboratory-confirmed dengue cases and 327 related deaths, with a case fatality rate (CFR) of 0.47%. Of these, 63% of cases and 62% of the deaths were reported in the month of July 2023. Although dengue is endemic in Bangladesh, the current dengue surge is unusual in terms of seasonality and the early sharp increase in comparison to previous years, where the surge started around -late June. The CFR so far this year is relatively high compared to previous years for the full-year period. The pre-monsoon Aedes survey shows that the density of mosquitoes, and the number of potential hotspots is at the highest level in the past five years.&quot;,&quot;container-title-short&quot;:&quot;&quot;},&quot;isTemporary&quot;:false}]},{&quot;citationID&quot;:&quot;MENDELEY_CITATION_4d7caf28-a567-4958-b12b-13b2c764c03c&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&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quot;citationID&quot;:&quot;MENDELEY_CITATION_c848d42a-ddf7-493e-9246-619ecd5fcc75&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&quot;,&quot;citationItems&quot;:[{&quot;id&quot;:&quot;d7e951ac-ff15-36ac-9a21-a9ed073ff42b&quot;,&quot;itemData&quot;:{&quot;type&quot;:&quot;article-journal&quot;,&quot;id&quot;:&quot;d7e951ac-ff15-36ac-9a21-a9ed073ff42b&quot;,&quot;title&quot;:&quot;Two Decades of Endemic Dengue in Bangladesh (2000-2022): Trends, Seasonality, and impact of Temperature and Rainfall Patterns on transmission dynamics&quot;,&quot;author&quot;:[{&quot;family&quot;:&quot;Mohammad Nayeem Hasan&quot;,&quot;given&quot;:&quot;&quot;,&quot;parse-names&quot;:false,&quot;dropping-particle&quot;:&quot;&quot;,&quot;non-dropping-particle&quot;:&quot;&quot;},{&quot;family&quot;:&quot;Ibrahim Khalil&quot;,&quot;given&quot;:&quot;&quot;,&quot;parse-names&quot;:false,&quot;dropping-particle&quot;:&quot;&quot;,&quot;non-dropping-particle&quot;:&quot;&quot;},{&quot;family&quot;:&quot;Najmul Haider&quot;,&quot;given&quot;:&quot;&quot;,&quot;parse-names&quot;:false,&quot;dropping-particle&quot;:&quot;&quot;,&quot;non-dropping-particle&quot;:&quot;&quot;}],&quot;container-title&quot;:&quot;Medrxiv : https://doi.org/10.1101/2023.07.16.23292380&quot;,&quot;issued&quot;:{&quot;date-parts&quot;:[[2023,7,18]]},&quot;page&quot;:&quot;1-25&quot;,&quot;volume&quot;:&quot;1&quot;,&quot;container-title-short&quot;:&quot;&quot;},&quot;isTemporary&quot;:false}]},{&quot;citationID&quot;:&quot;MENDELEY_CITATION_23632dcb-732e-489e-a7b0-ebdb3e02e8b5&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MjM2MzJkY2ItNzMyZS00ODllLWE3YjAtZWJkYjNlMDJlOGI1IiwicHJvcGVydGllcyI6eyJub3RlSW5kZXgiOjB9LCJpc0VkaXRlZCI6ZmFsc2UsIm1hbnVhbE92ZXJyaWRlIjp7ImlzTWFudWFsbHlPdmVycmlkZGVuIjpmYWxzZSwiY2l0ZXByb2NUZXh0IjoiPHN1cD41PC9zdXA+IiwibWFudWFsT3ZlcnJpZGVUZXh0IjoiIn0sImNpdGF0aW9uSXRlbXMiOlt7ImlkIjoiY2M2MmQ5MjAtNjY2NS0zY2IyLTgyZDItNTVjMzNiM2YyMjZiIiwiaXRlbURhdGEiOnsidHlwZSI6ImFydGljbGUtam91cm5hbCIsImlkIjoiY2M2MmQ5MjAtNjY2NS0zY2IyLTgyZDItNTVjMzNiM2YyMjZi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RE9JIjoiMTAuNzU1NC9lTGlmZS40Mjg2OSIsIklTU04iOiIyMDUwLTA4NFgiLCJpc3N1ZWQiOnsiZGF0ZS1wYXJ0cyI6W1syMDE5LDQsOF1dfSwiYWJzdHJhY3QiOiI8cD5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CZndDs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jwvcD4iLCJ2b2x1bWUiOiI4In0sImlzVGVtcG9yYXJ5IjpmYWxzZX1dfQ==&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quot;citationID&quot;:&quot;MENDELEY_CITATION_a2c14a99-7815-44ca-89f7-c1cf4eeb6e94&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&quot;,&quot;citationItems&quot;:[{&quot;id&quot;:&quot;122e28d9-f05a-3788-b267-d6c7f4c8708d&quot;,&quot;itemData&quot;:{&quot;type&quot;:&quot;report&quot;,&quot;id&quot;:&quot;122e28d9-f05a-3788-b267-d6c7f4c8708d&quot;,&quot;title&quot;:&quot;Dengue Situation Report, Issue # 1, 28 AUG 2023 https://www.who.int/bangladesh/emergencies/dengue-update-2023&quot;,&quot;author&quot;:[{&quot;family&quot;:&quot;WHO Bangaldesh&quot;,&quot;given&quot;:&quot;&quot;,&quot;parse-names&quot;:false,&quot;dropping-particle&quot;:&quot;&quot;,&quot;non-dropping-particle&quot;:&quot;&quot;}],&quot;issued&quot;:{&quot;date-parts&quot;:[[2023,8,28]]},&quot;publisher-place&quot;:&quot;Dhaka &quot;,&quot;container-title-short&quot;:&quot;&quot;},&quot;isTemporary&quot;:false}]},{&quot;citationID&quot;:&quot;MENDELEY_CITATION_a7d5cd5d-10e4-4fb4-8ea2-60d2c95bd9f6&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YTdkNWNkNWQtMTBlNC00ZmI0LThlYTItNjBkMmM5NWJkOWY2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e9590672-7f20-4aba-ac98-daccaff4a5c3&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ZTk1OTA2NzItN2YyMC00YWJhLWFjOTgtZGFjY2FmZjRhNWMzIiwicHJvcGVydGllcyI6eyJub3RlSW5kZXgiOjB9LCJpc0VkaXRlZCI6ZmFsc2UsIm1hbnVhbE92ZXJyaWRlIjp7ImlzTWFudWFsbHlPdmVycmlkZGVuIjpmYWxzZSwiY2l0ZXByb2NUZXh0IjoiPHN1cD4xMTwvc3VwPi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citationID&quot;:&quot;MENDELEY_CITATION_fb1d2a35-b369-4eb5-86e2-a11b9eee593b&quot;,&quot;properties&quot;:{&quot;noteIndex&quot;:0},&quot;isEdited&quot;:false,&quot;manualOverride&quot;:{&quot;citeprocText&quot;:&quot;&lt;sup&gt;18&lt;/sup&gt;&quot;,&quot;isManuallyOverridden&quot;:false,&quot;manualOverrideText&quot;:&quot;&quot;},&quot;citationTag&quot;:&quot;MENDELEY_CITATION_v3_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&quot;,&quot;citationItems&quot;:[{&quot;id&quot;:&quot;a00e8485-8e0a-325d-bd0d-b9329416a602&quot;,&quot;itemData&quot;:{&quot;author&quot;:[{&quot;dropping-particle&quot;:&quot;&quot;,&quot;family&quot;:&quot;WHO&quot;,&quot;given&quot;:&quot;&quot;,&quot;non-dropping-particle&quot;:&quot;&quot;,&quot;parse-names&quot;:false,&quot;suffix&quot;:&quot;&quot;}],&quot;id&quot;:&quot;a00e8485-8e0a-325d-bd0d-b9329416a602&quot;,&quot;issued&quot;:{&quot;date-parts&quot;:[[&quot;2016&quot;]]},&quot;title&quot;:&quot;Zika virus vectors and risk of spread in the WHO European Region (March 2016)&quot;,&quot;type&quot;:&quot;report&quot;,&quot;container-title-short&quot;:&quot;&quot;},&quot;uris&quot;:[&quot;http://www.mendeley.com/documents/?uuid=584d2cae-578c-42cb-9edd-cf82b3ee7974&quot;],&quot;isTemporary&quot;:false,&quot;legacyDesktopId&quot;:&quot;584d2cae-578c-42cb-9edd-cf82b3ee7974&quot;}]}]"/>
    <we:property name="MENDELEY_CITATIONS_LOCALE_CODE" value="&quot;en-GB&quot;"/>
    <we:property name="MENDELEY_CITATIONS_STYLE" value="{&quot;id&quot;:&quot;https://www.zotero.org/styles/the-lancet&quot;,&quot;title&quot;:&quot;The Lancet&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78C83-6512-4D9F-B713-8F34D9782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3980</TotalTime>
  <Pages>22</Pages>
  <Words>4199</Words>
  <Characters>22889</Characters>
  <Application>Microsoft Office Word</Application>
  <DocSecurity>0</DocSecurity>
  <Lines>817</Lines>
  <Paragraphs>475</Paragraphs>
  <ScaleCrop>false</ScaleCrop>
  <HeadingPairs>
    <vt:vector size="2" baseType="variant">
      <vt:variant>
        <vt:lpstr>Title</vt:lpstr>
      </vt:variant>
      <vt:variant>
        <vt:i4>1</vt:i4>
      </vt:variant>
    </vt:vector>
  </HeadingPairs>
  <TitlesOfParts>
    <vt:vector size="1" baseType="lpstr">
      <vt:lpstr/>
    </vt:vector>
  </TitlesOfParts>
  <Company>Keele University</Company>
  <LinksUpToDate>false</LinksUpToDate>
  <CharactersWithSpaces>26613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Najmul Haider</dc:creator>
  <cp:keywords/>
  <dc:description/>
  <cp:lastModifiedBy>Mohammad Nayeem Hasan</cp:lastModifiedBy>
  <cp:revision>34</cp:revision>
  <dcterms:created xsi:type="dcterms:W3CDTF">2023-12-20T12:18:00Z</dcterms:created>
  <dcterms:modified xsi:type="dcterms:W3CDTF">2023-12-25T17:57:00Z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434000c0605078c0319c841c857f59f44ab800c14028b6fddde3c33d31d27b51</vt:lpwstr>
  </property>
</Properties>
</file>