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76D98" w14:textId="1A61F774" w:rsidR="00F9266E" w:rsidRDefault="00F9266E">
      <w:pPr>
        <w:rPr>
          <w:rFonts w:ascii="Times New Roman" w:hAnsi="Times New Roman" w:cs="Times New Roman"/>
          <w:b/>
          <w:bCs/>
        </w:rPr>
      </w:pPr>
      <w:r>
        <w:rPr>
          <w:rFonts w:ascii="Times New Roman" w:hAnsi="Times New Roman" w:cs="Times New Roman"/>
          <w:b/>
          <w:bCs/>
        </w:rPr>
        <w:t xml:space="preserve">Target Journal: </w:t>
      </w:r>
      <w:r w:rsidR="00E12743">
        <w:rPr>
          <w:rFonts w:ascii="Times New Roman" w:hAnsi="Times New Roman" w:cs="Times New Roman"/>
          <w:b/>
          <w:bCs/>
        </w:rPr>
        <w:t>Int J</w:t>
      </w:r>
      <w:r w:rsidR="000946BF">
        <w:rPr>
          <w:rFonts w:ascii="Times New Roman" w:hAnsi="Times New Roman" w:cs="Times New Roman"/>
          <w:b/>
          <w:bCs/>
        </w:rPr>
        <w:t>ournal</w:t>
      </w:r>
      <w:r w:rsidR="00E12743">
        <w:rPr>
          <w:rFonts w:ascii="Times New Roman" w:hAnsi="Times New Roman" w:cs="Times New Roman"/>
          <w:b/>
          <w:bCs/>
        </w:rPr>
        <w:t xml:space="preserve"> of Epidemiology </w:t>
      </w:r>
      <w:r w:rsidR="000946BF">
        <w:rPr>
          <w:rFonts w:ascii="Times New Roman" w:hAnsi="Times New Roman" w:cs="Times New Roman"/>
          <w:b/>
          <w:bCs/>
        </w:rPr>
        <w:t>/</w:t>
      </w:r>
      <w:r w:rsidR="00A127F6">
        <w:rPr>
          <w:rFonts w:ascii="Times New Roman" w:hAnsi="Times New Roman" w:cs="Times New Roman"/>
          <w:b/>
          <w:bCs/>
        </w:rPr>
        <w:t>Epidemiology &amp;</w:t>
      </w:r>
      <w:r w:rsidR="000946BF">
        <w:rPr>
          <w:rFonts w:ascii="Times New Roman" w:hAnsi="Times New Roman" w:cs="Times New Roman"/>
          <w:b/>
          <w:bCs/>
        </w:rPr>
        <w:t xml:space="preserve"> Infection </w:t>
      </w:r>
    </w:p>
    <w:p w14:paraId="306BD021" w14:textId="1131E4BD" w:rsidR="00F9266E" w:rsidRDefault="00F9266E">
      <w:pPr>
        <w:rPr>
          <w:rFonts w:ascii="Times New Roman" w:hAnsi="Times New Roman" w:cs="Times New Roman"/>
          <w:b/>
          <w:bCs/>
        </w:rPr>
      </w:pPr>
      <w:r>
        <w:rPr>
          <w:rFonts w:ascii="Times New Roman" w:hAnsi="Times New Roman" w:cs="Times New Roman"/>
          <w:b/>
          <w:bCs/>
        </w:rPr>
        <w:t xml:space="preserve">Title: The 2023 </w:t>
      </w:r>
      <w:commentRangeStart w:id="0"/>
      <w:r>
        <w:rPr>
          <w:rFonts w:ascii="Times New Roman" w:hAnsi="Times New Roman" w:cs="Times New Roman"/>
          <w:b/>
          <w:bCs/>
        </w:rPr>
        <w:t xml:space="preserve">Deadly </w:t>
      </w:r>
      <w:commentRangeEnd w:id="0"/>
      <w:r w:rsidR="00410331">
        <w:rPr>
          <w:rStyle w:val="CommentReference"/>
        </w:rPr>
        <w:commentReference w:id="0"/>
      </w:r>
      <w:r>
        <w:rPr>
          <w:rFonts w:ascii="Times New Roman" w:hAnsi="Times New Roman" w:cs="Times New Roman"/>
          <w:b/>
          <w:bCs/>
        </w:rPr>
        <w:t xml:space="preserve">Dengue Outbreak in Bangladesh Highlights a </w:t>
      </w:r>
      <w:r w:rsidR="009E632C">
        <w:rPr>
          <w:rFonts w:ascii="Times New Roman" w:hAnsi="Times New Roman" w:cs="Times New Roman"/>
          <w:b/>
          <w:bCs/>
        </w:rPr>
        <w:t>Paradigm Shift</w:t>
      </w:r>
      <w:r>
        <w:rPr>
          <w:rFonts w:ascii="Times New Roman" w:hAnsi="Times New Roman" w:cs="Times New Roman"/>
          <w:b/>
          <w:bCs/>
        </w:rPr>
        <w:t xml:space="preserve"> of </w:t>
      </w:r>
      <w:r w:rsidR="009E632C">
        <w:rPr>
          <w:rFonts w:ascii="Times New Roman" w:hAnsi="Times New Roman" w:cs="Times New Roman"/>
          <w:b/>
          <w:bCs/>
        </w:rPr>
        <w:t>geographical</w:t>
      </w:r>
      <w:r w:rsidR="00715C24">
        <w:rPr>
          <w:rFonts w:ascii="Times New Roman" w:hAnsi="Times New Roman" w:cs="Times New Roman"/>
          <w:b/>
          <w:bCs/>
        </w:rPr>
        <w:t xml:space="preserve"> </w:t>
      </w:r>
      <w:r w:rsidR="009E632C">
        <w:rPr>
          <w:rFonts w:ascii="Times New Roman" w:hAnsi="Times New Roman" w:cs="Times New Roman"/>
          <w:b/>
          <w:bCs/>
        </w:rPr>
        <w:t>distribution</w:t>
      </w:r>
      <w:r w:rsidR="00CD3892">
        <w:rPr>
          <w:rFonts w:ascii="Times New Roman" w:hAnsi="Times New Roman" w:cs="Times New Roman"/>
          <w:b/>
          <w:bCs/>
        </w:rPr>
        <w:t xml:space="preserve"> of cases </w:t>
      </w:r>
    </w:p>
    <w:p w14:paraId="331C43B4" w14:textId="77777777" w:rsidR="00F9266E" w:rsidRDefault="00F9266E">
      <w:pPr>
        <w:rPr>
          <w:rFonts w:ascii="Times New Roman" w:hAnsi="Times New Roman" w:cs="Times New Roman"/>
          <w:b/>
          <w:bCs/>
        </w:rPr>
      </w:pPr>
    </w:p>
    <w:p w14:paraId="5E5E0F54" w14:textId="77777777" w:rsidR="00F9266E" w:rsidRPr="00B36D9D" w:rsidRDefault="00F9266E" w:rsidP="0087164B">
      <w:pPr>
        <w:rPr>
          <w:rFonts w:ascii="Times New Roman" w:hAnsi="Times New Roman" w:cs="Times New Roman"/>
          <w:sz w:val="24"/>
          <w:szCs w:val="24"/>
        </w:rPr>
      </w:pPr>
      <w:r w:rsidRPr="00B36D9D">
        <w:rPr>
          <w:rFonts w:ascii="Times New Roman" w:hAnsi="Times New Roman" w:cs="Times New Roman"/>
          <w:b/>
          <w:bCs/>
          <w:sz w:val="24"/>
          <w:szCs w:val="24"/>
        </w:rPr>
        <w:t>Authors:</w:t>
      </w:r>
      <w:r w:rsidRPr="00B36D9D">
        <w:rPr>
          <w:rFonts w:ascii="Times New Roman" w:hAnsi="Times New Roman" w:cs="Times New Roman"/>
          <w:sz w:val="24"/>
          <w:szCs w:val="24"/>
        </w:rPr>
        <w:t xml:space="preserve"> </w:t>
      </w:r>
    </w:p>
    <w:p w14:paraId="597EF988" w14:textId="3E79A709" w:rsidR="00F9266E" w:rsidRDefault="00F9266E" w:rsidP="0087164B">
      <w:pPr>
        <w:spacing w:line="360" w:lineRule="auto"/>
        <w:rPr>
          <w:rFonts w:ascii="Times New Roman" w:hAnsi="Times New Roman" w:cs="Times New Roman"/>
          <w:sz w:val="24"/>
          <w:szCs w:val="24"/>
        </w:rPr>
      </w:pPr>
      <w:r w:rsidRPr="00B36D9D">
        <w:rPr>
          <w:rFonts w:ascii="Times New Roman" w:hAnsi="Times New Roman" w:cs="Times New Roman"/>
          <w:sz w:val="24"/>
          <w:szCs w:val="24"/>
        </w:rPr>
        <w:t>Mohammad Nayeem Hassan</w:t>
      </w:r>
      <w:r>
        <w:rPr>
          <w:rFonts w:ascii="Times New Roman" w:hAnsi="Times New Roman" w:cs="Times New Roman"/>
          <w:sz w:val="24"/>
          <w:szCs w:val="24"/>
          <w:vertAlign w:val="superscript"/>
        </w:rPr>
        <w:t>1</w:t>
      </w:r>
      <w:r w:rsidRPr="00B36D9D">
        <w:rPr>
          <w:rFonts w:ascii="Times New Roman" w:hAnsi="Times New Roman" w:cs="Times New Roman"/>
          <w:sz w:val="24"/>
          <w:szCs w:val="24"/>
        </w:rPr>
        <w:t>,</w:t>
      </w:r>
      <w:r>
        <w:rPr>
          <w:rFonts w:ascii="Times New Roman" w:hAnsi="Times New Roman" w:cs="Times New Roman"/>
          <w:sz w:val="24"/>
          <w:szCs w:val="24"/>
        </w:rPr>
        <w:t xml:space="preserve"> </w:t>
      </w:r>
      <w:r w:rsidRPr="00B36D9D">
        <w:rPr>
          <w:rFonts w:ascii="Times New Roman" w:hAnsi="Times New Roman" w:cs="Times New Roman"/>
          <w:sz w:val="24"/>
          <w:szCs w:val="24"/>
        </w:rPr>
        <w:t>Mahbubur Rahman</w:t>
      </w:r>
      <w:r>
        <w:rPr>
          <w:rFonts w:ascii="Times New Roman" w:hAnsi="Times New Roman" w:cs="Times New Roman"/>
          <w:sz w:val="24"/>
          <w:szCs w:val="24"/>
          <w:vertAlign w:val="superscript"/>
        </w:rPr>
        <w:t>2</w:t>
      </w:r>
      <w:r w:rsidRPr="00B36D9D">
        <w:rPr>
          <w:rFonts w:ascii="Times New Roman" w:hAnsi="Times New Roman" w:cs="Times New Roman"/>
          <w:sz w:val="24"/>
          <w:szCs w:val="24"/>
        </w:rPr>
        <w:t xml:space="preserve">, </w:t>
      </w:r>
      <w:r>
        <w:rPr>
          <w:rFonts w:ascii="Times New Roman" w:hAnsi="Times New Roman" w:cs="Times New Roman"/>
          <w:sz w:val="24"/>
          <w:szCs w:val="24"/>
        </w:rPr>
        <w:t>Meraj Uddin</w:t>
      </w:r>
      <w:r w:rsidRPr="005053AC">
        <w:rPr>
          <w:rFonts w:ascii="Times New Roman" w:hAnsi="Times New Roman" w:cs="Times New Roman"/>
          <w:sz w:val="24"/>
          <w:szCs w:val="24"/>
          <w:vertAlign w:val="superscript"/>
        </w:rPr>
        <w:t>3</w:t>
      </w:r>
      <w:r>
        <w:rPr>
          <w:rFonts w:ascii="Times New Roman" w:hAnsi="Times New Roman" w:cs="Times New Roman"/>
          <w:sz w:val="24"/>
          <w:szCs w:val="24"/>
        </w:rPr>
        <w:t>,</w:t>
      </w:r>
      <w:r w:rsidR="000F0554">
        <w:rPr>
          <w:rFonts w:ascii="Times New Roman" w:hAnsi="Times New Roman" w:cs="Times New Roman"/>
          <w:sz w:val="24"/>
          <w:szCs w:val="24"/>
        </w:rPr>
        <w:t xml:space="preserve"> </w:t>
      </w:r>
      <w:r>
        <w:rPr>
          <w:rFonts w:ascii="Times New Roman" w:hAnsi="Times New Roman" w:cs="Times New Roman"/>
          <w:sz w:val="24"/>
          <w:szCs w:val="24"/>
        </w:rPr>
        <w:t>Kazi Mizanur Rahman</w:t>
      </w:r>
      <w:r w:rsidR="00EA4DDF">
        <w:rPr>
          <w:rFonts w:ascii="Times New Roman" w:hAnsi="Times New Roman" w:cs="Times New Roman"/>
          <w:sz w:val="24"/>
          <w:szCs w:val="24"/>
          <w:vertAlign w:val="superscript"/>
        </w:rPr>
        <w:t>4</w:t>
      </w:r>
      <w:r>
        <w:rPr>
          <w:rFonts w:ascii="Times New Roman" w:hAnsi="Times New Roman" w:cs="Times New Roman"/>
          <w:sz w:val="24"/>
          <w:szCs w:val="24"/>
        </w:rPr>
        <w:t>,</w:t>
      </w:r>
      <w:r w:rsidR="003E7E3F">
        <w:rPr>
          <w:rFonts w:ascii="Times New Roman" w:hAnsi="Times New Roman" w:cs="Times New Roman"/>
          <w:sz w:val="24"/>
          <w:szCs w:val="24"/>
        </w:rPr>
        <w:t xml:space="preserve"> Kishor Kumar Paul</w:t>
      </w:r>
      <w:r w:rsidR="00EA4DDF">
        <w:rPr>
          <w:rFonts w:ascii="Times New Roman" w:hAnsi="Times New Roman" w:cs="Times New Roman"/>
          <w:sz w:val="24"/>
          <w:szCs w:val="24"/>
          <w:vertAlign w:val="superscript"/>
        </w:rPr>
        <w:t>5</w:t>
      </w:r>
      <w:r w:rsidR="003E7E3F">
        <w:rPr>
          <w:rFonts w:ascii="Times New Roman" w:hAnsi="Times New Roman" w:cs="Times New Roman"/>
          <w:sz w:val="24"/>
          <w:szCs w:val="24"/>
        </w:rPr>
        <w:t>,</w:t>
      </w:r>
      <w:r w:rsidR="000B5389">
        <w:rPr>
          <w:rFonts w:ascii="Times New Roman" w:hAnsi="Times New Roman" w:cs="Times New Roman"/>
          <w:sz w:val="24"/>
          <w:szCs w:val="24"/>
        </w:rPr>
        <w:t xml:space="preserve"> </w:t>
      </w:r>
      <w:r w:rsidR="00AB6D3D">
        <w:rPr>
          <w:rFonts w:ascii="Times New Roman" w:hAnsi="Times New Roman" w:cs="Times New Roman"/>
          <w:sz w:val="24"/>
          <w:szCs w:val="24"/>
        </w:rPr>
        <w:t>Avinash Sharma</w:t>
      </w:r>
      <w:r w:rsidR="00EA4DDF">
        <w:rPr>
          <w:rFonts w:ascii="Times New Roman" w:hAnsi="Times New Roman" w:cs="Times New Roman"/>
          <w:sz w:val="24"/>
          <w:szCs w:val="24"/>
          <w:vertAlign w:val="superscript"/>
        </w:rPr>
        <w:t>6</w:t>
      </w:r>
      <w:r w:rsidR="00AB6D3D">
        <w:rPr>
          <w:rFonts w:ascii="Times New Roman" w:hAnsi="Times New Roman" w:cs="Times New Roman"/>
          <w:sz w:val="24"/>
          <w:szCs w:val="24"/>
        </w:rPr>
        <w:t xml:space="preserve">, </w:t>
      </w:r>
      <w:r w:rsidRPr="00B36D9D">
        <w:rPr>
          <w:rFonts w:ascii="Times New Roman" w:hAnsi="Times New Roman" w:cs="Times New Roman"/>
          <w:sz w:val="24"/>
          <w:szCs w:val="24"/>
        </w:rPr>
        <w:t>Md Asaduzzaman</w:t>
      </w:r>
      <w:r w:rsidR="00EA4DDF">
        <w:rPr>
          <w:rFonts w:ascii="Times New Roman" w:hAnsi="Times New Roman" w:cs="Times New Roman"/>
          <w:sz w:val="24"/>
          <w:szCs w:val="24"/>
          <w:vertAlign w:val="superscript"/>
        </w:rPr>
        <w:t>7</w:t>
      </w:r>
      <w:r>
        <w:rPr>
          <w:rFonts w:ascii="Times New Roman" w:hAnsi="Times New Roman" w:cs="Times New Roman"/>
          <w:sz w:val="24"/>
          <w:szCs w:val="24"/>
        </w:rPr>
        <w:t xml:space="preserve">, </w:t>
      </w:r>
      <w:r w:rsidR="00C02AB6">
        <w:rPr>
          <w:rFonts w:ascii="Times New Roman" w:hAnsi="Times New Roman" w:cs="Times New Roman"/>
          <w:sz w:val="24"/>
          <w:szCs w:val="24"/>
        </w:rPr>
        <w:t>Alimuddin Zumla</w:t>
      </w:r>
      <w:r w:rsidR="00EA4DDF">
        <w:rPr>
          <w:rFonts w:ascii="Times New Roman" w:hAnsi="Times New Roman" w:cs="Times New Roman"/>
          <w:sz w:val="24"/>
          <w:szCs w:val="24"/>
          <w:vertAlign w:val="superscript"/>
        </w:rPr>
        <w:t>8</w:t>
      </w:r>
      <w:r w:rsidR="00C02AB6">
        <w:rPr>
          <w:rFonts w:ascii="Times New Roman" w:hAnsi="Times New Roman" w:cs="Times New Roman"/>
          <w:sz w:val="24"/>
          <w:szCs w:val="24"/>
        </w:rPr>
        <w:t xml:space="preserve">, </w:t>
      </w:r>
      <w:r w:rsidRPr="003E59A7">
        <w:rPr>
          <w:rFonts w:ascii="Times New Roman" w:hAnsi="Times New Roman" w:cs="Times New Roman"/>
          <w:b/>
          <w:bCs/>
          <w:sz w:val="24"/>
          <w:szCs w:val="24"/>
          <w:u w:val="single"/>
        </w:rPr>
        <w:t>Najmul Haider</w:t>
      </w:r>
      <w:r w:rsidR="00EA4DDF">
        <w:rPr>
          <w:rFonts w:ascii="Times New Roman" w:hAnsi="Times New Roman" w:cs="Times New Roman"/>
          <w:b/>
          <w:bCs/>
          <w:sz w:val="24"/>
          <w:szCs w:val="24"/>
          <w:u w:val="single"/>
          <w:vertAlign w:val="superscript"/>
        </w:rPr>
        <w:t>9</w:t>
      </w:r>
      <w:r w:rsidRPr="003E59A7">
        <w:rPr>
          <w:rFonts w:ascii="Times New Roman" w:hAnsi="Times New Roman" w:cs="Times New Roman"/>
          <w:b/>
          <w:bCs/>
          <w:sz w:val="24"/>
          <w:szCs w:val="24"/>
          <w:u w:val="single"/>
        </w:rPr>
        <w:t>*</w:t>
      </w:r>
    </w:p>
    <w:p w14:paraId="79FDF00A" w14:textId="77777777" w:rsidR="002C6586" w:rsidRPr="00B36D9D" w:rsidRDefault="002C6586" w:rsidP="0087164B">
      <w:pPr>
        <w:spacing w:line="360" w:lineRule="auto"/>
        <w:rPr>
          <w:rFonts w:ascii="Times New Roman" w:hAnsi="Times New Roman" w:cs="Times New Roman"/>
          <w:sz w:val="24"/>
          <w:szCs w:val="24"/>
        </w:rPr>
      </w:pPr>
    </w:p>
    <w:p w14:paraId="7737C572" w14:textId="77777777" w:rsidR="00F9266E" w:rsidRPr="00B36D9D" w:rsidRDefault="00F9266E" w:rsidP="0087164B">
      <w:pPr>
        <w:rPr>
          <w:rFonts w:ascii="Times New Roman" w:hAnsi="Times New Roman" w:cs="Times New Roman"/>
          <w:sz w:val="24"/>
          <w:szCs w:val="24"/>
        </w:rPr>
      </w:pPr>
      <w:r w:rsidRPr="00911A4E">
        <w:rPr>
          <w:rFonts w:ascii="Times New Roman" w:hAnsi="Times New Roman" w:cs="Times New Roman"/>
          <w:b/>
          <w:bCs/>
          <w:sz w:val="24"/>
          <w:szCs w:val="24"/>
        </w:rPr>
        <w:t xml:space="preserve">Institutional </w:t>
      </w:r>
      <w:r w:rsidRPr="00144267">
        <w:rPr>
          <w:rFonts w:ascii="Times New Roman" w:hAnsi="Times New Roman" w:cs="Times New Roman"/>
          <w:b/>
          <w:bCs/>
          <w:sz w:val="24"/>
          <w:szCs w:val="24"/>
        </w:rPr>
        <w:t>affiliations</w:t>
      </w:r>
      <w:r w:rsidRPr="00B36D9D">
        <w:rPr>
          <w:rFonts w:ascii="Times New Roman" w:hAnsi="Times New Roman" w:cs="Times New Roman"/>
          <w:sz w:val="24"/>
          <w:szCs w:val="24"/>
        </w:rPr>
        <w:t>:</w:t>
      </w:r>
    </w:p>
    <w:p w14:paraId="319EADF6" w14:textId="77777777" w:rsidR="00F9266E" w:rsidRPr="00B36D9D" w:rsidRDefault="00F9266E" w:rsidP="00E62BD8">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vertAlign w:val="superscript"/>
        </w:rPr>
        <w:t>1</w:t>
      </w:r>
      <w:r w:rsidRPr="00B36D9D">
        <w:rPr>
          <w:rFonts w:ascii="Times New Roman" w:hAnsi="Times New Roman" w:cs="Times New Roman"/>
          <w:color w:val="000000"/>
          <w:sz w:val="24"/>
          <w:szCs w:val="24"/>
        </w:rPr>
        <w:t xml:space="preserve">Department of Statistics, Shahjalal University of Science and Technology, Sylhet 3114, Bangladesh (MNH: </w:t>
      </w:r>
      <w:hyperlink r:id="rId12" w:history="1">
        <w:r w:rsidRPr="00B36D9D">
          <w:rPr>
            <w:rStyle w:val="Hyperlink"/>
            <w:rFonts w:ascii="Times New Roman" w:hAnsi="Times New Roman" w:cs="Times New Roman"/>
            <w:sz w:val="24"/>
            <w:szCs w:val="24"/>
          </w:rPr>
          <w:t>nayeem5847@gmail.com</w:t>
        </w:r>
      </w:hyperlink>
      <w:r w:rsidRPr="00B36D9D">
        <w:rPr>
          <w:rFonts w:ascii="Times New Roman" w:hAnsi="Times New Roman" w:cs="Times New Roman"/>
          <w:color w:val="000000"/>
          <w:sz w:val="24"/>
          <w:szCs w:val="24"/>
        </w:rPr>
        <w:t xml:space="preserve">) </w:t>
      </w:r>
    </w:p>
    <w:p w14:paraId="2F848079" w14:textId="77777777" w:rsidR="00F9266E" w:rsidRDefault="00F9266E" w:rsidP="00E62BD8">
      <w:pPr>
        <w:spacing w:after="0" w:line="360" w:lineRule="auto"/>
        <w:rPr>
          <w:rFonts w:ascii="Times New Roman" w:hAnsi="Times New Roman" w:cs="Times New Roman"/>
          <w:sz w:val="24"/>
          <w:szCs w:val="24"/>
        </w:rPr>
      </w:pPr>
      <w:r>
        <w:rPr>
          <w:rFonts w:ascii="Times New Roman" w:hAnsi="Times New Roman" w:cs="Times New Roman"/>
          <w:sz w:val="24"/>
          <w:szCs w:val="24"/>
          <w:vertAlign w:val="superscript"/>
        </w:rPr>
        <w:t>2</w:t>
      </w:r>
      <w:r w:rsidRPr="00B36D9D">
        <w:rPr>
          <w:rFonts w:ascii="Times New Roman" w:hAnsi="Times New Roman" w:cs="Times New Roman"/>
          <w:sz w:val="24"/>
          <w:szCs w:val="24"/>
          <w:vertAlign w:val="superscript"/>
        </w:rPr>
        <w:t xml:space="preserve"> </w:t>
      </w:r>
      <w:r w:rsidRPr="00B36D9D">
        <w:rPr>
          <w:rFonts w:ascii="Times New Roman" w:hAnsi="Times New Roman" w:cs="Times New Roman"/>
          <w:sz w:val="24"/>
          <w:szCs w:val="24"/>
        </w:rPr>
        <w:t xml:space="preserve">Institute of Epidemiology, Disease Control and Research (IEDCR), Ministry of Health and Family Welfare, Mohakhali, Dhaka, Bangladesh (MR: </w:t>
      </w:r>
      <w:hyperlink r:id="rId13" w:history="1">
        <w:r w:rsidRPr="00B36D9D">
          <w:rPr>
            <w:rStyle w:val="Hyperlink"/>
            <w:rFonts w:ascii="Times New Roman" w:hAnsi="Times New Roman" w:cs="Times New Roman"/>
            <w:sz w:val="24"/>
            <w:szCs w:val="24"/>
          </w:rPr>
          <w:t>dr_mahbub@yahoo.com</w:t>
        </w:r>
      </w:hyperlink>
      <w:r w:rsidRPr="00B36D9D">
        <w:rPr>
          <w:rFonts w:ascii="Times New Roman" w:hAnsi="Times New Roman" w:cs="Times New Roman"/>
          <w:sz w:val="24"/>
          <w:szCs w:val="24"/>
        </w:rPr>
        <w:t>)</w:t>
      </w:r>
    </w:p>
    <w:p w14:paraId="09416E16" w14:textId="618719B3" w:rsidR="00F9266E" w:rsidRPr="00BC155A" w:rsidRDefault="00F9266E" w:rsidP="00E62BD8">
      <w:pPr>
        <w:spacing w:after="0" w:line="360" w:lineRule="auto"/>
        <w:rPr>
          <w:rFonts w:ascii="Times New Roman" w:hAnsi="Times New Roman" w:cs="Times New Roman"/>
          <w:sz w:val="24"/>
          <w:szCs w:val="24"/>
        </w:rPr>
      </w:pPr>
      <w:r w:rsidRPr="007B36A9">
        <w:rPr>
          <w:rFonts w:ascii="Times New Roman" w:hAnsi="Times New Roman" w:cs="Times New Roman"/>
          <w:sz w:val="24"/>
          <w:szCs w:val="24"/>
          <w:vertAlign w:val="superscript"/>
        </w:rPr>
        <w:t>3</w:t>
      </w:r>
      <w:r>
        <w:rPr>
          <w:rFonts w:ascii="Times New Roman" w:hAnsi="Times New Roman" w:cs="Times New Roman"/>
          <w:sz w:val="24"/>
          <w:szCs w:val="24"/>
        </w:rPr>
        <w:t xml:space="preserve">Birmingham City University, Birmingham, United Kingdom </w:t>
      </w:r>
      <w:r w:rsidR="000244E3">
        <w:rPr>
          <w:rFonts w:ascii="Times New Roman" w:hAnsi="Times New Roman" w:cs="Times New Roman"/>
          <w:sz w:val="24"/>
          <w:szCs w:val="24"/>
        </w:rPr>
        <w:t>(</w:t>
      </w:r>
      <w:hyperlink r:id="rId14" w:history="1">
        <w:r w:rsidR="000244E3" w:rsidRPr="00E2747B">
          <w:rPr>
            <w:rStyle w:val="Hyperlink"/>
            <w:rFonts w:ascii="Times New Roman" w:hAnsi="Times New Roman" w:cs="Times New Roman"/>
            <w:sz w:val="24"/>
            <w:szCs w:val="24"/>
          </w:rPr>
          <w:t>meraj.cm48@gmail.com</w:t>
        </w:r>
      </w:hyperlink>
      <w:r w:rsidR="000244E3">
        <w:rPr>
          <w:rFonts w:ascii="Times New Roman" w:hAnsi="Times New Roman" w:cs="Times New Roman"/>
          <w:sz w:val="24"/>
          <w:szCs w:val="24"/>
        </w:rPr>
        <w:t xml:space="preserve"> ) </w:t>
      </w:r>
    </w:p>
    <w:p w14:paraId="2E290A73" w14:textId="572ED032" w:rsidR="00F9266E" w:rsidRDefault="003A1661" w:rsidP="00E62BD8">
      <w:pPr>
        <w:spacing w:after="0" w:line="360" w:lineRule="auto"/>
        <w:rPr>
          <w:rFonts w:ascii="Times New Roman" w:hAnsi="Times New Roman" w:cs="Times New Roman"/>
          <w:sz w:val="24"/>
          <w:szCs w:val="24"/>
        </w:rPr>
      </w:pPr>
      <w:r>
        <w:rPr>
          <w:rFonts w:ascii="Times New Roman" w:hAnsi="Times New Roman" w:cs="Times New Roman"/>
          <w:sz w:val="24"/>
          <w:szCs w:val="24"/>
          <w:vertAlign w:val="superscript"/>
        </w:rPr>
        <w:t>4</w:t>
      </w:r>
      <w:r w:rsidR="0046269E">
        <w:rPr>
          <w:rFonts w:ascii="Times New Roman" w:hAnsi="Times New Roman" w:cs="Times New Roman"/>
          <w:sz w:val="24"/>
          <w:szCs w:val="24"/>
        </w:rPr>
        <w:t xml:space="preserve">Faculty of Health Sciences and Medicine, Bond University, Robina QLD 4226, Australia </w:t>
      </w:r>
      <w:r w:rsidR="009A2DCE">
        <w:rPr>
          <w:rFonts w:ascii="Times New Roman" w:hAnsi="Times New Roman" w:cs="Times New Roman"/>
          <w:sz w:val="24"/>
          <w:szCs w:val="24"/>
        </w:rPr>
        <w:t>(</w:t>
      </w:r>
      <w:r w:rsidR="009A2DCE" w:rsidRPr="009A2DCE">
        <w:rPr>
          <w:rFonts w:ascii="Times New Roman" w:hAnsi="Times New Roman" w:cs="Times New Roman"/>
          <w:sz w:val="24"/>
          <w:szCs w:val="24"/>
        </w:rPr>
        <w:t>K</w:t>
      </w:r>
      <w:r w:rsidR="009A2DCE">
        <w:rPr>
          <w:rFonts w:ascii="Times New Roman" w:hAnsi="Times New Roman" w:cs="Times New Roman"/>
          <w:sz w:val="24"/>
          <w:szCs w:val="24"/>
        </w:rPr>
        <w:t xml:space="preserve">MR: </w:t>
      </w:r>
      <w:hyperlink r:id="rId15" w:history="1">
        <w:r w:rsidR="0046269E" w:rsidRPr="00D36CE3">
          <w:rPr>
            <w:rStyle w:val="Hyperlink"/>
            <w:rFonts w:ascii="Times New Roman" w:hAnsi="Times New Roman" w:cs="Times New Roman"/>
            <w:sz w:val="24"/>
            <w:szCs w:val="24"/>
          </w:rPr>
          <w:t>krahman@bond.edu.au</w:t>
        </w:r>
      </w:hyperlink>
      <w:r w:rsidR="009A2DCE">
        <w:rPr>
          <w:rFonts w:ascii="Times New Roman" w:hAnsi="Times New Roman" w:cs="Times New Roman"/>
          <w:sz w:val="24"/>
          <w:szCs w:val="24"/>
        </w:rPr>
        <w:t>)</w:t>
      </w:r>
    </w:p>
    <w:p w14:paraId="0CD0B326" w14:textId="2D6736C8" w:rsidR="000D468F" w:rsidRPr="000D468F" w:rsidRDefault="003A1661" w:rsidP="00E62BD8">
      <w:pPr>
        <w:spacing w:after="0" w:line="360" w:lineRule="auto"/>
        <w:rPr>
          <w:rFonts w:ascii="Times New Roman" w:hAnsi="Times New Roman" w:cs="Times New Roman"/>
          <w:color w:val="0563C1" w:themeColor="hyperlink"/>
          <w:sz w:val="24"/>
          <w:szCs w:val="24"/>
          <w:u w:val="single"/>
        </w:rPr>
      </w:pPr>
      <w:r>
        <w:rPr>
          <w:rFonts w:ascii="Times New Roman" w:hAnsi="Times New Roman" w:cs="Times New Roman"/>
          <w:sz w:val="24"/>
          <w:szCs w:val="24"/>
          <w:vertAlign w:val="superscript"/>
        </w:rPr>
        <w:t>5</w:t>
      </w:r>
      <w:r w:rsidR="000D468F" w:rsidRPr="000D468F">
        <w:rPr>
          <w:rFonts w:ascii="Times New Roman" w:hAnsi="Times New Roman" w:cs="Times New Roman"/>
          <w:sz w:val="24"/>
          <w:szCs w:val="24"/>
          <w:vertAlign w:val="superscript"/>
        </w:rPr>
        <w:t xml:space="preserve"> </w:t>
      </w:r>
      <w:r w:rsidR="000D468F">
        <w:rPr>
          <w:rFonts w:ascii="Times New Roman" w:hAnsi="Times New Roman" w:cs="Times New Roman"/>
          <w:sz w:val="24"/>
          <w:szCs w:val="24"/>
        </w:rPr>
        <w:t xml:space="preserve">The </w:t>
      </w:r>
      <w:r w:rsidR="00047182">
        <w:rPr>
          <w:rFonts w:ascii="Times New Roman" w:hAnsi="Times New Roman" w:cs="Times New Roman"/>
          <w:sz w:val="24"/>
          <w:szCs w:val="24"/>
        </w:rPr>
        <w:t xml:space="preserve">Kirby </w:t>
      </w:r>
      <w:r w:rsidR="000D468F">
        <w:rPr>
          <w:rFonts w:ascii="Times New Roman" w:hAnsi="Times New Roman" w:cs="Times New Roman"/>
          <w:sz w:val="24"/>
          <w:szCs w:val="24"/>
        </w:rPr>
        <w:t xml:space="preserve">Institute, University of New South Wales, Australia </w:t>
      </w:r>
    </w:p>
    <w:p w14:paraId="4CD348D7" w14:textId="524C55A8" w:rsidR="00E27ED4" w:rsidRPr="00E27ED4" w:rsidRDefault="00E27ED4" w:rsidP="0087164B">
      <w:pPr>
        <w:spacing w:after="0" w:line="360" w:lineRule="auto"/>
        <w:rPr>
          <w:rFonts w:ascii="Times New Roman" w:hAnsi="Times New Roman" w:cs="Times New Roman"/>
          <w:sz w:val="24"/>
          <w:szCs w:val="24"/>
        </w:rPr>
      </w:pPr>
      <w:r>
        <w:rPr>
          <w:rFonts w:ascii="Times New Roman" w:hAnsi="Times New Roman" w:cs="Times New Roman"/>
          <w:sz w:val="24"/>
          <w:szCs w:val="24"/>
          <w:vertAlign w:val="superscript"/>
        </w:rPr>
        <w:t xml:space="preserve">6 </w:t>
      </w:r>
      <w:r>
        <w:rPr>
          <w:rFonts w:ascii="Times New Roman" w:hAnsi="Times New Roman" w:cs="Times New Roman"/>
          <w:sz w:val="24"/>
          <w:szCs w:val="24"/>
        </w:rPr>
        <w:t>National Cent</w:t>
      </w:r>
      <w:r w:rsidR="00602F01">
        <w:rPr>
          <w:rFonts w:ascii="Times New Roman" w:hAnsi="Times New Roman" w:cs="Times New Roman"/>
          <w:sz w:val="24"/>
          <w:szCs w:val="24"/>
        </w:rPr>
        <w:t xml:space="preserve">re for Cell </w:t>
      </w:r>
      <w:r w:rsidR="0051764E">
        <w:rPr>
          <w:rFonts w:ascii="Times New Roman" w:hAnsi="Times New Roman" w:cs="Times New Roman"/>
          <w:sz w:val="24"/>
          <w:szCs w:val="24"/>
        </w:rPr>
        <w:t>Science</w:t>
      </w:r>
      <w:r w:rsidR="00602F01">
        <w:rPr>
          <w:rFonts w:ascii="Times New Roman" w:hAnsi="Times New Roman" w:cs="Times New Roman"/>
          <w:sz w:val="24"/>
          <w:szCs w:val="24"/>
        </w:rPr>
        <w:t xml:space="preserve">, Pune, India, 411007 </w:t>
      </w:r>
      <w:r w:rsidR="0051764E">
        <w:rPr>
          <w:rFonts w:ascii="Times New Roman" w:hAnsi="Times New Roman" w:cs="Times New Roman"/>
          <w:sz w:val="24"/>
          <w:szCs w:val="24"/>
        </w:rPr>
        <w:t>(AS:</w:t>
      </w:r>
      <w:r w:rsidR="0051764E" w:rsidRPr="0051764E">
        <w:rPr>
          <w:rFonts w:ascii="Times New Roman" w:hAnsi="Times New Roman" w:cs="Times New Roman"/>
          <w:sz w:val="24"/>
          <w:szCs w:val="24"/>
        </w:rPr>
        <w:t xml:space="preserve"> </w:t>
      </w:r>
      <w:hyperlink r:id="rId16" w:history="1">
        <w:r w:rsidR="0051764E" w:rsidRPr="00E2747B">
          <w:rPr>
            <w:rStyle w:val="Hyperlink"/>
            <w:rFonts w:ascii="Times New Roman" w:hAnsi="Times New Roman" w:cs="Times New Roman"/>
            <w:sz w:val="24"/>
            <w:szCs w:val="24"/>
          </w:rPr>
          <w:t>avinash.nccs@gmail.com</w:t>
        </w:r>
      </w:hyperlink>
      <w:r w:rsidR="0051764E">
        <w:rPr>
          <w:rFonts w:ascii="Times New Roman" w:hAnsi="Times New Roman" w:cs="Times New Roman"/>
          <w:sz w:val="24"/>
          <w:szCs w:val="24"/>
        </w:rPr>
        <w:t xml:space="preserve"> )</w:t>
      </w:r>
    </w:p>
    <w:p w14:paraId="7782AA0D" w14:textId="6D32B193" w:rsidR="00F9266E" w:rsidRDefault="00E27ED4" w:rsidP="0087164B">
      <w:pPr>
        <w:spacing w:after="0" w:line="360" w:lineRule="auto"/>
        <w:rPr>
          <w:rFonts w:ascii="Times New Roman" w:hAnsi="Times New Roman" w:cs="Times New Roman"/>
          <w:sz w:val="24"/>
          <w:szCs w:val="24"/>
        </w:rPr>
      </w:pPr>
      <w:r>
        <w:rPr>
          <w:rFonts w:ascii="Times New Roman" w:hAnsi="Times New Roman" w:cs="Times New Roman"/>
          <w:sz w:val="24"/>
          <w:szCs w:val="24"/>
          <w:vertAlign w:val="superscript"/>
        </w:rPr>
        <w:t>7</w:t>
      </w:r>
      <w:r w:rsidR="007A2CA6">
        <w:rPr>
          <w:rFonts w:ascii="Times New Roman" w:hAnsi="Times New Roman" w:cs="Times New Roman"/>
          <w:sz w:val="24"/>
          <w:szCs w:val="24"/>
          <w:vertAlign w:val="superscript"/>
        </w:rPr>
        <w:t xml:space="preserve"> </w:t>
      </w:r>
      <w:r w:rsidR="00F9266E" w:rsidRPr="00B36D9D">
        <w:rPr>
          <w:rFonts w:ascii="Times New Roman" w:hAnsi="Times New Roman" w:cs="Times New Roman"/>
          <w:sz w:val="24"/>
          <w:szCs w:val="24"/>
        </w:rPr>
        <w:t xml:space="preserve">School of Digital, Technologies, and Arts, Staffordshire University, </w:t>
      </w:r>
      <w:r w:rsidR="00E85588">
        <w:rPr>
          <w:rFonts w:ascii="Times New Roman" w:hAnsi="Times New Roman" w:cs="Times New Roman"/>
          <w:sz w:val="24"/>
          <w:szCs w:val="24"/>
        </w:rPr>
        <w:t>Stoke</w:t>
      </w:r>
      <w:r w:rsidR="00474A52">
        <w:rPr>
          <w:rFonts w:ascii="Times New Roman" w:hAnsi="Times New Roman" w:cs="Times New Roman"/>
          <w:sz w:val="24"/>
          <w:szCs w:val="24"/>
        </w:rPr>
        <w:t>-</w:t>
      </w:r>
      <w:r w:rsidR="00E85588">
        <w:rPr>
          <w:rFonts w:ascii="Times New Roman" w:hAnsi="Times New Roman" w:cs="Times New Roman"/>
          <w:sz w:val="24"/>
          <w:szCs w:val="24"/>
        </w:rPr>
        <w:t>on</w:t>
      </w:r>
      <w:r w:rsidR="00474A52">
        <w:rPr>
          <w:rFonts w:ascii="Times New Roman" w:hAnsi="Times New Roman" w:cs="Times New Roman"/>
          <w:sz w:val="24"/>
          <w:szCs w:val="24"/>
        </w:rPr>
        <w:t>-</w:t>
      </w:r>
      <w:r w:rsidR="00E85588">
        <w:rPr>
          <w:rFonts w:ascii="Times New Roman" w:hAnsi="Times New Roman" w:cs="Times New Roman"/>
          <w:sz w:val="24"/>
          <w:szCs w:val="24"/>
        </w:rPr>
        <w:t>Trent</w:t>
      </w:r>
      <w:r w:rsidR="00F9266E" w:rsidRPr="00B36D9D">
        <w:rPr>
          <w:rFonts w:ascii="Times New Roman" w:hAnsi="Times New Roman" w:cs="Times New Roman"/>
          <w:sz w:val="24"/>
          <w:szCs w:val="24"/>
        </w:rPr>
        <w:t xml:space="preserve">, UK (MA: </w:t>
      </w:r>
      <w:hyperlink r:id="rId17" w:history="1">
        <w:r w:rsidR="00F9266E" w:rsidRPr="00B36D9D">
          <w:rPr>
            <w:rStyle w:val="Hyperlink"/>
            <w:rFonts w:ascii="Times New Roman" w:hAnsi="Times New Roman" w:cs="Times New Roman"/>
            <w:sz w:val="24"/>
            <w:szCs w:val="24"/>
          </w:rPr>
          <w:t>Md.Asaduzzaman@staffs.ac.uk</w:t>
        </w:r>
      </w:hyperlink>
      <w:r w:rsidR="00F9266E" w:rsidRPr="00B36D9D">
        <w:rPr>
          <w:rFonts w:ascii="Times New Roman" w:hAnsi="Times New Roman" w:cs="Times New Roman"/>
          <w:sz w:val="24"/>
          <w:szCs w:val="24"/>
        </w:rPr>
        <w:t>)</w:t>
      </w:r>
    </w:p>
    <w:p w14:paraId="494ABE00" w14:textId="3640C0D6" w:rsidR="006845CE" w:rsidRPr="00B36D9D" w:rsidRDefault="00E27ED4" w:rsidP="006845CE">
      <w:pPr>
        <w:autoSpaceDE w:val="0"/>
        <w:autoSpaceDN w:val="0"/>
        <w:adjustRightInd w:val="0"/>
        <w:spacing w:after="0" w:line="360" w:lineRule="auto"/>
        <w:rPr>
          <w:rFonts w:ascii="Times New Roman" w:hAnsi="Times New Roman" w:cs="Times New Roman"/>
          <w:color w:val="000000"/>
          <w:sz w:val="24"/>
          <w:szCs w:val="24"/>
        </w:rPr>
      </w:pPr>
      <w:r w:rsidRPr="00E27ED4">
        <w:rPr>
          <w:rFonts w:ascii="Times New Roman" w:hAnsi="Times New Roman" w:cs="Times New Roman"/>
          <w:sz w:val="24"/>
          <w:szCs w:val="24"/>
          <w:vertAlign w:val="superscript"/>
        </w:rPr>
        <w:t>8</w:t>
      </w:r>
      <w:r w:rsidR="006845CE" w:rsidRPr="00B36D9D">
        <w:rPr>
          <w:rFonts w:ascii="Times New Roman" w:hAnsi="Times New Roman" w:cs="Times New Roman"/>
          <w:color w:val="000000"/>
          <w:sz w:val="24"/>
          <w:szCs w:val="24"/>
        </w:rPr>
        <w:t xml:space="preserve">Division of Infection and Immunity, Centre for Clinical Microbiology, University College London and NIHR-BRC, University College London Hospitals, London, United Kingdom (AZ:  </w:t>
      </w:r>
      <w:hyperlink r:id="rId18" w:history="1">
        <w:r w:rsidR="006845CE" w:rsidRPr="00B36D9D">
          <w:rPr>
            <w:rStyle w:val="Hyperlink"/>
            <w:rFonts w:ascii="Times New Roman" w:hAnsi="Times New Roman" w:cs="Times New Roman"/>
            <w:sz w:val="24"/>
            <w:szCs w:val="24"/>
          </w:rPr>
          <w:t>a.zumla@ucl.ac.uk</w:t>
        </w:r>
      </w:hyperlink>
      <w:r w:rsidR="006845CE" w:rsidRPr="00B36D9D">
        <w:rPr>
          <w:rFonts w:ascii="Times New Roman" w:hAnsi="Times New Roman" w:cs="Times New Roman"/>
          <w:color w:val="0000FF"/>
          <w:sz w:val="24"/>
          <w:szCs w:val="24"/>
        </w:rPr>
        <w:t>)</w:t>
      </w:r>
      <w:r w:rsidR="006845CE" w:rsidRPr="00B36D9D">
        <w:rPr>
          <w:rFonts w:ascii="Times New Roman" w:hAnsi="Times New Roman" w:cs="Times New Roman"/>
          <w:color w:val="000000"/>
          <w:sz w:val="24"/>
          <w:szCs w:val="24"/>
        </w:rPr>
        <w:t>.</w:t>
      </w:r>
    </w:p>
    <w:p w14:paraId="4A1F7FCB" w14:textId="0DB9C211" w:rsidR="00F9266E" w:rsidRPr="00B36D9D" w:rsidRDefault="00AA22F0" w:rsidP="00E7629C">
      <w:pPr>
        <w:spacing w:after="0" w:line="360" w:lineRule="auto"/>
        <w:rPr>
          <w:rFonts w:ascii="Times New Roman" w:hAnsi="Times New Roman" w:cs="Times New Roman"/>
          <w:sz w:val="24"/>
          <w:szCs w:val="24"/>
        </w:rPr>
      </w:pPr>
      <w:r>
        <w:rPr>
          <w:rFonts w:ascii="Times New Roman" w:hAnsi="Times New Roman" w:cs="Times New Roman"/>
          <w:sz w:val="24"/>
          <w:szCs w:val="24"/>
          <w:vertAlign w:val="superscript"/>
        </w:rPr>
        <w:t>9</w:t>
      </w:r>
      <w:r w:rsidR="00F9266E" w:rsidRPr="00B36D9D">
        <w:rPr>
          <w:rFonts w:ascii="Times New Roman" w:hAnsi="Times New Roman" w:cs="Times New Roman"/>
          <w:sz w:val="24"/>
          <w:szCs w:val="24"/>
        </w:rPr>
        <w:t xml:space="preserve">School of Life Sciences, Faculty of Natural Sciences, Keele University, Keele, Staffordshire, United Kingdom, ST5 5BG (NH: </w:t>
      </w:r>
      <w:hyperlink r:id="rId19" w:history="1">
        <w:r w:rsidR="00F9266E" w:rsidRPr="00B36D9D">
          <w:rPr>
            <w:rStyle w:val="Hyperlink"/>
            <w:rFonts w:ascii="Times New Roman" w:hAnsi="Times New Roman" w:cs="Times New Roman"/>
            <w:sz w:val="24"/>
            <w:szCs w:val="24"/>
          </w:rPr>
          <w:t>n.haider@keele.ac.uk</w:t>
        </w:r>
      </w:hyperlink>
      <w:r w:rsidR="00F9266E" w:rsidRPr="00B36D9D">
        <w:rPr>
          <w:rFonts w:ascii="Times New Roman" w:hAnsi="Times New Roman" w:cs="Times New Roman"/>
          <w:sz w:val="24"/>
          <w:szCs w:val="24"/>
        </w:rPr>
        <w:t xml:space="preserve">). </w:t>
      </w:r>
    </w:p>
    <w:p w14:paraId="35766CDB" w14:textId="77777777" w:rsidR="00F9266E" w:rsidRPr="00B36D9D" w:rsidRDefault="00F9266E" w:rsidP="0087164B">
      <w:pPr>
        <w:autoSpaceDE w:val="0"/>
        <w:autoSpaceDN w:val="0"/>
        <w:adjustRightInd w:val="0"/>
        <w:spacing w:after="0" w:line="360" w:lineRule="auto"/>
        <w:rPr>
          <w:rFonts w:ascii="Times New Roman" w:hAnsi="Times New Roman" w:cs="Times New Roman"/>
          <w:color w:val="000000"/>
          <w:sz w:val="24"/>
          <w:szCs w:val="24"/>
        </w:rPr>
      </w:pPr>
    </w:p>
    <w:p w14:paraId="1B3AECCC" w14:textId="77777777" w:rsidR="00F9266E" w:rsidRPr="00B36D9D" w:rsidRDefault="00F9266E" w:rsidP="0087164B">
      <w:pPr>
        <w:spacing w:after="0" w:line="360" w:lineRule="auto"/>
        <w:rPr>
          <w:rFonts w:ascii="Times New Roman" w:hAnsi="Times New Roman" w:cs="Times New Roman"/>
          <w:sz w:val="24"/>
          <w:szCs w:val="24"/>
        </w:rPr>
      </w:pPr>
      <w:r>
        <w:rPr>
          <w:rFonts w:ascii="Times New Roman" w:hAnsi="Times New Roman" w:cs="Times New Roman"/>
          <w:b/>
          <w:bCs/>
          <w:sz w:val="24"/>
          <w:szCs w:val="24"/>
        </w:rPr>
        <w:t>*</w:t>
      </w:r>
      <w:r w:rsidRPr="00B36D9D">
        <w:rPr>
          <w:rFonts w:ascii="Times New Roman" w:hAnsi="Times New Roman" w:cs="Times New Roman"/>
          <w:b/>
          <w:bCs/>
          <w:sz w:val="24"/>
          <w:szCs w:val="24"/>
        </w:rPr>
        <w:t xml:space="preserve">Corresponding author: </w:t>
      </w:r>
      <w:r w:rsidRPr="00B36D9D">
        <w:rPr>
          <w:rFonts w:ascii="Times New Roman" w:hAnsi="Times New Roman" w:cs="Times New Roman"/>
          <w:sz w:val="24"/>
          <w:szCs w:val="24"/>
        </w:rPr>
        <w:t>Dr Najmul Haider</w:t>
      </w:r>
      <w:r>
        <w:rPr>
          <w:rFonts w:ascii="Times New Roman" w:hAnsi="Times New Roman" w:cs="Times New Roman"/>
          <w:sz w:val="24"/>
          <w:szCs w:val="24"/>
        </w:rPr>
        <w:t xml:space="preserve"> PhD</w:t>
      </w:r>
      <w:r w:rsidRPr="00B36D9D">
        <w:rPr>
          <w:rFonts w:ascii="Times New Roman" w:hAnsi="Times New Roman" w:cs="Times New Roman"/>
          <w:sz w:val="24"/>
          <w:szCs w:val="24"/>
        </w:rPr>
        <w:t xml:space="preserve">, School of Life Sciences, Keele University, Huxley Building, Room 122, Keele, Staffordshire, ST5 5BG, United Kingdom, Email: </w:t>
      </w:r>
      <w:hyperlink r:id="rId20" w:history="1">
        <w:r w:rsidRPr="00B36D9D">
          <w:rPr>
            <w:rStyle w:val="Hyperlink"/>
            <w:rFonts w:ascii="Times New Roman" w:hAnsi="Times New Roman" w:cs="Times New Roman"/>
            <w:sz w:val="24"/>
            <w:szCs w:val="24"/>
          </w:rPr>
          <w:t>n.haider@keele.ac.uk</w:t>
        </w:r>
      </w:hyperlink>
      <w:r w:rsidRPr="00B36D9D">
        <w:rPr>
          <w:rFonts w:ascii="Times New Roman" w:hAnsi="Times New Roman" w:cs="Times New Roman"/>
          <w:sz w:val="24"/>
          <w:szCs w:val="24"/>
        </w:rPr>
        <w:t xml:space="preserve"> , Phone </w:t>
      </w:r>
      <w:r w:rsidRPr="00911A4E">
        <w:rPr>
          <w:rFonts w:ascii="Times New Roman" w:hAnsi="Times New Roman" w:cs="Times New Roman"/>
          <w:b/>
          <w:bCs/>
          <w:sz w:val="24"/>
          <w:szCs w:val="24"/>
        </w:rPr>
        <w:t xml:space="preserve">: </w:t>
      </w:r>
      <w:hyperlink r:id="rId21" w:history="1">
        <w:r w:rsidRPr="00911A4E">
          <w:rPr>
            <w:rStyle w:val="Hyperlink"/>
            <w:rFonts w:ascii="Times New Roman" w:hAnsi="Times New Roman" w:cs="Times New Roman"/>
            <w:sz w:val="24"/>
            <w:szCs w:val="24"/>
          </w:rPr>
          <w:t>(+44) 01782 734414</w:t>
        </w:r>
      </w:hyperlink>
    </w:p>
    <w:p w14:paraId="3E9AFC6A" w14:textId="77777777" w:rsidR="00F9266E" w:rsidRPr="00C5086A" w:rsidRDefault="00F9266E">
      <w:pPr>
        <w:rPr>
          <w:rFonts w:ascii="Times New Roman" w:hAnsi="Times New Roman" w:cs="Times New Roman"/>
        </w:rPr>
      </w:pPr>
    </w:p>
    <w:p w14:paraId="5AD25216" w14:textId="77777777" w:rsidR="00F9266E" w:rsidRDefault="00F9266E">
      <w:pPr>
        <w:rPr>
          <w:rFonts w:ascii="Times New Roman" w:hAnsi="Times New Roman" w:cs="Times New Roman"/>
          <w:b/>
          <w:bCs/>
        </w:rPr>
      </w:pPr>
    </w:p>
    <w:p w14:paraId="3F00345F" w14:textId="77777777" w:rsidR="00A127F6" w:rsidRDefault="00A127F6">
      <w:pPr>
        <w:rPr>
          <w:rFonts w:ascii="Times New Roman" w:hAnsi="Times New Roman" w:cs="Times New Roman"/>
          <w:b/>
          <w:bCs/>
        </w:rPr>
      </w:pPr>
    </w:p>
    <w:p w14:paraId="5F6ABE3B" w14:textId="70320164" w:rsidR="00D66AC7" w:rsidRPr="00E24844" w:rsidRDefault="00C547C7">
      <w:pPr>
        <w:rPr>
          <w:rFonts w:ascii="Times New Roman" w:hAnsi="Times New Roman" w:cs="Times New Roman"/>
          <w:b/>
          <w:bCs/>
          <w:sz w:val="28"/>
          <w:szCs w:val="28"/>
        </w:rPr>
      </w:pPr>
      <w:r w:rsidRPr="00E24844">
        <w:rPr>
          <w:rFonts w:ascii="Times New Roman" w:hAnsi="Times New Roman" w:cs="Times New Roman"/>
          <w:b/>
          <w:bCs/>
          <w:sz w:val="28"/>
          <w:szCs w:val="28"/>
        </w:rPr>
        <w:lastRenderedPageBreak/>
        <w:t>A</w:t>
      </w:r>
      <w:r w:rsidR="00D66AC7" w:rsidRPr="00E24844">
        <w:rPr>
          <w:rFonts w:ascii="Times New Roman" w:hAnsi="Times New Roman" w:cs="Times New Roman"/>
          <w:b/>
          <w:bCs/>
          <w:sz w:val="28"/>
          <w:szCs w:val="28"/>
        </w:rPr>
        <w:t>bstract:</w:t>
      </w:r>
    </w:p>
    <w:p w14:paraId="212742E6" w14:textId="0E98513A" w:rsidR="00C56AB1" w:rsidRDefault="00B65980" w:rsidP="00E24844">
      <w:pPr>
        <w:spacing w:after="0" w:line="360" w:lineRule="auto"/>
        <w:rPr>
          <w:rFonts w:ascii="Times New Roman" w:hAnsi="Times New Roman" w:cs="Times New Roman"/>
        </w:rPr>
      </w:pPr>
      <w:r w:rsidRPr="00137A69">
        <w:rPr>
          <w:rFonts w:ascii="Times New Roman" w:hAnsi="Times New Roman" w:cs="Times New Roman"/>
        </w:rPr>
        <w:t xml:space="preserve">Bangladesh experienced it’s largest and deadliest dengue outbreak by reporting the highest-ever recorded annual cases and deaths </w:t>
      </w:r>
      <w:r w:rsidR="00523B6B">
        <w:rPr>
          <w:rFonts w:ascii="Times New Roman" w:hAnsi="Times New Roman" w:cs="Times New Roman"/>
        </w:rPr>
        <w:t xml:space="preserve">caused </w:t>
      </w:r>
      <w:r w:rsidRPr="00137A69">
        <w:rPr>
          <w:rFonts w:ascii="Times New Roman" w:hAnsi="Times New Roman" w:cs="Times New Roman"/>
        </w:rPr>
        <w:t>by dengue virus (DENV) infection in 2023.</w:t>
      </w:r>
      <w:r w:rsidR="00523B6B">
        <w:rPr>
          <w:rFonts w:ascii="Times New Roman" w:hAnsi="Times New Roman" w:cs="Times New Roman"/>
        </w:rPr>
        <w:t xml:space="preserve"> </w:t>
      </w:r>
      <w:r w:rsidR="006541B8">
        <w:rPr>
          <w:rFonts w:ascii="Times New Roman" w:hAnsi="Times New Roman" w:cs="Times New Roman"/>
        </w:rPr>
        <w:t>This study aims to summarize the key findings of the 2023 dengue outbreak and</w:t>
      </w:r>
      <w:r w:rsidR="00C56AB1" w:rsidRPr="00137A69">
        <w:rPr>
          <w:rFonts w:ascii="Times New Roman" w:hAnsi="Times New Roman" w:cs="Times New Roman"/>
        </w:rPr>
        <w:t xml:space="preserve"> characterize the geographical transmission dynamics of </w:t>
      </w:r>
      <w:r w:rsidR="00B20475">
        <w:rPr>
          <w:rFonts w:ascii="Times New Roman" w:hAnsi="Times New Roman" w:cs="Times New Roman"/>
        </w:rPr>
        <w:t xml:space="preserve">the </w:t>
      </w:r>
      <w:r w:rsidR="00C56AB1" w:rsidRPr="00137A69">
        <w:rPr>
          <w:rFonts w:ascii="Times New Roman" w:hAnsi="Times New Roman" w:cs="Times New Roman"/>
        </w:rPr>
        <w:t xml:space="preserve">dengue virus </w:t>
      </w:r>
      <w:r w:rsidR="00F44B2D">
        <w:rPr>
          <w:rFonts w:ascii="Times New Roman" w:hAnsi="Times New Roman" w:cs="Times New Roman"/>
        </w:rPr>
        <w:t xml:space="preserve">infection </w:t>
      </w:r>
      <w:r w:rsidR="00C56AB1" w:rsidRPr="00137A69">
        <w:rPr>
          <w:rFonts w:ascii="Times New Roman" w:hAnsi="Times New Roman" w:cs="Times New Roman"/>
        </w:rPr>
        <w:t>in Bangladesh</w:t>
      </w:r>
      <w:r w:rsidR="00C56AB1">
        <w:rPr>
          <w:rFonts w:ascii="Times New Roman" w:hAnsi="Times New Roman" w:cs="Times New Roman"/>
        </w:rPr>
        <w:t xml:space="preserve">. </w:t>
      </w:r>
    </w:p>
    <w:p w14:paraId="57A8C55B" w14:textId="77777777" w:rsidR="00A54932" w:rsidRDefault="00A54932" w:rsidP="00E24844">
      <w:pPr>
        <w:spacing w:after="0" w:line="360" w:lineRule="auto"/>
        <w:rPr>
          <w:rFonts w:ascii="Times New Roman" w:hAnsi="Times New Roman" w:cs="Times New Roman"/>
        </w:rPr>
      </w:pPr>
    </w:p>
    <w:p w14:paraId="3F179A27" w14:textId="40A7E95E" w:rsidR="00C56AB1" w:rsidRDefault="00A54932" w:rsidP="00E24844">
      <w:pPr>
        <w:spacing w:after="0" w:line="360" w:lineRule="auto"/>
        <w:rPr>
          <w:rFonts w:ascii="Times New Roman" w:hAnsi="Times New Roman" w:cs="Times New Roman"/>
        </w:rPr>
      </w:pPr>
      <w:r>
        <w:rPr>
          <w:rFonts w:ascii="Times New Roman" w:hAnsi="Times New Roman" w:cs="Times New Roman"/>
        </w:rPr>
        <w:t xml:space="preserve">We collected daily reported dengue cases, and </w:t>
      </w:r>
      <w:r w:rsidR="00B20475">
        <w:rPr>
          <w:rFonts w:ascii="Times New Roman" w:hAnsi="Times New Roman" w:cs="Times New Roman"/>
        </w:rPr>
        <w:t>death</w:t>
      </w:r>
      <w:r>
        <w:rPr>
          <w:rFonts w:ascii="Times New Roman" w:hAnsi="Times New Roman" w:cs="Times New Roman"/>
        </w:rPr>
        <w:t xml:space="preserve"> data from </w:t>
      </w:r>
      <w:r w:rsidR="00BA6328">
        <w:rPr>
          <w:rFonts w:ascii="Times New Roman" w:hAnsi="Times New Roman" w:cs="Times New Roman"/>
        </w:rPr>
        <w:t xml:space="preserve">the </w:t>
      </w:r>
      <w:r>
        <w:rPr>
          <w:rFonts w:ascii="Times New Roman" w:hAnsi="Times New Roman" w:cs="Times New Roman"/>
        </w:rPr>
        <w:t xml:space="preserve">Management Information System (MIS) </w:t>
      </w:r>
      <w:r w:rsidR="00F816D7">
        <w:rPr>
          <w:rFonts w:ascii="Times New Roman" w:hAnsi="Times New Roman" w:cs="Times New Roman"/>
        </w:rPr>
        <w:t xml:space="preserve">of </w:t>
      </w:r>
      <w:r w:rsidR="006541B8">
        <w:rPr>
          <w:rFonts w:ascii="Times New Roman" w:hAnsi="Times New Roman" w:cs="Times New Roman"/>
        </w:rPr>
        <w:t xml:space="preserve">the </w:t>
      </w:r>
      <w:r w:rsidR="002918F2">
        <w:rPr>
          <w:rFonts w:ascii="Times New Roman" w:hAnsi="Times New Roman" w:cs="Times New Roman"/>
        </w:rPr>
        <w:t xml:space="preserve">Ministry of Health and Family Welfare, Bangladesh, </w:t>
      </w:r>
      <w:r w:rsidR="00BA6328">
        <w:rPr>
          <w:rFonts w:ascii="Times New Roman" w:hAnsi="Times New Roman" w:cs="Times New Roman"/>
        </w:rPr>
        <w:t>meteorological</w:t>
      </w:r>
      <w:r w:rsidR="002918F2">
        <w:rPr>
          <w:rFonts w:ascii="Times New Roman" w:hAnsi="Times New Roman" w:cs="Times New Roman"/>
        </w:rPr>
        <w:t xml:space="preserve"> data from </w:t>
      </w:r>
      <w:r w:rsidR="00B20475">
        <w:rPr>
          <w:rFonts w:ascii="Times New Roman" w:hAnsi="Times New Roman" w:cs="Times New Roman"/>
        </w:rPr>
        <w:t xml:space="preserve">the </w:t>
      </w:r>
      <w:r w:rsidR="00BA6328">
        <w:rPr>
          <w:rFonts w:ascii="Times New Roman" w:hAnsi="Times New Roman" w:cs="Times New Roman"/>
        </w:rPr>
        <w:t>Bangladesh</w:t>
      </w:r>
      <w:r w:rsidR="002918F2">
        <w:rPr>
          <w:rFonts w:ascii="Times New Roman" w:hAnsi="Times New Roman" w:cs="Times New Roman"/>
        </w:rPr>
        <w:t xml:space="preserve"> Meteorological </w:t>
      </w:r>
      <w:r w:rsidR="00607815">
        <w:rPr>
          <w:rFonts w:ascii="Times New Roman" w:hAnsi="Times New Roman" w:cs="Times New Roman"/>
        </w:rPr>
        <w:t>Department,</w:t>
      </w:r>
      <w:r w:rsidR="002918F2">
        <w:rPr>
          <w:rFonts w:ascii="Times New Roman" w:hAnsi="Times New Roman" w:cs="Times New Roman"/>
        </w:rPr>
        <w:t xml:space="preserve"> and </w:t>
      </w:r>
      <w:r w:rsidR="00BA6328">
        <w:rPr>
          <w:rFonts w:ascii="Times New Roman" w:hAnsi="Times New Roman" w:cs="Times New Roman"/>
        </w:rPr>
        <w:t>district-wise</w:t>
      </w:r>
      <w:r w:rsidR="002918F2">
        <w:rPr>
          <w:rFonts w:ascii="Times New Roman" w:hAnsi="Times New Roman" w:cs="Times New Roman"/>
        </w:rPr>
        <w:t xml:space="preserve"> </w:t>
      </w:r>
      <w:r w:rsidR="00C227AB">
        <w:rPr>
          <w:rFonts w:ascii="Times New Roman" w:hAnsi="Times New Roman" w:cs="Times New Roman"/>
        </w:rPr>
        <w:t xml:space="preserve">population </w:t>
      </w:r>
      <w:r w:rsidR="00B5432A">
        <w:rPr>
          <w:rFonts w:ascii="Times New Roman" w:hAnsi="Times New Roman" w:cs="Times New Roman"/>
        </w:rPr>
        <w:t xml:space="preserve">and geographical </w:t>
      </w:r>
      <w:r w:rsidR="002918F2">
        <w:rPr>
          <w:rFonts w:ascii="Times New Roman" w:hAnsi="Times New Roman" w:cs="Times New Roman"/>
        </w:rPr>
        <w:t xml:space="preserve">data from </w:t>
      </w:r>
      <w:r w:rsidR="00B20475">
        <w:rPr>
          <w:rFonts w:ascii="Times New Roman" w:hAnsi="Times New Roman" w:cs="Times New Roman"/>
        </w:rPr>
        <w:t xml:space="preserve">the </w:t>
      </w:r>
      <w:r w:rsidR="00381DF0">
        <w:rPr>
          <w:rFonts w:ascii="Times New Roman" w:hAnsi="Times New Roman" w:cs="Times New Roman"/>
        </w:rPr>
        <w:t xml:space="preserve">Bangladesh Bureau of Statistics. </w:t>
      </w:r>
      <w:r w:rsidR="00BA6328">
        <w:rPr>
          <w:rFonts w:ascii="Times New Roman" w:hAnsi="Times New Roman" w:cs="Times New Roman"/>
        </w:rPr>
        <w:t xml:space="preserve">We </w:t>
      </w:r>
      <w:r w:rsidR="00B20475">
        <w:rPr>
          <w:rFonts w:ascii="Times New Roman" w:hAnsi="Times New Roman" w:cs="Times New Roman"/>
        </w:rPr>
        <w:t>performed</w:t>
      </w:r>
      <w:r w:rsidR="00BA6328">
        <w:rPr>
          <w:rFonts w:ascii="Times New Roman" w:hAnsi="Times New Roman" w:cs="Times New Roman"/>
        </w:rPr>
        <w:t xml:space="preserve"> </w:t>
      </w:r>
      <w:r w:rsidR="004A4F0B">
        <w:rPr>
          <w:rFonts w:ascii="Times New Roman" w:hAnsi="Times New Roman" w:cs="Times New Roman"/>
        </w:rPr>
        <w:t xml:space="preserve">a </w:t>
      </w:r>
      <w:r w:rsidR="00BA6328">
        <w:rPr>
          <w:rFonts w:ascii="Times New Roman" w:hAnsi="Times New Roman" w:cs="Times New Roman"/>
        </w:rPr>
        <w:t xml:space="preserve">summary </w:t>
      </w:r>
      <w:r w:rsidR="00B20475">
        <w:rPr>
          <w:rFonts w:ascii="Times New Roman" w:hAnsi="Times New Roman" w:cs="Times New Roman"/>
        </w:rPr>
        <w:t xml:space="preserve">statistical analysis to compare the </w:t>
      </w:r>
      <w:r w:rsidR="00A80600">
        <w:rPr>
          <w:rFonts w:ascii="Times New Roman" w:hAnsi="Times New Roman" w:cs="Times New Roman"/>
        </w:rPr>
        <w:t xml:space="preserve">dengue cases of the year 2023 vs </w:t>
      </w:r>
      <w:r w:rsidR="00525F48">
        <w:rPr>
          <w:rFonts w:ascii="Times New Roman" w:hAnsi="Times New Roman" w:cs="Times New Roman"/>
        </w:rPr>
        <w:t xml:space="preserve">the </w:t>
      </w:r>
      <w:r w:rsidR="00F37643">
        <w:rPr>
          <w:rFonts w:ascii="Times New Roman" w:hAnsi="Times New Roman" w:cs="Times New Roman"/>
        </w:rPr>
        <w:t xml:space="preserve">past 23 years (2000-2022) and </w:t>
      </w:r>
      <w:r w:rsidR="00A32B79">
        <w:rPr>
          <w:rFonts w:ascii="Times New Roman" w:hAnsi="Times New Roman" w:cs="Times New Roman"/>
        </w:rPr>
        <w:t xml:space="preserve">distribution among </w:t>
      </w:r>
      <w:r w:rsidR="00F37643">
        <w:rPr>
          <w:rFonts w:ascii="Times New Roman" w:hAnsi="Times New Roman" w:cs="Times New Roman"/>
        </w:rPr>
        <w:t xml:space="preserve">different districts. </w:t>
      </w:r>
    </w:p>
    <w:p w14:paraId="6F30BC63" w14:textId="77777777" w:rsidR="006541B8" w:rsidRDefault="006541B8" w:rsidP="00E24844">
      <w:pPr>
        <w:spacing w:after="0" w:line="360" w:lineRule="auto"/>
        <w:rPr>
          <w:rFonts w:ascii="Times New Roman" w:hAnsi="Times New Roman" w:cs="Times New Roman"/>
        </w:rPr>
      </w:pPr>
    </w:p>
    <w:p w14:paraId="178F35E6" w14:textId="5D477C70" w:rsidR="00D14189" w:rsidRDefault="00D14189" w:rsidP="00E24844">
      <w:pPr>
        <w:spacing w:after="0" w:line="360" w:lineRule="auto"/>
        <w:rPr>
          <w:rFonts w:ascii="Times New Roman" w:hAnsi="Times New Roman" w:cs="Times New Roman"/>
        </w:rPr>
      </w:pPr>
      <w:r w:rsidRPr="00EE09AF">
        <w:rPr>
          <w:rFonts w:ascii="Times New Roman" w:hAnsi="Times New Roman" w:cs="Times New Roman"/>
        </w:rPr>
        <w:t xml:space="preserve">The number of </w:t>
      </w:r>
      <w:r w:rsidR="008B5B7C">
        <w:rPr>
          <w:rFonts w:ascii="Times New Roman" w:hAnsi="Times New Roman" w:cs="Times New Roman"/>
        </w:rPr>
        <w:t xml:space="preserve">dengue </w:t>
      </w:r>
      <w:r w:rsidRPr="00EE09AF">
        <w:rPr>
          <w:rFonts w:ascii="Times New Roman" w:hAnsi="Times New Roman" w:cs="Times New Roman"/>
        </w:rPr>
        <w:t>cases reported in 2023 is 1.3 times higher than the number of reported cases in the past 23 years (</w:t>
      </w:r>
      <w:r w:rsidR="00E20B4D">
        <w:rPr>
          <w:rFonts w:ascii="Times New Roman" w:hAnsi="Times New Roman" w:cs="Times New Roman"/>
        </w:rPr>
        <w:t>320,710</w:t>
      </w:r>
      <w:r w:rsidRPr="00EE09AF">
        <w:rPr>
          <w:rFonts w:ascii="Times New Roman" w:hAnsi="Times New Roman" w:cs="Times New Roman"/>
        </w:rPr>
        <w:t xml:space="preserve"> vs 244,246) and two times more deaths than the number of fatalities recorded in the past 23 years (</w:t>
      </w:r>
      <w:r>
        <w:rPr>
          <w:rFonts w:ascii="Times New Roman" w:hAnsi="Times New Roman" w:cs="Times New Roman"/>
        </w:rPr>
        <w:t>1699</w:t>
      </w:r>
      <w:r w:rsidRPr="00EE09AF">
        <w:rPr>
          <w:rFonts w:ascii="Times New Roman" w:hAnsi="Times New Roman" w:cs="Times New Roman"/>
        </w:rPr>
        <w:t xml:space="preserve"> vs. 849) in the country.</w:t>
      </w:r>
      <w:r>
        <w:rPr>
          <w:rFonts w:ascii="Times New Roman" w:hAnsi="Times New Roman" w:cs="Times New Roman"/>
        </w:rPr>
        <w:t xml:space="preserve"> </w:t>
      </w:r>
      <w:r w:rsidR="00D059C7">
        <w:rPr>
          <w:rFonts w:ascii="Times New Roman" w:hAnsi="Times New Roman" w:cs="Times New Roman"/>
        </w:rPr>
        <w:t xml:space="preserve">The 2023 outbreak is characterized by </w:t>
      </w:r>
      <w:r w:rsidR="002B7DEE">
        <w:rPr>
          <w:rFonts w:ascii="Times New Roman" w:hAnsi="Times New Roman" w:cs="Times New Roman"/>
        </w:rPr>
        <w:t xml:space="preserve">an </w:t>
      </w:r>
      <w:r w:rsidR="00A6550C">
        <w:rPr>
          <w:rFonts w:ascii="Times New Roman" w:hAnsi="Times New Roman" w:cs="Times New Roman"/>
        </w:rPr>
        <w:t xml:space="preserve">earlier </w:t>
      </w:r>
      <w:r w:rsidR="00536AAD">
        <w:rPr>
          <w:rFonts w:ascii="Times New Roman" w:hAnsi="Times New Roman" w:cs="Times New Roman"/>
        </w:rPr>
        <w:t>surge of dengue</w:t>
      </w:r>
      <w:r w:rsidR="00A6550C">
        <w:rPr>
          <w:rFonts w:ascii="Times New Roman" w:hAnsi="Times New Roman" w:cs="Times New Roman"/>
        </w:rPr>
        <w:t xml:space="preserve"> </w:t>
      </w:r>
      <w:r w:rsidR="00536AAD">
        <w:rPr>
          <w:rFonts w:ascii="Times New Roman" w:hAnsi="Times New Roman" w:cs="Times New Roman"/>
        </w:rPr>
        <w:t xml:space="preserve">cases </w:t>
      </w:r>
      <w:r w:rsidR="00A6550C">
        <w:rPr>
          <w:rFonts w:ascii="Times New Roman" w:hAnsi="Times New Roman" w:cs="Times New Roman"/>
        </w:rPr>
        <w:t>with</w:t>
      </w:r>
      <w:r w:rsidR="00A32B2E">
        <w:rPr>
          <w:rFonts w:ascii="Times New Roman" w:hAnsi="Times New Roman" w:cs="Times New Roman"/>
        </w:rPr>
        <w:t xml:space="preserve"> exponential growth in Dhaka city up until </w:t>
      </w:r>
      <w:r w:rsidR="002B7DEE">
        <w:rPr>
          <w:rFonts w:ascii="Times New Roman" w:hAnsi="Times New Roman" w:cs="Times New Roman"/>
        </w:rPr>
        <w:t xml:space="preserve">the </w:t>
      </w:r>
      <w:r w:rsidR="00A32B2E">
        <w:rPr>
          <w:rFonts w:ascii="Times New Roman" w:hAnsi="Times New Roman" w:cs="Times New Roman"/>
        </w:rPr>
        <w:t xml:space="preserve">end of July and then </w:t>
      </w:r>
      <w:r w:rsidR="00536AAD">
        <w:rPr>
          <w:rFonts w:ascii="Times New Roman" w:hAnsi="Times New Roman" w:cs="Times New Roman"/>
        </w:rPr>
        <w:t>an increase</w:t>
      </w:r>
      <w:r w:rsidR="00B06924">
        <w:rPr>
          <w:rFonts w:ascii="Times New Roman" w:hAnsi="Times New Roman" w:cs="Times New Roman"/>
        </w:rPr>
        <w:t xml:space="preserve"> </w:t>
      </w:r>
      <w:r w:rsidR="00536AAD">
        <w:rPr>
          <w:rFonts w:ascii="Times New Roman" w:hAnsi="Times New Roman" w:cs="Times New Roman"/>
        </w:rPr>
        <w:t>in</w:t>
      </w:r>
      <w:r w:rsidR="00B06924">
        <w:rPr>
          <w:rFonts w:ascii="Times New Roman" w:hAnsi="Times New Roman" w:cs="Times New Roman"/>
        </w:rPr>
        <w:t xml:space="preserve"> cases </w:t>
      </w:r>
      <w:r w:rsidR="00536AAD">
        <w:rPr>
          <w:rFonts w:ascii="Times New Roman" w:hAnsi="Times New Roman" w:cs="Times New Roman"/>
        </w:rPr>
        <w:t>outside Dhaka.</w:t>
      </w:r>
      <w:r w:rsidR="00EC13B6">
        <w:rPr>
          <w:rFonts w:ascii="Times New Roman" w:hAnsi="Times New Roman" w:cs="Times New Roman"/>
        </w:rPr>
        <w:t xml:space="preserve"> T</w:t>
      </w:r>
      <w:r w:rsidR="000E375A">
        <w:rPr>
          <w:rFonts w:ascii="Times New Roman" w:hAnsi="Times New Roman" w:cs="Times New Roman"/>
        </w:rPr>
        <w:t xml:space="preserve">here </w:t>
      </w:r>
      <w:r w:rsidR="00C22C56">
        <w:rPr>
          <w:rFonts w:ascii="Times New Roman" w:hAnsi="Times New Roman" w:cs="Times New Roman"/>
        </w:rPr>
        <w:t>was</w:t>
      </w:r>
      <w:r w:rsidR="000E375A">
        <w:rPr>
          <w:rFonts w:ascii="Times New Roman" w:hAnsi="Times New Roman" w:cs="Times New Roman"/>
        </w:rPr>
        <w:t xml:space="preserve"> approximately </w:t>
      </w:r>
      <w:r w:rsidR="00180130">
        <w:rPr>
          <w:rFonts w:ascii="Times New Roman" w:hAnsi="Times New Roman" w:cs="Times New Roman"/>
        </w:rPr>
        <w:t>197</w:t>
      </w:r>
      <w:r w:rsidR="000E375A">
        <w:rPr>
          <w:rFonts w:ascii="Times New Roman" w:hAnsi="Times New Roman" w:cs="Times New Roman"/>
        </w:rPr>
        <w:t xml:space="preserve"> mm </w:t>
      </w:r>
      <w:r w:rsidR="00B43CE1">
        <w:rPr>
          <w:rFonts w:ascii="Times New Roman" w:hAnsi="Times New Roman" w:cs="Times New Roman"/>
        </w:rPr>
        <w:t xml:space="preserve">of </w:t>
      </w:r>
      <w:r w:rsidR="000E375A">
        <w:rPr>
          <w:rFonts w:ascii="Times New Roman" w:hAnsi="Times New Roman" w:cs="Times New Roman"/>
        </w:rPr>
        <w:t xml:space="preserve">rainfall recorded in 2023, which was </w:t>
      </w:r>
      <w:r w:rsidR="00180130">
        <w:rPr>
          <w:rFonts w:ascii="Times New Roman" w:hAnsi="Times New Roman" w:cs="Times New Roman"/>
        </w:rPr>
        <w:t>38</w:t>
      </w:r>
      <w:r w:rsidR="000E375A">
        <w:rPr>
          <w:rFonts w:ascii="Times New Roman" w:hAnsi="Times New Roman" w:cs="Times New Roman"/>
        </w:rPr>
        <w:t xml:space="preserve"> mm higher than the </w:t>
      </w:r>
      <w:r w:rsidR="00C22C56">
        <w:rPr>
          <w:rFonts w:ascii="Times New Roman" w:hAnsi="Times New Roman" w:cs="Times New Roman"/>
        </w:rPr>
        <w:t>a</w:t>
      </w:r>
      <w:r w:rsidR="00B43CE1">
        <w:rPr>
          <w:rFonts w:ascii="Times New Roman" w:hAnsi="Times New Roman" w:cs="Times New Roman"/>
        </w:rPr>
        <w:t>nn</w:t>
      </w:r>
      <w:r w:rsidR="00C22C56">
        <w:rPr>
          <w:rFonts w:ascii="Times New Roman" w:hAnsi="Times New Roman" w:cs="Times New Roman"/>
        </w:rPr>
        <w:t xml:space="preserve">ual </w:t>
      </w:r>
      <w:r w:rsidR="000E375A">
        <w:rPr>
          <w:rFonts w:ascii="Times New Roman" w:hAnsi="Times New Roman" w:cs="Times New Roman"/>
        </w:rPr>
        <w:t xml:space="preserve">mean precipitation </w:t>
      </w:r>
      <w:r w:rsidR="00B43CE1">
        <w:rPr>
          <w:rFonts w:ascii="Times New Roman" w:hAnsi="Times New Roman" w:cs="Times New Roman"/>
        </w:rPr>
        <w:t>of the period 2000-2022</w:t>
      </w:r>
      <w:r w:rsidR="00C22C56">
        <w:rPr>
          <w:rFonts w:ascii="Times New Roman" w:hAnsi="Times New Roman" w:cs="Times New Roman"/>
        </w:rPr>
        <w:t>.</w:t>
      </w:r>
      <w:r w:rsidR="00B43CE1">
        <w:rPr>
          <w:rFonts w:ascii="Times New Roman" w:hAnsi="Times New Roman" w:cs="Times New Roman"/>
        </w:rPr>
        <w:t xml:space="preserve"> </w:t>
      </w:r>
      <w:r w:rsidR="00FD3540">
        <w:rPr>
          <w:rFonts w:ascii="Times New Roman" w:hAnsi="Times New Roman" w:cs="Times New Roman"/>
        </w:rPr>
        <w:t>Population density</w:t>
      </w:r>
      <w:r w:rsidR="009946D2">
        <w:rPr>
          <w:rFonts w:ascii="Times New Roman" w:hAnsi="Times New Roman" w:cs="Times New Roman"/>
        </w:rPr>
        <w:t xml:space="preserve"> of </w:t>
      </w:r>
      <w:r w:rsidR="00020E90">
        <w:rPr>
          <w:rFonts w:ascii="Times New Roman" w:hAnsi="Times New Roman" w:cs="Times New Roman"/>
        </w:rPr>
        <w:t xml:space="preserve">the </w:t>
      </w:r>
      <w:r w:rsidR="009946D2">
        <w:rPr>
          <w:rFonts w:ascii="Times New Roman" w:hAnsi="Times New Roman" w:cs="Times New Roman"/>
        </w:rPr>
        <w:t>district (r=0.44, P&lt;0</w:t>
      </w:r>
      <w:r w:rsidR="00D32F36">
        <w:rPr>
          <w:rFonts w:ascii="Times New Roman" w:hAnsi="Times New Roman" w:cs="Times New Roman"/>
        </w:rPr>
        <w:t>.05)</w:t>
      </w:r>
      <w:r w:rsidR="00FD3540">
        <w:rPr>
          <w:rFonts w:ascii="Times New Roman" w:hAnsi="Times New Roman" w:cs="Times New Roman"/>
        </w:rPr>
        <w:t xml:space="preserve"> and </w:t>
      </w:r>
      <w:r w:rsidR="009946D2">
        <w:rPr>
          <w:rFonts w:ascii="Times New Roman" w:hAnsi="Times New Roman" w:cs="Times New Roman"/>
        </w:rPr>
        <w:t xml:space="preserve">distance from </w:t>
      </w:r>
      <w:r w:rsidR="00E24844">
        <w:rPr>
          <w:rFonts w:ascii="Times New Roman" w:hAnsi="Times New Roman" w:cs="Times New Roman"/>
        </w:rPr>
        <w:t xml:space="preserve">the </w:t>
      </w:r>
      <w:r w:rsidR="00D32F36">
        <w:rPr>
          <w:rFonts w:ascii="Times New Roman" w:hAnsi="Times New Roman" w:cs="Times New Roman"/>
        </w:rPr>
        <w:t>capital city</w:t>
      </w:r>
      <w:r w:rsidR="000754CF">
        <w:rPr>
          <w:rFonts w:ascii="Times New Roman" w:hAnsi="Times New Roman" w:cs="Times New Roman"/>
        </w:rPr>
        <w:t xml:space="preserve"> Dhaka</w:t>
      </w:r>
      <w:r w:rsidR="000D4104">
        <w:rPr>
          <w:rFonts w:ascii="Times New Roman" w:hAnsi="Times New Roman" w:cs="Times New Roman"/>
        </w:rPr>
        <w:t xml:space="preserve"> (r=</w:t>
      </w:r>
      <w:r w:rsidR="003B6F21">
        <w:rPr>
          <w:rFonts w:ascii="Times New Roman" w:hAnsi="Times New Roman" w:cs="Times New Roman"/>
        </w:rPr>
        <w:t>-0.30, p&lt;0.05</w:t>
      </w:r>
      <w:r w:rsidR="000D4104">
        <w:rPr>
          <w:rFonts w:ascii="Times New Roman" w:hAnsi="Times New Roman" w:cs="Times New Roman"/>
        </w:rPr>
        <w:t>)</w:t>
      </w:r>
      <w:r w:rsidR="00D32F36">
        <w:rPr>
          <w:rFonts w:ascii="Times New Roman" w:hAnsi="Times New Roman" w:cs="Times New Roman"/>
        </w:rPr>
        <w:t xml:space="preserve"> </w:t>
      </w:r>
      <w:r w:rsidR="009946D2">
        <w:rPr>
          <w:rFonts w:ascii="Times New Roman" w:hAnsi="Times New Roman" w:cs="Times New Roman"/>
        </w:rPr>
        <w:t>were</w:t>
      </w:r>
      <w:r w:rsidR="00D32F36">
        <w:rPr>
          <w:rFonts w:ascii="Times New Roman" w:hAnsi="Times New Roman" w:cs="Times New Roman"/>
        </w:rPr>
        <w:t xml:space="preserve"> correlated with </w:t>
      </w:r>
      <w:r w:rsidR="00020E90">
        <w:rPr>
          <w:rFonts w:ascii="Times New Roman" w:hAnsi="Times New Roman" w:cs="Times New Roman"/>
        </w:rPr>
        <w:t>district-wise</w:t>
      </w:r>
      <w:r w:rsidR="00D32F36">
        <w:rPr>
          <w:rFonts w:ascii="Times New Roman" w:hAnsi="Times New Roman" w:cs="Times New Roman"/>
        </w:rPr>
        <w:t xml:space="preserve"> dengue cases.</w:t>
      </w:r>
      <w:r w:rsidR="00020E90">
        <w:rPr>
          <w:rFonts w:ascii="Times New Roman" w:hAnsi="Times New Roman" w:cs="Times New Roman"/>
        </w:rPr>
        <w:t xml:space="preserve"> </w:t>
      </w:r>
      <w:commentRangeStart w:id="1"/>
      <w:r w:rsidR="00FD3540">
        <w:rPr>
          <w:rFonts w:ascii="Times New Roman" w:hAnsi="Times New Roman" w:cs="Times New Roman"/>
        </w:rPr>
        <w:t>District-wise</w:t>
      </w:r>
      <w:r w:rsidR="007B5423">
        <w:rPr>
          <w:rFonts w:ascii="Times New Roman" w:hAnsi="Times New Roman" w:cs="Times New Roman"/>
        </w:rPr>
        <w:t xml:space="preserve"> dengue cases were negatively associated with dis</w:t>
      </w:r>
      <w:r w:rsidR="0093439E">
        <w:rPr>
          <w:rFonts w:ascii="Times New Roman" w:hAnsi="Times New Roman" w:cs="Times New Roman"/>
        </w:rPr>
        <w:t xml:space="preserve">tance from </w:t>
      </w:r>
      <w:r w:rsidR="00987234">
        <w:rPr>
          <w:rFonts w:ascii="Times New Roman" w:hAnsi="Times New Roman" w:cs="Times New Roman"/>
        </w:rPr>
        <w:t xml:space="preserve">the </w:t>
      </w:r>
      <w:r w:rsidR="0093439E">
        <w:rPr>
          <w:rFonts w:ascii="Times New Roman" w:hAnsi="Times New Roman" w:cs="Times New Roman"/>
        </w:rPr>
        <w:t>capital city Dhaka (IRR: 0.995</w:t>
      </w:r>
      <w:commentRangeEnd w:id="1"/>
      <w:r w:rsidR="004257A4">
        <w:rPr>
          <w:rStyle w:val="CommentReference"/>
        </w:rPr>
        <w:commentReference w:id="1"/>
      </w:r>
      <w:r w:rsidR="0093439E">
        <w:rPr>
          <w:rFonts w:ascii="Times New Roman" w:hAnsi="Times New Roman" w:cs="Times New Roman"/>
        </w:rPr>
        <w:t xml:space="preserve">, 95% CI: </w:t>
      </w:r>
      <w:r w:rsidR="00F035BA">
        <w:rPr>
          <w:rFonts w:ascii="Times New Roman" w:hAnsi="Times New Roman" w:cs="Times New Roman"/>
        </w:rPr>
        <w:t>0.992-0.997)</w:t>
      </w:r>
      <w:r w:rsidR="004573DE">
        <w:rPr>
          <w:rFonts w:ascii="Times New Roman" w:hAnsi="Times New Roman" w:cs="Times New Roman"/>
        </w:rPr>
        <w:t xml:space="preserve">. </w:t>
      </w:r>
    </w:p>
    <w:p w14:paraId="28658613" w14:textId="77777777" w:rsidR="00B437A7" w:rsidRDefault="00B437A7" w:rsidP="00E24844">
      <w:pPr>
        <w:spacing w:after="0" w:line="360" w:lineRule="auto"/>
        <w:rPr>
          <w:rFonts w:ascii="Times New Roman" w:hAnsi="Times New Roman" w:cs="Times New Roman"/>
        </w:rPr>
      </w:pPr>
    </w:p>
    <w:p w14:paraId="1CDD6D24" w14:textId="04B09B23" w:rsidR="00B437A7" w:rsidRDefault="00B437A7" w:rsidP="00E24844">
      <w:pPr>
        <w:spacing w:after="0" w:line="360" w:lineRule="auto"/>
        <w:rPr>
          <w:rFonts w:ascii="Times New Roman" w:hAnsi="Times New Roman" w:cs="Times New Roman"/>
        </w:rPr>
      </w:pPr>
      <w:r>
        <w:rPr>
          <w:rFonts w:ascii="Times New Roman" w:hAnsi="Times New Roman" w:cs="Times New Roman"/>
        </w:rPr>
        <w:t xml:space="preserve">The 2023 shows a geographical shift of the dengue cases from </w:t>
      </w:r>
      <w:r w:rsidR="00CF0ADE">
        <w:rPr>
          <w:rFonts w:ascii="Times New Roman" w:hAnsi="Times New Roman" w:cs="Times New Roman"/>
        </w:rPr>
        <w:t xml:space="preserve">the </w:t>
      </w:r>
      <w:r>
        <w:rPr>
          <w:rFonts w:ascii="Times New Roman" w:hAnsi="Times New Roman" w:cs="Times New Roman"/>
        </w:rPr>
        <w:t xml:space="preserve">capital city </w:t>
      </w:r>
      <w:r w:rsidR="000B26F3">
        <w:rPr>
          <w:rFonts w:ascii="Times New Roman" w:hAnsi="Times New Roman" w:cs="Times New Roman"/>
        </w:rPr>
        <w:t xml:space="preserve">Dhaka </w:t>
      </w:r>
      <w:r>
        <w:rPr>
          <w:rFonts w:ascii="Times New Roman" w:hAnsi="Times New Roman" w:cs="Times New Roman"/>
        </w:rPr>
        <w:t xml:space="preserve">to </w:t>
      </w:r>
      <w:r w:rsidR="00EC13B6">
        <w:rPr>
          <w:rFonts w:ascii="Times New Roman" w:hAnsi="Times New Roman" w:cs="Times New Roman"/>
        </w:rPr>
        <w:t>different</w:t>
      </w:r>
      <w:r w:rsidR="008A11F0">
        <w:rPr>
          <w:rFonts w:ascii="Times New Roman" w:hAnsi="Times New Roman" w:cs="Times New Roman"/>
        </w:rPr>
        <w:t xml:space="preserve"> district</w:t>
      </w:r>
      <w:r w:rsidR="006E25CD">
        <w:rPr>
          <w:rFonts w:ascii="Times New Roman" w:hAnsi="Times New Roman" w:cs="Times New Roman"/>
        </w:rPr>
        <w:t xml:space="preserve">s of Bangladesh with a higher number of cases nearest to the capital city and </w:t>
      </w:r>
      <w:r w:rsidR="001F097F">
        <w:rPr>
          <w:rFonts w:ascii="Times New Roman" w:hAnsi="Times New Roman" w:cs="Times New Roman"/>
        </w:rPr>
        <w:t xml:space="preserve">with </w:t>
      </w:r>
      <w:r w:rsidR="00D82DC5">
        <w:rPr>
          <w:rFonts w:ascii="Times New Roman" w:hAnsi="Times New Roman" w:cs="Times New Roman"/>
        </w:rPr>
        <w:t xml:space="preserve">higher population density. </w:t>
      </w:r>
    </w:p>
    <w:p w14:paraId="456EF334" w14:textId="77777777" w:rsidR="00525F48" w:rsidRDefault="00525F48">
      <w:pPr>
        <w:rPr>
          <w:rFonts w:ascii="Times New Roman" w:hAnsi="Times New Roman" w:cs="Times New Roman"/>
        </w:rPr>
      </w:pPr>
    </w:p>
    <w:p w14:paraId="59E80998" w14:textId="77777777" w:rsidR="00523B6B" w:rsidRDefault="00523B6B">
      <w:pPr>
        <w:rPr>
          <w:rFonts w:ascii="Times New Roman" w:hAnsi="Times New Roman" w:cs="Times New Roman"/>
          <w:b/>
          <w:bCs/>
        </w:rPr>
      </w:pPr>
    </w:p>
    <w:p w14:paraId="25BB4573" w14:textId="77777777" w:rsidR="00D66AC7" w:rsidRDefault="00D66AC7">
      <w:pPr>
        <w:rPr>
          <w:rFonts w:ascii="Times New Roman" w:hAnsi="Times New Roman" w:cs="Times New Roman"/>
          <w:b/>
          <w:bCs/>
        </w:rPr>
      </w:pPr>
    </w:p>
    <w:p w14:paraId="153020F3" w14:textId="1D10B9F9" w:rsidR="00D66AC7" w:rsidRDefault="00D66AC7">
      <w:pPr>
        <w:rPr>
          <w:rFonts w:ascii="Times New Roman" w:hAnsi="Times New Roman" w:cs="Times New Roman"/>
          <w:b/>
          <w:bCs/>
        </w:rPr>
      </w:pPr>
      <w:r>
        <w:rPr>
          <w:rFonts w:ascii="Times New Roman" w:hAnsi="Times New Roman" w:cs="Times New Roman"/>
          <w:b/>
          <w:bCs/>
        </w:rPr>
        <w:t xml:space="preserve"> </w:t>
      </w:r>
    </w:p>
    <w:p w14:paraId="39EFC8AC" w14:textId="77777777" w:rsidR="00D66AC7" w:rsidRDefault="00D66AC7">
      <w:pPr>
        <w:rPr>
          <w:rFonts w:ascii="Times New Roman" w:hAnsi="Times New Roman" w:cs="Times New Roman"/>
          <w:b/>
          <w:bCs/>
        </w:rPr>
      </w:pPr>
    </w:p>
    <w:p w14:paraId="3C59FC3B" w14:textId="77777777" w:rsidR="004965C1" w:rsidRDefault="004965C1">
      <w:pPr>
        <w:rPr>
          <w:rFonts w:ascii="Times New Roman" w:hAnsi="Times New Roman" w:cs="Times New Roman"/>
          <w:color w:val="808080" w:themeColor="background1" w:themeShade="80"/>
        </w:rPr>
      </w:pPr>
      <w:r>
        <w:rPr>
          <w:rFonts w:ascii="Times New Roman" w:hAnsi="Times New Roman" w:cs="Times New Roman"/>
          <w:color w:val="808080" w:themeColor="background1" w:themeShade="80"/>
        </w:rPr>
        <w:br w:type="page"/>
      </w:r>
    </w:p>
    <w:p w14:paraId="1D854E5E" w14:textId="6A5128E4" w:rsidR="002F5545" w:rsidRPr="00C547C7" w:rsidRDefault="00C547C7">
      <w:pPr>
        <w:rPr>
          <w:rFonts w:ascii="Times New Roman" w:hAnsi="Times New Roman" w:cs="Times New Roman"/>
          <w:b/>
          <w:bCs/>
          <w:sz w:val="32"/>
          <w:szCs w:val="32"/>
        </w:rPr>
      </w:pPr>
      <w:r w:rsidRPr="00C547C7">
        <w:rPr>
          <w:rFonts w:ascii="Times New Roman" w:hAnsi="Times New Roman" w:cs="Times New Roman"/>
          <w:b/>
          <w:bCs/>
          <w:sz w:val="32"/>
          <w:szCs w:val="32"/>
        </w:rPr>
        <w:lastRenderedPageBreak/>
        <w:t>Introduction</w:t>
      </w:r>
    </w:p>
    <w:p w14:paraId="364B4F04" w14:textId="77777777" w:rsidR="002F5545" w:rsidRPr="00137A69" w:rsidRDefault="002F5545" w:rsidP="00137A69">
      <w:pPr>
        <w:spacing w:after="0" w:line="480" w:lineRule="auto"/>
        <w:rPr>
          <w:rFonts w:ascii="Times New Roman" w:hAnsi="Times New Roman" w:cs="Times New Roman"/>
          <w:b/>
          <w:bCs/>
        </w:rPr>
      </w:pPr>
    </w:p>
    <w:p w14:paraId="2918A101" w14:textId="13319D3F" w:rsidR="002333B6" w:rsidRPr="00137A69" w:rsidRDefault="00F9266E" w:rsidP="00137A69">
      <w:pPr>
        <w:spacing w:after="0" w:line="480" w:lineRule="auto"/>
        <w:rPr>
          <w:rFonts w:ascii="Times New Roman" w:hAnsi="Times New Roman" w:cs="Times New Roman"/>
        </w:rPr>
      </w:pPr>
      <w:r w:rsidRPr="00137A69">
        <w:rPr>
          <w:rFonts w:ascii="Times New Roman" w:hAnsi="Times New Roman" w:cs="Times New Roman"/>
        </w:rPr>
        <w:t>Bangladesh</w:t>
      </w:r>
      <w:r w:rsidR="006728BF" w:rsidRPr="00137A69">
        <w:rPr>
          <w:rFonts w:ascii="Times New Roman" w:hAnsi="Times New Roman" w:cs="Times New Roman"/>
        </w:rPr>
        <w:t xml:space="preserve"> </w:t>
      </w:r>
      <w:r w:rsidRPr="00137A69">
        <w:rPr>
          <w:rFonts w:ascii="Times New Roman" w:hAnsi="Times New Roman" w:cs="Times New Roman"/>
        </w:rPr>
        <w:t>experienc</w:t>
      </w:r>
      <w:r w:rsidR="009E51CE" w:rsidRPr="00137A69">
        <w:rPr>
          <w:rFonts w:ascii="Times New Roman" w:hAnsi="Times New Roman" w:cs="Times New Roman"/>
        </w:rPr>
        <w:t xml:space="preserve">ed </w:t>
      </w:r>
      <w:r w:rsidR="00F964AB" w:rsidRPr="00137A69">
        <w:rPr>
          <w:rFonts w:ascii="Times New Roman" w:hAnsi="Times New Roman" w:cs="Times New Roman"/>
        </w:rPr>
        <w:t xml:space="preserve">it’s </w:t>
      </w:r>
      <w:r w:rsidR="00015CA6" w:rsidRPr="00137A69">
        <w:rPr>
          <w:rFonts w:ascii="Times New Roman" w:hAnsi="Times New Roman" w:cs="Times New Roman"/>
        </w:rPr>
        <w:t xml:space="preserve">largest and </w:t>
      </w:r>
      <w:r w:rsidRPr="00137A69">
        <w:rPr>
          <w:rFonts w:ascii="Times New Roman" w:hAnsi="Times New Roman" w:cs="Times New Roman"/>
        </w:rPr>
        <w:t>deadliest dengue outbreak by reporting the highest-ever recorded annual cases and deaths by dengue virus (DENV) infection</w:t>
      </w:r>
      <w:r w:rsidR="00F964AB" w:rsidRPr="00137A69">
        <w:rPr>
          <w:rFonts w:ascii="Times New Roman" w:hAnsi="Times New Roman" w:cs="Times New Roman"/>
        </w:rPr>
        <w:t xml:space="preserve"> in 2023</w:t>
      </w:r>
      <w:r w:rsidRPr="00137A69">
        <w:rPr>
          <w:rFonts w:ascii="Times New Roman" w:hAnsi="Times New Roman" w:cs="Times New Roman"/>
        </w:rPr>
        <w:t xml:space="preserve">. </w:t>
      </w:r>
      <w:r w:rsidR="002333B6" w:rsidRPr="00137A69">
        <w:rPr>
          <w:rFonts w:ascii="Times New Roman" w:hAnsi="Times New Roman" w:cs="Times New Roman"/>
        </w:rPr>
        <w:t>Between 2000-2022, Bangladesh reported a total of 244,246 dengue cases including 849 deaths</w:t>
      </w:r>
      <w:r w:rsidR="00FF7AE0" w:rsidRPr="00137A69">
        <w:rPr>
          <w:rFonts w:ascii="Times New Roman" w:hAnsi="Times New Roman" w:cs="Times New Roman"/>
        </w:rPr>
        <w:t xml:space="preserve"> with a case-fatality ratio of 0.49% </w:t>
      </w:r>
      <w:r w:rsidR="002333B6" w:rsidRPr="00137A69">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"/>
          <w:id w:val="-262991293"/>
          <w:placeholder>
            <w:docPart w:val="13FADD4A872A49A0AF3A3190F3B90E5E"/>
          </w:placeholder>
        </w:sdtPr>
        <w:sdtContent>
          <w:r w:rsidR="003E12E3" w:rsidRPr="003E12E3">
            <w:rPr>
              <w:rFonts w:ascii="Times New Roman" w:hAnsi="Times New Roman" w:cs="Times New Roman"/>
              <w:color w:val="000000"/>
              <w:vertAlign w:val="superscript"/>
            </w:rPr>
            <w:t>1</w:t>
          </w:r>
        </w:sdtContent>
      </w:sdt>
      <w:r w:rsidR="002333B6" w:rsidRPr="00137A69">
        <w:rPr>
          <w:rFonts w:ascii="Times New Roman" w:hAnsi="Times New Roman" w:cs="Times New Roman"/>
        </w:rPr>
        <w:t>. In 2023</w:t>
      </w:r>
      <w:r w:rsidR="00FF7AE0" w:rsidRPr="00137A69">
        <w:rPr>
          <w:rFonts w:ascii="Times New Roman" w:hAnsi="Times New Roman" w:cs="Times New Roman"/>
        </w:rPr>
        <w:t xml:space="preserve"> alone,</w:t>
      </w:r>
      <w:r w:rsidR="002333B6" w:rsidRPr="00137A69">
        <w:rPr>
          <w:rFonts w:ascii="Times New Roman" w:hAnsi="Times New Roman" w:cs="Times New Roman"/>
        </w:rPr>
        <w:t xml:space="preserve"> the number of cases and deaths surpasses the previous 23 years' cumulative numbers: 320,</w:t>
      </w:r>
      <w:r w:rsidR="00A43665">
        <w:rPr>
          <w:rFonts w:ascii="Times New Roman" w:hAnsi="Times New Roman" w:cs="Times New Roman"/>
        </w:rPr>
        <w:t>835</w:t>
      </w:r>
      <w:r w:rsidR="002333B6" w:rsidRPr="00137A69">
        <w:rPr>
          <w:rFonts w:ascii="Times New Roman" w:hAnsi="Times New Roman" w:cs="Times New Roman"/>
        </w:rPr>
        <w:t xml:space="preserve"> cases and 1,69</w:t>
      </w:r>
      <w:r w:rsidR="00A43665">
        <w:rPr>
          <w:rFonts w:ascii="Times New Roman" w:hAnsi="Times New Roman" w:cs="Times New Roman"/>
        </w:rPr>
        <w:t>9</w:t>
      </w:r>
      <w:r w:rsidR="002333B6" w:rsidRPr="00137A69">
        <w:rPr>
          <w:rFonts w:ascii="Times New Roman" w:hAnsi="Times New Roman" w:cs="Times New Roman"/>
        </w:rPr>
        <w:t xml:space="preserve"> deaths</w:t>
      </w:r>
      <w:r w:rsidR="00943BA9">
        <w:rPr>
          <w:rFonts w:ascii="Times New Roman" w:hAnsi="Times New Roman" w:cs="Times New Roman"/>
        </w:rPr>
        <w:t xml:space="preserve"> respectively</w:t>
      </w:r>
      <w:r w:rsidR="002333B6" w:rsidRPr="00137A69">
        <w:rPr>
          <w:rFonts w:ascii="Times New Roman" w:hAnsi="Times New Roman" w:cs="Times New Roman"/>
        </w:rPr>
        <w:t xml:space="preserve"> until 2</w:t>
      </w:r>
      <w:r w:rsidR="00A43665">
        <w:rPr>
          <w:rFonts w:ascii="Times New Roman" w:hAnsi="Times New Roman" w:cs="Times New Roman"/>
        </w:rPr>
        <w:t>7</w:t>
      </w:r>
      <w:r w:rsidR="002333B6" w:rsidRPr="00137A69">
        <w:rPr>
          <w:rFonts w:ascii="Times New Roman" w:hAnsi="Times New Roman" w:cs="Times New Roman"/>
        </w:rPr>
        <w:t xml:space="preserve"> December </w:t>
      </w:r>
      <w:sdt>
        <w:sdtPr>
          <w:rPr>
            <w:rFonts w:ascii="Times New Roman" w:hAnsi="Times New Roman" w:cs="Times New Roman"/>
            <w:color w:val="000000"/>
            <w:vertAlign w:val="superscript"/>
          </w:rPr>
          <w:tag w:val="MENDELEY_CITATION_v3_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"/>
          <w:id w:val="944733597"/>
          <w:placeholder>
            <w:docPart w:val="A2D04E14DE1E46DCAE5FD38B25BEFF22"/>
          </w:placeholder>
        </w:sdtPr>
        <w:sdtContent>
          <w:r w:rsidR="003E12E3" w:rsidRPr="003E12E3">
            <w:rPr>
              <w:rFonts w:ascii="Times New Roman" w:hAnsi="Times New Roman" w:cs="Times New Roman"/>
              <w:color w:val="000000"/>
              <w:vertAlign w:val="superscript"/>
            </w:rPr>
            <w:t>2</w:t>
          </w:r>
        </w:sdtContent>
      </w:sdt>
      <w:r w:rsidR="002333B6" w:rsidRPr="00137A69">
        <w:rPr>
          <w:rFonts w:ascii="Times New Roman" w:hAnsi="Times New Roman" w:cs="Times New Roman"/>
        </w:rPr>
        <w:t xml:space="preserve">. While this number is shocking and concerning, epidemiologically these figures are not unexpected based on the trend of dengue cases in the last five years: during this period (2018-2022), more than 82% of cases (n=202,425) and 69% of deaths (n=550) of last 23 years were reported </w:t>
      </w:r>
      <w:sdt>
        <w:sdtPr>
          <w:rPr>
            <w:rFonts w:ascii="Times New Roman" w:hAnsi="Times New Roman" w:cs="Times New Roman"/>
            <w:color w:val="000000"/>
            <w:vertAlign w:val="superscript"/>
          </w:rPr>
          <w:tag w:val="MENDELEY_CITATION_v3_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"/>
          <w:id w:val="-2074963792"/>
          <w:placeholder>
            <w:docPart w:val="04ED901A430B474C8E94A6CDFFFF8F9A"/>
          </w:placeholder>
        </w:sdtPr>
        <w:sdtContent>
          <w:r w:rsidR="003E12E3" w:rsidRPr="003E12E3">
            <w:rPr>
              <w:rFonts w:ascii="Times New Roman" w:hAnsi="Times New Roman" w:cs="Times New Roman"/>
              <w:color w:val="000000"/>
              <w:vertAlign w:val="superscript"/>
            </w:rPr>
            <w:t>1</w:t>
          </w:r>
        </w:sdtContent>
      </w:sdt>
      <w:r w:rsidR="002333B6" w:rsidRPr="00137A69">
        <w:rPr>
          <w:rFonts w:ascii="Times New Roman" w:hAnsi="Times New Roman" w:cs="Times New Roman"/>
        </w:rPr>
        <w:t xml:space="preserve">. </w:t>
      </w:r>
      <w:commentRangeStart w:id="2"/>
      <w:r w:rsidR="002333B6" w:rsidRPr="00137A69">
        <w:rPr>
          <w:rFonts w:ascii="Times New Roman" w:hAnsi="Times New Roman" w:cs="Times New Roman"/>
        </w:rPr>
        <w:t>There was an increasing trend of dengue cases and resulting deaths in Bangladesh</w:t>
      </w:r>
      <w:commentRangeEnd w:id="2"/>
      <w:r w:rsidR="00A76A14">
        <w:rPr>
          <w:rStyle w:val="CommentReference"/>
        </w:rPr>
        <w:commentReference w:id="2"/>
      </w:r>
      <w:r w:rsidR="002333B6" w:rsidRPr="00137A69">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"/>
          <w:id w:val="-776786221"/>
          <w:placeholder>
            <w:docPart w:val="A2D04E14DE1E46DCAE5FD38B25BEFF22"/>
          </w:placeholder>
        </w:sdtPr>
        <w:sdtContent>
          <w:r w:rsidR="003E12E3" w:rsidRPr="003E12E3">
            <w:rPr>
              <w:rFonts w:ascii="Times New Roman" w:hAnsi="Times New Roman" w:cs="Times New Roman"/>
              <w:color w:val="000000"/>
              <w:vertAlign w:val="superscript"/>
            </w:rPr>
            <w:t>1</w:t>
          </w:r>
        </w:sdtContent>
      </w:sdt>
      <w:r w:rsidR="002333B6" w:rsidRPr="00137A69">
        <w:rPr>
          <w:rFonts w:ascii="Times New Roman" w:hAnsi="Times New Roman" w:cs="Times New Roman"/>
        </w:rPr>
        <w:t xml:space="preserve">. </w:t>
      </w:r>
    </w:p>
    <w:p w14:paraId="36EFD058" w14:textId="77777777" w:rsidR="002333B6" w:rsidRPr="00137A69" w:rsidRDefault="002333B6" w:rsidP="00137A69">
      <w:pPr>
        <w:spacing w:after="0" w:line="480" w:lineRule="auto"/>
        <w:rPr>
          <w:rFonts w:ascii="Times New Roman" w:hAnsi="Times New Roman" w:cs="Times New Roman"/>
        </w:rPr>
      </w:pPr>
    </w:p>
    <w:p w14:paraId="29BDAFC5" w14:textId="57F6A979" w:rsidR="00F17D18" w:rsidRPr="00137A69" w:rsidRDefault="00F9266E" w:rsidP="00137A69">
      <w:pPr>
        <w:spacing w:after="0" w:line="480" w:lineRule="auto"/>
        <w:rPr>
          <w:rFonts w:ascii="Times New Roman" w:hAnsi="Times New Roman" w:cs="Times New Roman"/>
        </w:rPr>
      </w:pPr>
      <w:r w:rsidRPr="00137A69">
        <w:rPr>
          <w:rFonts w:ascii="Times New Roman" w:hAnsi="Times New Roman" w:cs="Times New Roman"/>
        </w:rPr>
        <w:t xml:space="preserve"> Historically, </w:t>
      </w:r>
      <w:r w:rsidR="00AC2F6F" w:rsidRPr="00137A69">
        <w:rPr>
          <w:rFonts w:ascii="Times New Roman" w:hAnsi="Times New Roman" w:cs="Times New Roman"/>
        </w:rPr>
        <w:t xml:space="preserve">most of </w:t>
      </w:r>
      <w:r w:rsidRPr="00137A69">
        <w:rPr>
          <w:rFonts w:ascii="Times New Roman" w:hAnsi="Times New Roman" w:cs="Times New Roman"/>
        </w:rPr>
        <w:t xml:space="preserve">the dengue </w:t>
      </w:r>
      <w:r w:rsidR="00AC2F6F" w:rsidRPr="00137A69">
        <w:rPr>
          <w:rFonts w:ascii="Times New Roman" w:hAnsi="Times New Roman" w:cs="Times New Roman"/>
        </w:rPr>
        <w:t xml:space="preserve">cases </w:t>
      </w:r>
      <w:r w:rsidR="00015CA6" w:rsidRPr="00137A69">
        <w:rPr>
          <w:rFonts w:ascii="Times New Roman" w:hAnsi="Times New Roman" w:cs="Times New Roman"/>
        </w:rPr>
        <w:t>in the country</w:t>
      </w:r>
      <w:r w:rsidRPr="00137A69">
        <w:rPr>
          <w:rFonts w:ascii="Times New Roman" w:hAnsi="Times New Roman" w:cs="Times New Roman"/>
        </w:rPr>
        <w:t xml:space="preserve"> </w:t>
      </w:r>
      <w:r w:rsidR="00C56253" w:rsidRPr="00137A69">
        <w:rPr>
          <w:rFonts w:ascii="Times New Roman" w:hAnsi="Times New Roman" w:cs="Times New Roman"/>
        </w:rPr>
        <w:t xml:space="preserve">have been reported </w:t>
      </w:r>
      <w:r w:rsidRPr="00137A69">
        <w:rPr>
          <w:rFonts w:ascii="Times New Roman" w:hAnsi="Times New Roman" w:cs="Times New Roman"/>
        </w:rPr>
        <w:t xml:space="preserve">in </w:t>
      </w:r>
      <w:r w:rsidR="00015CA6" w:rsidRPr="00137A69">
        <w:rPr>
          <w:rFonts w:ascii="Times New Roman" w:hAnsi="Times New Roman" w:cs="Times New Roman"/>
        </w:rPr>
        <w:t>urban areas</w:t>
      </w:r>
      <w:r w:rsidR="00AC2F6F" w:rsidRPr="00137A69">
        <w:rPr>
          <w:rFonts w:ascii="Times New Roman" w:hAnsi="Times New Roman" w:cs="Times New Roman"/>
        </w:rPr>
        <w:t xml:space="preserve">, </w:t>
      </w:r>
      <w:r w:rsidR="00C56253" w:rsidRPr="00137A69">
        <w:rPr>
          <w:rFonts w:ascii="Times New Roman" w:hAnsi="Times New Roman" w:cs="Times New Roman"/>
        </w:rPr>
        <w:t xml:space="preserve">with a particular concentration </w:t>
      </w:r>
      <w:r w:rsidR="00AC2F6F" w:rsidRPr="00137A69">
        <w:rPr>
          <w:rFonts w:ascii="Times New Roman" w:hAnsi="Times New Roman" w:cs="Times New Roman"/>
        </w:rPr>
        <w:t>in the capital city</w:t>
      </w:r>
      <w:r w:rsidR="00C56253" w:rsidRPr="00137A69">
        <w:rPr>
          <w:rFonts w:ascii="Times New Roman" w:hAnsi="Times New Roman" w:cs="Times New Roman"/>
        </w:rPr>
        <w:t xml:space="preserve"> </w:t>
      </w:r>
      <w:r w:rsidR="00EB22E5" w:rsidRPr="00137A69">
        <w:rPr>
          <w:rFonts w:ascii="Times New Roman" w:hAnsi="Times New Roman" w:cs="Times New Roman"/>
        </w:rPr>
        <w:t>of</w:t>
      </w:r>
      <w:r w:rsidR="00AC2F6F" w:rsidRPr="00137A69">
        <w:rPr>
          <w:rFonts w:ascii="Times New Roman" w:hAnsi="Times New Roman" w:cs="Times New Roman"/>
        </w:rPr>
        <w:t xml:space="preserve"> Dhaka</w:t>
      </w:r>
      <w:r w:rsidR="004B2D3A" w:rsidRPr="00137A69">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"/>
          <w:id w:val="-258990017"/>
          <w:placeholder>
            <w:docPart w:val="DefaultPlaceholder_-1854013440"/>
          </w:placeholder>
        </w:sdtPr>
        <w:sdtContent>
          <w:r w:rsidR="003E12E3" w:rsidRPr="003E12E3">
            <w:rPr>
              <w:rFonts w:ascii="Times New Roman" w:hAnsi="Times New Roman" w:cs="Times New Roman"/>
              <w:color w:val="000000"/>
              <w:vertAlign w:val="superscript"/>
            </w:rPr>
            <w:t>3</w:t>
          </w:r>
        </w:sdtContent>
      </w:sdt>
      <w:r w:rsidR="0000505C" w:rsidRPr="00137A69">
        <w:rPr>
          <w:rFonts w:ascii="Times New Roman" w:hAnsi="Times New Roman" w:cs="Times New Roman"/>
        </w:rPr>
        <w:t xml:space="preserve"> except a few </w:t>
      </w:r>
      <w:r w:rsidR="00FF7AE0" w:rsidRPr="00137A69">
        <w:rPr>
          <w:rFonts w:ascii="Times New Roman" w:hAnsi="Times New Roman" w:cs="Times New Roman"/>
        </w:rPr>
        <w:t>years</w:t>
      </w:r>
      <w:r w:rsidR="0000505C" w:rsidRPr="00137A69">
        <w:rPr>
          <w:rFonts w:ascii="Times New Roman" w:hAnsi="Times New Roman" w:cs="Times New Roman"/>
        </w:rPr>
        <w:t xml:space="preserve"> like 2019 when almost half of the cases were reported from outside Dhaka</w:t>
      </w:r>
      <w:r w:rsidR="00151E91" w:rsidRPr="00137A69">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"/>
          <w:id w:val="2019728614"/>
          <w:placeholder>
            <w:docPart w:val="DefaultPlaceholder_-1854013440"/>
          </w:placeholder>
        </w:sdtPr>
        <w:sdtContent>
          <w:r w:rsidR="003E12E3" w:rsidRPr="003E12E3">
            <w:rPr>
              <w:rFonts w:ascii="Times New Roman" w:hAnsi="Times New Roman" w:cs="Times New Roman"/>
              <w:color w:val="000000"/>
              <w:vertAlign w:val="superscript"/>
            </w:rPr>
            <w:t>4</w:t>
          </w:r>
        </w:sdtContent>
      </w:sdt>
      <w:r w:rsidR="0000505C" w:rsidRPr="00137A69">
        <w:rPr>
          <w:rFonts w:ascii="Times New Roman" w:hAnsi="Times New Roman" w:cs="Times New Roman"/>
        </w:rPr>
        <w:t xml:space="preserve">. </w:t>
      </w:r>
      <w:r w:rsidR="004B2D3A" w:rsidRPr="00137A69">
        <w:rPr>
          <w:rFonts w:ascii="Times New Roman" w:hAnsi="Times New Roman" w:cs="Times New Roman"/>
        </w:rPr>
        <w:t xml:space="preserve"> </w:t>
      </w:r>
      <w:r w:rsidR="004501DE" w:rsidRPr="00137A69">
        <w:rPr>
          <w:rFonts w:ascii="Times New Roman" w:hAnsi="Times New Roman" w:cs="Times New Roman"/>
        </w:rPr>
        <w:t xml:space="preserve">Sporadic cases of </w:t>
      </w:r>
      <w:r w:rsidR="00015CA6" w:rsidRPr="00137A69">
        <w:rPr>
          <w:rFonts w:ascii="Times New Roman" w:hAnsi="Times New Roman" w:cs="Times New Roman"/>
        </w:rPr>
        <w:t xml:space="preserve">dengue </w:t>
      </w:r>
      <w:r w:rsidR="004501DE" w:rsidRPr="00137A69">
        <w:rPr>
          <w:rFonts w:ascii="Times New Roman" w:hAnsi="Times New Roman" w:cs="Times New Roman"/>
        </w:rPr>
        <w:t>were documented in Dhaka in</w:t>
      </w:r>
      <w:r w:rsidR="00015CA6" w:rsidRPr="00137A69">
        <w:rPr>
          <w:rFonts w:ascii="Times New Roman" w:hAnsi="Times New Roman" w:cs="Times New Roman"/>
        </w:rPr>
        <w:t xml:space="preserve"> the </w:t>
      </w:r>
      <w:r w:rsidR="00923B7D" w:rsidRPr="00137A69">
        <w:rPr>
          <w:rFonts w:ascii="Times New Roman" w:hAnsi="Times New Roman" w:cs="Times New Roman"/>
        </w:rPr>
        <w:t>1960s</w:t>
      </w:r>
      <w:r w:rsidR="004501DE" w:rsidRPr="00137A69">
        <w:rPr>
          <w:rFonts w:ascii="Times New Roman" w:hAnsi="Times New Roman" w:cs="Times New Roman"/>
        </w:rPr>
        <w:t>, preceding the significant outbreak that occurred in 2000 in major cities, including Dhaka, Chittagong, and Khulna</w:t>
      </w:r>
      <w:r w:rsidR="00EC7A75" w:rsidRPr="00137A69">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"/>
          <w:id w:val="-1334145660"/>
          <w:placeholder>
            <w:docPart w:val="BEB65B31868F4F0484D832EBC960C08A"/>
          </w:placeholder>
        </w:sdtPr>
        <w:sdtContent>
          <w:r w:rsidR="003E12E3" w:rsidRPr="003E12E3">
            <w:rPr>
              <w:rFonts w:ascii="Times New Roman" w:hAnsi="Times New Roman" w:cs="Times New Roman"/>
              <w:color w:val="000000"/>
              <w:vertAlign w:val="superscript"/>
            </w:rPr>
            <w:t>3</w:t>
          </w:r>
        </w:sdtContent>
      </w:sdt>
      <w:r w:rsidR="005B6E6C" w:rsidRPr="00137A69">
        <w:rPr>
          <w:rFonts w:ascii="Times New Roman" w:hAnsi="Times New Roman" w:cs="Times New Roman"/>
          <w:color w:val="000000"/>
          <w:vertAlign w:val="superscript"/>
        </w:rPr>
        <w:t xml:space="preserve"> </w:t>
      </w:r>
      <w:sdt>
        <w:sdtPr>
          <w:rPr>
            <w:rFonts w:ascii="Times New Roman" w:hAnsi="Times New Roman" w:cs="Times New Roman"/>
            <w:color w:val="000000"/>
            <w:vertAlign w:val="superscript"/>
          </w:rPr>
          <w:tag w:val="MENDELEY_CITATION_v3_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"/>
          <w:id w:val="1664126181"/>
          <w:placeholder>
            <w:docPart w:val="DefaultPlaceholder_-1854013440"/>
          </w:placeholder>
        </w:sdtPr>
        <w:sdtContent>
          <w:r w:rsidR="003E12E3" w:rsidRPr="003E12E3">
            <w:rPr>
              <w:rFonts w:ascii="Times New Roman" w:hAnsi="Times New Roman" w:cs="Times New Roman"/>
              <w:color w:val="000000"/>
              <w:vertAlign w:val="superscript"/>
            </w:rPr>
            <w:t>5</w:t>
          </w:r>
        </w:sdtContent>
      </w:sdt>
      <w:r w:rsidRPr="00137A69">
        <w:rPr>
          <w:rFonts w:ascii="Times New Roman" w:hAnsi="Times New Roman" w:cs="Times New Roman"/>
        </w:rPr>
        <w:t xml:space="preserve">.  </w:t>
      </w:r>
      <w:r w:rsidR="00432B6B" w:rsidRPr="00137A69">
        <w:rPr>
          <w:rFonts w:ascii="Times New Roman" w:hAnsi="Times New Roman" w:cs="Times New Roman"/>
        </w:rPr>
        <w:t>S</w:t>
      </w:r>
      <w:r w:rsidRPr="00137A69">
        <w:rPr>
          <w:rFonts w:ascii="Times New Roman" w:hAnsi="Times New Roman" w:cs="Times New Roman"/>
        </w:rPr>
        <w:t xml:space="preserve">erological </w:t>
      </w:r>
      <w:r w:rsidR="00A43665">
        <w:rPr>
          <w:rFonts w:ascii="Times New Roman" w:hAnsi="Times New Roman" w:cs="Times New Roman"/>
        </w:rPr>
        <w:t>studies</w:t>
      </w:r>
      <w:r w:rsidR="00A43665" w:rsidRPr="00137A69">
        <w:rPr>
          <w:rFonts w:ascii="Times New Roman" w:hAnsi="Times New Roman" w:cs="Times New Roman"/>
        </w:rPr>
        <w:t xml:space="preserve"> </w:t>
      </w:r>
      <w:r w:rsidRPr="00137A69">
        <w:rPr>
          <w:rFonts w:ascii="Times New Roman" w:hAnsi="Times New Roman" w:cs="Times New Roman"/>
        </w:rPr>
        <w:t>conducted</w:t>
      </w:r>
      <w:r w:rsidR="001B1733" w:rsidRPr="00137A69">
        <w:rPr>
          <w:rFonts w:ascii="Times New Roman" w:hAnsi="Times New Roman" w:cs="Times New Roman"/>
        </w:rPr>
        <w:t xml:space="preserve"> across the country demonstrated</w:t>
      </w:r>
      <w:r w:rsidR="00432B6B" w:rsidRPr="00137A69">
        <w:rPr>
          <w:rFonts w:ascii="Times New Roman" w:hAnsi="Times New Roman" w:cs="Times New Roman"/>
        </w:rPr>
        <w:t xml:space="preserve"> </w:t>
      </w:r>
      <w:r w:rsidR="001B1733" w:rsidRPr="00137A69">
        <w:rPr>
          <w:rFonts w:ascii="Times New Roman" w:hAnsi="Times New Roman" w:cs="Times New Roman"/>
        </w:rPr>
        <w:t>substantial</w:t>
      </w:r>
      <w:r w:rsidR="00782869" w:rsidRPr="00137A69">
        <w:rPr>
          <w:rFonts w:ascii="Times New Roman" w:hAnsi="Times New Roman" w:cs="Times New Roman"/>
        </w:rPr>
        <w:t xml:space="preserve"> spatial</w:t>
      </w:r>
      <w:r w:rsidR="001B1733" w:rsidRPr="00137A69">
        <w:rPr>
          <w:rFonts w:ascii="Times New Roman" w:hAnsi="Times New Roman" w:cs="Times New Roman"/>
        </w:rPr>
        <w:t xml:space="preserve"> heterogeneity in seropositi</w:t>
      </w:r>
      <w:r w:rsidR="00782869" w:rsidRPr="00137A69">
        <w:rPr>
          <w:rFonts w:ascii="Times New Roman" w:hAnsi="Times New Roman" w:cs="Times New Roman"/>
        </w:rPr>
        <w:t xml:space="preserve">vity with seroprevalence ranging from as high as 88% in urban Chittagong to as low as 3% in rural </w:t>
      </w:r>
      <w:proofErr w:type="spellStart"/>
      <w:r w:rsidR="00782869" w:rsidRPr="00137A69">
        <w:rPr>
          <w:rFonts w:ascii="Times New Roman" w:hAnsi="Times New Roman" w:cs="Times New Roman"/>
        </w:rPr>
        <w:t>Maulvibazar</w:t>
      </w:r>
      <w:proofErr w:type="spellEnd"/>
      <w:r w:rsidR="00782869" w:rsidRPr="00137A69">
        <w:rPr>
          <w:rFonts w:ascii="Times New Roman" w:hAnsi="Times New Roman" w:cs="Times New Roman"/>
        </w:rPr>
        <w:t xml:space="preserve"> in Sylhet division</w:t>
      </w:r>
      <w:r w:rsidR="00FB1B4B" w:rsidRPr="00137A69">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MTAzNWYzM2ItMjQzMC00MTMxLTk1NGEtOTBkNGRmZGY3ZmNh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361021255"/>
          <w:placeholder>
            <w:docPart w:val="BEB65B31868F4F0484D832EBC960C08A"/>
          </w:placeholder>
        </w:sdtPr>
        <w:sdtContent>
          <w:r w:rsidR="003E12E3" w:rsidRPr="003E12E3">
            <w:rPr>
              <w:rFonts w:ascii="Times New Roman" w:hAnsi="Times New Roman" w:cs="Times New Roman"/>
              <w:color w:val="000000"/>
              <w:vertAlign w:val="superscript"/>
            </w:rPr>
            <w:t>6</w:t>
          </w:r>
        </w:sdtContent>
      </w:sdt>
      <w:r w:rsidRPr="00137A69">
        <w:rPr>
          <w:rFonts w:ascii="Times New Roman" w:hAnsi="Times New Roman" w:cs="Times New Roman"/>
        </w:rPr>
        <w:t>.</w:t>
      </w:r>
      <w:r w:rsidR="00782869" w:rsidRPr="00137A69">
        <w:rPr>
          <w:rFonts w:ascii="Times New Roman" w:hAnsi="Times New Roman" w:cs="Times New Roman"/>
        </w:rPr>
        <w:t xml:space="preserve"> </w:t>
      </w:r>
      <w:r w:rsidR="00F76B8C" w:rsidRPr="00137A69">
        <w:rPr>
          <w:rFonts w:ascii="Times New Roman" w:hAnsi="Times New Roman" w:cs="Times New Roman"/>
        </w:rPr>
        <w:t xml:space="preserve">In </w:t>
      </w:r>
      <w:r w:rsidR="0060537E">
        <w:rPr>
          <w:rFonts w:ascii="Times New Roman" w:hAnsi="Times New Roman" w:cs="Times New Roman"/>
        </w:rPr>
        <w:t xml:space="preserve">capital </w:t>
      </w:r>
      <w:r w:rsidR="00A43665">
        <w:rPr>
          <w:rFonts w:ascii="Times New Roman" w:hAnsi="Times New Roman" w:cs="Times New Roman"/>
        </w:rPr>
        <w:t xml:space="preserve">city </w:t>
      </w:r>
      <w:r w:rsidR="0060537E">
        <w:rPr>
          <w:rFonts w:ascii="Times New Roman" w:hAnsi="Times New Roman" w:cs="Times New Roman"/>
        </w:rPr>
        <w:t>Dhaka</w:t>
      </w:r>
      <w:r w:rsidR="00782869" w:rsidRPr="00137A69">
        <w:rPr>
          <w:rFonts w:ascii="Times New Roman" w:hAnsi="Times New Roman" w:cs="Times New Roman"/>
        </w:rPr>
        <w:t xml:space="preserve">, </w:t>
      </w:r>
      <w:r w:rsidR="00396925" w:rsidRPr="00137A69">
        <w:rPr>
          <w:rFonts w:ascii="Times New Roman" w:hAnsi="Times New Roman" w:cs="Times New Roman"/>
        </w:rPr>
        <w:t xml:space="preserve">the </w:t>
      </w:r>
      <w:r w:rsidR="00782869" w:rsidRPr="00137A69">
        <w:rPr>
          <w:rFonts w:ascii="Times New Roman" w:hAnsi="Times New Roman" w:cs="Times New Roman"/>
        </w:rPr>
        <w:t xml:space="preserve">seropositivity </w:t>
      </w:r>
      <w:r w:rsidR="00396925" w:rsidRPr="00137A69">
        <w:rPr>
          <w:rFonts w:ascii="Times New Roman" w:hAnsi="Times New Roman" w:cs="Times New Roman"/>
        </w:rPr>
        <w:t xml:space="preserve">of DENV </w:t>
      </w:r>
      <w:r w:rsidR="00782869" w:rsidRPr="00137A69">
        <w:rPr>
          <w:rFonts w:ascii="Times New Roman" w:hAnsi="Times New Roman" w:cs="Times New Roman"/>
        </w:rPr>
        <w:t>ranged from 36 to 85%</w:t>
      </w:r>
      <w:r w:rsidR="00FB1B4B" w:rsidRPr="00137A69">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NTQ4NThjMDktZWUwOC00YzEzLThkZjgtZTM0Zjk4MWIzYjcx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252047648"/>
          <w:placeholder>
            <w:docPart w:val="3D7BE807383B4FF7A1B8FB3B8EBD3B6B"/>
          </w:placeholder>
        </w:sdtPr>
        <w:sdtContent>
          <w:r w:rsidR="003E12E3" w:rsidRPr="003E12E3">
            <w:rPr>
              <w:rFonts w:ascii="Times New Roman" w:hAnsi="Times New Roman" w:cs="Times New Roman"/>
              <w:color w:val="000000"/>
              <w:vertAlign w:val="superscript"/>
            </w:rPr>
            <w:t>6</w:t>
          </w:r>
        </w:sdtContent>
      </w:sdt>
      <w:r w:rsidR="00782869" w:rsidRPr="00137A69">
        <w:rPr>
          <w:rFonts w:ascii="Times New Roman" w:hAnsi="Times New Roman" w:cs="Times New Roman"/>
        </w:rPr>
        <w:t>.</w:t>
      </w:r>
      <w:r w:rsidR="00ED2574">
        <w:rPr>
          <w:rFonts w:ascii="Times New Roman" w:hAnsi="Times New Roman" w:cs="Times New Roman"/>
        </w:rPr>
        <w:t xml:space="preserve"> </w:t>
      </w:r>
      <w:r w:rsidRPr="00137A69">
        <w:rPr>
          <w:rFonts w:ascii="Times New Roman" w:hAnsi="Times New Roman" w:cs="Times New Roman"/>
        </w:rPr>
        <w:t xml:space="preserve">However, the 2023 outbreak in Bangladesh revealed a paradigm shift in the occurrences of cases in variable geographic regions. </w:t>
      </w:r>
      <w:r w:rsidR="00A43665">
        <w:rPr>
          <w:rFonts w:ascii="Times New Roman" w:hAnsi="Times New Roman" w:cs="Times New Roman"/>
        </w:rPr>
        <w:t>Of</w:t>
      </w:r>
      <w:r w:rsidRPr="00137A69">
        <w:rPr>
          <w:rFonts w:ascii="Times New Roman" w:hAnsi="Times New Roman" w:cs="Times New Roman"/>
        </w:rPr>
        <w:t xml:space="preserve"> </w:t>
      </w:r>
      <w:r w:rsidR="003C79AE" w:rsidRPr="00137A69">
        <w:rPr>
          <w:rFonts w:ascii="Times New Roman" w:hAnsi="Times New Roman" w:cs="Times New Roman"/>
        </w:rPr>
        <w:t>320,</w:t>
      </w:r>
      <w:r w:rsidR="00A43665">
        <w:rPr>
          <w:rFonts w:ascii="Times New Roman" w:hAnsi="Times New Roman" w:cs="Times New Roman"/>
        </w:rPr>
        <w:t>835</w:t>
      </w:r>
      <w:r w:rsidRPr="00137A69">
        <w:rPr>
          <w:rFonts w:ascii="Times New Roman" w:hAnsi="Times New Roman" w:cs="Times New Roman"/>
        </w:rPr>
        <w:t xml:space="preserve"> cases, </w:t>
      </w:r>
      <w:r w:rsidR="00A43665">
        <w:rPr>
          <w:rFonts w:ascii="Times New Roman" w:hAnsi="Times New Roman" w:cs="Times New Roman"/>
        </w:rPr>
        <w:t>207,716</w:t>
      </w:r>
      <w:r w:rsidRPr="00137A69">
        <w:rPr>
          <w:rFonts w:ascii="Times New Roman" w:hAnsi="Times New Roman" w:cs="Times New Roman"/>
        </w:rPr>
        <w:t xml:space="preserve"> (</w:t>
      </w:r>
      <w:r w:rsidR="002527EF" w:rsidRPr="00137A69">
        <w:rPr>
          <w:rFonts w:ascii="Times New Roman" w:hAnsi="Times New Roman" w:cs="Times New Roman"/>
        </w:rPr>
        <w:t>6</w:t>
      </w:r>
      <w:r w:rsidR="00A43665">
        <w:rPr>
          <w:rFonts w:ascii="Times New Roman" w:hAnsi="Times New Roman" w:cs="Times New Roman"/>
        </w:rPr>
        <w:t>5</w:t>
      </w:r>
      <w:r w:rsidRPr="00137A69">
        <w:rPr>
          <w:rFonts w:ascii="Times New Roman" w:hAnsi="Times New Roman" w:cs="Times New Roman"/>
        </w:rPr>
        <w:t>%) were reported from outside Dhaka</w:t>
      </w:r>
      <w:r w:rsidR="00032E6A">
        <w:rPr>
          <w:rFonts w:ascii="Times New Roman" w:hAnsi="Times New Roman" w:cs="Times New Roman"/>
        </w:rPr>
        <w:t xml:space="preserve">, whereas </w:t>
      </w:r>
      <w:r w:rsidRPr="00137A69">
        <w:rPr>
          <w:rFonts w:ascii="Times New Roman" w:hAnsi="Times New Roman" w:cs="Times New Roman"/>
        </w:rPr>
        <w:t xml:space="preserve">more than </w:t>
      </w:r>
      <w:r w:rsidR="00DE147A" w:rsidRPr="00137A69">
        <w:rPr>
          <w:rFonts w:ascii="Times New Roman" w:hAnsi="Times New Roman" w:cs="Times New Roman"/>
        </w:rPr>
        <w:t>58</w:t>
      </w:r>
      <w:r w:rsidRPr="00137A69">
        <w:rPr>
          <w:rFonts w:ascii="Times New Roman" w:hAnsi="Times New Roman" w:cs="Times New Roman"/>
        </w:rPr>
        <w:t>% (</w:t>
      </w:r>
      <w:r w:rsidR="00F17D18" w:rsidRPr="00137A69">
        <w:rPr>
          <w:rFonts w:ascii="Times New Roman" w:hAnsi="Times New Roman" w:cs="Times New Roman"/>
        </w:rPr>
        <w:t>97</w:t>
      </w:r>
      <w:r w:rsidR="00A43665">
        <w:rPr>
          <w:rFonts w:ascii="Times New Roman" w:hAnsi="Times New Roman" w:cs="Times New Roman"/>
        </w:rPr>
        <w:t>9</w:t>
      </w:r>
      <w:r w:rsidRPr="00137A69">
        <w:rPr>
          <w:rFonts w:ascii="Times New Roman" w:hAnsi="Times New Roman" w:cs="Times New Roman"/>
        </w:rPr>
        <w:t xml:space="preserve"> of </w:t>
      </w:r>
      <w:r w:rsidR="00F17D18" w:rsidRPr="00137A69">
        <w:rPr>
          <w:rFonts w:ascii="Times New Roman" w:hAnsi="Times New Roman" w:cs="Times New Roman"/>
        </w:rPr>
        <w:t>169</w:t>
      </w:r>
      <w:r w:rsidR="00A43665">
        <w:rPr>
          <w:rFonts w:ascii="Times New Roman" w:hAnsi="Times New Roman" w:cs="Times New Roman"/>
        </w:rPr>
        <w:t>9</w:t>
      </w:r>
      <w:r w:rsidRPr="00137A69">
        <w:rPr>
          <w:rFonts w:ascii="Times New Roman" w:hAnsi="Times New Roman" w:cs="Times New Roman"/>
        </w:rPr>
        <w:t xml:space="preserve">) deaths were recorded in Dhaka. </w:t>
      </w:r>
    </w:p>
    <w:p w14:paraId="780F2F37" w14:textId="77777777" w:rsidR="00F17D18" w:rsidRDefault="00F17D18" w:rsidP="00137A69">
      <w:pPr>
        <w:spacing w:after="0" w:line="480" w:lineRule="auto"/>
        <w:rPr>
          <w:ins w:id="3" w:author="Najmul Haider" w:date="2024-01-10T19:33:00Z"/>
          <w:rFonts w:ascii="Times New Roman" w:hAnsi="Times New Roman" w:cs="Times New Roman"/>
        </w:rPr>
      </w:pPr>
    </w:p>
    <w:p w14:paraId="0D508460" w14:textId="72840A7B" w:rsidR="00DC3721" w:rsidRPr="00137A69" w:rsidRDefault="00DC3721" w:rsidP="00137A69">
      <w:pPr>
        <w:spacing w:after="0" w:line="480" w:lineRule="auto"/>
        <w:rPr>
          <w:rFonts w:ascii="Times New Roman" w:hAnsi="Times New Roman" w:cs="Times New Roman"/>
        </w:rPr>
      </w:pPr>
      <w:ins w:id="4" w:author="Najmul Haider" w:date="2024-01-10T19:33:00Z">
        <w:r>
          <w:rPr>
            <w:rFonts w:ascii="Times New Roman" w:hAnsi="Times New Roman" w:cs="Times New Roman"/>
          </w:rPr>
          <w:t>Geographical spreading – justification o</w:t>
        </w:r>
      </w:ins>
      <w:ins w:id="5" w:author="Najmul Haider" w:date="2024-01-10T19:34:00Z">
        <w:r>
          <w:rPr>
            <w:rFonts w:ascii="Times New Roman" w:hAnsi="Times New Roman" w:cs="Times New Roman"/>
          </w:rPr>
          <w:t xml:space="preserve">f the study </w:t>
        </w:r>
      </w:ins>
    </w:p>
    <w:p w14:paraId="2E318436" w14:textId="7F3E4CCD" w:rsidR="001A7B42" w:rsidRPr="00137A69" w:rsidRDefault="00F17D18" w:rsidP="00137A69">
      <w:pPr>
        <w:spacing w:after="0" w:line="480" w:lineRule="auto"/>
        <w:rPr>
          <w:rFonts w:ascii="Times New Roman" w:hAnsi="Times New Roman" w:cs="Times New Roman"/>
        </w:rPr>
      </w:pPr>
      <w:r w:rsidRPr="00137A69">
        <w:rPr>
          <w:rFonts w:ascii="Times New Roman" w:hAnsi="Times New Roman" w:cs="Times New Roman"/>
        </w:rPr>
        <w:lastRenderedPageBreak/>
        <w:t>The objective of this st</w:t>
      </w:r>
      <w:r w:rsidR="001A7B42" w:rsidRPr="00137A69">
        <w:rPr>
          <w:rFonts w:ascii="Times New Roman" w:hAnsi="Times New Roman" w:cs="Times New Roman"/>
        </w:rPr>
        <w:t xml:space="preserve">udy </w:t>
      </w:r>
      <w:r w:rsidR="002A3257" w:rsidRPr="00137A69">
        <w:rPr>
          <w:rFonts w:ascii="Times New Roman" w:hAnsi="Times New Roman" w:cs="Times New Roman"/>
        </w:rPr>
        <w:t>was</w:t>
      </w:r>
      <w:r w:rsidR="001A7B42" w:rsidRPr="00137A69">
        <w:rPr>
          <w:rFonts w:ascii="Times New Roman" w:hAnsi="Times New Roman" w:cs="Times New Roman"/>
        </w:rPr>
        <w:t xml:space="preserve"> </w:t>
      </w:r>
      <w:del w:id="6" w:author="Najmul Haider" w:date="2024-01-10T19:37:00Z">
        <w:r w:rsidR="001A7B42" w:rsidRPr="00137A69" w:rsidDel="00D47487">
          <w:rPr>
            <w:rFonts w:ascii="Times New Roman" w:hAnsi="Times New Roman" w:cs="Times New Roman"/>
          </w:rPr>
          <w:delText xml:space="preserve">to summarize the key findings of the 2023 dengue outbreak in Bangladesh, </w:delText>
        </w:r>
      </w:del>
      <w:r w:rsidR="001A7B42" w:rsidRPr="00137A69">
        <w:rPr>
          <w:rFonts w:ascii="Times New Roman" w:hAnsi="Times New Roman" w:cs="Times New Roman"/>
        </w:rPr>
        <w:t xml:space="preserve">to characterize the geographical transmission dynamics of dengue virus </w:t>
      </w:r>
      <w:r w:rsidR="00DA77E5">
        <w:rPr>
          <w:rFonts w:ascii="Times New Roman" w:hAnsi="Times New Roman" w:cs="Times New Roman"/>
        </w:rPr>
        <w:t xml:space="preserve">infection </w:t>
      </w:r>
      <w:r w:rsidR="001A7B42" w:rsidRPr="00137A69">
        <w:rPr>
          <w:rFonts w:ascii="Times New Roman" w:hAnsi="Times New Roman" w:cs="Times New Roman"/>
        </w:rPr>
        <w:t>in Bangladesh</w:t>
      </w:r>
      <w:del w:id="7" w:author="Najmul Haider" w:date="2024-01-10T19:37:00Z">
        <w:r w:rsidR="001A7B42" w:rsidRPr="00137A69" w:rsidDel="00D47487">
          <w:rPr>
            <w:rFonts w:ascii="Times New Roman" w:hAnsi="Times New Roman" w:cs="Times New Roman"/>
          </w:rPr>
          <w:delText xml:space="preserve"> (Relative contribution of each </w:delText>
        </w:r>
        <w:r w:rsidR="002A3257" w:rsidRPr="00137A69" w:rsidDel="00D47487">
          <w:rPr>
            <w:rFonts w:ascii="Times New Roman" w:hAnsi="Times New Roman" w:cs="Times New Roman"/>
          </w:rPr>
          <w:delText xml:space="preserve">division </w:delText>
        </w:r>
        <w:r w:rsidR="001A7B42" w:rsidRPr="00137A69" w:rsidDel="00D47487">
          <w:rPr>
            <w:rFonts w:ascii="Times New Roman" w:hAnsi="Times New Roman" w:cs="Times New Roman"/>
          </w:rPr>
          <w:delText>per month)</w:delText>
        </w:r>
      </w:del>
      <w:r w:rsidR="001A7B42" w:rsidRPr="00137A69">
        <w:rPr>
          <w:rFonts w:ascii="Times New Roman" w:hAnsi="Times New Roman" w:cs="Times New Roman"/>
        </w:rPr>
        <w:t xml:space="preserve">, </w:t>
      </w:r>
      <w:r w:rsidR="00592468" w:rsidRPr="00137A69">
        <w:rPr>
          <w:rFonts w:ascii="Times New Roman" w:hAnsi="Times New Roman" w:cs="Times New Roman"/>
        </w:rPr>
        <w:t>and t</w:t>
      </w:r>
      <w:r w:rsidR="001A7B42" w:rsidRPr="00137A69">
        <w:rPr>
          <w:rFonts w:ascii="Times New Roman" w:hAnsi="Times New Roman" w:cs="Times New Roman"/>
        </w:rPr>
        <w:t xml:space="preserve">o </w:t>
      </w:r>
      <w:r w:rsidR="00592468" w:rsidRPr="00137A69">
        <w:rPr>
          <w:rFonts w:ascii="Times New Roman" w:hAnsi="Times New Roman" w:cs="Times New Roman"/>
        </w:rPr>
        <w:t>characterize</w:t>
      </w:r>
      <w:r w:rsidR="001A7B42" w:rsidRPr="00137A69">
        <w:rPr>
          <w:rFonts w:ascii="Times New Roman" w:hAnsi="Times New Roman" w:cs="Times New Roman"/>
        </w:rPr>
        <w:t xml:space="preserve"> the </w:t>
      </w:r>
      <w:r w:rsidR="00592468" w:rsidRPr="00137A69">
        <w:rPr>
          <w:rFonts w:ascii="Times New Roman" w:hAnsi="Times New Roman" w:cs="Times New Roman"/>
        </w:rPr>
        <w:t xml:space="preserve">spreading </w:t>
      </w:r>
      <w:r w:rsidR="001A7B42" w:rsidRPr="00137A69">
        <w:rPr>
          <w:rFonts w:ascii="Times New Roman" w:hAnsi="Times New Roman" w:cs="Times New Roman"/>
        </w:rPr>
        <w:t xml:space="preserve">dengue virus </w:t>
      </w:r>
      <w:r w:rsidR="0042243D">
        <w:rPr>
          <w:rFonts w:ascii="Times New Roman" w:hAnsi="Times New Roman" w:cs="Times New Roman"/>
        </w:rPr>
        <w:t xml:space="preserve">infection </w:t>
      </w:r>
      <w:r w:rsidR="001A7B42" w:rsidRPr="00137A69">
        <w:rPr>
          <w:rFonts w:ascii="Times New Roman" w:hAnsi="Times New Roman" w:cs="Times New Roman"/>
        </w:rPr>
        <w:t>between Dhaka and outside</w:t>
      </w:r>
      <w:r w:rsidR="002A3257" w:rsidRPr="00137A69">
        <w:rPr>
          <w:rFonts w:ascii="Times New Roman" w:hAnsi="Times New Roman" w:cs="Times New Roman"/>
        </w:rPr>
        <w:t xml:space="preserve"> the capital city. </w:t>
      </w:r>
      <w:r w:rsidR="001A7B42" w:rsidRPr="00137A69">
        <w:rPr>
          <w:rFonts w:ascii="Times New Roman" w:hAnsi="Times New Roman" w:cs="Times New Roman"/>
        </w:rPr>
        <w:t xml:space="preserve">  </w:t>
      </w:r>
    </w:p>
    <w:p w14:paraId="21B2CDA6" w14:textId="3CA9C709" w:rsidR="00F17D18" w:rsidRDefault="00F17D18" w:rsidP="00634852">
      <w:pPr>
        <w:spacing w:after="0" w:line="480" w:lineRule="auto"/>
        <w:rPr>
          <w:rFonts w:ascii="Times New Roman" w:hAnsi="Times New Roman" w:cs="Times New Roman"/>
        </w:rPr>
      </w:pPr>
    </w:p>
    <w:p w14:paraId="01E37F2C" w14:textId="77777777" w:rsidR="005953D4" w:rsidRDefault="005953D4" w:rsidP="00634852">
      <w:pPr>
        <w:spacing w:after="0" w:line="480" w:lineRule="auto"/>
        <w:rPr>
          <w:rFonts w:ascii="Times New Roman" w:hAnsi="Times New Roman" w:cs="Times New Roman"/>
          <w:b/>
          <w:bCs/>
        </w:rPr>
      </w:pPr>
    </w:p>
    <w:p w14:paraId="33248106" w14:textId="32C65122" w:rsidR="005A0B6B" w:rsidRDefault="00964183" w:rsidP="00634852">
      <w:pPr>
        <w:spacing w:after="0" w:line="480" w:lineRule="auto"/>
        <w:rPr>
          <w:rFonts w:ascii="Times New Roman" w:hAnsi="Times New Roman" w:cs="Times New Roman"/>
          <w:b/>
          <w:bCs/>
        </w:rPr>
      </w:pPr>
      <w:r>
        <w:rPr>
          <w:rFonts w:ascii="Times New Roman" w:hAnsi="Times New Roman" w:cs="Times New Roman"/>
          <w:b/>
          <w:bCs/>
        </w:rPr>
        <w:t xml:space="preserve">Methods: </w:t>
      </w:r>
    </w:p>
    <w:p w14:paraId="0492375C" w14:textId="5422630A" w:rsidR="00F81584" w:rsidRPr="00CF5DB0" w:rsidRDefault="00AA22F0" w:rsidP="00F81584">
      <w:pPr>
        <w:spacing w:after="0" w:line="480" w:lineRule="auto"/>
        <w:rPr>
          <w:rFonts w:ascii="Times New Roman" w:hAnsi="Times New Roman" w:cs="Times New Roman"/>
          <w:shd w:val="clear" w:color="auto" w:fill="FFFFFF"/>
        </w:rPr>
      </w:pPr>
      <w:r w:rsidRPr="00F876DC">
        <w:rPr>
          <w:rFonts w:ascii="Times New Roman" w:hAnsi="Times New Roman" w:cs="Times New Roman"/>
          <w:b/>
          <w:bCs/>
        </w:rPr>
        <w:t>Source of the data:</w:t>
      </w:r>
      <w:r>
        <w:rPr>
          <w:rFonts w:ascii="Times New Roman" w:hAnsi="Times New Roman" w:cs="Times New Roman"/>
        </w:rPr>
        <w:t xml:space="preserve"> </w:t>
      </w:r>
      <w:r w:rsidR="00D16607" w:rsidRPr="00D268B0">
        <w:rPr>
          <w:rFonts w:ascii="Times New Roman" w:hAnsi="Times New Roman" w:cs="Times New Roman"/>
        </w:rPr>
        <w:t xml:space="preserve">We collected the data on dengue cases and deaths record from daily press release of </w:t>
      </w:r>
      <w:r w:rsidR="00590147" w:rsidRPr="00D268B0">
        <w:rPr>
          <w:rFonts w:ascii="Times New Roman" w:hAnsi="Times New Roman" w:cs="Times New Roman"/>
        </w:rPr>
        <w:t xml:space="preserve">Management </w:t>
      </w:r>
      <w:r w:rsidR="00C32D26" w:rsidRPr="00D268B0">
        <w:rPr>
          <w:rFonts w:ascii="Times New Roman" w:hAnsi="Times New Roman" w:cs="Times New Roman"/>
        </w:rPr>
        <w:t>I</w:t>
      </w:r>
      <w:r w:rsidR="00590147" w:rsidRPr="00D268B0">
        <w:rPr>
          <w:rFonts w:ascii="Times New Roman" w:hAnsi="Times New Roman" w:cs="Times New Roman"/>
        </w:rPr>
        <w:t xml:space="preserve">nformation </w:t>
      </w:r>
      <w:r w:rsidR="005B50EE" w:rsidRPr="00D268B0">
        <w:rPr>
          <w:rFonts w:ascii="Times New Roman" w:hAnsi="Times New Roman" w:cs="Times New Roman"/>
        </w:rPr>
        <w:t>System</w:t>
      </w:r>
      <w:r w:rsidR="00C32D26" w:rsidRPr="00D268B0">
        <w:rPr>
          <w:rFonts w:ascii="Times New Roman" w:hAnsi="Times New Roman" w:cs="Times New Roman"/>
        </w:rPr>
        <w:t xml:space="preserve"> </w:t>
      </w:r>
      <w:r w:rsidR="005B50EE" w:rsidRPr="00D268B0">
        <w:rPr>
          <w:rFonts w:ascii="Times New Roman" w:hAnsi="Times New Roman" w:cs="Times New Roman"/>
        </w:rPr>
        <w:t xml:space="preserve">(MIS) </w:t>
      </w:r>
      <w:r w:rsidR="00C32D26" w:rsidRPr="00D268B0">
        <w:rPr>
          <w:rFonts w:ascii="Times New Roman" w:hAnsi="Times New Roman" w:cs="Times New Roman"/>
        </w:rPr>
        <w:t xml:space="preserve">of </w:t>
      </w:r>
      <w:r w:rsidR="005B50EE" w:rsidRPr="00D268B0">
        <w:rPr>
          <w:rFonts w:ascii="Times New Roman" w:hAnsi="Times New Roman" w:cs="Times New Roman"/>
        </w:rPr>
        <w:t xml:space="preserve">the </w:t>
      </w:r>
      <w:r w:rsidR="00C32D26" w:rsidRPr="00D268B0">
        <w:rPr>
          <w:rFonts w:ascii="Times New Roman" w:hAnsi="Times New Roman" w:cs="Times New Roman"/>
        </w:rPr>
        <w:t>M</w:t>
      </w:r>
      <w:r w:rsidR="00590147" w:rsidRPr="00D268B0">
        <w:rPr>
          <w:rFonts w:ascii="Times New Roman" w:hAnsi="Times New Roman" w:cs="Times New Roman"/>
        </w:rPr>
        <w:t xml:space="preserve">inistry of </w:t>
      </w:r>
      <w:r w:rsidR="00C32D26" w:rsidRPr="00D268B0">
        <w:rPr>
          <w:rFonts w:ascii="Times New Roman" w:hAnsi="Times New Roman" w:cs="Times New Roman"/>
        </w:rPr>
        <w:t>H</w:t>
      </w:r>
      <w:r w:rsidR="00590147" w:rsidRPr="00D268B0">
        <w:rPr>
          <w:rFonts w:ascii="Times New Roman" w:hAnsi="Times New Roman" w:cs="Times New Roman"/>
        </w:rPr>
        <w:t xml:space="preserve">ealth and </w:t>
      </w:r>
      <w:r w:rsidR="00C32D26" w:rsidRPr="00D268B0">
        <w:rPr>
          <w:rFonts w:ascii="Times New Roman" w:hAnsi="Times New Roman" w:cs="Times New Roman"/>
        </w:rPr>
        <w:t>F</w:t>
      </w:r>
      <w:r w:rsidR="00590147" w:rsidRPr="00D268B0">
        <w:rPr>
          <w:rFonts w:ascii="Times New Roman" w:hAnsi="Times New Roman" w:cs="Times New Roman"/>
        </w:rPr>
        <w:t xml:space="preserve">amily </w:t>
      </w:r>
      <w:r w:rsidR="00C32D26" w:rsidRPr="00D268B0">
        <w:rPr>
          <w:rFonts w:ascii="Times New Roman" w:hAnsi="Times New Roman" w:cs="Times New Roman"/>
        </w:rPr>
        <w:t>W</w:t>
      </w:r>
      <w:r w:rsidR="00590147" w:rsidRPr="00D268B0">
        <w:rPr>
          <w:rFonts w:ascii="Times New Roman" w:hAnsi="Times New Roman" w:cs="Times New Roman"/>
        </w:rPr>
        <w:t>elfare</w:t>
      </w:r>
      <w:r w:rsidR="005B50EE" w:rsidRPr="00D268B0">
        <w:rPr>
          <w:rFonts w:ascii="Times New Roman" w:hAnsi="Times New Roman" w:cs="Times New Roman"/>
        </w:rPr>
        <w:t>, Bangladesh</w:t>
      </w:r>
      <w:r w:rsidR="00C32D26" w:rsidRPr="00D268B0">
        <w:rPr>
          <w:rFonts w:ascii="Times New Roman" w:hAnsi="Times New Roman" w:cs="Times New Roman"/>
        </w:rPr>
        <w:t xml:space="preserve">. </w:t>
      </w:r>
      <w:r w:rsidR="008B3AD1" w:rsidRPr="00D268B0">
        <w:rPr>
          <w:rFonts w:ascii="Times New Roman" w:hAnsi="Times New Roman" w:cs="Times New Roman"/>
        </w:rPr>
        <w:t xml:space="preserve">The MIS </w:t>
      </w:r>
      <w:r w:rsidR="00E7044A" w:rsidRPr="00D268B0">
        <w:rPr>
          <w:rFonts w:ascii="Times New Roman" w:hAnsi="Times New Roman" w:cs="Times New Roman"/>
        </w:rPr>
        <w:t>defined</w:t>
      </w:r>
      <w:r w:rsidR="008B3AD1" w:rsidRPr="00D268B0">
        <w:rPr>
          <w:rFonts w:ascii="Times New Roman" w:hAnsi="Times New Roman" w:cs="Times New Roman"/>
        </w:rPr>
        <w:t xml:space="preserve"> dengue cases </w:t>
      </w:r>
      <w:r w:rsidR="00F81584" w:rsidRPr="00CF5DB0">
        <w:rPr>
          <w:rFonts w:ascii="Times New Roman" w:hAnsi="Times New Roman" w:cs="Times New Roman"/>
        </w:rPr>
        <w:t xml:space="preserve">based on clinical symptoms (including fever and rash) and/or laboratory tests for IgM or IgG antibodies to DENV and </w:t>
      </w:r>
      <w:proofErr w:type="spellStart"/>
      <w:r w:rsidR="00F81584" w:rsidRPr="00CF5DB0">
        <w:rPr>
          <w:rFonts w:ascii="Times New Roman" w:hAnsi="Times New Roman" w:cs="Times New Roman"/>
        </w:rPr>
        <w:t>nonstructural</w:t>
      </w:r>
      <w:proofErr w:type="spellEnd"/>
      <w:r w:rsidR="00F81584" w:rsidRPr="00CF5DB0">
        <w:rPr>
          <w:rFonts w:ascii="Times New Roman" w:hAnsi="Times New Roman" w:cs="Times New Roman"/>
        </w:rPr>
        <w:t xml:space="preserve"> 1 protein (NS-1) of DENV </w:t>
      </w:r>
      <w:sdt>
        <w:sdtPr>
          <w:rPr>
            <w:rFonts w:ascii="Times New Roman" w:hAnsi="Times New Roman" w:cs="Times New Roman"/>
            <w:color w:val="000000"/>
            <w:vertAlign w:val="superscript"/>
          </w:rPr>
          <w:tag w:val="MENDELEY_CITATION_v3_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"/>
          <w:id w:val="370264967"/>
          <w:placeholder>
            <w:docPart w:val="29DE1C54359C4BC8AFCAFCFC9EB7A465"/>
          </w:placeholder>
        </w:sdtPr>
        <w:sdtContent>
          <w:r w:rsidR="003E12E3" w:rsidRPr="00CF5DB0">
            <w:rPr>
              <w:rFonts w:ascii="Times New Roman" w:hAnsi="Times New Roman" w:cs="Times New Roman"/>
              <w:color w:val="000000"/>
              <w:vertAlign w:val="superscript"/>
            </w:rPr>
            <w:t>7</w:t>
          </w:r>
        </w:sdtContent>
      </w:sdt>
      <w:r w:rsidR="00F81584" w:rsidRPr="00CF5DB0">
        <w:rPr>
          <w:rFonts w:ascii="Times New Roman" w:hAnsi="Times New Roman" w:cs="Times New Roman"/>
        </w:rPr>
        <w:t xml:space="preserve">.  MIS collected dengue </w:t>
      </w:r>
      <w:r w:rsidR="00C7713E" w:rsidRPr="00CF5DB0">
        <w:rPr>
          <w:rFonts w:ascii="Times New Roman" w:hAnsi="Times New Roman" w:cs="Times New Roman"/>
        </w:rPr>
        <w:t>case</w:t>
      </w:r>
      <w:r w:rsidR="00F81584" w:rsidRPr="00CF5DB0">
        <w:rPr>
          <w:rFonts w:ascii="Times New Roman" w:hAnsi="Times New Roman" w:cs="Times New Roman"/>
        </w:rPr>
        <w:t xml:space="preserve"> data from </w:t>
      </w:r>
      <w:r w:rsidR="00C80414" w:rsidRPr="00CF5DB0">
        <w:rPr>
          <w:rFonts w:ascii="Times New Roman" w:hAnsi="Times New Roman" w:cs="Times New Roman"/>
        </w:rPr>
        <w:t>77 hospitals based on in Dhaka city (20 public and</w:t>
      </w:r>
      <w:r w:rsidR="00A44F8D" w:rsidRPr="00CF5DB0">
        <w:rPr>
          <w:rFonts w:ascii="Times New Roman" w:hAnsi="Times New Roman" w:cs="Times New Roman"/>
        </w:rPr>
        <w:t xml:space="preserve"> </w:t>
      </w:r>
      <w:r w:rsidR="00C80414" w:rsidRPr="00CF5DB0">
        <w:rPr>
          <w:rFonts w:ascii="Times New Roman" w:hAnsi="Times New Roman" w:cs="Times New Roman"/>
        </w:rPr>
        <w:t xml:space="preserve">57 private hospitals) </w:t>
      </w:r>
      <w:r w:rsidR="000E1553" w:rsidRPr="00CF5DB0">
        <w:rPr>
          <w:rFonts w:ascii="Times New Roman" w:hAnsi="Times New Roman" w:cs="Times New Roman"/>
        </w:rPr>
        <w:t xml:space="preserve">and </w:t>
      </w:r>
      <w:r w:rsidR="0040474D" w:rsidRPr="00CF5DB0">
        <w:rPr>
          <w:rFonts w:ascii="Times New Roman" w:hAnsi="Times New Roman" w:cs="Times New Roman"/>
          <w:shd w:val="clear" w:color="auto" w:fill="FFFFFF"/>
        </w:rPr>
        <w:t xml:space="preserve">the central district hospital of 63 other districts of the country including the hospitalized patients in </w:t>
      </w:r>
      <w:r w:rsidR="00A56693" w:rsidRPr="00CF5DB0">
        <w:rPr>
          <w:rFonts w:ascii="Times New Roman" w:hAnsi="Times New Roman" w:cs="Times New Roman"/>
          <w:shd w:val="clear" w:color="auto" w:fill="FFFFFF"/>
        </w:rPr>
        <w:t>tertiary</w:t>
      </w:r>
      <w:r w:rsidR="0009438D" w:rsidRPr="00CF5DB0">
        <w:rPr>
          <w:rFonts w:ascii="Times New Roman" w:hAnsi="Times New Roman" w:cs="Times New Roman"/>
          <w:shd w:val="clear" w:color="auto" w:fill="FFFFFF"/>
        </w:rPr>
        <w:t xml:space="preserve"> care </w:t>
      </w:r>
      <w:r w:rsidR="0040474D" w:rsidRPr="00CF5DB0">
        <w:rPr>
          <w:rFonts w:ascii="Times New Roman" w:hAnsi="Times New Roman" w:cs="Times New Roman"/>
          <w:shd w:val="clear" w:color="auto" w:fill="FFFFFF"/>
        </w:rPr>
        <w:t>medical college hospitals</w:t>
      </w:r>
      <w:r w:rsidR="000F4014" w:rsidRPr="00CF5DB0">
        <w:rPr>
          <w:rFonts w:ascii="Times New Roman" w:hAnsi="Times New Roman" w:cs="Times New Roman"/>
          <w:shd w:val="clear" w:color="auto" w:fill="FFFFFF"/>
        </w:rPr>
        <w:t xml:space="preserve"> </w:t>
      </w:r>
      <w:r w:rsidR="000F4014" w:rsidRPr="00CF5DB0">
        <w:rPr>
          <w:rFonts w:ascii="Times New Roman" w:hAnsi="Times New Roman" w:cs="Times New Roman"/>
          <w:highlight w:val="yellow"/>
          <w:shd w:val="clear" w:color="auto" w:fill="FFFFFF"/>
        </w:rPr>
        <w:t>(Ref: JME paper 2023)</w:t>
      </w:r>
      <w:r w:rsidR="00A56693" w:rsidRPr="00CF5DB0">
        <w:rPr>
          <w:rFonts w:ascii="Times New Roman" w:hAnsi="Times New Roman" w:cs="Times New Roman"/>
          <w:shd w:val="clear" w:color="auto" w:fill="FFFFFF"/>
        </w:rPr>
        <w:t xml:space="preserve">. </w:t>
      </w:r>
    </w:p>
    <w:p w14:paraId="461CF3F0" w14:textId="78626BE8" w:rsidR="00964183" w:rsidRPr="00D268B0" w:rsidRDefault="00964183" w:rsidP="00964183">
      <w:pPr>
        <w:spacing w:after="0" w:line="480" w:lineRule="auto"/>
        <w:rPr>
          <w:rFonts w:ascii="Times New Roman" w:hAnsi="Times New Roman" w:cs="Times New Roman"/>
        </w:rPr>
      </w:pPr>
    </w:p>
    <w:p w14:paraId="47EC3E03" w14:textId="2E99F934" w:rsidR="000F4014" w:rsidRPr="00D268B0" w:rsidRDefault="008F2331" w:rsidP="00964183">
      <w:pPr>
        <w:spacing w:after="0" w:line="480" w:lineRule="auto"/>
        <w:rPr>
          <w:rFonts w:ascii="Times New Roman" w:hAnsi="Times New Roman" w:cs="Times New Roman"/>
        </w:rPr>
      </w:pPr>
      <w:r w:rsidRPr="00D268B0">
        <w:rPr>
          <w:rFonts w:ascii="Times New Roman" w:hAnsi="Times New Roman" w:cs="Times New Roman"/>
        </w:rPr>
        <w:t xml:space="preserve">We collected meteorological data </w:t>
      </w:r>
      <w:r w:rsidR="00DA389C" w:rsidRPr="00D268B0">
        <w:rPr>
          <w:rFonts w:ascii="Times New Roman" w:hAnsi="Times New Roman" w:cs="Times New Roman"/>
        </w:rPr>
        <w:t xml:space="preserve">(3-hourly temperature and daily rainfall) </w:t>
      </w:r>
      <w:r w:rsidRPr="00D268B0">
        <w:rPr>
          <w:rFonts w:ascii="Times New Roman" w:hAnsi="Times New Roman" w:cs="Times New Roman"/>
        </w:rPr>
        <w:t xml:space="preserve">from </w:t>
      </w:r>
      <w:r w:rsidR="00597AED" w:rsidRPr="00CF5DB0">
        <w:rPr>
          <w:rFonts w:ascii="Times New Roman" w:hAnsi="Times New Roman" w:cs="Times New Roman"/>
        </w:rPr>
        <w:t xml:space="preserve">the Bangladesh Meteorological Department (BMD) over the period 2000–2023 from the meteorological station located in Mirpur, Dhaka (Lat 23.46, Lon 90.23). </w:t>
      </w:r>
    </w:p>
    <w:p w14:paraId="3255BBC6" w14:textId="77777777" w:rsidR="008F2331" w:rsidRDefault="008F2331" w:rsidP="00964183">
      <w:pPr>
        <w:spacing w:after="0" w:line="480" w:lineRule="auto"/>
        <w:rPr>
          <w:rFonts w:ascii="Times New Roman" w:hAnsi="Times New Roman" w:cs="Times New Roman"/>
        </w:rPr>
      </w:pPr>
    </w:p>
    <w:p w14:paraId="1EE4994D" w14:textId="77777777" w:rsidR="008F2331" w:rsidRDefault="008F2331" w:rsidP="00964183">
      <w:pPr>
        <w:spacing w:after="0" w:line="480" w:lineRule="auto"/>
        <w:rPr>
          <w:rFonts w:ascii="Times New Roman" w:hAnsi="Times New Roman" w:cs="Times New Roman"/>
        </w:rPr>
      </w:pPr>
    </w:p>
    <w:p w14:paraId="5FC70AC3" w14:textId="0CD3BBC8" w:rsidR="00964183" w:rsidDel="002C546B" w:rsidRDefault="00964183" w:rsidP="00964183">
      <w:pPr>
        <w:spacing w:after="0" w:line="480" w:lineRule="auto"/>
        <w:rPr>
          <w:del w:id="8" w:author="Mohammad Nayeem Hasan" w:date="2024-01-18T23:23:00Z"/>
          <w:rFonts w:ascii="Times New Roman" w:hAnsi="Times New Roman" w:cs="Times New Roman"/>
          <w:b/>
          <w:bCs/>
        </w:rPr>
      </w:pPr>
      <w:del w:id="9" w:author="Mohammad Nayeem Hasan" w:date="2024-01-18T23:23:00Z">
        <w:r w:rsidRPr="0082501A" w:rsidDel="002C546B">
          <w:rPr>
            <w:rFonts w:ascii="Times New Roman" w:hAnsi="Times New Roman" w:cs="Times New Roman"/>
            <w:b/>
            <w:bCs/>
          </w:rPr>
          <w:delText xml:space="preserve">Relative increase of dengue cases by division </w:delText>
        </w:r>
      </w:del>
    </w:p>
    <w:p w14:paraId="71F4CD1A" w14:textId="068096EF" w:rsidR="00964183" w:rsidDel="002C546B" w:rsidRDefault="00964183" w:rsidP="00494378">
      <w:pPr>
        <w:spacing w:after="0" w:line="480" w:lineRule="auto"/>
        <w:rPr>
          <w:del w:id="10" w:author="Mohammad Nayeem Hasan" w:date="2024-01-18T23:23:00Z"/>
          <w:rFonts w:ascii="Times New Roman" w:hAnsi="Times New Roman" w:cs="Times New Roman"/>
        </w:rPr>
      </w:pPr>
      <w:del w:id="11" w:author="Mohammad Nayeem Hasan" w:date="2024-01-18T23:20:00Z">
        <w:r w:rsidRPr="00667971" w:rsidDel="00494378">
          <w:rPr>
            <w:rFonts w:ascii="Times New Roman" w:hAnsi="Times New Roman" w:cs="Times New Roman"/>
          </w:rPr>
          <w:delText xml:space="preserve">We have estimated </w:delText>
        </w:r>
        <w:r w:rsidDel="00494378">
          <w:rPr>
            <w:rFonts w:ascii="Times New Roman" w:hAnsi="Times New Roman" w:cs="Times New Roman"/>
          </w:rPr>
          <w:delText xml:space="preserve">monthly </w:delText>
        </w:r>
        <w:r w:rsidRPr="00667971" w:rsidDel="00494378">
          <w:rPr>
            <w:rFonts w:ascii="Times New Roman" w:hAnsi="Times New Roman" w:cs="Times New Roman"/>
          </w:rPr>
          <w:delText xml:space="preserve">relative changes </w:delText>
        </w:r>
        <w:r w:rsidR="00BA61EE" w:rsidDel="00494378">
          <w:rPr>
            <w:rFonts w:ascii="Times New Roman" w:hAnsi="Times New Roman" w:cs="Times New Roman"/>
          </w:rPr>
          <w:delText xml:space="preserve">in </w:delText>
        </w:r>
        <w:r w:rsidRPr="00667971" w:rsidDel="00494378">
          <w:rPr>
            <w:rFonts w:ascii="Times New Roman" w:hAnsi="Times New Roman" w:cs="Times New Roman"/>
          </w:rPr>
          <w:delText>dengue cases in each division. The relative changes (</w:delText>
        </w:r>
        <w:r w:rsidR="00603E03" w:rsidDel="00494378">
          <w:rPr>
            <w:rFonts w:ascii="Times New Roman" w:hAnsi="Times New Roman" w:cs="Times New Roman"/>
          </w:rPr>
          <w:delText xml:space="preserve">an </w:delText>
        </w:r>
        <w:r w:rsidRPr="00667971" w:rsidDel="00494378">
          <w:rPr>
            <w:rFonts w:ascii="Times New Roman" w:hAnsi="Times New Roman" w:cs="Times New Roman"/>
          </w:rPr>
          <w:delText xml:space="preserve">increase </w:delText>
        </w:r>
        <w:r w:rsidR="00BA61EE" w:rsidDel="00494378">
          <w:rPr>
            <w:rFonts w:ascii="Times New Roman" w:hAnsi="Times New Roman" w:cs="Times New Roman"/>
          </w:rPr>
          <w:delText>or</w:delText>
        </w:r>
        <w:r w:rsidR="00BA61EE" w:rsidRPr="00667971" w:rsidDel="00494378">
          <w:rPr>
            <w:rFonts w:ascii="Times New Roman" w:hAnsi="Times New Roman" w:cs="Times New Roman"/>
          </w:rPr>
          <w:delText xml:space="preserve"> </w:delText>
        </w:r>
        <w:r w:rsidRPr="00667971" w:rsidDel="00494378">
          <w:rPr>
            <w:rFonts w:ascii="Times New Roman" w:hAnsi="Times New Roman" w:cs="Times New Roman"/>
          </w:rPr>
          <w:delText xml:space="preserve">decrease) of </w:delText>
        </w:r>
        <w:r w:rsidR="00672E98" w:rsidDel="00494378">
          <w:rPr>
            <w:rFonts w:ascii="Times New Roman" w:hAnsi="Times New Roman" w:cs="Times New Roman"/>
          </w:rPr>
          <w:delText xml:space="preserve">a division </w:delText>
        </w:r>
        <w:r w:rsidR="00502B91" w:rsidDel="00494378">
          <w:rPr>
            <w:rFonts w:ascii="Times New Roman" w:hAnsi="Times New Roman" w:cs="Times New Roman"/>
          </w:rPr>
          <w:delText>(e,g. Chattogram) of dengue c</w:delText>
        </w:r>
        <w:r w:rsidRPr="00667971" w:rsidDel="00494378">
          <w:rPr>
            <w:rFonts w:ascii="Times New Roman" w:hAnsi="Times New Roman" w:cs="Times New Roman"/>
          </w:rPr>
          <w:delText xml:space="preserve">ases </w:delText>
        </w:r>
        <w:r w:rsidR="006D1974" w:rsidDel="00494378">
          <w:rPr>
            <w:rFonts w:ascii="Times New Roman" w:hAnsi="Times New Roman" w:cs="Times New Roman"/>
          </w:rPr>
          <w:delText xml:space="preserve">for a month (e.g. February) </w:delText>
        </w:r>
      </w:del>
      <w:del w:id="12" w:author="Mohammad Nayeem Hasan" w:date="2024-01-18T23:21:00Z">
        <w:r w:rsidRPr="00667971" w:rsidDel="00494378">
          <w:rPr>
            <w:rFonts w:ascii="Times New Roman" w:hAnsi="Times New Roman" w:cs="Times New Roman"/>
          </w:rPr>
          <w:delText>were</w:delText>
        </w:r>
      </w:del>
      <w:del w:id="13" w:author="Mohammad Nayeem Hasan" w:date="2024-01-18T23:23:00Z">
        <w:r w:rsidRPr="00667971" w:rsidDel="002C546B">
          <w:rPr>
            <w:rFonts w:ascii="Times New Roman" w:hAnsi="Times New Roman" w:cs="Times New Roman"/>
          </w:rPr>
          <w:delText xml:space="preserve"> estimated with the formula</w:delText>
        </w:r>
        <w:r w:rsidDel="002C546B">
          <w:rPr>
            <w:rFonts w:ascii="Times New Roman" w:hAnsi="Times New Roman" w:cs="Times New Roman"/>
          </w:rPr>
          <w:delText xml:space="preserve"> as shown below -</w:delText>
        </w:r>
        <w:r w:rsidDel="002C546B">
          <w:rPr>
            <w:rFonts w:ascii="Times New Roman" w:hAnsi="Times New Roman" w:cs="Times New Roman"/>
            <w:b/>
            <w:bCs/>
          </w:rPr>
          <w:delText xml:space="preserve"> </w:delText>
        </w:r>
        <w:r w:rsidRPr="006F35B1" w:rsidDel="002C546B">
          <w:rPr>
            <w:rFonts w:ascii="Times New Roman" w:hAnsi="Times New Roman" w:cs="Times New Roman"/>
          </w:rPr>
          <w:delText>(</w:delText>
        </w:r>
      </w:del>
      <w:del w:id="14" w:author="Mohammad Nayeem Hasan" w:date="2024-01-18T23:21:00Z">
        <w:r w:rsidDel="00494378">
          <w:rPr>
            <w:rFonts w:ascii="Times New Roman" w:hAnsi="Times New Roman" w:cs="Times New Roman"/>
          </w:rPr>
          <w:delText xml:space="preserve">Total number of cases reported in </w:delText>
        </w:r>
        <w:r w:rsidR="00502B91" w:rsidDel="00494378">
          <w:rPr>
            <w:rFonts w:ascii="Times New Roman" w:hAnsi="Times New Roman" w:cs="Times New Roman"/>
          </w:rPr>
          <w:delText>Chattogram division</w:delText>
        </w:r>
        <w:r w:rsidR="003B68F8" w:rsidDel="00494378">
          <w:rPr>
            <w:rFonts w:ascii="Times New Roman" w:hAnsi="Times New Roman" w:cs="Times New Roman"/>
          </w:rPr>
          <w:delText xml:space="preserve"> </w:delText>
        </w:r>
        <w:r w:rsidR="006D1974" w:rsidDel="00494378">
          <w:rPr>
            <w:rFonts w:ascii="Times New Roman" w:hAnsi="Times New Roman" w:cs="Times New Roman"/>
          </w:rPr>
          <w:delText>i</w:delText>
        </w:r>
        <w:r w:rsidR="003B68F8" w:rsidDel="00494378">
          <w:rPr>
            <w:rFonts w:ascii="Times New Roman" w:hAnsi="Times New Roman" w:cs="Times New Roman"/>
          </w:rPr>
          <w:delText xml:space="preserve">n February </w:delText>
        </w:r>
        <w:r w:rsidR="004D2479" w:rsidDel="00494378">
          <w:rPr>
            <w:rFonts w:ascii="Times New Roman" w:hAnsi="Times New Roman" w:cs="Times New Roman"/>
          </w:rPr>
          <w:delText>2023</w:delText>
        </w:r>
      </w:del>
      <w:del w:id="15" w:author="Mohammad Nayeem Hasan" w:date="2024-01-18T23:23:00Z">
        <w:r w:rsidRPr="006F35B1" w:rsidDel="002C546B">
          <w:rPr>
            <w:rFonts w:ascii="Times New Roman" w:hAnsi="Times New Roman" w:cs="Times New Roman"/>
          </w:rPr>
          <w:delText xml:space="preserve">) / Total number of </w:delText>
        </w:r>
      </w:del>
      <w:del w:id="16" w:author="Mohammad Nayeem Hasan" w:date="2024-01-18T23:22:00Z">
        <w:r w:rsidRPr="006F35B1" w:rsidDel="00494378">
          <w:rPr>
            <w:rFonts w:ascii="Times New Roman" w:hAnsi="Times New Roman" w:cs="Times New Roman"/>
          </w:rPr>
          <w:delText xml:space="preserve">cases reported in Bangladesh </w:delText>
        </w:r>
        <w:r w:rsidR="006D1974" w:rsidDel="00494378">
          <w:rPr>
            <w:rFonts w:ascii="Times New Roman" w:hAnsi="Times New Roman" w:cs="Times New Roman"/>
          </w:rPr>
          <w:delText>in February 2023</w:delText>
        </w:r>
      </w:del>
      <w:del w:id="17" w:author="Mohammad Nayeem Hasan" w:date="2024-01-18T23:23:00Z">
        <w:r w:rsidRPr="006F35B1" w:rsidDel="002C546B">
          <w:rPr>
            <w:rFonts w:ascii="Times New Roman" w:hAnsi="Times New Roman" w:cs="Times New Roman"/>
          </w:rPr>
          <w:delText xml:space="preserve">) *100 </w:delText>
        </w:r>
      </w:del>
    </w:p>
    <w:p w14:paraId="576D5EB9" w14:textId="0E2AF604" w:rsidR="00964183" w:rsidDel="002C546B" w:rsidRDefault="00964183" w:rsidP="00964183">
      <w:pPr>
        <w:spacing w:after="0" w:line="480" w:lineRule="auto"/>
        <w:rPr>
          <w:del w:id="18" w:author="Mohammad Nayeem Hasan" w:date="2024-01-18T23:23:00Z"/>
          <w:rFonts w:ascii="Times New Roman" w:hAnsi="Times New Roman" w:cs="Times New Roman"/>
        </w:rPr>
      </w:pPr>
    </w:p>
    <w:p w14:paraId="19D7B7DA" w14:textId="212CAADB" w:rsidR="00964183" w:rsidRPr="005F3426" w:rsidDel="002C546B" w:rsidRDefault="00964183" w:rsidP="00964183">
      <w:pPr>
        <w:spacing w:after="0" w:line="480" w:lineRule="auto"/>
        <w:rPr>
          <w:del w:id="19" w:author="Mohammad Nayeem Hasan" w:date="2024-01-18T23:23:00Z"/>
          <w:rFonts w:ascii="Times New Roman" w:eastAsiaTheme="minorEastAsia" w:hAnsi="Times New Roman" w:cs="Times New Roman"/>
          <w:sz w:val="24"/>
          <w:szCs w:val="24"/>
        </w:rPr>
      </w:pPr>
    </w:p>
    <w:p w14:paraId="03B4D51B" w14:textId="03C563B5" w:rsidR="00964183" w:rsidRPr="00463370" w:rsidDel="002C546B" w:rsidRDefault="00964183" w:rsidP="00964183">
      <w:pPr>
        <w:spacing w:after="0" w:line="480" w:lineRule="auto"/>
        <w:rPr>
          <w:del w:id="20" w:author="Mohammad Nayeem Hasan" w:date="2024-01-18T23:23:00Z"/>
          <w:rFonts w:ascii="Times New Roman" w:hAnsi="Times New Roman" w:cs="Times New Roman"/>
          <w:sz w:val="24"/>
          <w:szCs w:val="24"/>
        </w:rPr>
      </w:pPr>
      <m:oMathPara>
        <m:oMath>
          <m:r>
            <w:del w:id="21" w:author="Mohammad Nayeem Hasan" w:date="2024-01-18T23:23:00Z">
              <w:rPr>
                <w:rFonts w:ascii="Cambria Math" w:eastAsiaTheme="minorEastAsia" w:hAnsi="Cambria Math" w:cs="Times New Roman"/>
                <w:sz w:val="24"/>
                <w:szCs w:val="24"/>
              </w:rPr>
              <m:t>R</m:t>
            </w:del>
          </m:r>
          <m:sSub>
            <m:sSubPr>
              <m:ctrlPr>
                <w:del w:id="22" w:author="Mohammad Nayeem Hasan" w:date="2024-01-18T23:23:00Z">
                  <w:rPr>
                    <w:rFonts w:ascii="Cambria Math" w:eastAsiaTheme="minorEastAsia" w:hAnsi="Cambria Math" w:cs="Times New Roman"/>
                    <w:i/>
                    <w:sz w:val="24"/>
                    <w:szCs w:val="24"/>
                  </w:rPr>
                </w:del>
              </m:ctrlPr>
            </m:sSubPr>
            <m:e>
              <m:r>
                <w:del w:id="23" w:author="Mohammad Nayeem Hasan" w:date="2024-01-18T23:23:00Z">
                  <w:rPr>
                    <w:rFonts w:ascii="Cambria Math" w:eastAsiaTheme="minorEastAsia" w:hAnsi="Cambria Math" w:cs="Times New Roman"/>
                    <w:sz w:val="24"/>
                    <w:szCs w:val="24"/>
                  </w:rPr>
                  <m:t>C</m:t>
                </w:del>
              </m:r>
            </m:e>
            <m:sub>
              <m:r>
                <w:del w:id="24" w:author="Mohammad Nayeem Hasan" w:date="2024-01-18T23:23:00Z">
                  <w:rPr>
                    <w:rFonts w:ascii="Cambria Math" w:eastAsiaTheme="minorEastAsia" w:hAnsi="Cambria Math" w:cs="Times New Roman"/>
                    <w:sz w:val="24"/>
                    <w:szCs w:val="24"/>
                  </w:rPr>
                  <m:t>t</m:t>
                </w:del>
              </m:r>
            </m:sub>
          </m:sSub>
          <m:r>
            <w:del w:id="25" w:author="Mohammad Nayeem Hasan" w:date="2024-01-18T23:23:00Z">
              <w:rPr>
                <w:rFonts w:ascii="Cambria Math" w:eastAsiaTheme="minorEastAsia" w:hAnsi="Cambria Math" w:cs="Times New Roman"/>
                <w:sz w:val="24"/>
                <w:szCs w:val="24"/>
              </w:rPr>
              <m:t xml:space="preserve">= </m:t>
            </w:del>
          </m:r>
          <m:f>
            <m:fPr>
              <m:ctrlPr>
                <w:del w:id="26" w:author="Mohammad Nayeem Hasan" w:date="2024-01-18T23:23:00Z">
                  <w:rPr>
                    <w:rFonts w:ascii="Cambria Math" w:eastAsiaTheme="minorEastAsia" w:hAnsi="Cambria Math" w:cs="Times New Roman"/>
                    <w:i/>
                    <w:sz w:val="24"/>
                    <w:szCs w:val="24"/>
                  </w:rPr>
                </w:del>
              </m:ctrlPr>
            </m:fPr>
            <m:num>
              <m:sSub>
                <m:sSubPr>
                  <m:ctrlPr>
                    <w:del w:id="27" w:author="Mohammad Nayeem Hasan" w:date="2024-01-18T23:23:00Z">
                      <w:rPr>
                        <w:rFonts w:ascii="Cambria Math" w:eastAsiaTheme="minorEastAsia" w:hAnsi="Cambria Math" w:cs="Times New Roman"/>
                        <w:i/>
                        <w:sz w:val="24"/>
                        <w:szCs w:val="24"/>
                      </w:rPr>
                    </w:del>
                  </m:ctrlPr>
                </m:sSubPr>
                <m:e>
                  <m:r>
                    <w:del w:id="28" w:author="Mohammad Nayeem Hasan" w:date="2024-01-18T23:23:00Z">
                      <w:rPr>
                        <w:rFonts w:ascii="Cambria Math" w:eastAsiaTheme="minorEastAsia" w:hAnsi="Cambria Math" w:cs="Times New Roman"/>
                        <w:sz w:val="24"/>
                        <w:szCs w:val="24"/>
                      </w:rPr>
                      <m:t>CX</m:t>
                    </w:del>
                  </m:r>
                </m:e>
                <m:sub>
                  <m:r>
                    <w:del w:id="29" w:author="Mohammad Nayeem Hasan" w:date="2024-01-18T23:23:00Z">
                      <w:rPr>
                        <w:rFonts w:ascii="Cambria Math" w:eastAsiaTheme="minorEastAsia" w:hAnsi="Cambria Math" w:cs="Times New Roman"/>
                        <w:sz w:val="24"/>
                        <w:szCs w:val="24"/>
                      </w:rPr>
                      <m:t>t</m:t>
                    </w:del>
                  </m:r>
                </m:sub>
              </m:sSub>
              <m:r>
                <w:del w:id="30" w:author="Mohammad Nayeem Hasan" w:date="2024-01-18T23:23:00Z">
                  <w:rPr>
                    <w:rFonts w:ascii="Cambria Math" w:eastAsiaTheme="minorEastAsia" w:hAnsi="Cambria Math" w:cs="Times New Roman"/>
                    <w:sz w:val="24"/>
                    <w:szCs w:val="24"/>
                  </w:rPr>
                  <m:t>+1</m:t>
                </w:del>
              </m:r>
            </m:num>
            <m:den>
              <m:sSub>
                <m:sSubPr>
                  <m:ctrlPr>
                    <w:del w:id="31" w:author="Mohammad Nayeem Hasan" w:date="2024-01-18T23:23:00Z">
                      <w:rPr>
                        <w:rFonts w:ascii="Cambria Math" w:eastAsiaTheme="minorEastAsia" w:hAnsi="Cambria Math" w:cs="Times New Roman"/>
                        <w:i/>
                        <w:sz w:val="24"/>
                        <w:szCs w:val="24"/>
                      </w:rPr>
                    </w:del>
                  </m:ctrlPr>
                </m:sSubPr>
                <m:e>
                  <m:r>
                    <w:del w:id="32" w:author="Mohammad Nayeem Hasan" w:date="2024-01-18T23:23:00Z">
                      <w:rPr>
                        <w:rFonts w:ascii="Cambria Math" w:eastAsiaTheme="minorEastAsia" w:hAnsi="Cambria Math" w:cs="Times New Roman"/>
                        <w:sz w:val="24"/>
                        <w:szCs w:val="24"/>
                      </w:rPr>
                      <m:t>N</m:t>
                    </w:del>
                  </m:r>
                </m:e>
                <m:sub>
                  <m:r>
                    <w:del w:id="33" w:author="Mohammad Nayeem Hasan" w:date="2024-01-18T23:23:00Z">
                      <w:rPr>
                        <w:rFonts w:ascii="Cambria Math" w:eastAsiaTheme="minorEastAsia" w:hAnsi="Cambria Math" w:cs="Times New Roman"/>
                        <w:sz w:val="24"/>
                        <w:szCs w:val="24"/>
                      </w:rPr>
                      <m:t>t</m:t>
                    </w:del>
                  </m:r>
                </m:sub>
              </m:sSub>
              <m:r>
                <w:del w:id="34" w:author="Mohammad Nayeem Hasan" w:date="2024-01-18T23:23:00Z">
                  <w:rPr>
                    <w:rFonts w:ascii="Cambria Math" w:eastAsiaTheme="minorEastAsia" w:hAnsi="Cambria Math" w:cs="Times New Roman"/>
                    <w:sz w:val="24"/>
                    <w:szCs w:val="24"/>
                  </w:rPr>
                  <m:t>+1</m:t>
                </w:del>
              </m:r>
            </m:den>
          </m:f>
        </m:oMath>
      </m:oMathPara>
    </w:p>
    <w:p w14:paraId="4B60150B" w14:textId="468ED671" w:rsidR="00964183" w:rsidDel="002C546B" w:rsidRDefault="00964183" w:rsidP="00964183">
      <w:pPr>
        <w:spacing w:after="0" w:line="480" w:lineRule="auto"/>
        <w:rPr>
          <w:del w:id="35" w:author="Mohammad Nayeem Hasan" w:date="2024-01-18T23:23:00Z"/>
          <w:rFonts w:ascii="Times New Roman" w:hAnsi="Times New Roman" w:cs="Times New Roman"/>
        </w:rPr>
      </w:pPr>
    </w:p>
    <w:p w14:paraId="40143597" w14:textId="6A552F57" w:rsidR="00964183" w:rsidRPr="00191F30" w:rsidDel="002C546B" w:rsidRDefault="00964183" w:rsidP="00964183">
      <w:pPr>
        <w:spacing w:after="0" w:line="480" w:lineRule="auto"/>
        <w:rPr>
          <w:del w:id="36" w:author="Mohammad Nayeem Hasan" w:date="2024-01-18T23:23:00Z"/>
          <w:rFonts w:ascii="Times New Roman" w:hAnsi="Times New Roman" w:cs="Times New Roman"/>
        </w:rPr>
      </w:pPr>
      <w:del w:id="37" w:author="Mohammad Nayeem Hasan" w:date="2024-01-18T23:23:00Z">
        <w:r w:rsidDel="002C546B">
          <w:rPr>
            <w:rFonts w:ascii="Times New Roman" w:hAnsi="Times New Roman" w:cs="Times New Roman"/>
          </w:rPr>
          <w:delText>RC</w:delText>
        </w:r>
        <w:r w:rsidRPr="00BD53D6" w:rsidDel="002C546B">
          <w:rPr>
            <w:rFonts w:ascii="Times New Roman" w:hAnsi="Times New Roman" w:cs="Times New Roman"/>
            <w:vertAlign w:val="subscript"/>
          </w:rPr>
          <w:delText>t</w:delText>
        </w:r>
        <w:r w:rsidDel="002C546B">
          <w:rPr>
            <w:rFonts w:ascii="Times New Roman" w:hAnsi="Times New Roman" w:cs="Times New Roman"/>
            <w:vertAlign w:val="subscript"/>
          </w:rPr>
          <w:delText xml:space="preserve"> </w:delText>
        </w:r>
        <w:r w:rsidDel="002C546B">
          <w:rPr>
            <w:rFonts w:ascii="Times New Roman" w:hAnsi="Times New Roman" w:cs="Times New Roman"/>
          </w:rPr>
          <w:delText>is the relative changes of dengue cases in t month, CX</w:delText>
        </w:r>
        <w:r w:rsidRPr="00CF5DB0" w:rsidDel="002C546B">
          <w:rPr>
            <w:rFonts w:ascii="Times New Roman" w:hAnsi="Times New Roman" w:cs="Times New Roman"/>
            <w:vertAlign w:val="subscript"/>
          </w:rPr>
          <w:delText>t</w:delText>
        </w:r>
        <w:r w:rsidDel="002C546B">
          <w:rPr>
            <w:rFonts w:ascii="Times New Roman" w:hAnsi="Times New Roman" w:cs="Times New Roman"/>
          </w:rPr>
          <w:delText xml:space="preserve"> is the number of dengue cases reported in X city, N</w:delText>
        </w:r>
        <w:r w:rsidRPr="00191F30" w:rsidDel="002C546B">
          <w:rPr>
            <w:rFonts w:ascii="Times New Roman" w:hAnsi="Times New Roman" w:cs="Times New Roman"/>
            <w:vertAlign w:val="subscript"/>
          </w:rPr>
          <w:delText>t</w:delText>
        </w:r>
        <w:r w:rsidDel="002C546B">
          <w:rPr>
            <w:rFonts w:ascii="Times New Roman" w:hAnsi="Times New Roman" w:cs="Times New Roman"/>
            <w:vertAlign w:val="subscript"/>
          </w:rPr>
          <w:delText xml:space="preserve"> </w:delText>
        </w:r>
        <w:r w:rsidDel="002C546B">
          <w:rPr>
            <w:rFonts w:ascii="Times New Roman" w:hAnsi="Times New Roman" w:cs="Times New Roman"/>
          </w:rPr>
          <w:delText xml:space="preserve">is the total number of cases in Bangladesh in t month. To avoid any complication of 0 cases </w:delText>
        </w:r>
        <w:r w:rsidR="00E8617C" w:rsidDel="002C546B">
          <w:rPr>
            <w:rFonts w:ascii="Times New Roman" w:hAnsi="Times New Roman" w:cs="Times New Roman"/>
          </w:rPr>
          <w:delText xml:space="preserve">in any city in any month </w:delText>
        </w:r>
        <w:r w:rsidDel="002C546B">
          <w:rPr>
            <w:rFonts w:ascii="Times New Roman" w:hAnsi="Times New Roman" w:cs="Times New Roman"/>
          </w:rPr>
          <w:delText>we added 1</w:delText>
        </w:r>
        <w:r w:rsidR="00E8617C" w:rsidDel="002C546B">
          <w:rPr>
            <w:rFonts w:ascii="Times New Roman" w:hAnsi="Times New Roman" w:cs="Times New Roman"/>
          </w:rPr>
          <w:delText xml:space="preserve"> dengue </w:delText>
        </w:r>
        <w:r w:rsidR="009C103A" w:rsidDel="002C546B">
          <w:rPr>
            <w:rFonts w:ascii="Times New Roman" w:hAnsi="Times New Roman" w:cs="Times New Roman"/>
          </w:rPr>
          <w:delText>case</w:delText>
        </w:r>
        <w:r w:rsidR="00E8617C" w:rsidDel="002C546B">
          <w:rPr>
            <w:rFonts w:ascii="Times New Roman" w:hAnsi="Times New Roman" w:cs="Times New Roman"/>
          </w:rPr>
          <w:delText xml:space="preserve"> </w:delText>
        </w:r>
        <w:r w:rsidDel="002C546B">
          <w:rPr>
            <w:rFonts w:ascii="Times New Roman" w:hAnsi="Times New Roman" w:cs="Times New Roman"/>
          </w:rPr>
          <w:delText xml:space="preserve">in both numerator and denominator. </w:delText>
        </w:r>
      </w:del>
    </w:p>
    <w:p w14:paraId="598D6AF8" w14:textId="77777777" w:rsidR="00C8333B" w:rsidRDefault="00C8333B" w:rsidP="00FB72CA">
      <w:pPr>
        <w:spacing w:after="0" w:line="480" w:lineRule="auto"/>
        <w:rPr>
          <w:ins w:id="38" w:author="Mohammad Nayeem Hasan" w:date="2024-01-18T23:19:00Z"/>
          <w:rFonts w:ascii="Times New Roman" w:hAnsi="Times New Roman" w:cs="Times New Roman"/>
          <w:sz w:val="28"/>
          <w:szCs w:val="28"/>
        </w:rPr>
      </w:pPr>
    </w:p>
    <w:p w14:paraId="7DF8AF1A" w14:textId="77777777" w:rsidR="002C546B" w:rsidRDefault="002C546B" w:rsidP="002C546B">
      <w:pPr>
        <w:spacing w:after="0" w:line="480" w:lineRule="auto"/>
        <w:rPr>
          <w:ins w:id="39" w:author="Mohammad Nayeem Hasan" w:date="2024-01-18T23:24:00Z"/>
          <w:rFonts w:ascii="Times New Roman" w:hAnsi="Times New Roman" w:cs="Times New Roman"/>
          <w:b/>
          <w:bCs/>
        </w:rPr>
      </w:pPr>
      <w:ins w:id="40" w:author="Mohammad Nayeem Hasan" w:date="2024-01-18T23:24:00Z">
        <w:r w:rsidRPr="0082501A">
          <w:rPr>
            <w:rFonts w:ascii="Times New Roman" w:hAnsi="Times New Roman" w:cs="Times New Roman"/>
            <w:b/>
            <w:bCs/>
          </w:rPr>
          <w:t xml:space="preserve">Relative increase of dengue cases by division </w:t>
        </w:r>
      </w:ins>
    </w:p>
    <w:p w14:paraId="789EB7CE" w14:textId="77777777" w:rsidR="00494378" w:rsidRDefault="00494378" w:rsidP="00494378">
      <w:pPr>
        <w:spacing w:after="0" w:line="480" w:lineRule="auto"/>
        <w:rPr>
          <w:ins w:id="41" w:author="Mohammad Nayeem Hasan" w:date="2024-01-18T23:19:00Z"/>
          <w:rFonts w:ascii="Times New Roman" w:hAnsi="Times New Roman" w:cs="Times New Roman"/>
        </w:rPr>
      </w:pPr>
      <w:ins w:id="42" w:author="Mohammad Nayeem Hasan" w:date="2024-01-18T23:19:00Z">
        <w:r w:rsidRPr="00667971">
          <w:rPr>
            <w:rFonts w:ascii="Times New Roman" w:hAnsi="Times New Roman" w:cs="Times New Roman"/>
          </w:rPr>
          <w:t xml:space="preserve">We have estimated </w:t>
        </w:r>
        <w:r>
          <w:rPr>
            <w:rFonts w:ascii="Times New Roman" w:hAnsi="Times New Roman" w:cs="Times New Roman"/>
          </w:rPr>
          <w:t xml:space="preserve">monthly </w:t>
        </w:r>
        <w:r w:rsidRPr="00667971">
          <w:rPr>
            <w:rFonts w:ascii="Times New Roman" w:hAnsi="Times New Roman" w:cs="Times New Roman"/>
          </w:rPr>
          <w:t xml:space="preserve">relative changes </w:t>
        </w:r>
        <w:r>
          <w:rPr>
            <w:rFonts w:ascii="Times New Roman" w:hAnsi="Times New Roman" w:cs="Times New Roman"/>
          </w:rPr>
          <w:t xml:space="preserve">in </w:t>
        </w:r>
        <w:r w:rsidRPr="00667971">
          <w:rPr>
            <w:rFonts w:ascii="Times New Roman" w:hAnsi="Times New Roman" w:cs="Times New Roman"/>
          </w:rPr>
          <w:t>dengue cases in each division. The relative changes (</w:t>
        </w:r>
        <w:r>
          <w:rPr>
            <w:rFonts w:ascii="Times New Roman" w:hAnsi="Times New Roman" w:cs="Times New Roman"/>
          </w:rPr>
          <w:t xml:space="preserve">an </w:t>
        </w:r>
        <w:r w:rsidRPr="00667971">
          <w:rPr>
            <w:rFonts w:ascii="Times New Roman" w:hAnsi="Times New Roman" w:cs="Times New Roman"/>
          </w:rPr>
          <w:t xml:space="preserve">increase </w:t>
        </w:r>
        <w:r>
          <w:rPr>
            <w:rFonts w:ascii="Times New Roman" w:hAnsi="Times New Roman" w:cs="Times New Roman"/>
          </w:rPr>
          <w:t>or</w:t>
        </w:r>
        <w:r w:rsidRPr="00667971">
          <w:rPr>
            <w:rFonts w:ascii="Times New Roman" w:hAnsi="Times New Roman" w:cs="Times New Roman"/>
          </w:rPr>
          <w:t xml:space="preserve"> decrease) of </w:t>
        </w:r>
        <w:r>
          <w:rPr>
            <w:rFonts w:ascii="Times New Roman" w:hAnsi="Times New Roman" w:cs="Times New Roman"/>
          </w:rPr>
          <w:t>a division (</w:t>
        </w:r>
        <w:proofErr w:type="spellStart"/>
        <w:proofErr w:type="gramStart"/>
        <w:r>
          <w:rPr>
            <w:rFonts w:ascii="Times New Roman" w:hAnsi="Times New Roman" w:cs="Times New Roman"/>
          </w:rPr>
          <w:t>e,g</w:t>
        </w:r>
        <w:proofErr w:type="spellEnd"/>
        <w:r>
          <w:rPr>
            <w:rFonts w:ascii="Times New Roman" w:hAnsi="Times New Roman" w:cs="Times New Roman"/>
          </w:rPr>
          <w:t>.</w:t>
        </w:r>
        <w:proofErr w:type="gramEnd"/>
        <w:r>
          <w:rPr>
            <w:rFonts w:ascii="Times New Roman" w:hAnsi="Times New Roman" w:cs="Times New Roman"/>
          </w:rPr>
          <w:t xml:space="preserve"> Chattogram) of dengue c</w:t>
        </w:r>
        <w:r w:rsidRPr="00667971">
          <w:rPr>
            <w:rFonts w:ascii="Times New Roman" w:hAnsi="Times New Roman" w:cs="Times New Roman"/>
          </w:rPr>
          <w:t xml:space="preserve">ases </w:t>
        </w:r>
        <w:r>
          <w:rPr>
            <w:rFonts w:ascii="Times New Roman" w:hAnsi="Times New Roman" w:cs="Times New Roman"/>
          </w:rPr>
          <w:t xml:space="preserve">for a month (e.g. February) </w:t>
        </w:r>
        <w:r w:rsidRPr="00667971">
          <w:rPr>
            <w:rFonts w:ascii="Times New Roman" w:hAnsi="Times New Roman" w:cs="Times New Roman"/>
          </w:rPr>
          <w:t>were estimated with the formula</w:t>
        </w:r>
        <w:r>
          <w:rPr>
            <w:rFonts w:ascii="Times New Roman" w:hAnsi="Times New Roman" w:cs="Times New Roman"/>
          </w:rPr>
          <w:t xml:space="preserve"> as shown below -</w:t>
        </w:r>
        <w:r>
          <w:rPr>
            <w:rFonts w:ascii="Times New Roman" w:hAnsi="Times New Roman" w:cs="Times New Roman"/>
            <w:b/>
            <w:bCs/>
          </w:rPr>
          <w:t xml:space="preserve"> </w:t>
        </w:r>
        <w:r w:rsidRPr="006F35B1">
          <w:rPr>
            <w:rFonts w:ascii="Times New Roman" w:hAnsi="Times New Roman" w:cs="Times New Roman"/>
          </w:rPr>
          <w:t>(</w:t>
        </w:r>
        <w:r>
          <w:rPr>
            <w:rFonts w:ascii="Times New Roman" w:hAnsi="Times New Roman" w:cs="Times New Roman"/>
          </w:rPr>
          <w:t>Total number of cases reported in Chattogram division in February 2023</w:t>
        </w:r>
        <w:r w:rsidRPr="006F35B1">
          <w:rPr>
            <w:rFonts w:ascii="Times New Roman" w:hAnsi="Times New Roman" w:cs="Times New Roman"/>
          </w:rPr>
          <w:t xml:space="preserve">) / Total number of cases reported in Bangladesh </w:t>
        </w:r>
        <w:r>
          <w:rPr>
            <w:rFonts w:ascii="Times New Roman" w:hAnsi="Times New Roman" w:cs="Times New Roman"/>
          </w:rPr>
          <w:t>in February 2023</w:t>
        </w:r>
        <w:r w:rsidRPr="006F35B1">
          <w:rPr>
            <w:rFonts w:ascii="Times New Roman" w:hAnsi="Times New Roman" w:cs="Times New Roman"/>
          </w:rPr>
          <w:t xml:space="preserve">) *100 </w:t>
        </w:r>
      </w:ins>
    </w:p>
    <w:p w14:paraId="7BFE6559" w14:textId="77777777" w:rsidR="00494378" w:rsidRDefault="00494378" w:rsidP="00494378">
      <w:pPr>
        <w:spacing w:after="0" w:line="480" w:lineRule="auto"/>
        <w:rPr>
          <w:ins w:id="43" w:author="Mohammad Nayeem Hasan" w:date="2024-01-18T23:19:00Z"/>
          <w:rFonts w:ascii="Times New Roman" w:hAnsi="Times New Roman" w:cs="Times New Roman"/>
        </w:rPr>
      </w:pPr>
    </w:p>
    <w:p w14:paraId="69830FED" w14:textId="77777777" w:rsidR="00494378" w:rsidRPr="005F3426" w:rsidRDefault="00494378" w:rsidP="00494378">
      <w:pPr>
        <w:spacing w:after="0" w:line="480" w:lineRule="auto"/>
        <w:rPr>
          <w:ins w:id="44" w:author="Mohammad Nayeem Hasan" w:date="2024-01-18T23:19:00Z"/>
          <w:rFonts w:ascii="Times New Roman" w:eastAsiaTheme="minorEastAsia" w:hAnsi="Times New Roman" w:cs="Times New Roman"/>
          <w:sz w:val="24"/>
          <w:szCs w:val="24"/>
        </w:rPr>
      </w:pPr>
    </w:p>
    <w:p w14:paraId="6406D608" w14:textId="77777777" w:rsidR="00494378" w:rsidRPr="00463370" w:rsidRDefault="00494378" w:rsidP="00494378">
      <w:pPr>
        <w:spacing w:after="0" w:line="480" w:lineRule="auto"/>
        <w:rPr>
          <w:ins w:id="45" w:author="Mohammad Nayeem Hasan" w:date="2024-01-18T23:19:00Z"/>
          <w:rFonts w:ascii="Times New Roman" w:hAnsi="Times New Roman" w:cs="Times New Roman"/>
          <w:sz w:val="24"/>
          <w:szCs w:val="24"/>
        </w:rPr>
      </w:pPr>
      <m:oMathPara>
        <m:oMath>
          <m:r>
            <w:ins w:id="46" w:author="Mohammad Nayeem Hasan" w:date="2024-01-18T23:19:00Z">
              <w:rPr>
                <w:rFonts w:ascii="Cambria Math" w:eastAsiaTheme="minorEastAsia" w:hAnsi="Cambria Math" w:cs="Times New Roman"/>
                <w:sz w:val="24"/>
                <w:szCs w:val="24"/>
              </w:rPr>
              <w:lastRenderedPageBreak/>
              <m:t>R</m:t>
            </w:ins>
          </m:r>
          <m:sSub>
            <m:sSubPr>
              <m:ctrlPr>
                <w:ins w:id="47" w:author="Mohammad Nayeem Hasan" w:date="2024-01-18T23:19:00Z">
                  <w:rPr>
                    <w:rFonts w:ascii="Cambria Math" w:eastAsiaTheme="minorEastAsia" w:hAnsi="Cambria Math" w:cs="Times New Roman"/>
                    <w:i/>
                    <w:sz w:val="24"/>
                    <w:szCs w:val="24"/>
                  </w:rPr>
                </w:ins>
              </m:ctrlPr>
            </m:sSubPr>
            <m:e>
              <m:r>
                <w:ins w:id="48" w:author="Mohammad Nayeem Hasan" w:date="2024-01-18T23:19:00Z">
                  <w:rPr>
                    <w:rFonts w:ascii="Cambria Math" w:eastAsiaTheme="minorEastAsia" w:hAnsi="Cambria Math" w:cs="Times New Roman"/>
                    <w:sz w:val="24"/>
                    <w:szCs w:val="24"/>
                  </w:rPr>
                  <m:t>C</m:t>
                </w:ins>
              </m:r>
            </m:e>
            <m:sub>
              <m:r>
                <w:ins w:id="49" w:author="Mohammad Nayeem Hasan" w:date="2024-01-18T23:19:00Z">
                  <w:rPr>
                    <w:rFonts w:ascii="Cambria Math" w:eastAsiaTheme="minorEastAsia" w:hAnsi="Cambria Math" w:cs="Times New Roman"/>
                    <w:sz w:val="24"/>
                    <w:szCs w:val="24"/>
                  </w:rPr>
                  <m:t>t</m:t>
                </w:ins>
              </m:r>
            </m:sub>
          </m:sSub>
          <m:r>
            <w:ins w:id="50" w:author="Mohammad Nayeem Hasan" w:date="2024-01-18T23:19:00Z">
              <w:rPr>
                <w:rFonts w:ascii="Cambria Math" w:eastAsiaTheme="minorEastAsia" w:hAnsi="Cambria Math" w:cs="Times New Roman"/>
                <w:sz w:val="24"/>
                <w:szCs w:val="24"/>
              </w:rPr>
              <m:t xml:space="preserve">= </m:t>
            </w:ins>
          </m:r>
          <m:f>
            <m:fPr>
              <m:ctrlPr>
                <w:ins w:id="51" w:author="Mohammad Nayeem Hasan" w:date="2024-01-18T23:19:00Z">
                  <w:rPr>
                    <w:rFonts w:ascii="Cambria Math" w:eastAsiaTheme="minorEastAsia" w:hAnsi="Cambria Math" w:cs="Times New Roman"/>
                    <w:i/>
                    <w:sz w:val="24"/>
                    <w:szCs w:val="24"/>
                  </w:rPr>
                </w:ins>
              </m:ctrlPr>
            </m:fPr>
            <m:num>
              <m:sSub>
                <m:sSubPr>
                  <m:ctrlPr>
                    <w:ins w:id="52" w:author="Mohammad Nayeem Hasan" w:date="2024-01-18T23:19:00Z">
                      <w:rPr>
                        <w:rFonts w:ascii="Cambria Math" w:eastAsiaTheme="minorEastAsia" w:hAnsi="Cambria Math" w:cs="Times New Roman"/>
                        <w:i/>
                        <w:sz w:val="24"/>
                        <w:szCs w:val="24"/>
                      </w:rPr>
                    </w:ins>
                  </m:ctrlPr>
                </m:sSubPr>
                <m:e>
                  <m:r>
                    <w:ins w:id="53" w:author="Mohammad Nayeem Hasan" w:date="2024-01-18T23:19:00Z">
                      <w:rPr>
                        <w:rFonts w:ascii="Cambria Math" w:eastAsiaTheme="minorEastAsia" w:hAnsi="Cambria Math" w:cs="Times New Roman"/>
                        <w:sz w:val="24"/>
                        <w:szCs w:val="24"/>
                      </w:rPr>
                      <m:t>CX</m:t>
                    </w:ins>
                  </m:r>
                </m:e>
                <m:sub>
                  <m:r>
                    <w:ins w:id="54" w:author="Mohammad Nayeem Hasan" w:date="2024-01-18T23:19:00Z">
                      <w:rPr>
                        <w:rFonts w:ascii="Cambria Math" w:eastAsiaTheme="minorEastAsia" w:hAnsi="Cambria Math" w:cs="Times New Roman"/>
                        <w:sz w:val="24"/>
                        <w:szCs w:val="24"/>
                      </w:rPr>
                      <m:t>t</m:t>
                    </w:ins>
                  </m:r>
                </m:sub>
              </m:sSub>
              <m:r>
                <w:ins w:id="55" w:author="Mohammad Nayeem Hasan" w:date="2024-01-18T23:19:00Z">
                  <w:rPr>
                    <w:rFonts w:ascii="Cambria Math" w:eastAsiaTheme="minorEastAsia" w:hAnsi="Cambria Math" w:cs="Times New Roman"/>
                    <w:sz w:val="24"/>
                    <w:szCs w:val="24"/>
                  </w:rPr>
                  <m:t>+1</m:t>
                </w:ins>
              </m:r>
            </m:num>
            <m:den>
              <m:sSub>
                <m:sSubPr>
                  <m:ctrlPr>
                    <w:ins w:id="56" w:author="Mohammad Nayeem Hasan" w:date="2024-01-18T23:19:00Z">
                      <w:rPr>
                        <w:rFonts w:ascii="Cambria Math" w:eastAsiaTheme="minorEastAsia" w:hAnsi="Cambria Math" w:cs="Times New Roman"/>
                        <w:i/>
                        <w:sz w:val="24"/>
                        <w:szCs w:val="24"/>
                      </w:rPr>
                    </w:ins>
                  </m:ctrlPr>
                </m:sSubPr>
                <m:e>
                  <m:r>
                    <w:ins w:id="57" w:author="Mohammad Nayeem Hasan" w:date="2024-01-18T23:19:00Z">
                      <w:rPr>
                        <w:rFonts w:ascii="Cambria Math" w:eastAsiaTheme="minorEastAsia" w:hAnsi="Cambria Math" w:cs="Times New Roman"/>
                        <w:sz w:val="24"/>
                        <w:szCs w:val="24"/>
                      </w:rPr>
                      <m:t>N</m:t>
                    </w:ins>
                  </m:r>
                </m:e>
                <m:sub>
                  <m:r>
                    <w:ins w:id="58" w:author="Mohammad Nayeem Hasan" w:date="2024-01-18T23:19:00Z">
                      <w:rPr>
                        <w:rFonts w:ascii="Cambria Math" w:eastAsiaTheme="minorEastAsia" w:hAnsi="Cambria Math" w:cs="Times New Roman"/>
                        <w:sz w:val="24"/>
                        <w:szCs w:val="24"/>
                      </w:rPr>
                      <m:t>t</m:t>
                    </w:ins>
                  </m:r>
                </m:sub>
              </m:sSub>
              <m:r>
                <w:ins w:id="59" w:author="Mohammad Nayeem Hasan" w:date="2024-01-18T23:19:00Z">
                  <w:rPr>
                    <w:rFonts w:ascii="Cambria Math" w:eastAsiaTheme="minorEastAsia" w:hAnsi="Cambria Math" w:cs="Times New Roman"/>
                    <w:sz w:val="24"/>
                    <w:szCs w:val="24"/>
                  </w:rPr>
                  <m:t>+1</m:t>
                </w:ins>
              </m:r>
            </m:den>
          </m:f>
        </m:oMath>
      </m:oMathPara>
    </w:p>
    <w:p w14:paraId="754DD010" w14:textId="77777777" w:rsidR="00494378" w:rsidRDefault="00494378" w:rsidP="00494378">
      <w:pPr>
        <w:spacing w:after="0" w:line="480" w:lineRule="auto"/>
        <w:rPr>
          <w:ins w:id="60" w:author="Mohammad Nayeem Hasan" w:date="2024-01-18T23:19:00Z"/>
          <w:rFonts w:ascii="Times New Roman" w:hAnsi="Times New Roman" w:cs="Times New Roman"/>
        </w:rPr>
      </w:pPr>
    </w:p>
    <w:p w14:paraId="4533E9E0" w14:textId="77777777" w:rsidR="00494378" w:rsidRDefault="00494378" w:rsidP="00494378">
      <w:pPr>
        <w:spacing w:after="0" w:line="480" w:lineRule="auto"/>
        <w:rPr>
          <w:ins w:id="61" w:author="Mohammad Nayeem Hasan" w:date="2024-01-18T23:23:00Z"/>
          <w:rFonts w:ascii="Times New Roman" w:hAnsi="Times New Roman" w:cs="Times New Roman"/>
        </w:rPr>
      </w:pPr>
      <w:ins w:id="62" w:author="Mohammad Nayeem Hasan" w:date="2024-01-18T23:19:00Z">
        <w:r>
          <w:rPr>
            <w:rFonts w:ascii="Times New Roman" w:hAnsi="Times New Roman" w:cs="Times New Roman"/>
          </w:rPr>
          <w:t>RC</w:t>
        </w:r>
        <w:r w:rsidRPr="00BD53D6">
          <w:rPr>
            <w:rFonts w:ascii="Times New Roman" w:hAnsi="Times New Roman" w:cs="Times New Roman"/>
            <w:vertAlign w:val="subscript"/>
          </w:rPr>
          <w:t>t</w:t>
        </w:r>
        <w:r>
          <w:rPr>
            <w:rFonts w:ascii="Times New Roman" w:hAnsi="Times New Roman" w:cs="Times New Roman"/>
            <w:vertAlign w:val="subscript"/>
          </w:rPr>
          <w:t xml:space="preserve"> </w:t>
        </w:r>
        <w:r>
          <w:rPr>
            <w:rFonts w:ascii="Times New Roman" w:hAnsi="Times New Roman" w:cs="Times New Roman"/>
          </w:rPr>
          <w:t xml:space="preserve">is the relative changes of dengue cases in t month, </w:t>
        </w:r>
        <w:proofErr w:type="spellStart"/>
        <w:r>
          <w:rPr>
            <w:rFonts w:ascii="Times New Roman" w:hAnsi="Times New Roman" w:cs="Times New Roman"/>
          </w:rPr>
          <w:t>CX</w:t>
        </w:r>
        <w:r w:rsidRPr="00CF5DB0">
          <w:rPr>
            <w:rFonts w:ascii="Times New Roman" w:hAnsi="Times New Roman" w:cs="Times New Roman"/>
            <w:vertAlign w:val="subscript"/>
          </w:rPr>
          <w:t>t</w:t>
        </w:r>
        <w:proofErr w:type="spellEnd"/>
        <w:r>
          <w:rPr>
            <w:rFonts w:ascii="Times New Roman" w:hAnsi="Times New Roman" w:cs="Times New Roman"/>
          </w:rPr>
          <w:t xml:space="preserve"> is the number of dengue cases reported in X city, </w:t>
        </w:r>
        <w:proofErr w:type="spellStart"/>
        <w:r>
          <w:rPr>
            <w:rFonts w:ascii="Times New Roman" w:hAnsi="Times New Roman" w:cs="Times New Roman"/>
          </w:rPr>
          <w:t>N</w:t>
        </w:r>
        <w:r w:rsidRPr="00191F30">
          <w:rPr>
            <w:rFonts w:ascii="Times New Roman" w:hAnsi="Times New Roman" w:cs="Times New Roman"/>
            <w:vertAlign w:val="subscript"/>
          </w:rPr>
          <w:t>t</w:t>
        </w:r>
        <w:proofErr w:type="spellEnd"/>
        <w:r>
          <w:rPr>
            <w:rFonts w:ascii="Times New Roman" w:hAnsi="Times New Roman" w:cs="Times New Roman"/>
            <w:vertAlign w:val="subscript"/>
          </w:rPr>
          <w:t xml:space="preserve"> </w:t>
        </w:r>
        <w:r>
          <w:rPr>
            <w:rFonts w:ascii="Times New Roman" w:hAnsi="Times New Roman" w:cs="Times New Roman"/>
          </w:rPr>
          <w:t xml:space="preserve">is the total number of cases in Bangladesh in t month. To avoid any complication of 0 cases in any city in any month we added 1 dengue case in both numerator and denominator. </w:t>
        </w:r>
      </w:ins>
    </w:p>
    <w:p w14:paraId="3AD3C39C" w14:textId="77777777" w:rsidR="002C546B" w:rsidRDefault="002C546B" w:rsidP="00494378">
      <w:pPr>
        <w:spacing w:after="0" w:line="480" w:lineRule="auto"/>
        <w:rPr>
          <w:ins w:id="63" w:author="Mohammad Nayeem Hasan" w:date="2024-01-18T23:23:00Z"/>
          <w:rFonts w:ascii="Times New Roman" w:hAnsi="Times New Roman" w:cs="Times New Roman"/>
        </w:rPr>
      </w:pPr>
    </w:p>
    <w:p w14:paraId="612107DF" w14:textId="03E98CE8" w:rsidR="002C546B" w:rsidRDefault="002C546B" w:rsidP="002C546B">
      <w:pPr>
        <w:spacing w:after="0" w:line="480" w:lineRule="auto"/>
        <w:rPr>
          <w:ins w:id="64" w:author="Mohammad Nayeem Hasan" w:date="2024-01-18T23:23:00Z"/>
          <w:rFonts w:ascii="Times New Roman" w:hAnsi="Times New Roman" w:cs="Times New Roman"/>
          <w:b/>
          <w:bCs/>
        </w:rPr>
      </w:pPr>
      <w:ins w:id="65" w:author="Mohammad Nayeem Hasan" w:date="2024-01-18T23:24:00Z">
        <w:r>
          <w:rPr>
            <w:rFonts w:ascii="Times New Roman" w:hAnsi="Times New Roman" w:cs="Times New Roman"/>
            <w:b/>
            <w:bCs/>
          </w:rPr>
          <w:t>Incidence rate</w:t>
        </w:r>
      </w:ins>
      <w:ins w:id="66" w:author="Mohammad Nayeem Hasan" w:date="2024-01-18T23:23:00Z">
        <w:r w:rsidRPr="0082501A">
          <w:rPr>
            <w:rFonts w:ascii="Times New Roman" w:hAnsi="Times New Roman" w:cs="Times New Roman"/>
            <w:b/>
            <w:bCs/>
          </w:rPr>
          <w:t xml:space="preserve"> </w:t>
        </w:r>
      </w:ins>
    </w:p>
    <w:p w14:paraId="5A99B1D9" w14:textId="6D9A134A" w:rsidR="002C546B" w:rsidRPr="00191F30" w:rsidRDefault="002C546B" w:rsidP="00494378">
      <w:pPr>
        <w:spacing w:after="0" w:line="480" w:lineRule="auto"/>
        <w:rPr>
          <w:ins w:id="67" w:author="Mohammad Nayeem Hasan" w:date="2024-01-18T23:19:00Z"/>
          <w:rFonts w:ascii="Times New Roman" w:hAnsi="Times New Roman" w:cs="Times New Roman"/>
        </w:rPr>
      </w:pPr>
      <w:ins w:id="68" w:author="Mohammad Nayeem Hasan" w:date="2024-01-18T23:23:00Z">
        <w:r w:rsidRPr="00494378">
          <w:rPr>
            <w:rFonts w:ascii="Times New Roman" w:hAnsi="Times New Roman" w:cs="Times New Roman"/>
          </w:rPr>
          <w:t>Incidence</w:t>
        </w:r>
        <w:r>
          <w:rPr>
            <w:rFonts w:ascii="Times New Roman" w:hAnsi="Times New Roman" w:cs="Times New Roman"/>
          </w:rPr>
          <w:t xml:space="preserve"> </w:t>
        </w:r>
        <w:r w:rsidRPr="00494378">
          <w:rPr>
            <w:rFonts w:ascii="Times New Roman" w:hAnsi="Times New Roman" w:cs="Times New Roman"/>
          </w:rPr>
          <w:t>measures the rate of occurrence of new cases of a disease or condition.</w:t>
        </w:r>
        <w:r>
          <w:rPr>
            <w:rFonts w:ascii="Times New Roman" w:hAnsi="Times New Roman" w:cs="Times New Roman"/>
          </w:rPr>
          <w:t xml:space="preserve"> </w:t>
        </w:r>
        <w:r w:rsidRPr="00494378">
          <w:rPr>
            <w:rFonts w:ascii="Times New Roman" w:hAnsi="Times New Roman" w:cs="Times New Roman"/>
          </w:rPr>
          <w:t>Incidence is</w:t>
        </w:r>
        <w:r>
          <w:rPr>
            <w:rFonts w:ascii="Times New Roman" w:hAnsi="Times New Roman" w:cs="Times New Roman"/>
          </w:rPr>
          <w:t xml:space="preserve"> </w:t>
        </w:r>
        <w:r w:rsidRPr="00494378">
          <w:rPr>
            <w:rFonts w:ascii="Times New Roman" w:hAnsi="Times New Roman" w:cs="Times New Roman"/>
          </w:rPr>
          <w:t>calculated as the number of new cases of a disease or condition in</w:t>
        </w:r>
        <w:r>
          <w:rPr>
            <w:rFonts w:ascii="Times New Roman" w:hAnsi="Times New Roman" w:cs="Times New Roman"/>
          </w:rPr>
          <w:t xml:space="preserve"> </w:t>
        </w:r>
        <w:r w:rsidRPr="00494378">
          <w:rPr>
            <w:rFonts w:ascii="Times New Roman" w:hAnsi="Times New Roman" w:cs="Times New Roman"/>
          </w:rPr>
          <w:t>a speci</w:t>
        </w:r>
        <w:r>
          <w:rPr>
            <w:rFonts w:ascii="Times New Roman" w:hAnsi="Times New Roman" w:cs="Times New Roman"/>
          </w:rPr>
          <w:t>f</w:t>
        </w:r>
        <w:r w:rsidRPr="00494378">
          <w:rPr>
            <w:rFonts w:ascii="Times New Roman" w:hAnsi="Times New Roman" w:cs="Times New Roman"/>
          </w:rPr>
          <w:t>ied time period (usually a</w:t>
        </w:r>
        <w:r>
          <w:rPr>
            <w:rFonts w:ascii="Times New Roman" w:hAnsi="Times New Roman" w:cs="Times New Roman"/>
          </w:rPr>
          <w:t xml:space="preserve"> </w:t>
        </w:r>
        <w:r w:rsidRPr="00494378">
          <w:rPr>
            <w:rFonts w:ascii="Times New Roman" w:hAnsi="Times New Roman" w:cs="Times New Roman"/>
          </w:rPr>
          <w:t>year) divided by the size of the population</w:t>
        </w:r>
        <w:r>
          <w:rPr>
            <w:rFonts w:ascii="Times New Roman" w:hAnsi="Times New Roman" w:cs="Times New Roman"/>
          </w:rPr>
          <w:t xml:space="preserve"> </w:t>
        </w:r>
        <w:r w:rsidRPr="00494378">
          <w:rPr>
            <w:rFonts w:ascii="Times New Roman" w:hAnsi="Times New Roman" w:cs="Times New Roman"/>
          </w:rPr>
          <w:t xml:space="preserve">under consideration who are initially disease free. </w:t>
        </w:r>
        <w:r>
          <w:rPr>
            <w:rFonts w:ascii="Times New Roman" w:hAnsi="Times New Roman" w:cs="Times New Roman"/>
          </w:rPr>
          <w:t>Incidence rate w</w:t>
        </w:r>
        <w:r w:rsidRPr="00494378">
          <w:rPr>
            <w:rFonts w:ascii="Times New Roman" w:hAnsi="Times New Roman" w:cs="Times New Roman"/>
          </w:rPr>
          <w:t>as</w:t>
        </w:r>
        <w:r w:rsidRPr="00667971">
          <w:rPr>
            <w:rFonts w:ascii="Times New Roman" w:hAnsi="Times New Roman" w:cs="Times New Roman"/>
          </w:rPr>
          <w:t xml:space="preserve"> estimated with the formula</w:t>
        </w:r>
        <w:r>
          <w:rPr>
            <w:rFonts w:ascii="Times New Roman" w:hAnsi="Times New Roman" w:cs="Times New Roman"/>
          </w:rPr>
          <w:t xml:space="preserve"> as shown below -</w:t>
        </w:r>
        <w:r>
          <w:rPr>
            <w:rFonts w:ascii="Times New Roman" w:hAnsi="Times New Roman" w:cs="Times New Roman"/>
            <w:b/>
            <w:bCs/>
          </w:rPr>
          <w:t xml:space="preserve"> </w:t>
        </w:r>
        <w:r w:rsidRPr="006F35B1">
          <w:rPr>
            <w:rFonts w:ascii="Times New Roman" w:hAnsi="Times New Roman" w:cs="Times New Roman"/>
          </w:rPr>
          <w:t>(</w:t>
        </w:r>
        <w:r>
          <w:rPr>
            <w:rFonts w:ascii="Times New Roman" w:hAnsi="Times New Roman" w:cs="Times New Roman"/>
          </w:rPr>
          <w:t>The incidence of dengue in a district in 2023</w:t>
        </w:r>
        <w:r w:rsidRPr="006F35B1">
          <w:rPr>
            <w:rFonts w:ascii="Times New Roman" w:hAnsi="Times New Roman" w:cs="Times New Roman"/>
          </w:rPr>
          <w:t xml:space="preserve">) / Total number of </w:t>
        </w:r>
      </w:ins>
      <w:ins w:id="69" w:author="Mohammad Nayeem Hasan" w:date="2024-01-18T23:24:00Z">
        <w:r>
          <w:rPr>
            <w:rFonts w:ascii="Times New Roman" w:hAnsi="Times New Roman" w:cs="Times New Roman"/>
          </w:rPr>
          <w:t>populations</w:t>
        </w:r>
      </w:ins>
      <w:ins w:id="70" w:author="Mohammad Nayeem Hasan" w:date="2024-01-18T23:23:00Z">
        <w:r>
          <w:rPr>
            <w:rFonts w:ascii="Times New Roman" w:hAnsi="Times New Roman" w:cs="Times New Roman"/>
          </w:rPr>
          <w:t xml:space="preserve"> of that district</w:t>
        </w:r>
        <w:r w:rsidRPr="006F35B1">
          <w:rPr>
            <w:rFonts w:ascii="Times New Roman" w:hAnsi="Times New Roman" w:cs="Times New Roman"/>
          </w:rPr>
          <w:t xml:space="preserve">) *100 </w:t>
        </w:r>
      </w:ins>
      <w:ins w:id="71" w:author="Mohammad Nayeem Hasan" w:date="2024-01-18T23:25:00Z">
        <w:r>
          <w:rPr>
            <w:rFonts w:ascii="Times New Roman" w:hAnsi="Times New Roman" w:cs="Times New Roman"/>
          </w:rPr>
          <w:t>(</w:t>
        </w:r>
        <w:r w:rsidRPr="002C546B">
          <w:rPr>
            <w:rFonts w:ascii="Times New Roman" w:hAnsi="Times New Roman" w:cs="Times New Roman"/>
          </w:rPr>
          <w:t>https://www.blackwellpublishing.com/specialarticles/jcn_9_188.pdf</w:t>
        </w:r>
        <w:r>
          <w:rPr>
            <w:rFonts w:ascii="Times New Roman" w:hAnsi="Times New Roman" w:cs="Times New Roman"/>
          </w:rPr>
          <w:t>)</w:t>
        </w:r>
      </w:ins>
    </w:p>
    <w:p w14:paraId="40056659" w14:textId="77777777" w:rsidR="00494378" w:rsidRDefault="00494378" w:rsidP="00FB72CA">
      <w:pPr>
        <w:spacing w:after="0" w:line="480" w:lineRule="auto"/>
        <w:rPr>
          <w:rFonts w:ascii="Times New Roman" w:hAnsi="Times New Roman" w:cs="Times New Roman"/>
          <w:sz w:val="28"/>
          <w:szCs w:val="28"/>
        </w:rPr>
      </w:pPr>
    </w:p>
    <w:p w14:paraId="239F79B1" w14:textId="7A933E32" w:rsidR="006652EF" w:rsidRPr="00CF5DB0" w:rsidRDefault="00A43665" w:rsidP="006652EF">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Statistical Analysis</w:t>
      </w:r>
    </w:p>
    <w:p w14:paraId="0CB27C15" w14:textId="77777777" w:rsidR="006652EF" w:rsidRDefault="006652EF" w:rsidP="006652EF">
      <w:pPr>
        <w:spacing w:after="0" w:line="240" w:lineRule="auto"/>
        <w:rPr>
          <w:rFonts w:ascii="Times New Roman" w:hAnsi="Times New Roman" w:cs="Times New Roman"/>
          <w:sz w:val="24"/>
          <w:szCs w:val="24"/>
        </w:rPr>
      </w:pPr>
    </w:p>
    <w:p w14:paraId="37951D12" w14:textId="77777777" w:rsidR="005E101D" w:rsidRDefault="00A87403" w:rsidP="003E1787">
      <w:pPr>
        <w:spacing w:after="0" w:line="480" w:lineRule="auto"/>
        <w:rPr>
          <w:ins w:id="72" w:author="Mohammad Nayeem Hasan" w:date="2024-01-18T23:25:00Z"/>
          <w:rFonts w:ascii="Times New Roman" w:hAnsi="Times New Roman" w:cs="Times New Roman"/>
          <w:sz w:val="24"/>
          <w:szCs w:val="24"/>
        </w:rPr>
      </w:pPr>
      <w:r>
        <w:rPr>
          <w:rFonts w:ascii="Times New Roman" w:hAnsi="Times New Roman" w:cs="Times New Roman"/>
          <w:sz w:val="24"/>
          <w:szCs w:val="24"/>
        </w:rPr>
        <w:t xml:space="preserve">We compared the </w:t>
      </w:r>
      <w:r w:rsidR="006C048F">
        <w:rPr>
          <w:rFonts w:ascii="Times New Roman" w:hAnsi="Times New Roman" w:cs="Times New Roman"/>
          <w:sz w:val="24"/>
          <w:szCs w:val="24"/>
        </w:rPr>
        <w:t>dengue cases and deaths</w:t>
      </w:r>
      <w:r w:rsidR="00DB178A">
        <w:rPr>
          <w:rFonts w:ascii="Times New Roman" w:hAnsi="Times New Roman" w:cs="Times New Roman"/>
          <w:sz w:val="24"/>
          <w:szCs w:val="24"/>
        </w:rPr>
        <w:t xml:space="preserve"> of the year 2023 and previous years (2000-2023), prepared graphs, plots, </w:t>
      </w:r>
      <w:r w:rsidR="00F00DD0">
        <w:rPr>
          <w:rFonts w:ascii="Times New Roman" w:hAnsi="Times New Roman" w:cs="Times New Roman"/>
          <w:sz w:val="24"/>
          <w:szCs w:val="24"/>
        </w:rPr>
        <w:t xml:space="preserve">and </w:t>
      </w:r>
      <w:r w:rsidR="00DB178A">
        <w:rPr>
          <w:rFonts w:ascii="Times New Roman" w:hAnsi="Times New Roman" w:cs="Times New Roman"/>
          <w:sz w:val="24"/>
          <w:szCs w:val="24"/>
        </w:rPr>
        <w:t>maps</w:t>
      </w:r>
      <w:r w:rsidR="00654258">
        <w:rPr>
          <w:rFonts w:ascii="Times New Roman" w:hAnsi="Times New Roman" w:cs="Times New Roman"/>
          <w:sz w:val="24"/>
          <w:szCs w:val="24"/>
        </w:rPr>
        <w:t>,</w:t>
      </w:r>
      <w:r w:rsidR="00DB178A">
        <w:rPr>
          <w:rFonts w:ascii="Times New Roman" w:hAnsi="Times New Roman" w:cs="Times New Roman"/>
          <w:sz w:val="24"/>
          <w:szCs w:val="24"/>
        </w:rPr>
        <w:t xml:space="preserve"> and compared these data with meteorological data. </w:t>
      </w:r>
      <w:r w:rsidR="006652EF" w:rsidRPr="00A465D6">
        <w:rPr>
          <w:rFonts w:ascii="Times New Roman" w:hAnsi="Times New Roman" w:cs="Times New Roman"/>
          <w:sz w:val="24"/>
          <w:szCs w:val="24"/>
        </w:rPr>
        <w:t xml:space="preserve">We expanded our dataset by incorporating district-wise </w:t>
      </w:r>
      <w:r w:rsidR="006652EF">
        <w:rPr>
          <w:rFonts w:ascii="Times New Roman" w:hAnsi="Times New Roman" w:cs="Times New Roman"/>
          <w:sz w:val="24"/>
          <w:szCs w:val="24"/>
        </w:rPr>
        <w:t xml:space="preserve">dengue </w:t>
      </w:r>
      <w:r w:rsidR="00D53940">
        <w:rPr>
          <w:rFonts w:ascii="Times New Roman" w:hAnsi="Times New Roman" w:cs="Times New Roman"/>
          <w:sz w:val="24"/>
          <w:szCs w:val="24"/>
        </w:rPr>
        <w:t>case</w:t>
      </w:r>
      <w:r w:rsidR="006652EF" w:rsidRPr="00A465D6">
        <w:rPr>
          <w:rFonts w:ascii="Times New Roman" w:hAnsi="Times New Roman" w:cs="Times New Roman"/>
          <w:sz w:val="24"/>
          <w:szCs w:val="24"/>
        </w:rPr>
        <w:t xml:space="preserve"> </w:t>
      </w:r>
      <w:r w:rsidR="006652EF">
        <w:rPr>
          <w:rFonts w:ascii="Times New Roman" w:hAnsi="Times New Roman" w:cs="Times New Roman"/>
          <w:sz w:val="24"/>
          <w:szCs w:val="24"/>
        </w:rPr>
        <w:t xml:space="preserve">data </w:t>
      </w:r>
      <w:r w:rsidR="006652EF" w:rsidRPr="00A465D6">
        <w:rPr>
          <w:rFonts w:ascii="Times New Roman" w:hAnsi="Times New Roman" w:cs="Times New Roman"/>
          <w:sz w:val="24"/>
          <w:szCs w:val="24"/>
        </w:rPr>
        <w:t xml:space="preserve">as outcome </w:t>
      </w:r>
      <w:r w:rsidR="007D0956">
        <w:rPr>
          <w:rFonts w:ascii="Times New Roman" w:hAnsi="Times New Roman" w:cs="Times New Roman"/>
          <w:sz w:val="24"/>
          <w:szCs w:val="24"/>
        </w:rPr>
        <w:t xml:space="preserve">variables. We further collected district-wise </w:t>
      </w:r>
      <w:r w:rsidR="00B5432A">
        <w:rPr>
          <w:rFonts w:ascii="Times New Roman" w:hAnsi="Times New Roman" w:cs="Times New Roman"/>
          <w:sz w:val="24"/>
          <w:szCs w:val="24"/>
        </w:rPr>
        <w:t xml:space="preserve">population and geographical </w:t>
      </w:r>
      <w:r w:rsidR="007D0956">
        <w:rPr>
          <w:rFonts w:ascii="Times New Roman" w:hAnsi="Times New Roman" w:cs="Times New Roman"/>
          <w:sz w:val="24"/>
          <w:szCs w:val="24"/>
        </w:rPr>
        <w:t xml:space="preserve">data from </w:t>
      </w:r>
      <w:r w:rsidR="00D53940">
        <w:rPr>
          <w:rFonts w:ascii="Times New Roman" w:hAnsi="Times New Roman" w:cs="Times New Roman"/>
          <w:sz w:val="24"/>
          <w:szCs w:val="24"/>
        </w:rPr>
        <w:t xml:space="preserve">the </w:t>
      </w:r>
      <w:r w:rsidR="00BA61EE">
        <w:rPr>
          <w:rFonts w:ascii="Times New Roman" w:hAnsi="Times New Roman" w:cs="Times New Roman"/>
          <w:sz w:val="24"/>
          <w:szCs w:val="24"/>
        </w:rPr>
        <w:t xml:space="preserve">Statistical Yearbook Bangladesh 2022 published by the </w:t>
      </w:r>
      <w:r w:rsidR="007D0956">
        <w:rPr>
          <w:rFonts w:ascii="Times New Roman" w:hAnsi="Times New Roman" w:cs="Times New Roman"/>
          <w:sz w:val="24"/>
          <w:szCs w:val="24"/>
        </w:rPr>
        <w:t>Bangladesh Bureau of Statistics</w:t>
      </w:r>
      <w:r w:rsidR="00FC5C62">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"/>
          <w:id w:val="1643388717"/>
          <w:placeholder>
            <w:docPart w:val="DefaultPlaceholder_-1854013440"/>
          </w:placeholder>
        </w:sdtPr>
        <w:sdtContent>
          <w:r w:rsidR="003E12E3" w:rsidRPr="003E12E3">
            <w:rPr>
              <w:rFonts w:ascii="Times New Roman" w:hAnsi="Times New Roman" w:cs="Times New Roman"/>
              <w:color w:val="000000"/>
              <w:sz w:val="24"/>
              <w:szCs w:val="24"/>
              <w:vertAlign w:val="superscript"/>
            </w:rPr>
            <w:t>8</w:t>
          </w:r>
        </w:sdtContent>
      </w:sdt>
      <w:r w:rsidR="007D0956">
        <w:rPr>
          <w:rFonts w:ascii="Times New Roman" w:hAnsi="Times New Roman" w:cs="Times New Roman"/>
          <w:sz w:val="24"/>
          <w:szCs w:val="24"/>
        </w:rPr>
        <w:t xml:space="preserve"> including population size, </w:t>
      </w:r>
      <w:r w:rsidR="00D53940">
        <w:rPr>
          <w:rFonts w:ascii="Times New Roman" w:hAnsi="Times New Roman" w:cs="Times New Roman"/>
          <w:sz w:val="24"/>
          <w:szCs w:val="24"/>
        </w:rPr>
        <w:t xml:space="preserve">the </w:t>
      </w:r>
      <w:r w:rsidR="007D0956">
        <w:rPr>
          <w:rFonts w:ascii="Times New Roman" w:hAnsi="Times New Roman" w:cs="Times New Roman"/>
          <w:sz w:val="24"/>
          <w:szCs w:val="24"/>
        </w:rPr>
        <w:t>ratio of rural and urban population</w:t>
      </w:r>
      <w:r w:rsidR="00D53940">
        <w:rPr>
          <w:rFonts w:ascii="Times New Roman" w:hAnsi="Times New Roman" w:cs="Times New Roman"/>
          <w:sz w:val="24"/>
          <w:szCs w:val="24"/>
        </w:rPr>
        <w:t>,</w:t>
      </w:r>
      <w:r w:rsidR="007D0956">
        <w:rPr>
          <w:rFonts w:ascii="Times New Roman" w:hAnsi="Times New Roman" w:cs="Times New Roman"/>
          <w:sz w:val="24"/>
          <w:szCs w:val="24"/>
        </w:rPr>
        <w:t xml:space="preserve"> and </w:t>
      </w:r>
      <w:r w:rsidR="00D53940">
        <w:rPr>
          <w:rFonts w:ascii="Times New Roman" w:hAnsi="Times New Roman" w:cs="Times New Roman"/>
          <w:sz w:val="24"/>
          <w:szCs w:val="24"/>
        </w:rPr>
        <w:t>distance</w:t>
      </w:r>
      <w:r w:rsidR="007D0956">
        <w:rPr>
          <w:rFonts w:ascii="Times New Roman" w:hAnsi="Times New Roman" w:cs="Times New Roman"/>
          <w:sz w:val="24"/>
          <w:szCs w:val="24"/>
        </w:rPr>
        <w:t xml:space="preserve"> from </w:t>
      </w:r>
      <w:r w:rsidR="00D53940">
        <w:rPr>
          <w:rFonts w:ascii="Times New Roman" w:hAnsi="Times New Roman" w:cs="Times New Roman"/>
          <w:sz w:val="24"/>
          <w:szCs w:val="24"/>
        </w:rPr>
        <w:t xml:space="preserve">the </w:t>
      </w:r>
      <w:r w:rsidR="007D0956">
        <w:rPr>
          <w:rFonts w:ascii="Times New Roman" w:hAnsi="Times New Roman" w:cs="Times New Roman"/>
          <w:sz w:val="24"/>
          <w:szCs w:val="24"/>
        </w:rPr>
        <w:t>capital city</w:t>
      </w:r>
      <w:r w:rsidR="00D53940">
        <w:rPr>
          <w:rFonts w:ascii="Times New Roman" w:hAnsi="Times New Roman" w:cs="Times New Roman"/>
          <w:sz w:val="24"/>
          <w:szCs w:val="24"/>
        </w:rPr>
        <w:t>,</w:t>
      </w:r>
      <w:r w:rsidR="007D0956">
        <w:rPr>
          <w:rFonts w:ascii="Times New Roman" w:hAnsi="Times New Roman" w:cs="Times New Roman"/>
          <w:sz w:val="24"/>
          <w:szCs w:val="24"/>
        </w:rPr>
        <w:t xml:space="preserve"> </w:t>
      </w:r>
      <w:r w:rsidR="00D53940">
        <w:rPr>
          <w:rFonts w:ascii="Times New Roman" w:hAnsi="Times New Roman" w:cs="Times New Roman"/>
          <w:sz w:val="24"/>
          <w:szCs w:val="24"/>
        </w:rPr>
        <w:t>Dhaka</w:t>
      </w:r>
      <w:r w:rsidR="007D0956">
        <w:rPr>
          <w:rFonts w:ascii="Times New Roman" w:hAnsi="Times New Roman" w:cs="Times New Roman"/>
          <w:sz w:val="24"/>
          <w:szCs w:val="24"/>
        </w:rPr>
        <w:t xml:space="preserve">. </w:t>
      </w:r>
      <w:r w:rsidR="006652EF" w:rsidRPr="00A465D6">
        <w:rPr>
          <w:rFonts w:ascii="Times New Roman" w:hAnsi="Times New Roman" w:cs="Times New Roman"/>
          <w:sz w:val="24"/>
          <w:szCs w:val="24"/>
        </w:rPr>
        <w:t xml:space="preserve">Additionally, we calculated population density by dividing the population size by the area of each district. </w:t>
      </w:r>
    </w:p>
    <w:p w14:paraId="7F945143" w14:textId="22C0DBC9" w:rsidR="004F381F" w:rsidDel="00D2002C" w:rsidRDefault="00D2002C" w:rsidP="003E1787">
      <w:pPr>
        <w:spacing w:after="0" w:line="480" w:lineRule="auto"/>
        <w:rPr>
          <w:del w:id="73" w:author="Mohammad Nayeem Hasan" w:date="2024-01-19T00:14:00Z"/>
          <w:rFonts w:ascii="Times New Roman" w:hAnsi="Times New Roman" w:cs="Times New Roman"/>
          <w:sz w:val="24"/>
          <w:szCs w:val="24"/>
        </w:rPr>
      </w:pPr>
      <w:ins w:id="74" w:author="Mohammad Nayeem Hasan" w:date="2024-01-19T00:14:00Z">
        <w:r w:rsidRPr="00D2002C">
          <w:rPr>
            <w:rFonts w:ascii="Times New Roman" w:hAnsi="Times New Roman" w:cs="Times New Roman"/>
            <w:sz w:val="24"/>
            <w:szCs w:val="24"/>
          </w:rPr>
          <w:t xml:space="preserve">The generalized linear models (GLMs) extend LMs to include a broader class of distributions, the exponential family, including those commonly used for counts, proportions, and skewed distributions. A further extension of the GLMs, the generalized linear mixed </w:t>
        </w:r>
        <w:r w:rsidRPr="00D2002C">
          <w:rPr>
            <w:rFonts w:ascii="Times New Roman" w:hAnsi="Times New Roman" w:cs="Times New Roman"/>
            <w:sz w:val="24"/>
            <w:szCs w:val="24"/>
          </w:rPr>
          <w:lastRenderedPageBreak/>
          <w:t>models (GLMMs) involve the additional random effects accounting for the correlation of the data. The process from simple to complex models (i.e. from LMs to GLMMs) enables us to construct a statistical model with fewer constraints</w:t>
        </w:r>
      </w:ins>
      <w:ins w:id="75" w:author="Mohammad Nayeem Hasan" w:date="2024-01-19T00:24:00Z">
        <w:r>
          <w:rPr>
            <w:rFonts w:ascii="Times New Roman" w:hAnsi="Times New Roman" w:cs="Times New Roman"/>
            <w:sz w:val="24"/>
            <w:szCs w:val="24"/>
          </w:rPr>
          <w:t xml:space="preserve"> (</w:t>
        </w:r>
        <w:r w:rsidRPr="00D2002C">
          <w:rPr>
            <w:rFonts w:ascii="Times New Roman" w:hAnsi="Times New Roman" w:cs="Times New Roman"/>
            <w:sz w:val="24"/>
            <w:szCs w:val="24"/>
          </w:rPr>
          <w:t>https://education.illinois.edu/docs/default-source/carolyn-anderson/edpsy587/GLM_GLMM_LMM.pdf</w:t>
        </w:r>
        <w:r>
          <w:rPr>
            <w:rFonts w:ascii="Times New Roman" w:hAnsi="Times New Roman" w:cs="Times New Roman"/>
            <w:sz w:val="24"/>
            <w:szCs w:val="24"/>
          </w:rPr>
          <w:t>)</w:t>
        </w:r>
      </w:ins>
      <w:ins w:id="76" w:author="Mohammad Nayeem Hasan" w:date="2024-01-19T00:14:00Z">
        <w:r w:rsidRPr="00D2002C">
          <w:rPr>
            <w:rFonts w:ascii="Times New Roman" w:hAnsi="Times New Roman" w:cs="Times New Roman"/>
            <w:sz w:val="24"/>
            <w:szCs w:val="24"/>
          </w:rPr>
          <w:t>.</w:t>
        </w:r>
      </w:ins>
      <w:del w:id="77" w:author="Mohammad Nayeem Hasan" w:date="2024-01-19T00:14:00Z">
        <w:r w:rsidR="006652EF" w:rsidRPr="00A465D6" w:rsidDel="00D2002C">
          <w:rPr>
            <w:rFonts w:ascii="Times New Roman" w:hAnsi="Times New Roman" w:cs="Times New Roman"/>
            <w:sz w:val="24"/>
            <w:szCs w:val="24"/>
          </w:rPr>
          <w:delText xml:space="preserve">Subsequently, we </w:delText>
        </w:r>
        <w:r w:rsidR="00014849" w:rsidDel="00D2002C">
          <w:rPr>
            <w:rFonts w:ascii="Times New Roman" w:hAnsi="Times New Roman" w:cs="Times New Roman"/>
            <w:sz w:val="24"/>
            <w:szCs w:val="24"/>
          </w:rPr>
          <w:delText xml:space="preserve">ran </w:delText>
        </w:r>
        <w:r w:rsidR="006652EF" w:rsidRPr="00A465D6" w:rsidDel="00D2002C">
          <w:rPr>
            <w:rFonts w:ascii="Times New Roman" w:hAnsi="Times New Roman" w:cs="Times New Roman"/>
            <w:sz w:val="24"/>
            <w:szCs w:val="24"/>
          </w:rPr>
          <w:delText xml:space="preserve">a negative binomial regression analysis </w:delText>
        </w:r>
        <w:r w:rsidR="00986EAE" w:rsidDel="00D2002C">
          <w:rPr>
            <w:rFonts w:ascii="Times New Roman" w:hAnsi="Times New Roman" w:cs="Times New Roman"/>
            <w:sz w:val="24"/>
            <w:szCs w:val="24"/>
          </w:rPr>
          <w:delText xml:space="preserve">of </w:delText>
        </w:r>
        <w:r w:rsidR="006652EF" w:rsidDel="00D2002C">
          <w:rPr>
            <w:rFonts w:ascii="Times New Roman" w:hAnsi="Times New Roman" w:cs="Times New Roman"/>
            <w:sz w:val="24"/>
            <w:szCs w:val="24"/>
          </w:rPr>
          <w:delText>the</w:delText>
        </w:r>
        <w:r w:rsidR="006652EF" w:rsidRPr="00A465D6" w:rsidDel="00D2002C">
          <w:rPr>
            <w:rFonts w:ascii="Times New Roman" w:hAnsi="Times New Roman" w:cs="Times New Roman"/>
            <w:sz w:val="24"/>
            <w:szCs w:val="24"/>
          </w:rPr>
          <w:delText xml:space="preserve"> </w:delText>
        </w:r>
        <w:r w:rsidR="006652EF" w:rsidDel="00D2002C">
          <w:rPr>
            <w:rFonts w:ascii="Times New Roman" w:hAnsi="Times New Roman" w:cs="Times New Roman"/>
            <w:sz w:val="24"/>
            <w:szCs w:val="24"/>
          </w:rPr>
          <w:delText>association</w:delText>
        </w:r>
        <w:r w:rsidR="006652EF" w:rsidRPr="00A465D6" w:rsidDel="00D2002C">
          <w:rPr>
            <w:rFonts w:ascii="Times New Roman" w:hAnsi="Times New Roman" w:cs="Times New Roman"/>
            <w:sz w:val="24"/>
            <w:szCs w:val="24"/>
          </w:rPr>
          <w:delText xml:space="preserve"> of the</w:delText>
        </w:r>
        <w:r w:rsidR="00986EAE" w:rsidDel="00D2002C">
          <w:rPr>
            <w:rFonts w:ascii="Times New Roman" w:hAnsi="Times New Roman" w:cs="Times New Roman"/>
            <w:sz w:val="24"/>
            <w:szCs w:val="24"/>
          </w:rPr>
          <w:delText xml:space="preserve"> total number of</w:delText>
        </w:r>
        <w:r w:rsidR="004F381F" w:rsidDel="00D2002C">
          <w:rPr>
            <w:rFonts w:ascii="Times New Roman" w:hAnsi="Times New Roman" w:cs="Times New Roman"/>
            <w:sz w:val="24"/>
            <w:szCs w:val="24"/>
          </w:rPr>
          <w:delText xml:space="preserve"> </w:delText>
        </w:r>
        <w:r w:rsidR="00986EAE" w:rsidDel="00D2002C">
          <w:rPr>
            <w:rFonts w:ascii="Times New Roman" w:hAnsi="Times New Roman" w:cs="Times New Roman"/>
            <w:sz w:val="24"/>
            <w:szCs w:val="24"/>
          </w:rPr>
          <w:delText>d</w:delText>
        </w:r>
        <w:r w:rsidR="006652EF" w:rsidRPr="00A465D6" w:rsidDel="00D2002C">
          <w:rPr>
            <w:rFonts w:ascii="Times New Roman" w:hAnsi="Times New Roman" w:cs="Times New Roman"/>
            <w:sz w:val="24"/>
            <w:szCs w:val="24"/>
          </w:rPr>
          <w:delText>engue cases</w:delText>
        </w:r>
        <w:r w:rsidR="00986EAE" w:rsidDel="00D2002C">
          <w:rPr>
            <w:rFonts w:ascii="Times New Roman" w:hAnsi="Times New Roman" w:cs="Times New Roman"/>
            <w:sz w:val="24"/>
            <w:szCs w:val="24"/>
          </w:rPr>
          <w:delText xml:space="preserve"> in 2023</w:delText>
        </w:r>
        <w:r w:rsidR="006652EF" w:rsidRPr="00A465D6" w:rsidDel="00D2002C">
          <w:rPr>
            <w:rFonts w:ascii="Times New Roman" w:hAnsi="Times New Roman" w:cs="Times New Roman"/>
            <w:sz w:val="24"/>
            <w:szCs w:val="24"/>
          </w:rPr>
          <w:delText>.</w:delText>
        </w:r>
      </w:del>
    </w:p>
    <w:p w14:paraId="38AE528D" w14:textId="77777777" w:rsidR="00D2002C" w:rsidRDefault="00D2002C" w:rsidP="003E1787">
      <w:pPr>
        <w:spacing w:after="0" w:line="480" w:lineRule="auto"/>
        <w:rPr>
          <w:ins w:id="78" w:author="Mohammad Nayeem Hasan" w:date="2024-01-19T00:21:00Z"/>
          <w:rFonts w:ascii="Times New Roman" w:hAnsi="Times New Roman" w:cs="Times New Roman"/>
          <w:sz w:val="24"/>
          <w:szCs w:val="24"/>
        </w:rPr>
      </w:pPr>
    </w:p>
    <w:p w14:paraId="4E03259E" w14:textId="2DA52B2D" w:rsidR="00D2002C" w:rsidRDefault="00D2002C" w:rsidP="003E1787">
      <w:pPr>
        <w:spacing w:after="0" w:line="480" w:lineRule="auto"/>
        <w:rPr>
          <w:ins w:id="79" w:author="Mohammad Nayeem Hasan" w:date="2024-01-19T00:21:00Z"/>
          <w:rFonts w:ascii="Times New Roman" w:hAnsi="Times New Roman" w:cs="Times New Roman"/>
          <w:sz w:val="24"/>
          <w:szCs w:val="24"/>
        </w:rPr>
      </w:pPr>
      <w:ins w:id="80" w:author="Mohammad Nayeem Hasan" w:date="2024-01-19T00:22:00Z">
        <w:r w:rsidRPr="00D2002C">
          <w:rPr>
            <w:rFonts w:ascii="Times New Roman" w:hAnsi="Times New Roman" w:cs="Times New Roman"/>
            <w:sz w:val="24"/>
            <w:szCs w:val="24"/>
          </w:rPr>
          <w:t xml:space="preserve">Over the recent decades, the GLMMs have become increasingly popular in </w:t>
        </w:r>
      </w:ins>
      <w:ins w:id="81" w:author="Mohammad Nayeem Hasan" w:date="2024-01-19T00:24:00Z">
        <w:r w:rsidRPr="00D2002C">
          <w:rPr>
            <w:rFonts w:ascii="Times New Roman" w:hAnsi="Times New Roman" w:cs="Times New Roman"/>
            <w:sz w:val="24"/>
            <w:szCs w:val="24"/>
          </w:rPr>
          <w:t>analysing</w:t>
        </w:r>
      </w:ins>
      <w:ins w:id="82" w:author="Mohammad Nayeem Hasan" w:date="2024-01-19T00:22:00Z">
        <w:r w:rsidRPr="00D2002C">
          <w:rPr>
            <w:rFonts w:ascii="Times New Roman" w:hAnsi="Times New Roman" w:cs="Times New Roman"/>
            <w:sz w:val="24"/>
            <w:szCs w:val="24"/>
          </w:rPr>
          <w:t xml:space="preserve"> non-normal response data with extra-variation (overdispersion). Estimating the parameters of a statistical model is a key step in various statistical analyses. For both LMs and GLMs, we can obtain the maximum likelihood estimator (MLE) by simply maximizing the likelihood function</w:t>
        </w:r>
      </w:ins>
      <w:ins w:id="83" w:author="Mohammad Nayeem Hasan" w:date="2024-01-19T00:25:00Z">
        <w:r w:rsidR="002779EF">
          <w:rPr>
            <w:rFonts w:ascii="Times New Roman" w:hAnsi="Times New Roman" w:cs="Times New Roman"/>
            <w:sz w:val="24"/>
            <w:szCs w:val="24"/>
          </w:rPr>
          <w:t xml:space="preserve"> (</w:t>
        </w:r>
        <w:r w:rsidR="002779EF" w:rsidRPr="002779EF">
          <w:rPr>
            <w:rFonts w:ascii="Times New Roman" w:hAnsi="Times New Roman" w:cs="Times New Roman"/>
            <w:sz w:val="24"/>
            <w:szCs w:val="24"/>
          </w:rPr>
          <w:t>https://besjournals.onlinelibrary.wiley.com/doi/full/10.1111/2041-210X.12552</w:t>
        </w:r>
        <w:r w:rsidR="002779EF">
          <w:rPr>
            <w:rFonts w:ascii="Times New Roman" w:hAnsi="Times New Roman" w:cs="Times New Roman"/>
            <w:sz w:val="24"/>
            <w:szCs w:val="24"/>
          </w:rPr>
          <w:t>)</w:t>
        </w:r>
      </w:ins>
      <w:ins w:id="84" w:author="Mohammad Nayeem Hasan" w:date="2024-01-19T00:22:00Z">
        <w:r w:rsidRPr="00D2002C">
          <w:rPr>
            <w:rFonts w:ascii="Times New Roman" w:hAnsi="Times New Roman" w:cs="Times New Roman"/>
            <w:sz w:val="24"/>
            <w:szCs w:val="24"/>
          </w:rPr>
          <w:t>. However, this strategy breaks down for the more complex GLMMs, whose likelihood is an integral over the random effects, which is computationally infeasible in general. Statisticians have proposed various ways to estimate GLMM parameters, by either approximating the likelihood function (e.g. the Laplace approximation) or defining likelihood substitutes (e.g. h-likelihood)</w:t>
        </w:r>
      </w:ins>
      <w:ins w:id="85" w:author="Mohammad Nayeem Hasan" w:date="2024-01-19T00:26:00Z">
        <w:r w:rsidR="002779EF">
          <w:rPr>
            <w:rFonts w:ascii="Times New Roman" w:hAnsi="Times New Roman" w:cs="Times New Roman"/>
            <w:sz w:val="24"/>
            <w:szCs w:val="24"/>
          </w:rPr>
          <w:t xml:space="preserve"> (</w:t>
        </w:r>
        <w:r w:rsidR="002779EF" w:rsidRPr="002779EF">
          <w:rPr>
            <w:rFonts w:ascii="Times New Roman" w:hAnsi="Times New Roman" w:cs="Times New Roman"/>
            <w:sz w:val="24"/>
            <w:szCs w:val="24"/>
          </w:rPr>
          <w:t>https://sciences.ucf.edu/biology/d4lab/wp-content/uploads/sites/23/2020/02/Bolker-et-al-2009-TREE.pdf</w:t>
        </w:r>
        <w:r w:rsidR="002779EF">
          <w:rPr>
            <w:rFonts w:ascii="Times New Roman" w:hAnsi="Times New Roman" w:cs="Times New Roman"/>
            <w:sz w:val="24"/>
            <w:szCs w:val="24"/>
          </w:rPr>
          <w:t>)</w:t>
        </w:r>
      </w:ins>
      <w:ins w:id="86" w:author="Mohammad Nayeem Hasan" w:date="2024-01-19T00:22:00Z">
        <w:r w:rsidRPr="00D2002C">
          <w:rPr>
            <w:rFonts w:ascii="Times New Roman" w:hAnsi="Times New Roman" w:cs="Times New Roman"/>
            <w:sz w:val="24"/>
            <w:szCs w:val="24"/>
          </w:rPr>
          <w:t>.</w:t>
        </w:r>
      </w:ins>
    </w:p>
    <w:p w14:paraId="768C9065" w14:textId="77777777" w:rsidR="00651562" w:rsidDel="00D2002C" w:rsidRDefault="00651562" w:rsidP="003E1787">
      <w:pPr>
        <w:spacing w:after="0" w:line="480" w:lineRule="auto"/>
        <w:rPr>
          <w:ins w:id="87" w:author="Najmul Haider" w:date="2024-01-10T19:38:00Z"/>
          <w:del w:id="88" w:author="Mohammad Nayeem Hasan" w:date="2024-01-19T00:22:00Z"/>
          <w:rFonts w:ascii="Times New Roman" w:hAnsi="Times New Roman" w:cs="Times New Roman"/>
          <w:sz w:val="24"/>
          <w:szCs w:val="24"/>
        </w:rPr>
      </w:pPr>
    </w:p>
    <w:p w14:paraId="380C3F30" w14:textId="25A78101" w:rsidR="006652EF" w:rsidRDefault="006652EF" w:rsidP="003E1787">
      <w:pPr>
        <w:spacing w:after="0" w:line="480" w:lineRule="auto"/>
        <w:rPr>
          <w:rFonts w:ascii="Times New Roman" w:hAnsi="Times New Roman" w:cs="Times New Roman"/>
          <w:sz w:val="24"/>
          <w:szCs w:val="24"/>
        </w:rPr>
      </w:pPr>
      <w:del w:id="89" w:author="Mohammad Nayeem Hasan" w:date="2024-01-19T00:22:00Z">
        <w:r w:rsidDel="00D2002C">
          <w:rPr>
            <w:rFonts w:ascii="Times New Roman" w:hAnsi="Times New Roman" w:cs="Times New Roman"/>
            <w:sz w:val="24"/>
            <w:szCs w:val="24"/>
          </w:rPr>
          <w:delText>We select</w:delText>
        </w:r>
        <w:r w:rsidR="00986EAE" w:rsidDel="00D2002C">
          <w:rPr>
            <w:rFonts w:ascii="Times New Roman" w:hAnsi="Times New Roman" w:cs="Times New Roman"/>
            <w:sz w:val="24"/>
            <w:szCs w:val="24"/>
          </w:rPr>
          <w:delText>ed</w:delText>
        </w:r>
        <w:r w:rsidRPr="00A465D6" w:rsidDel="00D2002C">
          <w:rPr>
            <w:rFonts w:ascii="Times New Roman" w:hAnsi="Times New Roman" w:cs="Times New Roman"/>
            <w:sz w:val="24"/>
            <w:szCs w:val="24"/>
          </w:rPr>
          <w:delText xml:space="preserve"> a negative binomial model, as opposed to a Poisson regression model, </w:delText>
        </w:r>
        <w:r w:rsidR="00986EAE" w:rsidDel="00D2002C">
          <w:rPr>
            <w:rFonts w:ascii="Times New Roman" w:hAnsi="Times New Roman" w:cs="Times New Roman"/>
            <w:sz w:val="24"/>
            <w:szCs w:val="24"/>
          </w:rPr>
          <w:delText>as</w:delText>
        </w:r>
        <w:r w:rsidRPr="00A465D6" w:rsidDel="00D2002C">
          <w:rPr>
            <w:rFonts w:ascii="Times New Roman" w:hAnsi="Times New Roman" w:cs="Times New Roman"/>
            <w:sz w:val="24"/>
            <w:szCs w:val="24"/>
          </w:rPr>
          <w:delText xml:space="preserve"> the observation that the variances exceeded the means in the outcome variables</w:delText>
        </w:r>
        <w:r w:rsidR="00AF43AD" w:rsidDel="00D2002C">
          <w:rPr>
            <w:rFonts w:ascii="Times New Roman" w:hAnsi="Times New Roman" w:cs="Times New Roman"/>
            <w:sz w:val="24"/>
            <w:szCs w:val="24"/>
          </w:rPr>
          <w:delText xml:space="preserve"> (</w:delText>
        </w:r>
        <w:r w:rsidR="00487B5C" w:rsidDel="00D2002C">
          <w:rPr>
            <w:rFonts w:ascii="Times New Roman" w:hAnsi="Times New Roman" w:cs="Times New Roman"/>
            <w:sz w:val="24"/>
            <w:szCs w:val="24"/>
          </w:rPr>
          <w:delText>l</w:delText>
        </w:r>
        <w:r w:rsidR="00AF43AD" w:rsidRPr="00AF43AD" w:rsidDel="00D2002C">
          <w:rPr>
            <w:rFonts w:ascii="Times New Roman" w:hAnsi="Times New Roman" w:cs="Times New Roman"/>
            <w:sz w:val="24"/>
            <w:szCs w:val="24"/>
          </w:rPr>
          <w:delText xml:space="preserve">ikelihood </w:delText>
        </w:r>
        <w:r w:rsidR="00487B5C" w:rsidDel="00D2002C">
          <w:rPr>
            <w:rFonts w:ascii="Times New Roman" w:hAnsi="Times New Roman" w:cs="Times New Roman"/>
            <w:sz w:val="24"/>
            <w:szCs w:val="24"/>
          </w:rPr>
          <w:delText>r</w:delText>
        </w:r>
        <w:r w:rsidR="00AF43AD" w:rsidRPr="00AF43AD" w:rsidDel="00D2002C">
          <w:rPr>
            <w:rFonts w:ascii="Times New Roman" w:hAnsi="Times New Roman" w:cs="Times New Roman"/>
            <w:sz w:val="24"/>
            <w:szCs w:val="24"/>
          </w:rPr>
          <w:delText xml:space="preserve">atio </w:delText>
        </w:r>
        <w:r w:rsidR="00487B5C" w:rsidDel="00D2002C">
          <w:rPr>
            <w:rFonts w:ascii="Times New Roman" w:hAnsi="Times New Roman" w:cs="Times New Roman"/>
            <w:sz w:val="24"/>
            <w:szCs w:val="24"/>
          </w:rPr>
          <w:delText>t</w:delText>
        </w:r>
        <w:r w:rsidR="00AF43AD" w:rsidRPr="00AF43AD" w:rsidDel="00D2002C">
          <w:rPr>
            <w:rFonts w:ascii="Times New Roman" w:hAnsi="Times New Roman" w:cs="Times New Roman"/>
            <w:sz w:val="24"/>
            <w:szCs w:val="24"/>
          </w:rPr>
          <w:delText>est</w:delText>
        </w:r>
        <w:r w:rsidR="00AF43AD" w:rsidDel="00D2002C">
          <w:rPr>
            <w:rFonts w:ascii="Times New Roman" w:hAnsi="Times New Roman" w:cs="Times New Roman"/>
            <w:sz w:val="24"/>
            <w:szCs w:val="24"/>
          </w:rPr>
          <w:delText xml:space="preserve">, </w:delText>
        </w:r>
        <w:r w:rsidR="00DE76D3" w:rsidDel="00D2002C">
          <w:rPr>
            <w:rFonts w:ascii="Times New Roman" w:hAnsi="Times New Roman" w:cs="Times New Roman"/>
            <w:sz w:val="24"/>
            <w:szCs w:val="24"/>
          </w:rPr>
          <w:delText>p-value</w:delText>
        </w:r>
        <w:r w:rsidR="00AF43AD" w:rsidDel="00D2002C">
          <w:rPr>
            <w:rFonts w:ascii="Times New Roman" w:hAnsi="Times New Roman" w:cs="Times New Roman"/>
            <w:sz w:val="24"/>
            <w:szCs w:val="24"/>
          </w:rPr>
          <w:delText>&lt;0.05)</w:delText>
        </w:r>
        <w:r w:rsidRPr="00A465D6" w:rsidDel="00D2002C">
          <w:rPr>
            <w:rFonts w:ascii="Times New Roman" w:hAnsi="Times New Roman" w:cs="Times New Roman"/>
            <w:sz w:val="24"/>
            <w:szCs w:val="24"/>
          </w:rPr>
          <w:delText xml:space="preserve">. </w:delText>
        </w:r>
      </w:del>
      <w:r w:rsidRPr="00A465D6">
        <w:rPr>
          <w:rFonts w:ascii="Times New Roman" w:hAnsi="Times New Roman" w:cs="Times New Roman"/>
          <w:sz w:val="24"/>
          <w:szCs w:val="24"/>
        </w:rPr>
        <w:t xml:space="preserve">The results of our model are presented as incidence rate ratios (IRRs), adjusted for dengue deaths, sex ratio, urban-rural ratio, population density, </w:t>
      </w:r>
      <w:ins w:id="90" w:author="Mohammad Nayeem Hasan" w:date="2024-01-19T00:27:00Z">
        <w:r w:rsidR="002779EF">
          <w:rPr>
            <w:rFonts w:ascii="Times New Roman" w:hAnsi="Times New Roman" w:cs="Times New Roman"/>
            <w:sz w:val="24"/>
            <w:szCs w:val="24"/>
          </w:rPr>
          <w:t xml:space="preserve">and </w:t>
        </w:r>
      </w:ins>
      <w:r w:rsidRPr="00A465D6">
        <w:rPr>
          <w:rFonts w:ascii="Times New Roman" w:hAnsi="Times New Roman" w:cs="Times New Roman"/>
          <w:sz w:val="24"/>
          <w:szCs w:val="24"/>
        </w:rPr>
        <w:t>distance from Dhaka</w:t>
      </w:r>
      <w:del w:id="91" w:author="Mohammad Nayeem Hasan" w:date="2024-01-19T00:27:00Z">
        <w:r w:rsidRPr="00A465D6" w:rsidDel="002779EF">
          <w:rPr>
            <w:rFonts w:ascii="Times New Roman" w:hAnsi="Times New Roman" w:cs="Times New Roman"/>
            <w:sz w:val="24"/>
            <w:szCs w:val="24"/>
          </w:rPr>
          <w:delText>, and connectio</w:delText>
        </w:r>
      </w:del>
      <w:del w:id="92" w:author="Mohammad Nayeem Hasan" w:date="2024-01-19T00:26:00Z">
        <w:r w:rsidRPr="00A465D6" w:rsidDel="002779EF">
          <w:rPr>
            <w:rFonts w:ascii="Times New Roman" w:hAnsi="Times New Roman" w:cs="Times New Roman"/>
            <w:sz w:val="24"/>
            <w:szCs w:val="24"/>
          </w:rPr>
          <w:delText>n with Dhaka</w:delText>
        </w:r>
      </w:del>
      <w:r w:rsidRPr="00A465D6">
        <w:rPr>
          <w:rFonts w:ascii="Times New Roman" w:hAnsi="Times New Roman" w:cs="Times New Roman"/>
          <w:sz w:val="24"/>
          <w:szCs w:val="24"/>
        </w:rPr>
        <w:t>, with associated 95% confidence intervals.</w:t>
      </w:r>
    </w:p>
    <w:p w14:paraId="1C2A2EA4" w14:textId="00292805" w:rsidR="00FB5A24" w:rsidRDefault="00FB5A24">
      <w:pPr>
        <w:rPr>
          <w:rFonts w:ascii="Times New Roman" w:hAnsi="Times New Roman" w:cs="Times New Roman"/>
          <w:b/>
          <w:bCs/>
          <w:sz w:val="28"/>
          <w:szCs w:val="28"/>
        </w:rPr>
      </w:pPr>
    </w:p>
    <w:p w14:paraId="53167D6E" w14:textId="6FF23BF6" w:rsidR="00E70CD3" w:rsidRPr="00357D04" w:rsidRDefault="00357D04" w:rsidP="00FB72CA">
      <w:pPr>
        <w:spacing w:after="0" w:line="480" w:lineRule="auto"/>
        <w:rPr>
          <w:rFonts w:ascii="Times New Roman" w:hAnsi="Times New Roman" w:cs="Times New Roman"/>
          <w:b/>
          <w:bCs/>
          <w:sz w:val="28"/>
          <w:szCs w:val="28"/>
        </w:rPr>
      </w:pPr>
      <w:r w:rsidRPr="00357D04">
        <w:rPr>
          <w:rFonts w:ascii="Times New Roman" w:hAnsi="Times New Roman" w:cs="Times New Roman"/>
          <w:b/>
          <w:bCs/>
          <w:sz w:val="28"/>
          <w:szCs w:val="28"/>
        </w:rPr>
        <w:t xml:space="preserve">Results: </w:t>
      </w:r>
    </w:p>
    <w:p w14:paraId="36BBCC20" w14:textId="2A67EB9F" w:rsidR="00693FA0" w:rsidRDefault="008A2628" w:rsidP="00DE4B8C">
      <w:pPr>
        <w:spacing w:after="0" w:line="480" w:lineRule="auto"/>
        <w:rPr>
          <w:rFonts w:ascii="Times New Roman" w:hAnsi="Times New Roman" w:cs="Times New Roman"/>
        </w:rPr>
      </w:pPr>
      <w:r w:rsidRPr="00EE09AF">
        <w:rPr>
          <w:rFonts w:ascii="Times New Roman" w:hAnsi="Times New Roman" w:cs="Times New Roman"/>
        </w:rPr>
        <w:t>D</w:t>
      </w:r>
      <w:commentRangeStart w:id="93"/>
      <w:r w:rsidRPr="00EE09AF">
        <w:rPr>
          <w:rFonts w:ascii="Times New Roman" w:hAnsi="Times New Roman" w:cs="Times New Roman"/>
        </w:rPr>
        <w:t xml:space="preserve">uring 2023 (1 Jan to 31 December), a total of </w:t>
      </w:r>
      <w:r w:rsidR="006E469E">
        <w:rPr>
          <w:rFonts w:ascii="Times New Roman" w:hAnsi="Times New Roman" w:cs="Times New Roman"/>
        </w:rPr>
        <w:t>321,179</w:t>
      </w:r>
      <w:r w:rsidR="009B2DAE" w:rsidRPr="00EE09AF">
        <w:rPr>
          <w:rFonts w:ascii="Times New Roman" w:hAnsi="Times New Roman" w:cs="Times New Roman"/>
        </w:rPr>
        <w:t xml:space="preserve"> </w:t>
      </w:r>
      <w:r w:rsidR="004A0770" w:rsidRPr="00EE09AF">
        <w:rPr>
          <w:rFonts w:ascii="Times New Roman" w:hAnsi="Times New Roman" w:cs="Times New Roman"/>
        </w:rPr>
        <w:t>dengue</w:t>
      </w:r>
      <w:commentRangeEnd w:id="93"/>
      <w:r w:rsidR="008004C9">
        <w:rPr>
          <w:rStyle w:val="CommentReference"/>
        </w:rPr>
        <w:commentReference w:id="93"/>
      </w:r>
      <w:r w:rsidR="004A0770" w:rsidRPr="00EE09AF">
        <w:rPr>
          <w:rFonts w:ascii="Times New Roman" w:hAnsi="Times New Roman" w:cs="Times New Roman"/>
        </w:rPr>
        <w:t xml:space="preserve"> cases have been reported with </w:t>
      </w:r>
      <w:r w:rsidR="006E469E">
        <w:rPr>
          <w:rFonts w:ascii="Times New Roman" w:hAnsi="Times New Roman" w:cs="Times New Roman"/>
        </w:rPr>
        <w:t>1,705</w:t>
      </w:r>
      <w:r w:rsidR="004A0770" w:rsidRPr="00EE09AF">
        <w:rPr>
          <w:rFonts w:ascii="Times New Roman" w:hAnsi="Times New Roman" w:cs="Times New Roman"/>
        </w:rPr>
        <w:t xml:space="preserve"> deaths</w:t>
      </w:r>
      <w:r w:rsidR="00B2444C" w:rsidRPr="00EE09AF">
        <w:rPr>
          <w:rFonts w:ascii="Times New Roman" w:hAnsi="Times New Roman" w:cs="Times New Roman"/>
        </w:rPr>
        <w:t xml:space="preserve"> (case fatality ratio: </w:t>
      </w:r>
      <w:r w:rsidR="004A0624" w:rsidRPr="00EE09AF">
        <w:rPr>
          <w:rFonts w:ascii="Times New Roman" w:hAnsi="Times New Roman" w:cs="Times New Roman"/>
        </w:rPr>
        <w:t>0.</w:t>
      </w:r>
      <w:r w:rsidR="00324444">
        <w:rPr>
          <w:rFonts w:ascii="Times New Roman" w:hAnsi="Times New Roman" w:cs="Times New Roman"/>
        </w:rPr>
        <w:t>53</w:t>
      </w:r>
      <w:r w:rsidR="004A0624" w:rsidRPr="00EE09AF">
        <w:rPr>
          <w:rFonts w:ascii="Times New Roman" w:hAnsi="Times New Roman" w:cs="Times New Roman"/>
        </w:rPr>
        <w:t>%)</w:t>
      </w:r>
      <w:r w:rsidR="00BD2D33" w:rsidRPr="00EE09AF">
        <w:rPr>
          <w:rFonts w:ascii="Times New Roman" w:hAnsi="Times New Roman" w:cs="Times New Roman"/>
        </w:rPr>
        <w:t xml:space="preserve"> </w:t>
      </w:r>
      <w:r w:rsidR="00BD2D33" w:rsidRPr="00A65F0D">
        <w:rPr>
          <w:rFonts w:ascii="Times New Roman" w:hAnsi="Times New Roman" w:cs="Times New Roman"/>
          <w:b/>
          <w:bCs/>
        </w:rPr>
        <w:t>(Fig 1)</w:t>
      </w:r>
      <w:r w:rsidR="004A0624" w:rsidRPr="00EE09AF">
        <w:rPr>
          <w:rFonts w:ascii="Times New Roman" w:hAnsi="Times New Roman" w:cs="Times New Roman"/>
        </w:rPr>
        <w:t>.</w:t>
      </w:r>
      <w:r w:rsidR="00BD2D33" w:rsidRPr="00EE09AF">
        <w:rPr>
          <w:rFonts w:ascii="Times New Roman" w:hAnsi="Times New Roman" w:cs="Times New Roman"/>
        </w:rPr>
        <w:t xml:space="preserve"> The number of cases reported in 2023 is </w:t>
      </w:r>
      <w:r w:rsidR="00840F2C" w:rsidRPr="00EE09AF">
        <w:rPr>
          <w:rFonts w:ascii="Times New Roman" w:hAnsi="Times New Roman" w:cs="Times New Roman"/>
        </w:rPr>
        <w:t>1.3</w:t>
      </w:r>
      <w:r w:rsidR="00BD2D33" w:rsidRPr="00EE09AF">
        <w:rPr>
          <w:rFonts w:ascii="Times New Roman" w:hAnsi="Times New Roman" w:cs="Times New Roman"/>
        </w:rPr>
        <w:t xml:space="preserve"> times higher than the number of reported cases in the past 23 years </w:t>
      </w:r>
      <w:r w:rsidR="005939FF" w:rsidRPr="00EE09AF">
        <w:rPr>
          <w:rFonts w:ascii="Times New Roman" w:hAnsi="Times New Roman" w:cs="Times New Roman"/>
        </w:rPr>
        <w:t>(</w:t>
      </w:r>
      <w:r w:rsidR="006E469E">
        <w:rPr>
          <w:rFonts w:ascii="Times New Roman" w:hAnsi="Times New Roman" w:cs="Times New Roman"/>
        </w:rPr>
        <w:t>321,179</w:t>
      </w:r>
      <w:r w:rsidR="005939FF" w:rsidRPr="00EE09AF">
        <w:rPr>
          <w:rFonts w:ascii="Times New Roman" w:hAnsi="Times New Roman" w:cs="Times New Roman"/>
        </w:rPr>
        <w:t xml:space="preserve"> vs 244,</w:t>
      </w:r>
      <w:r w:rsidR="00507B41" w:rsidRPr="00EE09AF">
        <w:rPr>
          <w:rFonts w:ascii="Times New Roman" w:hAnsi="Times New Roman" w:cs="Times New Roman"/>
        </w:rPr>
        <w:t>246</w:t>
      </w:r>
      <w:r w:rsidR="005939FF" w:rsidRPr="00EE09AF">
        <w:rPr>
          <w:rFonts w:ascii="Times New Roman" w:hAnsi="Times New Roman" w:cs="Times New Roman"/>
        </w:rPr>
        <w:t xml:space="preserve">) </w:t>
      </w:r>
      <w:r w:rsidR="00BD2D33" w:rsidRPr="00EE09AF">
        <w:rPr>
          <w:rFonts w:ascii="Times New Roman" w:hAnsi="Times New Roman" w:cs="Times New Roman"/>
        </w:rPr>
        <w:t>and</w:t>
      </w:r>
      <w:r w:rsidR="00E26342" w:rsidRPr="00EE09AF">
        <w:rPr>
          <w:rFonts w:ascii="Times New Roman" w:hAnsi="Times New Roman" w:cs="Times New Roman"/>
        </w:rPr>
        <w:t xml:space="preserve"> two </w:t>
      </w:r>
      <w:r w:rsidR="00BD2D33" w:rsidRPr="00EE09AF">
        <w:rPr>
          <w:rFonts w:ascii="Times New Roman" w:hAnsi="Times New Roman" w:cs="Times New Roman"/>
        </w:rPr>
        <w:t xml:space="preserve">times more deaths than the number of </w:t>
      </w:r>
      <w:r w:rsidR="00E26342" w:rsidRPr="00EE09AF">
        <w:rPr>
          <w:rFonts w:ascii="Times New Roman" w:hAnsi="Times New Roman" w:cs="Times New Roman"/>
        </w:rPr>
        <w:t>fatalities recorded</w:t>
      </w:r>
      <w:r w:rsidR="00BD2D33" w:rsidRPr="00EE09AF">
        <w:rPr>
          <w:rFonts w:ascii="Times New Roman" w:hAnsi="Times New Roman" w:cs="Times New Roman"/>
        </w:rPr>
        <w:t xml:space="preserve"> </w:t>
      </w:r>
      <w:r w:rsidR="00891F9C" w:rsidRPr="00EE09AF">
        <w:rPr>
          <w:rFonts w:ascii="Times New Roman" w:hAnsi="Times New Roman" w:cs="Times New Roman"/>
        </w:rPr>
        <w:t>in the past 23 years (</w:t>
      </w:r>
      <w:r w:rsidR="006E469E">
        <w:rPr>
          <w:rFonts w:ascii="Times New Roman" w:hAnsi="Times New Roman" w:cs="Times New Roman"/>
        </w:rPr>
        <w:t>1,705</w:t>
      </w:r>
      <w:r w:rsidR="00507B41" w:rsidRPr="00EE09AF">
        <w:rPr>
          <w:rFonts w:ascii="Times New Roman" w:hAnsi="Times New Roman" w:cs="Times New Roman"/>
        </w:rPr>
        <w:t xml:space="preserve"> vs. 849</w:t>
      </w:r>
      <w:r w:rsidR="00891F9C" w:rsidRPr="00EE09AF">
        <w:rPr>
          <w:rFonts w:ascii="Times New Roman" w:hAnsi="Times New Roman" w:cs="Times New Roman"/>
        </w:rPr>
        <w:t>)</w:t>
      </w:r>
      <w:r w:rsidR="00E26342" w:rsidRPr="00EE09AF">
        <w:rPr>
          <w:rFonts w:ascii="Times New Roman" w:hAnsi="Times New Roman" w:cs="Times New Roman"/>
        </w:rPr>
        <w:t xml:space="preserve"> in the country</w:t>
      </w:r>
      <w:r w:rsidR="00A65F0D">
        <w:rPr>
          <w:rFonts w:ascii="Times New Roman" w:hAnsi="Times New Roman" w:cs="Times New Roman"/>
        </w:rPr>
        <w:t xml:space="preserve"> </w:t>
      </w:r>
      <w:r w:rsidR="00A65F0D" w:rsidRPr="00A65F0D">
        <w:rPr>
          <w:rFonts w:ascii="Times New Roman" w:hAnsi="Times New Roman" w:cs="Times New Roman"/>
          <w:b/>
          <w:bCs/>
        </w:rPr>
        <w:t>(Fig 1)</w:t>
      </w:r>
      <w:r w:rsidR="00891F9C" w:rsidRPr="00EE09AF">
        <w:rPr>
          <w:rFonts w:ascii="Times New Roman" w:hAnsi="Times New Roman" w:cs="Times New Roman"/>
        </w:rPr>
        <w:t xml:space="preserve">. </w:t>
      </w:r>
      <w:r w:rsidR="004A0624" w:rsidRPr="00EE09AF">
        <w:rPr>
          <w:rFonts w:ascii="Times New Roman" w:hAnsi="Times New Roman" w:cs="Times New Roman"/>
        </w:rPr>
        <w:t xml:space="preserve"> </w:t>
      </w:r>
    </w:p>
    <w:p w14:paraId="4A861B62" w14:textId="6119C9AF" w:rsidR="00E152E2" w:rsidRDefault="00A16B0E" w:rsidP="00DE4B8C">
      <w:pPr>
        <w:spacing w:after="0" w:line="480" w:lineRule="auto"/>
        <w:jc w:val="both"/>
        <w:rPr>
          <w:rFonts w:ascii="Times New Roman" w:hAnsi="Times New Roman" w:cs="Times New Roman"/>
          <w:sz w:val="28"/>
          <w:szCs w:val="28"/>
        </w:rPr>
      </w:pPr>
      <w:r>
        <w:rPr>
          <w:rFonts w:ascii="Times New Roman" w:hAnsi="Times New Roman" w:cs="Times New Roman"/>
          <w:sz w:val="24"/>
          <w:szCs w:val="24"/>
        </w:rPr>
        <w:lastRenderedPageBreak/>
        <w:t>T</w:t>
      </w:r>
      <w:r w:rsidR="00501401">
        <w:rPr>
          <w:rFonts w:ascii="Times New Roman" w:hAnsi="Times New Roman" w:cs="Times New Roman"/>
          <w:sz w:val="24"/>
          <w:szCs w:val="24"/>
        </w:rPr>
        <w:t xml:space="preserve">he number of </w:t>
      </w:r>
      <w:r w:rsidR="00501401" w:rsidRPr="007A66F4">
        <w:rPr>
          <w:rFonts w:ascii="Times New Roman" w:hAnsi="Times New Roman" w:cs="Times New Roman"/>
          <w:sz w:val="24"/>
          <w:szCs w:val="24"/>
        </w:rPr>
        <w:t xml:space="preserve">reported </w:t>
      </w:r>
      <w:r w:rsidR="00501401">
        <w:rPr>
          <w:rFonts w:ascii="Times New Roman" w:hAnsi="Times New Roman" w:cs="Times New Roman"/>
          <w:sz w:val="24"/>
          <w:szCs w:val="24"/>
        </w:rPr>
        <w:t xml:space="preserve">cases and deaths was higher </w:t>
      </w:r>
      <w:r>
        <w:rPr>
          <w:rFonts w:ascii="Times New Roman" w:hAnsi="Times New Roman" w:cs="Times New Roman"/>
          <w:sz w:val="24"/>
          <w:szCs w:val="24"/>
        </w:rPr>
        <w:t xml:space="preserve">in each month in 2023 compared to </w:t>
      </w:r>
      <w:r w:rsidR="00DE4B8C">
        <w:rPr>
          <w:rFonts w:ascii="Times New Roman" w:hAnsi="Times New Roman" w:cs="Times New Roman"/>
          <w:sz w:val="24"/>
          <w:szCs w:val="24"/>
        </w:rPr>
        <w:t xml:space="preserve">the average number of cases or deaths in </w:t>
      </w:r>
      <w:r w:rsidR="00501401" w:rsidRPr="007A66F4">
        <w:rPr>
          <w:rFonts w:ascii="Times New Roman" w:hAnsi="Times New Roman" w:cs="Times New Roman"/>
          <w:sz w:val="24"/>
          <w:szCs w:val="24"/>
        </w:rPr>
        <w:t>the corresponding months from 2000 to 2022</w:t>
      </w:r>
      <w:r w:rsidR="00DE4B8C">
        <w:rPr>
          <w:rFonts w:ascii="Times New Roman" w:hAnsi="Times New Roman" w:cs="Times New Roman"/>
          <w:sz w:val="24"/>
          <w:szCs w:val="24"/>
        </w:rPr>
        <w:t xml:space="preserve"> </w:t>
      </w:r>
      <w:r w:rsidR="00DE4B8C" w:rsidRPr="00DE4B8C">
        <w:rPr>
          <w:rFonts w:ascii="Times New Roman" w:hAnsi="Times New Roman" w:cs="Times New Roman"/>
          <w:b/>
          <w:bCs/>
          <w:sz w:val="24"/>
          <w:szCs w:val="24"/>
        </w:rPr>
        <w:t>(Fig 1)</w:t>
      </w:r>
      <w:r w:rsidR="00501401" w:rsidRPr="007A66F4">
        <w:rPr>
          <w:rFonts w:ascii="Times New Roman" w:hAnsi="Times New Roman" w:cs="Times New Roman"/>
          <w:sz w:val="24"/>
          <w:szCs w:val="24"/>
        </w:rPr>
        <w:t xml:space="preserve">. </w:t>
      </w:r>
      <w:r w:rsidR="00160AAC">
        <w:rPr>
          <w:rFonts w:ascii="Times New Roman" w:hAnsi="Times New Roman" w:cs="Times New Roman"/>
          <w:sz w:val="24"/>
          <w:szCs w:val="24"/>
        </w:rPr>
        <w:t>Among the dengue cases</w:t>
      </w:r>
      <w:r w:rsidR="00EC32C6">
        <w:rPr>
          <w:rFonts w:ascii="Times New Roman" w:hAnsi="Times New Roman" w:cs="Times New Roman"/>
          <w:sz w:val="24"/>
          <w:szCs w:val="24"/>
        </w:rPr>
        <w:t>,</w:t>
      </w:r>
      <w:r w:rsidR="00160AAC">
        <w:rPr>
          <w:rFonts w:ascii="Times New Roman" w:hAnsi="Times New Roman" w:cs="Times New Roman"/>
          <w:sz w:val="24"/>
          <w:szCs w:val="24"/>
        </w:rPr>
        <w:t xml:space="preserve"> </w:t>
      </w:r>
      <w:r w:rsidR="00F02335">
        <w:rPr>
          <w:rFonts w:ascii="Times New Roman" w:hAnsi="Times New Roman" w:cs="Times New Roman"/>
          <w:sz w:val="24"/>
          <w:szCs w:val="24"/>
        </w:rPr>
        <w:t>40%</w:t>
      </w:r>
      <w:r w:rsidR="00160AAC">
        <w:rPr>
          <w:rFonts w:ascii="Times New Roman" w:hAnsi="Times New Roman" w:cs="Times New Roman"/>
          <w:sz w:val="24"/>
          <w:szCs w:val="24"/>
        </w:rPr>
        <w:t xml:space="preserve"> were female and </w:t>
      </w:r>
      <w:r w:rsidR="00F02335" w:rsidRPr="00CF5DB0">
        <w:rPr>
          <w:rFonts w:ascii="Times New Roman" w:hAnsi="Times New Roman" w:cs="Times New Roman"/>
          <w:sz w:val="24"/>
          <w:szCs w:val="24"/>
        </w:rPr>
        <w:t>56%</w:t>
      </w:r>
      <w:r w:rsidR="005E13A4">
        <w:rPr>
          <w:rFonts w:ascii="Times New Roman" w:hAnsi="Times New Roman" w:cs="Times New Roman"/>
          <w:sz w:val="24"/>
          <w:szCs w:val="24"/>
        </w:rPr>
        <w:t xml:space="preserve"> were below 30 years age group. </w:t>
      </w:r>
      <w:r w:rsidR="00654258">
        <w:rPr>
          <w:rFonts w:ascii="Times New Roman" w:hAnsi="Times New Roman" w:cs="Times New Roman"/>
          <w:sz w:val="24"/>
          <w:szCs w:val="24"/>
        </w:rPr>
        <w:t>A total of</w:t>
      </w:r>
      <w:r w:rsidR="00094613">
        <w:rPr>
          <w:rFonts w:ascii="Times New Roman" w:hAnsi="Times New Roman" w:cs="Times New Roman"/>
          <w:sz w:val="24"/>
          <w:szCs w:val="24"/>
        </w:rPr>
        <w:t xml:space="preserve"> </w:t>
      </w:r>
      <w:r w:rsidR="00F02335">
        <w:rPr>
          <w:rFonts w:ascii="Times New Roman" w:hAnsi="Times New Roman" w:cs="Times New Roman"/>
          <w:sz w:val="24"/>
          <w:szCs w:val="24"/>
        </w:rPr>
        <w:t>110,008</w:t>
      </w:r>
      <w:r w:rsidR="00654258">
        <w:rPr>
          <w:rFonts w:ascii="Times New Roman" w:hAnsi="Times New Roman" w:cs="Times New Roman"/>
          <w:sz w:val="24"/>
          <w:szCs w:val="24"/>
        </w:rPr>
        <w:t xml:space="preserve"> cases </w:t>
      </w:r>
      <w:r w:rsidR="005D3722">
        <w:rPr>
          <w:rFonts w:ascii="Times New Roman" w:hAnsi="Times New Roman" w:cs="Times New Roman"/>
          <w:sz w:val="24"/>
          <w:szCs w:val="24"/>
        </w:rPr>
        <w:t xml:space="preserve">were </w:t>
      </w:r>
      <w:r w:rsidR="00654258">
        <w:rPr>
          <w:rFonts w:ascii="Times New Roman" w:hAnsi="Times New Roman" w:cs="Times New Roman"/>
          <w:sz w:val="24"/>
          <w:szCs w:val="24"/>
        </w:rPr>
        <w:t xml:space="preserve">reported from </w:t>
      </w:r>
      <w:r w:rsidR="00094613">
        <w:rPr>
          <w:rFonts w:ascii="Times New Roman" w:hAnsi="Times New Roman" w:cs="Times New Roman"/>
          <w:sz w:val="24"/>
          <w:szCs w:val="24"/>
        </w:rPr>
        <w:t xml:space="preserve">the </w:t>
      </w:r>
      <w:r w:rsidR="00654258">
        <w:rPr>
          <w:rFonts w:ascii="Times New Roman" w:hAnsi="Times New Roman" w:cs="Times New Roman"/>
          <w:sz w:val="24"/>
          <w:szCs w:val="24"/>
        </w:rPr>
        <w:t xml:space="preserve">capital City Dhaka </w:t>
      </w:r>
      <w:r w:rsidR="007E7479">
        <w:rPr>
          <w:rFonts w:ascii="Times New Roman" w:hAnsi="Times New Roman" w:cs="Times New Roman"/>
          <w:sz w:val="24"/>
          <w:szCs w:val="24"/>
        </w:rPr>
        <w:t xml:space="preserve">including </w:t>
      </w:r>
      <w:r w:rsidR="00F02335">
        <w:rPr>
          <w:rFonts w:ascii="Times New Roman" w:hAnsi="Times New Roman" w:cs="Times New Roman"/>
          <w:sz w:val="24"/>
          <w:szCs w:val="24"/>
        </w:rPr>
        <w:t>980</w:t>
      </w:r>
      <w:r w:rsidR="007E7479">
        <w:rPr>
          <w:rFonts w:ascii="Times New Roman" w:hAnsi="Times New Roman" w:cs="Times New Roman"/>
          <w:sz w:val="24"/>
          <w:szCs w:val="24"/>
        </w:rPr>
        <w:t xml:space="preserve"> deaths (case-</w:t>
      </w:r>
      <w:r w:rsidR="00654258">
        <w:rPr>
          <w:rFonts w:ascii="Times New Roman" w:hAnsi="Times New Roman" w:cs="Times New Roman"/>
          <w:sz w:val="24"/>
          <w:szCs w:val="24"/>
        </w:rPr>
        <w:t>fatality rate</w:t>
      </w:r>
      <w:r w:rsidR="007E7479">
        <w:rPr>
          <w:rFonts w:ascii="Times New Roman" w:hAnsi="Times New Roman" w:cs="Times New Roman"/>
          <w:sz w:val="24"/>
          <w:szCs w:val="24"/>
        </w:rPr>
        <w:t>:</w:t>
      </w:r>
      <w:r w:rsidR="00654258">
        <w:rPr>
          <w:rFonts w:ascii="Times New Roman" w:hAnsi="Times New Roman" w:cs="Times New Roman"/>
          <w:sz w:val="24"/>
          <w:szCs w:val="24"/>
        </w:rPr>
        <w:t xml:space="preserve"> </w:t>
      </w:r>
      <w:r w:rsidR="00F02335">
        <w:rPr>
          <w:rFonts w:ascii="Times New Roman" w:hAnsi="Times New Roman" w:cs="Times New Roman"/>
          <w:sz w:val="24"/>
          <w:szCs w:val="24"/>
        </w:rPr>
        <w:t>0.89%</w:t>
      </w:r>
      <w:r w:rsidR="007E7479">
        <w:rPr>
          <w:rFonts w:ascii="Times New Roman" w:hAnsi="Times New Roman" w:cs="Times New Roman"/>
          <w:sz w:val="24"/>
          <w:szCs w:val="24"/>
        </w:rPr>
        <w:t>)</w:t>
      </w:r>
      <w:r w:rsidR="00654258">
        <w:rPr>
          <w:rFonts w:ascii="Times New Roman" w:hAnsi="Times New Roman" w:cs="Times New Roman"/>
          <w:sz w:val="24"/>
          <w:szCs w:val="24"/>
        </w:rPr>
        <w:t xml:space="preserve"> and </w:t>
      </w:r>
      <w:r w:rsidR="00F02335">
        <w:rPr>
          <w:rFonts w:ascii="Times New Roman" w:hAnsi="Times New Roman" w:cs="Times New Roman"/>
          <w:sz w:val="24"/>
          <w:szCs w:val="24"/>
        </w:rPr>
        <w:t>211,171</w:t>
      </w:r>
      <w:r w:rsidR="00654258">
        <w:rPr>
          <w:rFonts w:ascii="Times New Roman" w:hAnsi="Times New Roman" w:cs="Times New Roman"/>
          <w:sz w:val="24"/>
          <w:szCs w:val="24"/>
        </w:rPr>
        <w:t xml:space="preserve"> cases </w:t>
      </w:r>
      <w:r w:rsidR="0007728A">
        <w:rPr>
          <w:rFonts w:ascii="Times New Roman" w:hAnsi="Times New Roman" w:cs="Times New Roman"/>
          <w:sz w:val="24"/>
          <w:szCs w:val="24"/>
        </w:rPr>
        <w:t xml:space="preserve">were </w:t>
      </w:r>
      <w:r w:rsidR="00654258">
        <w:rPr>
          <w:rFonts w:ascii="Times New Roman" w:hAnsi="Times New Roman" w:cs="Times New Roman"/>
          <w:sz w:val="24"/>
          <w:szCs w:val="24"/>
        </w:rPr>
        <w:t>repo</w:t>
      </w:r>
      <w:r w:rsidR="0007728A">
        <w:rPr>
          <w:rFonts w:ascii="Times New Roman" w:hAnsi="Times New Roman" w:cs="Times New Roman"/>
          <w:sz w:val="24"/>
          <w:szCs w:val="24"/>
        </w:rPr>
        <w:t>r</w:t>
      </w:r>
      <w:r w:rsidR="00654258">
        <w:rPr>
          <w:rFonts w:ascii="Times New Roman" w:hAnsi="Times New Roman" w:cs="Times New Roman"/>
          <w:sz w:val="24"/>
          <w:szCs w:val="24"/>
        </w:rPr>
        <w:t xml:space="preserve">ted from outside Dhaka </w:t>
      </w:r>
      <w:r w:rsidR="007E7479">
        <w:rPr>
          <w:rFonts w:ascii="Times New Roman" w:hAnsi="Times New Roman" w:cs="Times New Roman"/>
          <w:sz w:val="24"/>
          <w:szCs w:val="24"/>
        </w:rPr>
        <w:t xml:space="preserve">including </w:t>
      </w:r>
      <w:r w:rsidR="00F02335">
        <w:rPr>
          <w:rFonts w:ascii="Times New Roman" w:hAnsi="Times New Roman" w:cs="Times New Roman"/>
          <w:sz w:val="24"/>
          <w:szCs w:val="24"/>
        </w:rPr>
        <w:t>725</w:t>
      </w:r>
      <w:r w:rsidR="007E7479">
        <w:rPr>
          <w:rFonts w:ascii="Times New Roman" w:hAnsi="Times New Roman" w:cs="Times New Roman"/>
          <w:sz w:val="24"/>
          <w:szCs w:val="24"/>
        </w:rPr>
        <w:t xml:space="preserve"> deaths (</w:t>
      </w:r>
      <w:r w:rsidR="004025B3">
        <w:rPr>
          <w:rFonts w:ascii="Times New Roman" w:hAnsi="Times New Roman" w:cs="Times New Roman"/>
          <w:sz w:val="24"/>
          <w:szCs w:val="24"/>
        </w:rPr>
        <w:t>case-</w:t>
      </w:r>
      <w:r w:rsidR="00654258">
        <w:rPr>
          <w:rFonts w:ascii="Times New Roman" w:hAnsi="Times New Roman" w:cs="Times New Roman"/>
          <w:sz w:val="24"/>
          <w:szCs w:val="24"/>
        </w:rPr>
        <w:t xml:space="preserve">fatality ratio of </w:t>
      </w:r>
      <w:r w:rsidR="00D4044A">
        <w:rPr>
          <w:rFonts w:ascii="Times New Roman" w:hAnsi="Times New Roman" w:cs="Times New Roman"/>
          <w:sz w:val="24"/>
          <w:szCs w:val="24"/>
        </w:rPr>
        <w:t>0.34</w:t>
      </w:r>
      <w:r w:rsidR="00654258">
        <w:rPr>
          <w:rFonts w:ascii="Times New Roman" w:hAnsi="Times New Roman" w:cs="Times New Roman"/>
          <w:sz w:val="24"/>
          <w:szCs w:val="24"/>
        </w:rPr>
        <w:t>%</w:t>
      </w:r>
      <w:r w:rsidR="0007728A">
        <w:rPr>
          <w:rFonts w:ascii="Times New Roman" w:hAnsi="Times New Roman" w:cs="Times New Roman"/>
          <w:sz w:val="24"/>
          <w:szCs w:val="24"/>
        </w:rPr>
        <w:t>)</w:t>
      </w:r>
      <w:r w:rsidR="00654258">
        <w:rPr>
          <w:rFonts w:ascii="Times New Roman" w:hAnsi="Times New Roman" w:cs="Times New Roman"/>
          <w:sz w:val="24"/>
          <w:szCs w:val="24"/>
        </w:rPr>
        <w:t xml:space="preserve">. </w:t>
      </w:r>
      <w:r w:rsidR="00061B51">
        <w:rPr>
          <w:rFonts w:ascii="Times New Roman" w:hAnsi="Times New Roman" w:cs="Times New Roman"/>
          <w:sz w:val="24"/>
          <w:szCs w:val="24"/>
        </w:rPr>
        <w:t xml:space="preserve"> </w:t>
      </w:r>
    </w:p>
    <w:p w14:paraId="30832290" w14:textId="1063D254" w:rsidR="00FB72CA" w:rsidRPr="00701876" w:rsidRDefault="00526674" w:rsidP="00DB2436">
      <w:pPr>
        <w:spacing w:after="0" w:line="480" w:lineRule="auto"/>
        <w:jc w:val="center"/>
        <w:rPr>
          <w:rFonts w:ascii="Times New Roman" w:hAnsi="Times New Roman" w:cs="Times New Roman"/>
        </w:rPr>
      </w:pPr>
      <w:r w:rsidRPr="00526674">
        <w:t xml:space="preserve"> </w:t>
      </w:r>
      <w:r w:rsidR="00737DB0">
        <w:rPr>
          <w:noProof/>
        </w:rPr>
        <w:drawing>
          <wp:inline distT="0" distB="0" distL="0" distR="0" wp14:anchorId="4D9B9AD4" wp14:editId="70E624B7">
            <wp:extent cx="4474424" cy="5593278"/>
            <wp:effectExtent l="0" t="0" r="2540" b="7620"/>
            <wp:docPr id="18436398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80473" cy="5600840"/>
                    </a:xfrm>
                    <a:prstGeom prst="rect">
                      <a:avLst/>
                    </a:prstGeom>
                    <a:noFill/>
                    <a:ln>
                      <a:noFill/>
                    </a:ln>
                  </pic:spPr>
                </pic:pic>
              </a:graphicData>
            </a:graphic>
          </wp:inline>
        </w:drawing>
      </w:r>
    </w:p>
    <w:p w14:paraId="2EA9DAB8" w14:textId="7FBE4B59" w:rsidR="00A65F0D" w:rsidRPr="007A6D30" w:rsidRDefault="00A65F0D" w:rsidP="00FB72CA">
      <w:pPr>
        <w:spacing w:after="0" w:line="480" w:lineRule="auto"/>
        <w:rPr>
          <w:rFonts w:ascii="Times New Roman" w:hAnsi="Times New Roman" w:cs="Times New Roman"/>
        </w:rPr>
      </w:pPr>
      <w:r w:rsidRPr="008001F0">
        <w:rPr>
          <w:rFonts w:ascii="Times New Roman" w:hAnsi="Times New Roman" w:cs="Times New Roman"/>
          <w:b/>
          <w:bCs/>
        </w:rPr>
        <w:t>Fig 1:</w:t>
      </w:r>
      <w:r w:rsidRPr="00701876">
        <w:rPr>
          <w:rFonts w:ascii="Times New Roman" w:hAnsi="Times New Roman" w:cs="Times New Roman"/>
        </w:rPr>
        <w:t xml:space="preserve"> The number of dengue cases and de</w:t>
      </w:r>
      <w:r w:rsidR="007A281D" w:rsidRPr="00701876">
        <w:rPr>
          <w:rFonts w:ascii="Times New Roman" w:hAnsi="Times New Roman" w:cs="Times New Roman"/>
        </w:rPr>
        <w:t xml:space="preserve">aths reported in 2023 vs 2000-2022 in Bangladesh. Log 10 base is used for the </w:t>
      </w:r>
      <w:r w:rsidR="00701876" w:rsidRPr="00701876">
        <w:rPr>
          <w:rFonts w:ascii="Times New Roman" w:hAnsi="Times New Roman" w:cs="Times New Roman"/>
        </w:rPr>
        <w:t>displaying the cases</w:t>
      </w:r>
      <w:r w:rsidR="00701876">
        <w:rPr>
          <w:rFonts w:ascii="Times New Roman" w:hAnsi="Times New Roman" w:cs="Times New Roman"/>
        </w:rPr>
        <w:t xml:space="preserve"> and deaths </w:t>
      </w:r>
      <w:r w:rsidR="009D2BFD">
        <w:rPr>
          <w:rFonts w:ascii="Times New Roman" w:hAnsi="Times New Roman" w:cs="Times New Roman"/>
        </w:rPr>
        <w:t xml:space="preserve">for the convenience of </w:t>
      </w:r>
      <w:r w:rsidR="0012323E">
        <w:rPr>
          <w:rFonts w:ascii="Times New Roman" w:hAnsi="Times New Roman" w:cs="Times New Roman"/>
        </w:rPr>
        <w:t>visualization and comparison</w:t>
      </w:r>
      <w:r w:rsidR="009D2BFD">
        <w:rPr>
          <w:rFonts w:ascii="Times New Roman" w:hAnsi="Times New Roman" w:cs="Times New Roman"/>
        </w:rPr>
        <w:t xml:space="preserve">. </w:t>
      </w:r>
    </w:p>
    <w:p w14:paraId="2A2D7C4D" w14:textId="0DD7F4E1" w:rsidR="00A16B0E" w:rsidRDefault="009D3534" w:rsidP="00ED19B4">
      <w:pPr>
        <w:spacing w:after="0" w:line="480" w:lineRule="auto"/>
        <w:rPr>
          <w:rFonts w:ascii="Times New Roman" w:hAnsi="Times New Roman" w:cs="Times New Roman"/>
          <w:sz w:val="24"/>
          <w:szCs w:val="24"/>
        </w:rPr>
      </w:pPr>
      <w:r>
        <w:rPr>
          <w:rFonts w:ascii="Times New Roman" w:hAnsi="Times New Roman" w:cs="Times New Roman"/>
        </w:rPr>
        <w:lastRenderedPageBreak/>
        <w:t>Bangladesh</w:t>
      </w:r>
      <w:r w:rsidR="00AB6FC3">
        <w:rPr>
          <w:rFonts w:ascii="Times New Roman" w:hAnsi="Times New Roman" w:cs="Times New Roman"/>
        </w:rPr>
        <w:t xml:space="preserve"> experienced a higher amount of rainfall in 2023 compared to the average </w:t>
      </w:r>
      <w:r w:rsidR="00B77D37">
        <w:rPr>
          <w:rFonts w:ascii="Times New Roman" w:hAnsi="Times New Roman" w:cs="Times New Roman"/>
        </w:rPr>
        <w:t xml:space="preserve">annual </w:t>
      </w:r>
      <w:r w:rsidR="002A4B44">
        <w:rPr>
          <w:rFonts w:ascii="Times New Roman" w:hAnsi="Times New Roman" w:cs="Times New Roman"/>
        </w:rPr>
        <w:t>rainfall</w:t>
      </w:r>
      <w:r w:rsidR="0017630B">
        <w:rPr>
          <w:rFonts w:ascii="Times New Roman" w:hAnsi="Times New Roman" w:cs="Times New Roman"/>
        </w:rPr>
        <w:t xml:space="preserve"> of the </w:t>
      </w:r>
      <w:r w:rsidR="003A6F99">
        <w:rPr>
          <w:rFonts w:ascii="Times New Roman" w:hAnsi="Times New Roman" w:cs="Times New Roman"/>
        </w:rPr>
        <w:t xml:space="preserve">period 2000-2022. </w:t>
      </w:r>
      <w:r w:rsidR="00ED19B4">
        <w:rPr>
          <w:rFonts w:ascii="Times New Roman" w:hAnsi="Times New Roman" w:cs="Times New Roman"/>
        </w:rPr>
        <w:t xml:space="preserve">The average </w:t>
      </w:r>
      <w:r w:rsidR="00A16B0E" w:rsidRPr="009D0035">
        <w:rPr>
          <w:rFonts w:ascii="Times New Roman" w:hAnsi="Times New Roman" w:cs="Times New Roman"/>
          <w:sz w:val="24"/>
          <w:szCs w:val="24"/>
        </w:rPr>
        <w:t xml:space="preserve">rainfall </w:t>
      </w:r>
      <w:r w:rsidR="00ED19B4">
        <w:rPr>
          <w:rFonts w:ascii="Times New Roman" w:hAnsi="Times New Roman" w:cs="Times New Roman"/>
          <w:sz w:val="24"/>
          <w:szCs w:val="24"/>
        </w:rPr>
        <w:t xml:space="preserve">for the period </w:t>
      </w:r>
      <w:r w:rsidR="00A16B0E" w:rsidRPr="009D0035">
        <w:rPr>
          <w:rFonts w:ascii="Times New Roman" w:hAnsi="Times New Roman" w:cs="Times New Roman"/>
          <w:sz w:val="24"/>
          <w:szCs w:val="24"/>
        </w:rPr>
        <w:t xml:space="preserve">2000 to 2022 </w:t>
      </w:r>
      <w:r w:rsidR="00ED19B4">
        <w:rPr>
          <w:rFonts w:ascii="Times New Roman" w:hAnsi="Times New Roman" w:cs="Times New Roman"/>
          <w:sz w:val="24"/>
          <w:szCs w:val="24"/>
        </w:rPr>
        <w:t xml:space="preserve">was </w:t>
      </w:r>
      <w:r w:rsidR="008020D6">
        <w:rPr>
          <w:rFonts w:ascii="Times New Roman" w:hAnsi="Times New Roman" w:cs="Times New Roman"/>
          <w:sz w:val="24"/>
          <w:szCs w:val="24"/>
        </w:rPr>
        <w:t>1915.75</w:t>
      </w:r>
      <w:r w:rsidR="00ED19B4">
        <w:rPr>
          <w:rFonts w:ascii="Times New Roman" w:hAnsi="Times New Roman" w:cs="Times New Roman"/>
          <w:sz w:val="24"/>
          <w:szCs w:val="24"/>
        </w:rPr>
        <w:t xml:space="preserve"> mm whereas in 2023 total annual rainfall increased to </w:t>
      </w:r>
      <w:r w:rsidR="008020D6">
        <w:rPr>
          <w:rFonts w:ascii="Times New Roman" w:hAnsi="Times New Roman" w:cs="Times New Roman"/>
          <w:sz w:val="24"/>
          <w:szCs w:val="24"/>
        </w:rPr>
        <w:t>2390.82</w:t>
      </w:r>
      <w:r w:rsidR="00ED19B4">
        <w:rPr>
          <w:rFonts w:ascii="Times New Roman" w:hAnsi="Times New Roman" w:cs="Times New Roman"/>
          <w:sz w:val="24"/>
          <w:szCs w:val="24"/>
        </w:rPr>
        <w:t xml:space="preserve"> mm</w:t>
      </w:r>
      <w:r w:rsidR="0036206E">
        <w:rPr>
          <w:rFonts w:ascii="Times New Roman" w:hAnsi="Times New Roman" w:cs="Times New Roman"/>
          <w:sz w:val="24"/>
          <w:szCs w:val="24"/>
        </w:rPr>
        <w:t xml:space="preserve"> </w:t>
      </w:r>
      <w:r w:rsidR="0036206E" w:rsidRPr="0036206E">
        <w:rPr>
          <w:rFonts w:ascii="Times New Roman" w:hAnsi="Times New Roman" w:cs="Times New Roman"/>
          <w:b/>
          <w:bCs/>
          <w:sz w:val="24"/>
          <w:szCs w:val="24"/>
        </w:rPr>
        <w:t>(Fig 2)</w:t>
      </w:r>
      <w:r w:rsidR="00ED19B4">
        <w:rPr>
          <w:rFonts w:ascii="Times New Roman" w:hAnsi="Times New Roman" w:cs="Times New Roman"/>
          <w:sz w:val="24"/>
          <w:szCs w:val="24"/>
        </w:rPr>
        <w:t xml:space="preserve">. </w:t>
      </w:r>
      <w:r w:rsidR="00C37582">
        <w:rPr>
          <w:rFonts w:ascii="Times New Roman" w:hAnsi="Times New Roman" w:cs="Times New Roman"/>
          <w:sz w:val="24"/>
          <w:szCs w:val="24"/>
        </w:rPr>
        <w:t xml:space="preserve">It was also </w:t>
      </w:r>
      <w:r w:rsidR="001315F8">
        <w:rPr>
          <w:rFonts w:ascii="Times New Roman" w:hAnsi="Times New Roman" w:cs="Times New Roman"/>
          <w:sz w:val="24"/>
          <w:szCs w:val="24"/>
        </w:rPr>
        <w:t>evident</w:t>
      </w:r>
      <w:r w:rsidR="00C37582">
        <w:rPr>
          <w:rFonts w:ascii="Times New Roman" w:hAnsi="Times New Roman" w:cs="Times New Roman"/>
          <w:sz w:val="24"/>
          <w:szCs w:val="24"/>
        </w:rPr>
        <w:t xml:space="preserve"> that rainfall started </w:t>
      </w:r>
      <w:r w:rsidR="005B5657">
        <w:rPr>
          <w:rFonts w:ascii="Times New Roman" w:hAnsi="Times New Roman" w:cs="Times New Roman"/>
          <w:sz w:val="24"/>
          <w:szCs w:val="24"/>
        </w:rPr>
        <w:t>earlier</w:t>
      </w:r>
      <w:r w:rsidR="001315F8">
        <w:rPr>
          <w:rFonts w:ascii="Times New Roman" w:hAnsi="Times New Roman" w:cs="Times New Roman"/>
          <w:sz w:val="24"/>
          <w:szCs w:val="24"/>
        </w:rPr>
        <w:t xml:space="preserve"> in the year </w:t>
      </w:r>
      <w:r w:rsidR="00A11350">
        <w:rPr>
          <w:rFonts w:ascii="Times New Roman" w:hAnsi="Times New Roman" w:cs="Times New Roman"/>
          <w:sz w:val="24"/>
          <w:szCs w:val="24"/>
        </w:rPr>
        <w:t xml:space="preserve">with </w:t>
      </w:r>
      <w:del w:id="94" w:author="Mohammad Nayeem Hasan" w:date="2024-01-19T02:12:00Z">
        <w:r w:rsidDel="004151B9">
          <w:rPr>
            <w:rFonts w:ascii="Times New Roman" w:hAnsi="Times New Roman" w:cs="Times New Roman"/>
            <w:sz w:val="24"/>
            <w:szCs w:val="24"/>
          </w:rPr>
          <w:delText>130.5</w:delText>
        </w:r>
      </w:del>
      <w:ins w:id="95" w:author="Mohammad Nayeem Hasan" w:date="2024-01-19T02:12:00Z">
        <w:r w:rsidR="004151B9">
          <w:rPr>
            <w:rFonts w:ascii="Times New Roman" w:hAnsi="Times New Roman" w:cs="Times New Roman"/>
            <w:sz w:val="24"/>
            <w:szCs w:val="24"/>
          </w:rPr>
          <w:t>90</w:t>
        </w:r>
      </w:ins>
      <w:r w:rsidR="00A11350">
        <w:rPr>
          <w:rFonts w:ascii="Times New Roman" w:hAnsi="Times New Roman" w:cs="Times New Roman"/>
          <w:sz w:val="24"/>
          <w:szCs w:val="24"/>
        </w:rPr>
        <w:t xml:space="preserve"> mm of precipitation in </w:t>
      </w:r>
      <w:r w:rsidR="00797B57">
        <w:rPr>
          <w:rFonts w:ascii="Times New Roman" w:hAnsi="Times New Roman" w:cs="Times New Roman"/>
          <w:sz w:val="24"/>
          <w:szCs w:val="24"/>
        </w:rPr>
        <w:t>March</w:t>
      </w:r>
      <w:r w:rsidR="00A11350">
        <w:rPr>
          <w:rFonts w:ascii="Times New Roman" w:hAnsi="Times New Roman" w:cs="Times New Roman"/>
          <w:sz w:val="24"/>
          <w:szCs w:val="24"/>
        </w:rPr>
        <w:t xml:space="preserve"> </w:t>
      </w:r>
      <w:r w:rsidR="0000090E">
        <w:rPr>
          <w:rFonts w:ascii="Times New Roman" w:hAnsi="Times New Roman" w:cs="Times New Roman"/>
          <w:sz w:val="24"/>
          <w:szCs w:val="24"/>
        </w:rPr>
        <w:t>compared</w:t>
      </w:r>
      <w:r w:rsidR="00A06020">
        <w:rPr>
          <w:rFonts w:ascii="Times New Roman" w:hAnsi="Times New Roman" w:cs="Times New Roman"/>
          <w:sz w:val="24"/>
          <w:szCs w:val="24"/>
        </w:rPr>
        <w:t xml:space="preserve"> to an average </w:t>
      </w:r>
      <w:r w:rsidR="00A06020" w:rsidRPr="009D3534">
        <w:rPr>
          <w:rFonts w:ascii="Times New Roman" w:hAnsi="Times New Roman" w:cs="Times New Roman"/>
          <w:sz w:val="24"/>
          <w:szCs w:val="24"/>
        </w:rPr>
        <w:t xml:space="preserve">of </w:t>
      </w:r>
      <w:ins w:id="96" w:author="Mohammad Nayeem Hasan" w:date="2024-01-19T02:12:00Z">
        <w:r w:rsidR="004151B9">
          <w:rPr>
            <w:rFonts w:ascii="Times New Roman" w:hAnsi="Times New Roman" w:cs="Times New Roman"/>
            <w:sz w:val="24"/>
            <w:szCs w:val="24"/>
          </w:rPr>
          <w:t>45</w:t>
        </w:r>
      </w:ins>
      <w:del w:id="97" w:author="Mohammad Nayeem Hasan" w:date="2024-01-19T02:12:00Z">
        <w:r w:rsidDel="004151B9">
          <w:rPr>
            <w:rFonts w:ascii="Times New Roman" w:hAnsi="Times New Roman" w:cs="Times New Roman"/>
            <w:sz w:val="24"/>
            <w:szCs w:val="24"/>
          </w:rPr>
          <w:delText>4</w:delText>
        </w:r>
        <w:r w:rsidR="008C0C3C" w:rsidDel="004151B9">
          <w:rPr>
            <w:rFonts w:ascii="Times New Roman" w:hAnsi="Times New Roman" w:cs="Times New Roman"/>
            <w:sz w:val="24"/>
            <w:szCs w:val="24"/>
          </w:rPr>
          <w:delText>5.0</w:delText>
        </w:r>
      </w:del>
      <w:r w:rsidR="00324444">
        <w:rPr>
          <w:rFonts w:ascii="Times New Roman" w:hAnsi="Times New Roman" w:cs="Times New Roman"/>
          <w:sz w:val="24"/>
          <w:szCs w:val="24"/>
        </w:rPr>
        <w:t xml:space="preserve"> mm</w:t>
      </w:r>
      <w:r w:rsidR="00A06020">
        <w:rPr>
          <w:rFonts w:ascii="Times New Roman" w:hAnsi="Times New Roman" w:cs="Times New Roman"/>
          <w:sz w:val="24"/>
          <w:szCs w:val="24"/>
        </w:rPr>
        <w:t xml:space="preserve"> amount of rainfall for </w:t>
      </w:r>
      <w:r w:rsidR="0000090E">
        <w:rPr>
          <w:rFonts w:ascii="Times New Roman" w:hAnsi="Times New Roman" w:cs="Times New Roman"/>
          <w:sz w:val="24"/>
          <w:szCs w:val="24"/>
        </w:rPr>
        <w:t xml:space="preserve">the month of </w:t>
      </w:r>
      <w:r w:rsidR="00A06020">
        <w:rPr>
          <w:rFonts w:ascii="Times New Roman" w:hAnsi="Times New Roman" w:cs="Times New Roman"/>
          <w:sz w:val="24"/>
          <w:szCs w:val="24"/>
        </w:rPr>
        <w:t>the period 2000-2022.</w:t>
      </w:r>
      <w:ins w:id="98" w:author="Mohammad Nayeem Hasan" w:date="2024-01-19T02:12:00Z">
        <w:r w:rsidR="004151B9">
          <w:rPr>
            <w:rFonts w:ascii="Times New Roman" w:hAnsi="Times New Roman" w:cs="Times New Roman"/>
            <w:sz w:val="24"/>
            <w:szCs w:val="24"/>
          </w:rPr>
          <w:t xml:space="preserve"> </w:t>
        </w:r>
      </w:ins>
      <w:del w:id="99" w:author="Mohammad Nayeem Hasan" w:date="2024-01-19T02:12:00Z">
        <w:r w:rsidR="00A06020" w:rsidDel="004151B9">
          <w:rPr>
            <w:rFonts w:ascii="Times New Roman" w:hAnsi="Times New Roman" w:cs="Times New Roman"/>
            <w:sz w:val="24"/>
            <w:szCs w:val="24"/>
          </w:rPr>
          <w:delText xml:space="preserve"> </w:delText>
        </w:r>
        <w:r w:rsidR="001315F8" w:rsidDel="004151B9">
          <w:rPr>
            <w:rFonts w:ascii="Times New Roman" w:hAnsi="Times New Roman" w:cs="Times New Roman"/>
            <w:sz w:val="24"/>
            <w:szCs w:val="24"/>
          </w:rPr>
          <w:delText xml:space="preserve"> </w:delText>
        </w:r>
        <w:r w:rsidR="005B5657" w:rsidDel="004151B9">
          <w:rPr>
            <w:rFonts w:ascii="Times New Roman" w:hAnsi="Times New Roman" w:cs="Times New Roman"/>
            <w:sz w:val="24"/>
            <w:szCs w:val="24"/>
          </w:rPr>
          <w:delText xml:space="preserve"> </w:delText>
        </w:r>
      </w:del>
      <w:r w:rsidR="003A6F99" w:rsidRPr="007A6D30">
        <w:rPr>
          <w:rFonts w:ascii="Times New Roman" w:hAnsi="Times New Roman" w:cs="Times New Roman"/>
        </w:rPr>
        <w:t xml:space="preserve">There was </w:t>
      </w:r>
      <w:r w:rsidR="003A6F99">
        <w:rPr>
          <w:rFonts w:ascii="Times New Roman" w:hAnsi="Times New Roman" w:cs="Times New Roman"/>
        </w:rPr>
        <w:t>a comparable range of temperature between 2023 and the period 2000-2022.</w:t>
      </w:r>
      <w:r w:rsidR="003A6F99">
        <w:rPr>
          <w:rFonts w:ascii="Times New Roman" w:hAnsi="Times New Roman" w:cs="Times New Roman"/>
          <w:sz w:val="24"/>
          <w:szCs w:val="24"/>
        </w:rPr>
        <w:t xml:space="preserve"> In </w:t>
      </w:r>
      <w:r w:rsidR="000F03B6">
        <w:rPr>
          <w:rFonts w:ascii="Times New Roman" w:hAnsi="Times New Roman" w:cs="Times New Roman"/>
          <w:sz w:val="24"/>
          <w:szCs w:val="24"/>
        </w:rPr>
        <w:t>comparison</w:t>
      </w:r>
      <w:r w:rsidR="003A6F99">
        <w:rPr>
          <w:rFonts w:ascii="Times New Roman" w:hAnsi="Times New Roman" w:cs="Times New Roman"/>
          <w:sz w:val="24"/>
          <w:szCs w:val="24"/>
        </w:rPr>
        <w:t xml:space="preserve"> to </w:t>
      </w:r>
      <w:r w:rsidR="00A8437D">
        <w:rPr>
          <w:rFonts w:ascii="Times New Roman" w:hAnsi="Times New Roman" w:cs="Times New Roman"/>
          <w:sz w:val="24"/>
          <w:szCs w:val="24"/>
        </w:rPr>
        <w:t xml:space="preserve">the </w:t>
      </w:r>
      <w:r w:rsidR="003A6F99">
        <w:rPr>
          <w:rFonts w:ascii="Times New Roman" w:hAnsi="Times New Roman" w:cs="Times New Roman"/>
          <w:sz w:val="24"/>
          <w:szCs w:val="24"/>
        </w:rPr>
        <w:t xml:space="preserve">mean </w:t>
      </w:r>
      <w:r w:rsidR="00A16B0E" w:rsidRPr="009D0035">
        <w:rPr>
          <w:rFonts w:ascii="Times New Roman" w:hAnsi="Times New Roman" w:cs="Times New Roman"/>
          <w:sz w:val="24"/>
          <w:szCs w:val="24"/>
        </w:rPr>
        <w:t xml:space="preserve">temperature </w:t>
      </w:r>
      <w:r w:rsidR="0093345F">
        <w:rPr>
          <w:rFonts w:ascii="Times New Roman" w:hAnsi="Times New Roman" w:cs="Times New Roman"/>
          <w:sz w:val="24"/>
          <w:szCs w:val="24"/>
        </w:rPr>
        <w:t xml:space="preserve">of </w:t>
      </w:r>
      <w:r w:rsidR="00A16B0E" w:rsidRPr="009D0035">
        <w:rPr>
          <w:rFonts w:ascii="Times New Roman" w:hAnsi="Times New Roman" w:cs="Times New Roman"/>
          <w:sz w:val="24"/>
          <w:szCs w:val="24"/>
        </w:rPr>
        <w:t>26.</w:t>
      </w:r>
      <w:ins w:id="100" w:author="Mohammad Nayeem Hasan" w:date="2024-01-19T00:56:00Z">
        <w:r w:rsidR="00240D20">
          <w:rPr>
            <w:rFonts w:ascii="Times New Roman" w:hAnsi="Times New Roman" w:cs="Times New Roman"/>
            <w:sz w:val="24"/>
            <w:szCs w:val="24"/>
          </w:rPr>
          <w:t>46</w:t>
        </w:r>
      </w:ins>
      <w:del w:id="101" w:author="Mohammad Nayeem Hasan" w:date="2024-01-19T00:56:00Z">
        <w:r w:rsidR="009967C9" w:rsidDel="00240D20">
          <w:rPr>
            <w:rFonts w:ascii="Times New Roman" w:hAnsi="Times New Roman" w:cs="Times New Roman"/>
            <w:sz w:val="24"/>
            <w:szCs w:val="24"/>
          </w:rPr>
          <w:delText>59</w:delText>
        </w:r>
      </w:del>
      <w:r w:rsidR="00AB1E7D">
        <w:rPr>
          <w:rFonts w:ascii="Times New Roman" w:hAnsi="Times New Roman" w:cs="Times New Roman"/>
          <w:sz w:val="24"/>
          <w:szCs w:val="24"/>
        </w:rPr>
        <w:t xml:space="preserve"> </w:t>
      </w:r>
      <w:r w:rsidR="007E391B">
        <w:rPr>
          <w:rFonts w:ascii="Times New Roman" w:hAnsi="Times New Roman" w:cs="Times New Roman"/>
          <w:sz w:val="24"/>
          <w:szCs w:val="24"/>
        </w:rPr>
        <w:t xml:space="preserve">°C </w:t>
      </w:r>
      <w:r w:rsidR="00AB1E7D">
        <w:rPr>
          <w:rFonts w:ascii="Times New Roman" w:hAnsi="Times New Roman" w:cs="Times New Roman"/>
          <w:sz w:val="24"/>
          <w:szCs w:val="24"/>
        </w:rPr>
        <w:t xml:space="preserve">for </w:t>
      </w:r>
      <w:r w:rsidR="00021342">
        <w:rPr>
          <w:rFonts w:ascii="Times New Roman" w:hAnsi="Times New Roman" w:cs="Times New Roman"/>
          <w:sz w:val="24"/>
          <w:szCs w:val="24"/>
        </w:rPr>
        <w:t xml:space="preserve">the </w:t>
      </w:r>
      <w:r w:rsidR="00AB1E7D">
        <w:rPr>
          <w:rFonts w:ascii="Times New Roman" w:hAnsi="Times New Roman" w:cs="Times New Roman"/>
          <w:sz w:val="24"/>
          <w:szCs w:val="24"/>
        </w:rPr>
        <w:t>period</w:t>
      </w:r>
      <w:r w:rsidR="00A16B0E" w:rsidRPr="009D0035">
        <w:rPr>
          <w:rFonts w:ascii="Times New Roman" w:hAnsi="Times New Roman" w:cs="Times New Roman"/>
          <w:sz w:val="24"/>
          <w:szCs w:val="24"/>
        </w:rPr>
        <w:t xml:space="preserve"> 2000 to 2022, the temperature decreased marginally to </w:t>
      </w:r>
      <w:r w:rsidR="009540E8">
        <w:rPr>
          <w:rFonts w:ascii="Times New Roman" w:hAnsi="Times New Roman" w:cs="Times New Roman"/>
          <w:sz w:val="24"/>
          <w:szCs w:val="24"/>
        </w:rPr>
        <w:t>2</w:t>
      </w:r>
      <w:ins w:id="102" w:author="Mohammad Nayeem Hasan" w:date="2024-01-19T00:57:00Z">
        <w:r w:rsidR="00240D20">
          <w:rPr>
            <w:rFonts w:ascii="Times New Roman" w:hAnsi="Times New Roman" w:cs="Times New Roman"/>
            <w:sz w:val="24"/>
            <w:szCs w:val="24"/>
          </w:rPr>
          <w:t>7</w:t>
        </w:r>
      </w:ins>
      <w:del w:id="103" w:author="Mohammad Nayeem Hasan" w:date="2024-01-19T00:57:00Z">
        <w:r w:rsidR="009540E8" w:rsidDel="00240D20">
          <w:rPr>
            <w:rFonts w:ascii="Times New Roman" w:hAnsi="Times New Roman" w:cs="Times New Roman"/>
            <w:sz w:val="24"/>
            <w:szCs w:val="24"/>
          </w:rPr>
          <w:delText>6</w:delText>
        </w:r>
      </w:del>
      <w:r w:rsidR="009540E8">
        <w:rPr>
          <w:rFonts w:ascii="Times New Roman" w:hAnsi="Times New Roman" w:cs="Times New Roman"/>
          <w:sz w:val="24"/>
          <w:szCs w:val="24"/>
        </w:rPr>
        <w:t>.</w:t>
      </w:r>
      <w:ins w:id="104" w:author="Mohammad Nayeem Hasan" w:date="2024-01-19T00:57:00Z">
        <w:r w:rsidR="00240D20">
          <w:rPr>
            <w:rFonts w:ascii="Times New Roman" w:hAnsi="Times New Roman" w:cs="Times New Roman"/>
            <w:sz w:val="24"/>
            <w:szCs w:val="24"/>
          </w:rPr>
          <w:t>61</w:t>
        </w:r>
      </w:ins>
      <w:del w:id="105" w:author="Mohammad Nayeem Hasan" w:date="2024-01-19T00:57:00Z">
        <w:r w:rsidR="009540E8" w:rsidDel="00240D20">
          <w:rPr>
            <w:rFonts w:ascii="Times New Roman" w:hAnsi="Times New Roman" w:cs="Times New Roman"/>
            <w:sz w:val="24"/>
            <w:szCs w:val="24"/>
          </w:rPr>
          <w:delText>25</w:delText>
        </w:r>
      </w:del>
      <w:r w:rsidR="00AB1E7D">
        <w:rPr>
          <w:rFonts w:ascii="Times New Roman" w:hAnsi="Times New Roman" w:cs="Times New Roman"/>
          <w:sz w:val="24"/>
          <w:szCs w:val="24"/>
        </w:rPr>
        <w:t xml:space="preserve"> °C</w:t>
      </w:r>
      <w:r w:rsidR="00A16B0E" w:rsidRPr="009D0035">
        <w:rPr>
          <w:rFonts w:ascii="Times New Roman" w:hAnsi="Times New Roman" w:cs="Times New Roman"/>
          <w:sz w:val="24"/>
          <w:szCs w:val="24"/>
        </w:rPr>
        <w:t xml:space="preserve"> in 2023</w:t>
      </w:r>
      <w:r w:rsidR="0036206E">
        <w:rPr>
          <w:rFonts w:ascii="Times New Roman" w:hAnsi="Times New Roman" w:cs="Times New Roman"/>
          <w:sz w:val="24"/>
          <w:szCs w:val="24"/>
        </w:rPr>
        <w:t xml:space="preserve"> </w:t>
      </w:r>
      <w:r w:rsidR="0036206E" w:rsidRPr="0036206E">
        <w:rPr>
          <w:rFonts w:ascii="Times New Roman" w:hAnsi="Times New Roman" w:cs="Times New Roman"/>
          <w:b/>
          <w:bCs/>
          <w:sz w:val="24"/>
          <w:szCs w:val="24"/>
        </w:rPr>
        <w:t>(Fig 2)</w:t>
      </w:r>
      <w:r w:rsidR="00A16B0E" w:rsidRPr="009D0035">
        <w:rPr>
          <w:rFonts w:ascii="Times New Roman" w:hAnsi="Times New Roman" w:cs="Times New Roman"/>
          <w:sz w:val="24"/>
          <w:szCs w:val="24"/>
        </w:rPr>
        <w:t xml:space="preserve">. </w:t>
      </w:r>
    </w:p>
    <w:p w14:paraId="681E4197" w14:textId="1207AF75" w:rsidR="003E1C49" w:rsidRDefault="00FA60EA" w:rsidP="008753A7">
      <w:pPr>
        <w:spacing w:after="0" w:line="480" w:lineRule="auto"/>
        <w:jc w:val="center"/>
        <w:rPr>
          <w:rFonts w:ascii="Times New Roman" w:hAnsi="Times New Roman" w:cs="Times New Roman"/>
          <w:b/>
          <w:bCs/>
        </w:rPr>
      </w:pPr>
      <w:del w:id="106" w:author="Mohammad Nayeem Hasan" w:date="2024-01-19T00:54:00Z">
        <w:r w:rsidDel="00240D20">
          <w:rPr>
            <w:noProof/>
          </w:rPr>
          <w:drawing>
            <wp:inline distT="0" distB="0" distL="0" distR="0" wp14:anchorId="7DE274F3" wp14:editId="66488BB4">
              <wp:extent cx="4173220" cy="5216756"/>
              <wp:effectExtent l="0" t="0" r="0" b="3175"/>
              <wp:docPr id="2067267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77352" cy="5221921"/>
                      </a:xfrm>
                      <a:prstGeom prst="rect">
                        <a:avLst/>
                      </a:prstGeom>
                      <a:noFill/>
                      <a:ln>
                        <a:noFill/>
                      </a:ln>
                    </pic:spPr>
                  </pic:pic>
                </a:graphicData>
              </a:graphic>
            </wp:inline>
          </w:drawing>
        </w:r>
      </w:del>
      <w:ins w:id="107" w:author="Mohammad Nayeem Hasan" w:date="2024-01-19T00:54:00Z">
        <w:r w:rsidR="00240D20" w:rsidRPr="00240D20">
          <w:t xml:space="preserve"> </w:t>
        </w:r>
        <w:r w:rsidR="00240D20">
          <w:rPr>
            <w:noProof/>
          </w:rPr>
          <w:drawing>
            <wp:inline distT="0" distB="0" distL="0" distR="0" wp14:anchorId="606B6E5D" wp14:editId="3880F65A">
              <wp:extent cx="4603354" cy="5754448"/>
              <wp:effectExtent l="0" t="0" r="6985" b="0"/>
              <wp:docPr id="160902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03354" cy="5754448"/>
                      </a:xfrm>
                      <a:prstGeom prst="rect">
                        <a:avLst/>
                      </a:prstGeom>
                      <a:noFill/>
                      <a:ln>
                        <a:noFill/>
                      </a:ln>
                    </pic:spPr>
                  </pic:pic>
                </a:graphicData>
              </a:graphic>
            </wp:inline>
          </w:drawing>
        </w:r>
      </w:ins>
    </w:p>
    <w:p w14:paraId="49F96769" w14:textId="721546E3" w:rsidR="00A53111" w:rsidRDefault="000F28BE" w:rsidP="000F28BE">
      <w:pPr>
        <w:spacing w:after="0" w:line="480" w:lineRule="auto"/>
        <w:rPr>
          <w:rFonts w:ascii="Times New Roman" w:hAnsi="Times New Roman" w:cs="Times New Roman"/>
          <w:sz w:val="24"/>
          <w:szCs w:val="24"/>
        </w:rPr>
      </w:pPr>
      <w:r w:rsidRPr="001D626C">
        <w:rPr>
          <w:rFonts w:ascii="Times New Roman" w:hAnsi="Times New Roman" w:cs="Times New Roman"/>
          <w:b/>
          <w:bCs/>
          <w:sz w:val="24"/>
          <w:szCs w:val="24"/>
        </w:rPr>
        <w:lastRenderedPageBreak/>
        <w:t xml:space="preserve">Fig 2: </w:t>
      </w:r>
      <w:r w:rsidRPr="00FF6008">
        <w:rPr>
          <w:rFonts w:ascii="Times New Roman" w:hAnsi="Times New Roman" w:cs="Times New Roman"/>
          <w:sz w:val="24"/>
          <w:szCs w:val="24"/>
        </w:rPr>
        <w:t xml:space="preserve">The </w:t>
      </w:r>
      <w:r w:rsidR="001763AA" w:rsidRPr="00FF6008">
        <w:rPr>
          <w:rFonts w:ascii="Times New Roman" w:hAnsi="Times New Roman" w:cs="Times New Roman"/>
          <w:sz w:val="24"/>
          <w:szCs w:val="24"/>
        </w:rPr>
        <w:t xml:space="preserve">temperatures </w:t>
      </w:r>
      <w:r w:rsidR="00020C9C" w:rsidRPr="00FF6008">
        <w:rPr>
          <w:rFonts w:ascii="Times New Roman" w:hAnsi="Times New Roman" w:cs="Times New Roman"/>
          <w:sz w:val="24"/>
          <w:szCs w:val="24"/>
        </w:rPr>
        <w:t xml:space="preserve">(°C) </w:t>
      </w:r>
      <w:r w:rsidR="001763AA" w:rsidRPr="00FF6008">
        <w:rPr>
          <w:rFonts w:ascii="Times New Roman" w:hAnsi="Times New Roman" w:cs="Times New Roman"/>
          <w:sz w:val="24"/>
          <w:szCs w:val="24"/>
        </w:rPr>
        <w:t xml:space="preserve">and </w:t>
      </w:r>
      <w:r w:rsidR="00FA60EA">
        <w:rPr>
          <w:rFonts w:ascii="Times New Roman" w:hAnsi="Times New Roman" w:cs="Times New Roman"/>
          <w:sz w:val="24"/>
          <w:szCs w:val="24"/>
        </w:rPr>
        <w:t>rainfall</w:t>
      </w:r>
      <w:r w:rsidR="00020C9C" w:rsidRPr="00FF6008">
        <w:rPr>
          <w:rFonts w:ascii="Times New Roman" w:hAnsi="Times New Roman" w:cs="Times New Roman"/>
          <w:sz w:val="24"/>
          <w:szCs w:val="24"/>
        </w:rPr>
        <w:t xml:space="preserve"> (mm)</w:t>
      </w:r>
      <w:r w:rsidR="00D23662">
        <w:rPr>
          <w:rFonts w:ascii="Times New Roman" w:hAnsi="Times New Roman" w:cs="Times New Roman"/>
          <w:sz w:val="24"/>
          <w:szCs w:val="24"/>
        </w:rPr>
        <w:t xml:space="preserve"> of Bangladesh as recorded in a Weather station in Mirpur Dhaka, by </w:t>
      </w:r>
      <w:r w:rsidR="00A53111">
        <w:rPr>
          <w:rFonts w:ascii="Times New Roman" w:hAnsi="Times New Roman" w:cs="Times New Roman"/>
          <w:sz w:val="24"/>
          <w:szCs w:val="24"/>
        </w:rPr>
        <w:t>Bangladesh</w:t>
      </w:r>
      <w:r w:rsidR="00D23662">
        <w:rPr>
          <w:rFonts w:ascii="Times New Roman" w:hAnsi="Times New Roman" w:cs="Times New Roman"/>
          <w:sz w:val="24"/>
          <w:szCs w:val="24"/>
        </w:rPr>
        <w:t xml:space="preserve"> </w:t>
      </w:r>
      <w:r w:rsidR="00FB43A8">
        <w:rPr>
          <w:rFonts w:ascii="Times New Roman" w:hAnsi="Times New Roman" w:cs="Times New Roman"/>
          <w:sz w:val="24"/>
          <w:szCs w:val="24"/>
        </w:rPr>
        <w:t>Meteorological</w:t>
      </w:r>
      <w:r w:rsidR="003613B4">
        <w:rPr>
          <w:rFonts w:ascii="Times New Roman" w:hAnsi="Times New Roman" w:cs="Times New Roman"/>
          <w:sz w:val="24"/>
          <w:szCs w:val="24"/>
        </w:rPr>
        <w:t xml:space="preserve"> Department, Bangladesh </w:t>
      </w:r>
      <w:r w:rsidR="00985D50">
        <w:rPr>
          <w:rFonts w:ascii="Times New Roman" w:hAnsi="Times New Roman" w:cs="Times New Roman"/>
          <w:sz w:val="24"/>
          <w:szCs w:val="24"/>
        </w:rPr>
        <w:t xml:space="preserve">for the period 2000-2022 vs. 2023. </w:t>
      </w:r>
    </w:p>
    <w:p w14:paraId="1DFF070C" w14:textId="77777777" w:rsidR="009D0035" w:rsidRPr="00DF2D99" w:rsidRDefault="009D0035" w:rsidP="009D0035">
      <w:pPr>
        <w:spacing w:after="0" w:line="240" w:lineRule="auto"/>
        <w:jc w:val="both"/>
        <w:rPr>
          <w:rFonts w:ascii="Times New Roman" w:hAnsi="Times New Roman" w:cs="Times New Roman"/>
          <w:b/>
          <w:bCs/>
          <w:sz w:val="24"/>
          <w:szCs w:val="24"/>
        </w:rPr>
      </w:pPr>
    </w:p>
    <w:p w14:paraId="4DFC7C00" w14:textId="77777777" w:rsidR="00061B51" w:rsidRDefault="00061B51" w:rsidP="00DF2D99">
      <w:pPr>
        <w:spacing w:after="0" w:line="240" w:lineRule="auto"/>
        <w:rPr>
          <w:rFonts w:ascii="Times New Roman" w:eastAsia="Times New Roman" w:hAnsi="Times New Roman" w:cs="Times New Roman"/>
          <w:b/>
          <w:bCs/>
          <w:color w:val="000000"/>
          <w:lang w:val="en-US"/>
        </w:rPr>
      </w:pPr>
      <w:commentRangeStart w:id="108"/>
    </w:p>
    <w:p w14:paraId="78CB60A2" w14:textId="17C3CF82" w:rsidR="00724B94" w:rsidRDefault="00E70CD3" w:rsidP="00DF2D99">
      <w:pPr>
        <w:spacing w:after="0" w:line="240" w:lineRule="auto"/>
        <w:rPr>
          <w:rFonts w:ascii="Times New Roman" w:eastAsia="Times New Roman" w:hAnsi="Times New Roman" w:cs="Times New Roman"/>
          <w:b/>
          <w:bCs/>
          <w:color w:val="000000"/>
          <w:lang w:val="en-US"/>
        </w:rPr>
      </w:pPr>
      <w:r w:rsidRPr="00DF2D99">
        <w:rPr>
          <w:rFonts w:ascii="Times New Roman" w:eastAsia="Times New Roman" w:hAnsi="Times New Roman" w:cs="Times New Roman"/>
          <w:b/>
          <w:bCs/>
          <w:color w:val="000000"/>
          <w:lang w:val="en-US"/>
        </w:rPr>
        <w:t>Relative c</w:t>
      </w:r>
      <w:r w:rsidR="00DF2D99" w:rsidRPr="00DF2D99">
        <w:rPr>
          <w:rFonts w:ascii="Times New Roman" w:eastAsia="Times New Roman" w:hAnsi="Times New Roman" w:cs="Times New Roman"/>
          <w:b/>
          <w:bCs/>
          <w:color w:val="000000"/>
          <w:lang w:val="en-US"/>
        </w:rPr>
        <w:t xml:space="preserve">hanges </w:t>
      </w:r>
      <w:r w:rsidR="002C45D7" w:rsidRPr="00DF2D99">
        <w:rPr>
          <w:rFonts w:ascii="Times New Roman" w:eastAsia="Times New Roman" w:hAnsi="Times New Roman" w:cs="Times New Roman"/>
          <w:b/>
          <w:bCs/>
          <w:color w:val="000000"/>
          <w:lang w:val="en-US"/>
        </w:rPr>
        <w:t>of dengue</w:t>
      </w:r>
      <w:r w:rsidR="00DF2D99" w:rsidRPr="00DF2D99">
        <w:rPr>
          <w:rFonts w:ascii="Times New Roman" w:eastAsia="Times New Roman" w:hAnsi="Times New Roman" w:cs="Times New Roman"/>
          <w:b/>
          <w:bCs/>
          <w:color w:val="000000"/>
          <w:lang w:val="en-US"/>
        </w:rPr>
        <w:t xml:space="preserve"> </w:t>
      </w:r>
      <w:r w:rsidR="00724B94" w:rsidRPr="00DF2D99">
        <w:rPr>
          <w:rFonts w:ascii="Times New Roman" w:eastAsia="Times New Roman" w:hAnsi="Times New Roman" w:cs="Times New Roman"/>
          <w:b/>
          <w:bCs/>
          <w:color w:val="000000"/>
          <w:lang w:val="en-US"/>
        </w:rPr>
        <w:t>cases</w:t>
      </w:r>
      <w:r w:rsidR="000A6CCA">
        <w:rPr>
          <w:rFonts w:ascii="Times New Roman" w:eastAsia="Times New Roman" w:hAnsi="Times New Roman" w:cs="Times New Roman"/>
          <w:b/>
          <w:bCs/>
          <w:color w:val="000000"/>
          <w:lang w:val="en-US"/>
        </w:rPr>
        <w:t xml:space="preserve"> in </w:t>
      </w:r>
      <w:r w:rsidR="008B003D">
        <w:rPr>
          <w:rFonts w:ascii="Times New Roman" w:eastAsia="Times New Roman" w:hAnsi="Times New Roman" w:cs="Times New Roman"/>
          <w:b/>
          <w:bCs/>
          <w:color w:val="000000"/>
          <w:lang w:val="en-US"/>
        </w:rPr>
        <w:t xml:space="preserve">each </w:t>
      </w:r>
      <w:r w:rsidR="007844BF">
        <w:rPr>
          <w:rFonts w:ascii="Times New Roman" w:eastAsia="Times New Roman" w:hAnsi="Times New Roman" w:cs="Times New Roman"/>
          <w:b/>
          <w:bCs/>
          <w:color w:val="000000"/>
          <w:lang w:val="en-US"/>
        </w:rPr>
        <w:t>division</w:t>
      </w:r>
      <w:r w:rsidR="00724B94" w:rsidRPr="00DF2D99">
        <w:rPr>
          <w:rFonts w:ascii="Times New Roman" w:eastAsia="Times New Roman" w:hAnsi="Times New Roman" w:cs="Times New Roman"/>
          <w:b/>
          <w:bCs/>
          <w:color w:val="000000"/>
          <w:lang w:val="en-US"/>
        </w:rPr>
        <w:t>:</w:t>
      </w:r>
      <w:r w:rsidR="00DF2D99" w:rsidRPr="00DF2D99">
        <w:rPr>
          <w:rFonts w:ascii="Times New Roman" w:eastAsia="Times New Roman" w:hAnsi="Times New Roman" w:cs="Times New Roman"/>
          <w:b/>
          <w:bCs/>
          <w:color w:val="000000"/>
          <w:lang w:val="en-US"/>
        </w:rPr>
        <w:t xml:space="preserve"> </w:t>
      </w:r>
      <w:commentRangeEnd w:id="108"/>
      <w:r w:rsidR="001E03DA">
        <w:rPr>
          <w:rStyle w:val="CommentReference"/>
        </w:rPr>
        <w:commentReference w:id="108"/>
      </w:r>
    </w:p>
    <w:p w14:paraId="1A81BA90" w14:textId="77777777" w:rsidR="00724B94" w:rsidRDefault="00724B94" w:rsidP="00DF2D99">
      <w:pPr>
        <w:spacing w:after="0" w:line="240" w:lineRule="auto"/>
        <w:rPr>
          <w:rFonts w:ascii="Times New Roman" w:eastAsia="Times New Roman" w:hAnsi="Times New Roman" w:cs="Times New Roman"/>
          <w:b/>
          <w:bCs/>
          <w:color w:val="000000"/>
          <w:lang w:val="en-US"/>
        </w:rPr>
      </w:pPr>
    </w:p>
    <w:p w14:paraId="55DBFDBD" w14:textId="354D60FC" w:rsidR="00336A83" w:rsidRPr="005937F1" w:rsidRDefault="00C60361" w:rsidP="000C5BE7">
      <w:pPr>
        <w:spacing w:after="0" w:line="480" w:lineRule="auto"/>
        <w:rPr>
          <w:rFonts w:ascii="Times New Roman" w:eastAsia="Times New Roman" w:hAnsi="Times New Roman" w:cs="Times New Roman"/>
          <w:color w:val="000000"/>
          <w:lang w:val="en-US"/>
        </w:rPr>
      </w:pPr>
      <w:r w:rsidRPr="00C60361">
        <w:rPr>
          <w:rFonts w:ascii="Times New Roman" w:eastAsia="Times New Roman" w:hAnsi="Times New Roman" w:cs="Times New Roman"/>
          <w:color w:val="000000"/>
          <w:lang w:val="en-US"/>
        </w:rPr>
        <w:t xml:space="preserve">Dhaka city </w:t>
      </w:r>
      <w:r w:rsidR="00061B51">
        <w:rPr>
          <w:rFonts w:ascii="Times New Roman" w:eastAsia="Times New Roman" w:hAnsi="Times New Roman" w:cs="Times New Roman"/>
          <w:color w:val="000000"/>
          <w:lang w:val="en-US"/>
        </w:rPr>
        <w:t>was</w:t>
      </w:r>
      <w:r w:rsidRPr="00C60361">
        <w:rPr>
          <w:rFonts w:ascii="Times New Roman" w:eastAsia="Times New Roman" w:hAnsi="Times New Roman" w:cs="Times New Roman"/>
          <w:color w:val="000000"/>
          <w:lang w:val="en-US"/>
        </w:rPr>
        <w:t xml:space="preserve"> the </w:t>
      </w:r>
      <w:r w:rsidR="00D111F5">
        <w:rPr>
          <w:rFonts w:ascii="Times New Roman" w:eastAsia="Times New Roman" w:hAnsi="Times New Roman" w:cs="Times New Roman"/>
          <w:color w:val="000000"/>
          <w:lang w:val="en-US"/>
        </w:rPr>
        <w:t>main outbreak si</w:t>
      </w:r>
      <w:r w:rsidR="00EB15CD">
        <w:rPr>
          <w:rFonts w:ascii="Times New Roman" w:eastAsia="Times New Roman" w:hAnsi="Times New Roman" w:cs="Times New Roman"/>
          <w:color w:val="000000"/>
          <w:lang w:val="en-US"/>
        </w:rPr>
        <w:t>t</w:t>
      </w:r>
      <w:r w:rsidR="00D111F5">
        <w:rPr>
          <w:rFonts w:ascii="Times New Roman" w:eastAsia="Times New Roman" w:hAnsi="Times New Roman" w:cs="Times New Roman"/>
          <w:color w:val="000000"/>
          <w:lang w:val="en-US"/>
        </w:rPr>
        <w:t xml:space="preserve">e in 2023 and contributed </w:t>
      </w:r>
      <w:r w:rsidR="00061B51">
        <w:rPr>
          <w:rFonts w:ascii="Times New Roman" w:eastAsia="Times New Roman" w:hAnsi="Times New Roman" w:cs="Times New Roman"/>
          <w:color w:val="000000"/>
          <w:lang w:val="en-US"/>
        </w:rPr>
        <w:t>to</w:t>
      </w:r>
      <w:r w:rsidR="00D111F5">
        <w:rPr>
          <w:rFonts w:ascii="Times New Roman" w:eastAsia="Times New Roman" w:hAnsi="Times New Roman" w:cs="Times New Roman"/>
          <w:color w:val="000000"/>
          <w:lang w:val="en-US"/>
        </w:rPr>
        <w:t xml:space="preserve"> more than 50% of the total cases up until July and then </w:t>
      </w:r>
      <w:r w:rsidR="000858B1">
        <w:rPr>
          <w:rFonts w:ascii="Times New Roman" w:eastAsia="Times New Roman" w:hAnsi="Times New Roman" w:cs="Times New Roman"/>
          <w:color w:val="000000"/>
          <w:lang w:val="en-US"/>
        </w:rPr>
        <w:t>cases started to increase outside the country</w:t>
      </w:r>
      <w:r w:rsidR="006B129C">
        <w:rPr>
          <w:rFonts w:ascii="Times New Roman" w:eastAsia="Times New Roman" w:hAnsi="Times New Roman" w:cs="Times New Roman"/>
          <w:color w:val="000000"/>
          <w:lang w:val="en-US"/>
        </w:rPr>
        <w:t xml:space="preserve"> where </w:t>
      </w:r>
      <w:r w:rsidR="009E1F24">
        <w:rPr>
          <w:rFonts w:ascii="Times New Roman" w:eastAsia="Times New Roman" w:hAnsi="Times New Roman" w:cs="Times New Roman"/>
          <w:color w:val="000000"/>
          <w:lang w:val="en-US"/>
        </w:rPr>
        <w:t xml:space="preserve">Dhaka </w:t>
      </w:r>
      <w:r w:rsidR="002D3FC4">
        <w:rPr>
          <w:rFonts w:ascii="Times New Roman" w:eastAsia="Times New Roman" w:hAnsi="Times New Roman" w:cs="Times New Roman"/>
          <w:color w:val="000000"/>
          <w:lang w:val="en-US"/>
        </w:rPr>
        <w:t xml:space="preserve">division </w:t>
      </w:r>
      <w:r w:rsidR="009E1F24">
        <w:rPr>
          <w:rFonts w:ascii="Times New Roman" w:eastAsia="Times New Roman" w:hAnsi="Times New Roman" w:cs="Times New Roman"/>
          <w:color w:val="000000"/>
          <w:lang w:val="en-US"/>
        </w:rPr>
        <w:t>(</w:t>
      </w:r>
      <w:r w:rsidR="002D3FC4">
        <w:rPr>
          <w:rFonts w:ascii="Times New Roman" w:eastAsia="Times New Roman" w:hAnsi="Times New Roman" w:cs="Times New Roman"/>
          <w:color w:val="000000"/>
          <w:lang w:val="en-US"/>
        </w:rPr>
        <w:t>excluding</w:t>
      </w:r>
      <w:r w:rsidR="009E1F24">
        <w:rPr>
          <w:rFonts w:ascii="Times New Roman" w:eastAsia="Times New Roman" w:hAnsi="Times New Roman" w:cs="Times New Roman"/>
          <w:color w:val="000000"/>
          <w:lang w:val="en-US"/>
        </w:rPr>
        <w:t xml:space="preserve"> </w:t>
      </w:r>
      <w:r w:rsidR="002D3FC4">
        <w:rPr>
          <w:rFonts w:ascii="Times New Roman" w:eastAsia="Times New Roman" w:hAnsi="Times New Roman" w:cs="Times New Roman"/>
          <w:color w:val="000000"/>
          <w:lang w:val="en-US"/>
        </w:rPr>
        <w:t>Dhaka city</w:t>
      </w:r>
      <w:r w:rsidR="009E1F24">
        <w:rPr>
          <w:rFonts w:ascii="Times New Roman" w:eastAsia="Times New Roman" w:hAnsi="Times New Roman" w:cs="Times New Roman"/>
          <w:color w:val="000000"/>
          <w:lang w:val="en-US"/>
        </w:rPr>
        <w:t xml:space="preserve">) and Chittagong division </w:t>
      </w:r>
      <w:r w:rsidR="00B876D9">
        <w:rPr>
          <w:rFonts w:ascii="Times New Roman" w:eastAsia="Times New Roman" w:hAnsi="Times New Roman" w:cs="Times New Roman"/>
          <w:color w:val="000000"/>
          <w:lang w:val="en-US"/>
        </w:rPr>
        <w:t>have</w:t>
      </w:r>
      <w:r w:rsidR="009E1F24">
        <w:rPr>
          <w:rFonts w:ascii="Times New Roman" w:eastAsia="Times New Roman" w:hAnsi="Times New Roman" w:cs="Times New Roman"/>
          <w:color w:val="000000"/>
          <w:lang w:val="en-US"/>
        </w:rPr>
        <w:t xml:space="preserve"> been </w:t>
      </w:r>
      <w:r w:rsidR="008B29C4">
        <w:rPr>
          <w:rFonts w:ascii="Times New Roman" w:eastAsia="Times New Roman" w:hAnsi="Times New Roman" w:cs="Times New Roman"/>
          <w:color w:val="000000"/>
          <w:lang w:val="en-US"/>
        </w:rPr>
        <w:t xml:space="preserve">among the </w:t>
      </w:r>
      <w:r w:rsidR="00C14900">
        <w:rPr>
          <w:rFonts w:ascii="Times New Roman" w:eastAsia="Times New Roman" w:hAnsi="Times New Roman" w:cs="Times New Roman"/>
          <w:color w:val="000000"/>
          <w:lang w:val="en-US"/>
        </w:rPr>
        <w:t>prominent sites of the outbreak</w:t>
      </w:r>
      <w:r w:rsidR="00B876D9">
        <w:rPr>
          <w:rFonts w:ascii="Times New Roman" w:eastAsia="Times New Roman" w:hAnsi="Times New Roman" w:cs="Times New Roman"/>
          <w:color w:val="000000"/>
          <w:lang w:val="en-US"/>
        </w:rPr>
        <w:t xml:space="preserve"> </w:t>
      </w:r>
      <w:r w:rsidR="00B876D9" w:rsidRPr="008A26AB">
        <w:rPr>
          <w:rFonts w:ascii="Times New Roman" w:eastAsia="Times New Roman" w:hAnsi="Times New Roman" w:cs="Times New Roman"/>
          <w:b/>
          <w:bCs/>
          <w:color w:val="000000"/>
          <w:lang w:val="en-US"/>
        </w:rPr>
        <w:t>(Fig 3</w:t>
      </w:r>
      <w:r w:rsidR="006B129C">
        <w:rPr>
          <w:rFonts w:ascii="Times New Roman" w:eastAsia="Times New Roman" w:hAnsi="Times New Roman" w:cs="Times New Roman"/>
          <w:b/>
          <w:bCs/>
          <w:color w:val="000000"/>
          <w:lang w:val="en-US"/>
        </w:rPr>
        <w:t>)</w:t>
      </w:r>
      <w:r w:rsidR="00B876D9">
        <w:rPr>
          <w:rFonts w:ascii="Times New Roman" w:eastAsia="Times New Roman" w:hAnsi="Times New Roman" w:cs="Times New Roman"/>
          <w:color w:val="000000"/>
          <w:lang w:val="en-US"/>
        </w:rPr>
        <w:t>.</w:t>
      </w:r>
      <w:r w:rsidR="008A26AB">
        <w:rPr>
          <w:rFonts w:ascii="Times New Roman" w:eastAsia="Times New Roman" w:hAnsi="Times New Roman" w:cs="Times New Roman"/>
          <w:color w:val="000000"/>
          <w:lang w:val="en-US"/>
        </w:rPr>
        <w:t xml:space="preserve"> </w:t>
      </w:r>
      <w:r w:rsidR="007F6C8C">
        <w:rPr>
          <w:rFonts w:ascii="Times New Roman" w:eastAsia="Times New Roman" w:hAnsi="Times New Roman" w:cs="Times New Roman"/>
          <w:color w:val="000000"/>
          <w:lang w:val="en-US"/>
        </w:rPr>
        <w:t xml:space="preserve">In May, Dhaka city contributed more than 83% of the total cases in the country. </w:t>
      </w:r>
      <w:r w:rsidR="00FF16E4">
        <w:rPr>
          <w:rFonts w:ascii="Times New Roman" w:eastAsia="Times New Roman" w:hAnsi="Times New Roman" w:cs="Times New Roman"/>
          <w:color w:val="000000"/>
          <w:lang w:val="en-US"/>
        </w:rPr>
        <w:t>The Sylhet</w:t>
      </w:r>
      <w:r w:rsidR="008A26AB">
        <w:rPr>
          <w:rFonts w:ascii="Times New Roman" w:eastAsia="Times New Roman" w:hAnsi="Times New Roman" w:cs="Times New Roman"/>
          <w:color w:val="000000"/>
          <w:lang w:val="en-US"/>
        </w:rPr>
        <w:t xml:space="preserve"> division contributed less than 1% </w:t>
      </w:r>
      <w:r w:rsidR="00FF16E4">
        <w:rPr>
          <w:rFonts w:ascii="Times New Roman" w:eastAsia="Times New Roman" w:hAnsi="Times New Roman" w:cs="Times New Roman"/>
          <w:color w:val="000000"/>
          <w:lang w:val="en-US"/>
        </w:rPr>
        <w:t xml:space="preserve">of </w:t>
      </w:r>
      <w:r w:rsidR="008A26AB">
        <w:rPr>
          <w:rFonts w:ascii="Times New Roman" w:eastAsia="Times New Roman" w:hAnsi="Times New Roman" w:cs="Times New Roman"/>
          <w:color w:val="000000"/>
          <w:lang w:val="en-US"/>
        </w:rPr>
        <w:t xml:space="preserve">cases throughout the year. </w:t>
      </w:r>
      <w:r w:rsidR="00E8021C">
        <w:rPr>
          <w:rFonts w:ascii="Times New Roman" w:eastAsia="Times New Roman" w:hAnsi="Times New Roman" w:cs="Times New Roman"/>
          <w:color w:val="000000"/>
          <w:lang w:val="en-US"/>
        </w:rPr>
        <w:t xml:space="preserve">The </w:t>
      </w:r>
      <w:r w:rsidR="001C6771">
        <w:rPr>
          <w:rFonts w:ascii="Times New Roman" w:eastAsia="Times New Roman" w:hAnsi="Times New Roman" w:cs="Times New Roman"/>
          <w:color w:val="000000"/>
          <w:lang w:val="en-US"/>
        </w:rPr>
        <w:t xml:space="preserve">relative changes </w:t>
      </w:r>
      <w:r w:rsidR="00506BC2">
        <w:rPr>
          <w:rFonts w:ascii="Times New Roman" w:eastAsia="Times New Roman" w:hAnsi="Times New Roman" w:cs="Times New Roman"/>
          <w:color w:val="000000"/>
          <w:lang w:val="en-US"/>
        </w:rPr>
        <w:t>in</w:t>
      </w:r>
      <w:r w:rsidR="001C6771">
        <w:rPr>
          <w:rFonts w:ascii="Times New Roman" w:eastAsia="Times New Roman" w:hAnsi="Times New Roman" w:cs="Times New Roman"/>
          <w:color w:val="000000"/>
          <w:lang w:val="en-US"/>
        </w:rPr>
        <w:t xml:space="preserve"> dengue cases in </w:t>
      </w:r>
      <w:r w:rsidR="00C650AF">
        <w:rPr>
          <w:rFonts w:ascii="Times New Roman" w:eastAsia="Times New Roman" w:hAnsi="Times New Roman" w:cs="Times New Roman"/>
          <w:color w:val="000000"/>
          <w:lang w:val="en-US"/>
        </w:rPr>
        <w:t xml:space="preserve">different divisions </w:t>
      </w:r>
      <w:r w:rsidR="000C5BE7">
        <w:rPr>
          <w:rFonts w:ascii="Times New Roman" w:eastAsia="Times New Roman" w:hAnsi="Times New Roman" w:cs="Times New Roman"/>
          <w:color w:val="000000"/>
          <w:lang w:val="en-US"/>
        </w:rPr>
        <w:t>became</w:t>
      </w:r>
      <w:r w:rsidR="00C650AF">
        <w:rPr>
          <w:rFonts w:ascii="Times New Roman" w:eastAsia="Times New Roman" w:hAnsi="Times New Roman" w:cs="Times New Roman"/>
          <w:color w:val="000000"/>
          <w:lang w:val="en-US"/>
        </w:rPr>
        <w:t xml:space="preserve"> more evident </w:t>
      </w:r>
      <w:r w:rsidR="00506BC2">
        <w:rPr>
          <w:rFonts w:ascii="Times New Roman" w:eastAsia="Times New Roman" w:hAnsi="Times New Roman" w:cs="Times New Roman"/>
          <w:color w:val="000000"/>
          <w:lang w:val="en-US"/>
        </w:rPr>
        <w:t xml:space="preserve">after July when most </w:t>
      </w:r>
      <w:r w:rsidR="000C5BE7">
        <w:rPr>
          <w:rFonts w:ascii="Times New Roman" w:eastAsia="Times New Roman" w:hAnsi="Times New Roman" w:cs="Times New Roman"/>
          <w:color w:val="000000"/>
          <w:lang w:val="en-US"/>
        </w:rPr>
        <w:t>divisions</w:t>
      </w:r>
      <w:r w:rsidR="00506BC2">
        <w:rPr>
          <w:rFonts w:ascii="Times New Roman" w:eastAsia="Times New Roman" w:hAnsi="Times New Roman" w:cs="Times New Roman"/>
          <w:color w:val="000000"/>
          <w:lang w:val="en-US"/>
        </w:rPr>
        <w:t xml:space="preserve"> started to report </w:t>
      </w:r>
      <w:r w:rsidR="000C5BE7">
        <w:rPr>
          <w:rFonts w:ascii="Times New Roman" w:eastAsia="Times New Roman" w:hAnsi="Times New Roman" w:cs="Times New Roman"/>
          <w:color w:val="000000"/>
          <w:lang w:val="en-US"/>
        </w:rPr>
        <w:t xml:space="preserve">an </w:t>
      </w:r>
      <w:r w:rsidR="006908BA">
        <w:rPr>
          <w:rFonts w:ascii="Times New Roman" w:eastAsia="Times New Roman" w:hAnsi="Times New Roman" w:cs="Times New Roman"/>
          <w:color w:val="000000"/>
          <w:lang w:val="en-US"/>
        </w:rPr>
        <w:t xml:space="preserve">increased percentage of cases and Dhaka city started to report </w:t>
      </w:r>
      <w:r w:rsidR="000C5BE7">
        <w:rPr>
          <w:rFonts w:ascii="Times New Roman" w:eastAsia="Times New Roman" w:hAnsi="Times New Roman" w:cs="Times New Roman"/>
          <w:color w:val="000000"/>
          <w:lang w:val="en-US"/>
        </w:rPr>
        <w:t xml:space="preserve">a </w:t>
      </w:r>
      <w:r w:rsidR="006908BA">
        <w:rPr>
          <w:rFonts w:ascii="Times New Roman" w:eastAsia="Times New Roman" w:hAnsi="Times New Roman" w:cs="Times New Roman"/>
          <w:color w:val="000000"/>
          <w:lang w:val="en-US"/>
        </w:rPr>
        <w:t>lower percentage of cases</w:t>
      </w:r>
      <w:r w:rsidR="000C5BE7">
        <w:rPr>
          <w:rFonts w:ascii="Times New Roman" w:eastAsia="Times New Roman" w:hAnsi="Times New Roman" w:cs="Times New Roman"/>
          <w:color w:val="000000"/>
          <w:lang w:val="en-US"/>
        </w:rPr>
        <w:t xml:space="preserve"> </w:t>
      </w:r>
      <w:r w:rsidR="000C5BE7" w:rsidRPr="000C5BE7">
        <w:rPr>
          <w:rFonts w:ascii="Times New Roman" w:eastAsia="Times New Roman" w:hAnsi="Times New Roman" w:cs="Times New Roman"/>
          <w:b/>
          <w:bCs/>
          <w:color w:val="000000"/>
          <w:lang w:val="en-US"/>
        </w:rPr>
        <w:t>(Fig 3)</w:t>
      </w:r>
      <w:r w:rsidR="006908BA" w:rsidRPr="000C5BE7">
        <w:rPr>
          <w:rFonts w:ascii="Times New Roman" w:eastAsia="Times New Roman" w:hAnsi="Times New Roman" w:cs="Times New Roman"/>
          <w:b/>
          <w:bCs/>
          <w:color w:val="000000"/>
          <w:lang w:val="en-US"/>
        </w:rPr>
        <w:t xml:space="preserve">. </w:t>
      </w:r>
      <w:r w:rsidR="00320161">
        <w:rPr>
          <w:rFonts w:ascii="Times New Roman" w:eastAsia="Times New Roman" w:hAnsi="Times New Roman" w:cs="Times New Roman"/>
          <w:b/>
          <w:bCs/>
          <w:color w:val="000000"/>
          <w:lang w:val="en-US"/>
        </w:rPr>
        <w:t xml:space="preserve"> </w:t>
      </w:r>
      <w:r w:rsidR="00320161" w:rsidRPr="005937F1">
        <w:rPr>
          <w:rFonts w:ascii="Times New Roman" w:eastAsia="Times New Roman" w:hAnsi="Times New Roman" w:cs="Times New Roman"/>
          <w:color w:val="000000"/>
          <w:lang w:val="en-US"/>
        </w:rPr>
        <w:t xml:space="preserve">In November, the Dhaka division (except Dhaka city) reported </w:t>
      </w:r>
      <w:r w:rsidR="00B33DCD" w:rsidRPr="005937F1">
        <w:rPr>
          <w:rFonts w:ascii="Times New Roman" w:eastAsia="Times New Roman" w:hAnsi="Times New Roman" w:cs="Times New Roman"/>
          <w:color w:val="000000"/>
          <w:lang w:val="en-US"/>
        </w:rPr>
        <w:t xml:space="preserve">almost 23% of dengue cases which was the highest percentage of dengue cases for any division </w:t>
      </w:r>
      <w:r w:rsidR="005937F1" w:rsidRPr="005937F1">
        <w:rPr>
          <w:rFonts w:ascii="Times New Roman" w:eastAsia="Times New Roman" w:hAnsi="Times New Roman" w:cs="Times New Roman"/>
          <w:color w:val="000000"/>
          <w:lang w:val="en-US"/>
        </w:rPr>
        <w:t>in the country</w:t>
      </w:r>
      <w:r w:rsidR="009205B9">
        <w:rPr>
          <w:rFonts w:ascii="Times New Roman" w:eastAsia="Times New Roman" w:hAnsi="Times New Roman" w:cs="Times New Roman"/>
          <w:color w:val="000000"/>
          <w:lang w:val="en-US"/>
        </w:rPr>
        <w:t xml:space="preserve">, the first record of surpassing the number of cases reported in Dhaka city by any division of the </w:t>
      </w:r>
      <w:r w:rsidR="0048376D">
        <w:rPr>
          <w:rFonts w:ascii="Times New Roman" w:eastAsia="Times New Roman" w:hAnsi="Times New Roman" w:cs="Times New Roman"/>
          <w:color w:val="000000"/>
          <w:lang w:val="en-US"/>
        </w:rPr>
        <w:t>country (</w:t>
      </w:r>
      <w:r w:rsidR="009205B9" w:rsidRPr="009205B9">
        <w:rPr>
          <w:rFonts w:ascii="Times New Roman" w:eastAsia="Times New Roman" w:hAnsi="Times New Roman" w:cs="Times New Roman"/>
          <w:b/>
          <w:bCs/>
          <w:color w:val="000000"/>
          <w:lang w:val="en-US"/>
        </w:rPr>
        <w:t>Fig 3)</w:t>
      </w:r>
      <w:r w:rsidR="009205B9">
        <w:rPr>
          <w:rFonts w:ascii="Times New Roman" w:eastAsia="Times New Roman" w:hAnsi="Times New Roman" w:cs="Times New Roman"/>
          <w:color w:val="000000"/>
          <w:lang w:val="en-US"/>
        </w:rPr>
        <w:t xml:space="preserve">. </w:t>
      </w:r>
      <w:r w:rsidR="005937F1" w:rsidRPr="005937F1">
        <w:rPr>
          <w:rFonts w:ascii="Times New Roman" w:eastAsia="Times New Roman" w:hAnsi="Times New Roman" w:cs="Times New Roman"/>
          <w:color w:val="000000"/>
          <w:lang w:val="en-US"/>
        </w:rPr>
        <w:t xml:space="preserve"> </w:t>
      </w:r>
      <w:r w:rsidR="00B33DCD" w:rsidRPr="005937F1">
        <w:rPr>
          <w:rFonts w:ascii="Times New Roman" w:eastAsia="Times New Roman" w:hAnsi="Times New Roman" w:cs="Times New Roman"/>
          <w:color w:val="000000"/>
          <w:lang w:val="en-US"/>
        </w:rPr>
        <w:t xml:space="preserve"> </w:t>
      </w:r>
      <w:r w:rsidR="00320161" w:rsidRPr="005937F1">
        <w:rPr>
          <w:rFonts w:ascii="Times New Roman" w:eastAsia="Times New Roman" w:hAnsi="Times New Roman" w:cs="Times New Roman"/>
          <w:color w:val="000000"/>
          <w:lang w:val="en-US"/>
        </w:rPr>
        <w:t xml:space="preserve"> </w:t>
      </w:r>
    </w:p>
    <w:p w14:paraId="785C23EB" w14:textId="24F3F311" w:rsidR="00C650AF" w:rsidRPr="005937F1" w:rsidRDefault="00F104B9" w:rsidP="00DF2D99">
      <w:pPr>
        <w:spacing w:after="0" w:line="240" w:lineRule="auto"/>
        <w:rPr>
          <w:rFonts w:ascii="Times New Roman" w:eastAsia="Times New Roman" w:hAnsi="Times New Roman" w:cs="Times New Roman"/>
          <w:color w:val="000000"/>
          <w:lang w:val="en-US"/>
        </w:rPr>
      </w:pPr>
      <w:r>
        <w:rPr>
          <w:noProof/>
        </w:rPr>
        <w:drawing>
          <wp:inline distT="0" distB="0" distL="0" distR="0" wp14:anchorId="414C5CBE" wp14:editId="7DC26A41">
            <wp:extent cx="6095807" cy="2667000"/>
            <wp:effectExtent l="0" t="0" r="635" b="0"/>
            <wp:docPr id="132261506" name="Picture 1" descr="A graph of different colo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1506" name="Picture 1" descr="A graph of different colored lines and number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1665" cy="2669563"/>
                    </a:xfrm>
                    <a:prstGeom prst="rect">
                      <a:avLst/>
                    </a:prstGeom>
                    <a:noFill/>
                    <a:ln>
                      <a:noFill/>
                    </a:ln>
                  </pic:spPr>
                </pic:pic>
              </a:graphicData>
            </a:graphic>
          </wp:inline>
        </w:drawing>
      </w:r>
    </w:p>
    <w:p w14:paraId="2AD42553" w14:textId="77777777" w:rsidR="00B876D9" w:rsidRDefault="00B876D9" w:rsidP="00DF2D99">
      <w:pPr>
        <w:spacing w:after="0" w:line="240" w:lineRule="auto"/>
        <w:rPr>
          <w:rFonts w:ascii="Times New Roman" w:eastAsia="Times New Roman" w:hAnsi="Times New Roman" w:cs="Times New Roman"/>
          <w:color w:val="000000"/>
          <w:lang w:val="en-US"/>
        </w:rPr>
      </w:pPr>
    </w:p>
    <w:p w14:paraId="3C973DB8" w14:textId="1F7BB2F5" w:rsidR="00C14900" w:rsidRPr="00C60361" w:rsidRDefault="0048376D" w:rsidP="00496B8A">
      <w:pPr>
        <w:spacing w:after="0" w:line="480" w:lineRule="auto"/>
        <w:rPr>
          <w:rFonts w:ascii="Times New Roman" w:eastAsia="Times New Roman" w:hAnsi="Times New Roman" w:cs="Times New Roman"/>
          <w:color w:val="000000"/>
          <w:lang w:val="en-US"/>
        </w:rPr>
      </w:pPr>
      <w:r>
        <w:rPr>
          <w:rFonts w:ascii="Times New Roman" w:hAnsi="Times New Roman" w:cs="Times New Roman"/>
          <w:b/>
          <w:bCs/>
        </w:rPr>
        <w:t xml:space="preserve">Fig 3: </w:t>
      </w:r>
      <w:r w:rsidRPr="00A9155D">
        <w:rPr>
          <w:rFonts w:ascii="Times New Roman" w:hAnsi="Times New Roman" w:cs="Times New Roman"/>
        </w:rPr>
        <w:t xml:space="preserve">The relative changes of Dengue cases in each division in Bangladesh, 2023. Although Dhaka city </w:t>
      </w:r>
      <w:r w:rsidR="00C767A8">
        <w:rPr>
          <w:rFonts w:ascii="Times New Roman" w:hAnsi="Times New Roman" w:cs="Times New Roman"/>
        </w:rPr>
        <w:t>remains</w:t>
      </w:r>
      <w:r w:rsidR="00C767A8" w:rsidRPr="00A9155D">
        <w:rPr>
          <w:rFonts w:ascii="Times New Roman" w:hAnsi="Times New Roman" w:cs="Times New Roman"/>
        </w:rPr>
        <w:t xml:space="preserve"> </w:t>
      </w:r>
      <w:r w:rsidRPr="00A9155D">
        <w:rPr>
          <w:rFonts w:ascii="Times New Roman" w:hAnsi="Times New Roman" w:cs="Times New Roman"/>
        </w:rPr>
        <w:t>the centre of the outbreak, the percentage of cases has increased outside Dhaka city after July 2023.</w:t>
      </w:r>
      <w:r>
        <w:rPr>
          <w:rFonts w:ascii="Times New Roman" w:hAnsi="Times New Roman" w:cs="Times New Roman"/>
          <w:b/>
          <w:bCs/>
        </w:rPr>
        <w:t xml:space="preserve"> </w:t>
      </w:r>
    </w:p>
    <w:p w14:paraId="26F1682E" w14:textId="43AAF639" w:rsidR="005601CA" w:rsidRPr="00DF2D99" w:rsidRDefault="005601CA" w:rsidP="00C85013">
      <w:pPr>
        <w:spacing w:after="0" w:line="240" w:lineRule="auto"/>
        <w:rPr>
          <w:rFonts w:ascii="Times New Roman" w:eastAsia="Times New Roman" w:hAnsi="Times New Roman" w:cs="Times New Roman"/>
          <w:b/>
          <w:bCs/>
          <w:color w:val="000000"/>
          <w:lang w:val="en-US"/>
        </w:rPr>
        <w:sectPr w:rsidR="005601CA" w:rsidRPr="00DF2D99" w:rsidSect="00B71DE2">
          <w:footerReference w:type="default" r:id="rId26"/>
          <w:pgSz w:w="11906" w:h="16838"/>
          <w:pgMar w:top="1440" w:right="1440" w:bottom="1440" w:left="1440" w:header="708" w:footer="708" w:gutter="0"/>
          <w:cols w:space="708"/>
          <w:docGrid w:linePitch="360"/>
        </w:sectPr>
      </w:pPr>
    </w:p>
    <w:p w14:paraId="7149EE93" w14:textId="679D3E2A" w:rsidR="00FB471D" w:rsidRDefault="00A75654" w:rsidP="00CF5DB0">
      <w:pPr>
        <w:spacing w:line="480" w:lineRule="auto"/>
        <w:rPr>
          <w:rFonts w:ascii="Times New Roman" w:hAnsi="Times New Roman" w:cs="Times New Roman"/>
          <w:b/>
          <w:bCs/>
        </w:rPr>
      </w:pPr>
      <w:r>
        <w:rPr>
          <w:rFonts w:ascii="Times New Roman" w:hAnsi="Times New Roman" w:cs="Times New Roman"/>
          <w:sz w:val="24"/>
          <w:szCs w:val="24"/>
        </w:rPr>
        <w:lastRenderedPageBreak/>
        <w:t>When compared to the number of dengue cases in the capital city Dhaka vs</w:t>
      </w:r>
      <w:r w:rsidR="00A52579">
        <w:rPr>
          <w:rFonts w:ascii="Times New Roman" w:hAnsi="Times New Roman" w:cs="Times New Roman"/>
          <w:sz w:val="24"/>
          <w:szCs w:val="24"/>
        </w:rPr>
        <w:t xml:space="preserve">. </w:t>
      </w:r>
      <w:r w:rsidR="004A5C36">
        <w:rPr>
          <w:rFonts w:ascii="Times New Roman" w:hAnsi="Times New Roman" w:cs="Times New Roman"/>
          <w:sz w:val="24"/>
          <w:szCs w:val="24"/>
        </w:rPr>
        <w:t xml:space="preserve">the </w:t>
      </w:r>
      <w:r w:rsidR="00A52579">
        <w:rPr>
          <w:rFonts w:ascii="Times New Roman" w:hAnsi="Times New Roman" w:cs="Times New Roman"/>
          <w:sz w:val="24"/>
          <w:szCs w:val="24"/>
        </w:rPr>
        <w:t xml:space="preserve">rest of the </w:t>
      </w:r>
      <w:r w:rsidR="00BB45F5">
        <w:rPr>
          <w:rFonts w:ascii="Times New Roman" w:hAnsi="Times New Roman" w:cs="Times New Roman"/>
          <w:sz w:val="24"/>
          <w:szCs w:val="24"/>
        </w:rPr>
        <w:t xml:space="preserve">country, there was a </w:t>
      </w:r>
      <w:r w:rsidR="00E734EA" w:rsidRPr="001D4CD9">
        <w:rPr>
          <w:rFonts w:ascii="Times New Roman" w:hAnsi="Times New Roman" w:cs="Times New Roman"/>
          <w:sz w:val="24"/>
          <w:szCs w:val="24"/>
        </w:rPr>
        <w:t xml:space="preserve">parallel trajectory in both Dhaka </w:t>
      </w:r>
      <w:r w:rsidR="00946D51">
        <w:rPr>
          <w:rFonts w:ascii="Times New Roman" w:hAnsi="Times New Roman" w:cs="Times New Roman"/>
          <w:sz w:val="24"/>
          <w:szCs w:val="24"/>
        </w:rPr>
        <w:t>city and outside until</w:t>
      </w:r>
      <w:r w:rsidR="00E734EA" w:rsidRPr="001D4CD9">
        <w:rPr>
          <w:rFonts w:ascii="Times New Roman" w:hAnsi="Times New Roman" w:cs="Times New Roman"/>
          <w:sz w:val="24"/>
          <w:szCs w:val="24"/>
        </w:rPr>
        <w:t xml:space="preserve"> mid-April. </w:t>
      </w:r>
      <w:r w:rsidR="00946D51">
        <w:rPr>
          <w:rFonts w:ascii="Times New Roman" w:hAnsi="Times New Roman" w:cs="Times New Roman"/>
          <w:sz w:val="24"/>
          <w:szCs w:val="24"/>
        </w:rPr>
        <w:t>After</w:t>
      </w:r>
      <w:r w:rsidR="00E734EA" w:rsidRPr="001D4CD9">
        <w:rPr>
          <w:rFonts w:ascii="Times New Roman" w:hAnsi="Times New Roman" w:cs="Times New Roman"/>
          <w:sz w:val="24"/>
          <w:szCs w:val="24"/>
        </w:rPr>
        <w:t xml:space="preserve"> th</w:t>
      </w:r>
      <w:r w:rsidR="00946D51">
        <w:rPr>
          <w:rFonts w:ascii="Times New Roman" w:hAnsi="Times New Roman" w:cs="Times New Roman"/>
          <w:sz w:val="24"/>
          <w:szCs w:val="24"/>
        </w:rPr>
        <w:t>at,</w:t>
      </w:r>
      <w:r w:rsidR="009A620A">
        <w:rPr>
          <w:rFonts w:ascii="Times New Roman" w:hAnsi="Times New Roman" w:cs="Times New Roman"/>
          <w:sz w:val="24"/>
          <w:szCs w:val="24"/>
        </w:rPr>
        <w:t xml:space="preserve"> dengue</w:t>
      </w:r>
      <w:r w:rsidR="00946D51">
        <w:rPr>
          <w:rFonts w:ascii="Times New Roman" w:hAnsi="Times New Roman" w:cs="Times New Roman"/>
          <w:sz w:val="24"/>
          <w:szCs w:val="24"/>
        </w:rPr>
        <w:t xml:space="preserve"> cases</w:t>
      </w:r>
      <w:r w:rsidR="008175CD">
        <w:rPr>
          <w:rFonts w:ascii="Times New Roman" w:hAnsi="Times New Roman" w:cs="Times New Roman"/>
          <w:sz w:val="24"/>
          <w:szCs w:val="24"/>
        </w:rPr>
        <w:t xml:space="preserve"> started to increase exponentially in the capital city Dhaka</w:t>
      </w:r>
      <w:r w:rsidR="00AF4BE7">
        <w:rPr>
          <w:rFonts w:ascii="Times New Roman" w:hAnsi="Times New Roman" w:cs="Times New Roman"/>
          <w:sz w:val="24"/>
          <w:szCs w:val="24"/>
        </w:rPr>
        <w:t xml:space="preserve"> which </w:t>
      </w:r>
      <w:r w:rsidR="008D7B75">
        <w:rPr>
          <w:rFonts w:ascii="Times New Roman" w:hAnsi="Times New Roman" w:cs="Times New Roman"/>
          <w:sz w:val="24"/>
          <w:szCs w:val="24"/>
        </w:rPr>
        <w:t>continued</w:t>
      </w:r>
      <w:r w:rsidR="00AF4BE7">
        <w:rPr>
          <w:rFonts w:ascii="Times New Roman" w:hAnsi="Times New Roman" w:cs="Times New Roman"/>
          <w:sz w:val="24"/>
          <w:szCs w:val="24"/>
        </w:rPr>
        <w:t xml:space="preserve"> up until the end </w:t>
      </w:r>
      <w:r w:rsidR="008D7B75">
        <w:rPr>
          <w:rFonts w:ascii="Times New Roman" w:hAnsi="Times New Roman" w:cs="Times New Roman"/>
          <w:sz w:val="24"/>
          <w:szCs w:val="24"/>
        </w:rPr>
        <w:t>of July</w:t>
      </w:r>
      <w:r w:rsidR="00AF4BE7">
        <w:rPr>
          <w:rFonts w:ascii="Times New Roman" w:hAnsi="Times New Roman" w:cs="Times New Roman"/>
          <w:sz w:val="24"/>
          <w:szCs w:val="24"/>
        </w:rPr>
        <w:t xml:space="preserve"> 2023</w:t>
      </w:r>
      <w:r w:rsidR="008D7B75">
        <w:rPr>
          <w:rFonts w:ascii="Times New Roman" w:hAnsi="Times New Roman" w:cs="Times New Roman"/>
          <w:sz w:val="24"/>
          <w:szCs w:val="24"/>
        </w:rPr>
        <w:t>,</w:t>
      </w:r>
      <w:r w:rsidR="009A620A">
        <w:rPr>
          <w:rFonts w:ascii="Times New Roman" w:hAnsi="Times New Roman" w:cs="Times New Roman"/>
          <w:sz w:val="24"/>
          <w:szCs w:val="24"/>
        </w:rPr>
        <w:t xml:space="preserve"> and then </w:t>
      </w:r>
      <w:r w:rsidR="008D7B75">
        <w:rPr>
          <w:rFonts w:ascii="Times New Roman" w:hAnsi="Times New Roman" w:cs="Times New Roman"/>
          <w:sz w:val="24"/>
          <w:szCs w:val="24"/>
        </w:rPr>
        <w:t>the number</w:t>
      </w:r>
      <w:r w:rsidR="009A620A">
        <w:rPr>
          <w:rFonts w:ascii="Times New Roman" w:hAnsi="Times New Roman" w:cs="Times New Roman"/>
          <w:sz w:val="24"/>
          <w:szCs w:val="24"/>
        </w:rPr>
        <w:t xml:space="preserve"> </w:t>
      </w:r>
      <w:r w:rsidR="008D7B75">
        <w:rPr>
          <w:rFonts w:ascii="Times New Roman" w:hAnsi="Times New Roman" w:cs="Times New Roman"/>
          <w:sz w:val="24"/>
          <w:szCs w:val="24"/>
        </w:rPr>
        <w:t xml:space="preserve">of </w:t>
      </w:r>
      <w:r w:rsidR="009A620A">
        <w:rPr>
          <w:rFonts w:ascii="Times New Roman" w:hAnsi="Times New Roman" w:cs="Times New Roman"/>
          <w:sz w:val="24"/>
          <w:szCs w:val="24"/>
        </w:rPr>
        <w:t xml:space="preserve">cases outside Dhaka </w:t>
      </w:r>
      <w:r w:rsidR="008D7B75">
        <w:rPr>
          <w:rFonts w:ascii="Times New Roman" w:hAnsi="Times New Roman" w:cs="Times New Roman"/>
          <w:sz w:val="24"/>
          <w:szCs w:val="24"/>
        </w:rPr>
        <w:t>surpassed</w:t>
      </w:r>
      <w:r w:rsidR="0022596A">
        <w:rPr>
          <w:rFonts w:ascii="Times New Roman" w:hAnsi="Times New Roman" w:cs="Times New Roman"/>
          <w:sz w:val="24"/>
          <w:szCs w:val="24"/>
        </w:rPr>
        <w:t xml:space="preserve"> the capital city. </w:t>
      </w:r>
      <w:r w:rsidR="00E734EA" w:rsidRPr="001D4CD9">
        <w:rPr>
          <w:rFonts w:ascii="Times New Roman" w:hAnsi="Times New Roman" w:cs="Times New Roman"/>
          <w:sz w:val="24"/>
          <w:szCs w:val="24"/>
        </w:rPr>
        <w:t xml:space="preserve">Notably, Dengue-related </w:t>
      </w:r>
      <w:r w:rsidR="00E734EA">
        <w:rPr>
          <w:rFonts w:ascii="Times New Roman" w:hAnsi="Times New Roman" w:cs="Times New Roman"/>
          <w:sz w:val="24"/>
          <w:szCs w:val="24"/>
        </w:rPr>
        <w:t>deaths</w:t>
      </w:r>
      <w:r w:rsidR="00E734EA" w:rsidRPr="001D4CD9">
        <w:rPr>
          <w:rFonts w:ascii="Times New Roman" w:hAnsi="Times New Roman" w:cs="Times New Roman"/>
          <w:sz w:val="24"/>
          <w:szCs w:val="24"/>
        </w:rPr>
        <w:t xml:space="preserve"> were initially higher outside Dhaka City until February, after which an escalation within Dhaka City commenced and persisted</w:t>
      </w:r>
      <w:r w:rsidR="00F07E3F">
        <w:rPr>
          <w:rFonts w:ascii="Times New Roman" w:hAnsi="Times New Roman" w:cs="Times New Roman"/>
          <w:sz w:val="24"/>
          <w:szCs w:val="24"/>
        </w:rPr>
        <w:t xml:space="preserve"> till the end of the year</w:t>
      </w:r>
      <w:r w:rsidR="00E734EA" w:rsidRPr="001D4CD9">
        <w:rPr>
          <w:rFonts w:ascii="Times New Roman" w:hAnsi="Times New Roman" w:cs="Times New Roman"/>
          <w:sz w:val="24"/>
          <w:szCs w:val="24"/>
        </w:rPr>
        <w:t xml:space="preserve">. </w:t>
      </w:r>
    </w:p>
    <w:p w14:paraId="1E51EB7D" w14:textId="2E105F7A" w:rsidR="00FB471D" w:rsidRDefault="00B1337D" w:rsidP="00CF5DB0">
      <w:pPr>
        <w:jc w:val="center"/>
        <w:rPr>
          <w:rFonts w:ascii="Times New Roman" w:hAnsi="Times New Roman" w:cs="Times New Roman"/>
          <w:b/>
          <w:bCs/>
        </w:rPr>
      </w:pPr>
      <w:r>
        <w:rPr>
          <w:noProof/>
        </w:rPr>
        <w:drawing>
          <wp:inline distT="0" distB="0" distL="0" distR="0" wp14:anchorId="65EC065E" wp14:editId="61B5EC7B">
            <wp:extent cx="4874895" cy="5343830"/>
            <wp:effectExtent l="0" t="0" r="1905" b="9525"/>
            <wp:docPr id="8941799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82458" cy="5352120"/>
                    </a:xfrm>
                    <a:prstGeom prst="rect">
                      <a:avLst/>
                    </a:prstGeom>
                    <a:noFill/>
                    <a:ln>
                      <a:noFill/>
                    </a:ln>
                  </pic:spPr>
                </pic:pic>
              </a:graphicData>
            </a:graphic>
          </wp:inline>
        </w:drawing>
      </w:r>
      <w:commentRangeStart w:id="109"/>
      <w:commentRangeEnd w:id="109"/>
      <w:r w:rsidR="00147811">
        <w:rPr>
          <w:rStyle w:val="CommentReference"/>
        </w:rPr>
        <w:commentReference w:id="109"/>
      </w:r>
    </w:p>
    <w:p w14:paraId="1F914197" w14:textId="14B326BD" w:rsidR="00FB344C" w:rsidRDefault="00F07E3F">
      <w:pPr>
        <w:rPr>
          <w:rFonts w:ascii="Times New Roman" w:hAnsi="Times New Roman" w:cs="Times New Roman"/>
          <w:b/>
          <w:bCs/>
        </w:rPr>
      </w:pPr>
      <w:r>
        <w:rPr>
          <w:rFonts w:ascii="Times New Roman" w:hAnsi="Times New Roman" w:cs="Times New Roman"/>
          <w:b/>
          <w:bCs/>
          <w:sz w:val="28"/>
          <w:szCs w:val="28"/>
        </w:rPr>
        <w:t xml:space="preserve">Fig 4: </w:t>
      </w:r>
      <w:r w:rsidR="00FB344C" w:rsidRPr="00EC1358">
        <w:rPr>
          <w:rFonts w:ascii="Times New Roman" w:hAnsi="Times New Roman" w:cs="Times New Roman"/>
        </w:rPr>
        <w:t xml:space="preserve">The line graph of dengue virus infection in the capital city Dhaka and outside from 1 January to </w:t>
      </w:r>
      <w:r w:rsidR="00ED482E" w:rsidRPr="00EC1358">
        <w:rPr>
          <w:rFonts w:ascii="Times New Roman" w:hAnsi="Times New Roman" w:cs="Times New Roman"/>
        </w:rPr>
        <w:t xml:space="preserve">31 December </w:t>
      </w:r>
      <w:r w:rsidR="00FB344C" w:rsidRPr="00EC1358">
        <w:rPr>
          <w:rFonts w:ascii="Times New Roman" w:hAnsi="Times New Roman" w:cs="Times New Roman"/>
        </w:rPr>
        <w:t xml:space="preserve">2023. A large proportion of people living in the capital city left Dhaka when Eid-Al-Adha was celebrated on </w:t>
      </w:r>
      <w:r w:rsidR="00C767A8" w:rsidRPr="00EC1358">
        <w:rPr>
          <w:rFonts w:ascii="Times New Roman" w:hAnsi="Times New Roman" w:cs="Times New Roman"/>
        </w:rPr>
        <w:t xml:space="preserve">the </w:t>
      </w:r>
      <w:r w:rsidR="00FB344C" w:rsidRPr="00EC1358">
        <w:rPr>
          <w:rFonts w:ascii="Times New Roman" w:hAnsi="Times New Roman" w:cs="Times New Roman"/>
        </w:rPr>
        <w:t>28</w:t>
      </w:r>
      <w:r w:rsidR="00FB344C" w:rsidRPr="00EC1358">
        <w:rPr>
          <w:rFonts w:ascii="Times New Roman" w:hAnsi="Times New Roman" w:cs="Times New Roman"/>
          <w:vertAlign w:val="superscript"/>
        </w:rPr>
        <w:t>th</w:t>
      </w:r>
      <w:r w:rsidR="00FB344C" w:rsidRPr="00EC1358">
        <w:rPr>
          <w:rFonts w:ascii="Times New Roman" w:hAnsi="Times New Roman" w:cs="Times New Roman"/>
        </w:rPr>
        <w:t xml:space="preserve"> </w:t>
      </w:r>
      <w:r w:rsidR="0070586D" w:rsidRPr="00EC1358">
        <w:rPr>
          <w:rFonts w:ascii="Times New Roman" w:hAnsi="Times New Roman" w:cs="Times New Roman"/>
        </w:rPr>
        <w:t xml:space="preserve">of </w:t>
      </w:r>
      <w:r w:rsidR="00FB344C" w:rsidRPr="00EC1358">
        <w:rPr>
          <w:rFonts w:ascii="Times New Roman" w:hAnsi="Times New Roman" w:cs="Times New Roman"/>
        </w:rPr>
        <w:t>June</w:t>
      </w:r>
      <w:r w:rsidR="00ED482E" w:rsidRPr="00EC1358">
        <w:rPr>
          <w:rFonts w:ascii="Times New Roman" w:hAnsi="Times New Roman" w:cs="Times New Roman"/>
        </w:rPr>
        <w:t xml:space="preserve"> and subsequently</w:t>
      </w:r>
      <w:r w:rsidR="0070586D" w:rsidRPr="00EC1358">
        <w:rPr>
          <w:rFonts w:ascii="Times New Roman" w:hAnsi="Times New Roman" w:cs="Times New Roman"/>
        </w:rPr>
        <w:t>,</w:t>
      </w:r>
      <w:r w:rsidR="00ED482E" w:rsidRPr="00EC1358">
        <w:rPr>
          <w:rFonts w:ascii="Times New Roman" w:hAnsi="Times New Roman" w:cs="Times New Roman"/>
        </w:rPr>
        <w:t xml:space="preserve"> </w:t>
      </w:r>
      <w:r w:rsidR="00632AC3" w:rsidRPr="00EC1358">
        <w:rPr>
          <w:rFonts w:ascii="Times New Roman" w:hAnsi="Times New Roman" w:cs="Times New Roman"/>
        </w:rPr>
        <w:t>dengue cases started to increase outside Dhaka.</w:t>
      </w:r>
      <w:r w:rsidR="00632AC3">
        <w:rPr>
          <w:rFonts w:ascii="Times New Roman" w:hAnsi="Times New Roman" w:cs="Times New Roman"/>
          <w:b/>
          <w:bCs/>
        </w:rPr>
        <w:t xml:space="preserve"> </w:t>
      </w:r>
      <w:r w:rsidR="00FB344C">
        <w:rPr>
          <w:rFonts w:ascii="Times New Roman" w:hAnsi="Times New Roman" w:cs="Times New Roman"/>
          <w:b/>
          <w:bCs/>
        </w:rPr>
        <w:br w:type="page"/>
      </w:r>
    </w:p>
    <w:p w14:paraId="1A4836A6" w14:textId="5F253E60" w:rsidR="00106F80" w:rsidRDefault="00C767A8" w:rsidP="00CF5DB0">
      <w:pPr>
        <w:spacing w:after="0" w:line="480" w:lineRule="auto"/>
        <w:rPr>
          <w:rFonts w:ascii="Times New Roman" w:hAnsi="Times New Roman" w:cs="Times New Roman"/>
          <w:b/>
          <w:bCs/>
        </w:rPr>
      </w:pPr>
      <w:r>
        <w:rPr>
          <w:rFonts w:ascii="Times New Roman" w:hAnsi="Times New Roman" w:cs="Times New Roman"/>
        </w:rPr>
        <w:lastRenderedPageBreak/>
        <w:t>District-wise</w:t>
      </w:r>
      <w:r w:rsidR="00DF33F8">
        <w:rPr>
          <w:rFonts w:ascii="Times New Roman" w:hAnsi="Times New Roman" w:cs="Times New Roman"/>
        </w:rPr>
        <w:t xml:space="preserve">, </w:t>
      </w:r>
      <w:r w:rsidR="00DF33F8" w:rsidRPr="005A7724">
        <w:rPr>
          <w:rFonts w:ascii="Times New Roman" w:hAnsi="Times New Roman" w:cs="Times New Roman"/>
        </w:rPr>
        <w:t xml:space="preserve">Dhaka </w:t>
      </w:r>
      <w:r w:rsidR="00DF33F8">
        <w:rPr>
          <w:rFonts w:ascii="Times New Roman" w:hAnsi="Times New Roman" w:cs="Times New Roman"/>
        </w:rPr>
        <w:t xml:space="preserve">district </w:t>
      </w:r>
      <w:r w:rsidR="00DF33F8" w:rsidRPr="005A7724">
        <w:rPr>
          <w:rFonts w:ascii="Times New Roman" w:hAnsi="Times New Roman" w:cs="Times New Roman"/>
        </w:rPr>
        <w:t>reported the highest incidence</w:t>
      </w:r>
      <w:r w:rsidR="00DF33F8">
        <w:rPr>
          <w:rFonts w:ascii="Times New Roman" w:hAnsi="Times New Roman" w:cs="Times New Roman"/>
        </w:rPr>
        <w:t xml:space="preserve"> of dengue</w:t>
      </w:r>
      <w:r w:rsidR="00DF33F8" w:rsidRPr="005A7724">
        <w:rPr>
          <w:rFonts w:ascii="Times New Roman" w:hAnsi="Times New Roman" w:cs="Times New Roman"/>
        </w:rPr>
        <w:t xml:space="preserve"> with 11</w:t>
      </w:r>
      <w:r w:rsidR="00324444">
        <w:rPr>
          <w:rFonts w:ascii="Times New Roman" w:hAnsi="Times New Roman" w:cs="Times New Roman"/>
        </w:rPr>
        <w:t>3</w:t>
      </w:r>
      <w:r w:rsidR="00DF33F8" w:rsidRPr="005A7724">
        <w:rPr>
          <w:rFonts w:ascii="Times New Roman" w:hAnsi="Times New Roman" w:cs="Times New Roman"/>
        </w:rPr>
        <w:t>,</w:t>
      </w:r>
      <w:r w:rsidR="00121406">
        <w:rPr>
          <w:rFonts w:ascii="Times New Roman" w:hAnsi="Times New Roman" w:cs="Times New Roman"/>
        </w:rPr>
        <w:t>233</w:t>
      </w:r>
      <w:r w:rsidR="00DF33F8" w:rsidRPr="005A7724">
        <w:rPr>
          <w:rFonts w:ascii="Times New Roman" w:hAnsi="Times New Roman" w:cs="Times New Roman"/>
        </w:rPr>
        <w:t xml:space="preserve"> cases, followed by Chittagong (14,</w:t>
      </w:r>
      <w:r w:rsidR="00121406">
        <w:rPr>
          <w:rFonts w:ascii="Times New Roman" w:hAnsi="Times New Roman" w:cs="Times New Roman"/>
        </w:rPr>
        <w:t>200</w:t>
      </w:r>
      <w:r w:rsidR="00DF33F8" w:rsidRPr="005A7724">
        <w:rPr>
          <w:rFonts w:ascii="Times New Roman" w:hAnsi="Times New Roman" w:cs="Times New Roman"/>
        </w:rPr>
        <w:t>), Barisal (13,</w:t>
      </w:r>
      <w:r w:rsidR="00121406">
        <w:rPr>
          <w:rFonts w:ascii="Times New Roman" w:hAnsi="Times New Roman" w:cs="Times New Roman"/>
        </w:rPr>
        <w:t>603</w:t>
      </w:r>
      <w:r w:rsidR="00DF33F8" w:rsidRPr="005A7724">
        <w:rPr>
          <w:rFonts w:ascii="Times New Roman" w:hAnsi="Times New Roman" w:cs="Times New Roman"/>
        </w:rPr>
        <w:t xml:space="preserve">), </w:t>
      </w:r>
      <w:proofErr w:type="spellStart"/>
      <w:r w:rsidR="00DF33F8" w:rsidRPr="005A7724">
        <w:rPr>
          <w:rFonts w:ascii="Times New Roman" w:hAnsi="Times New Roman" w:cs="Times New Roman"/>
        </w:rPr>
        <w:t>Manikganj</w:t>
      </w:r>
      <w:proofErr w:type="spellEnd"/>
      <w:r w:rsidR="00DF33F8" w:rsidRPr="005A7724">
        <w:rPr>
          <w:rFonts w:ascii="Times New Roman" w:hAnsi="Times New Roman" w:cs="Times New Roman"/>
        </w:rPr>
        <w:t xml:space="preserve"> (12,</w:t>
      </w:r>
      <w:r w:rsidR="00121406">
        <w:rPr>
          <w:rFonts w:ascii="Times New Roman" w:hAnsi="Times New Roman" w:cs="Times New Roman"/>
        </w:rPr>
        <w:t>952</w:t>
      </w:r>
      <w:r w:rsidR="00DF33F8" w:rsidRPr="005A7724">
        <w:rPr>
          <w:rFonts w:ascii="Times New Roman" w:hAnsi="Times New Roman" w:cs="Times New Roman"/>
        </w:rPr>
        <w:t>), and Patuakhali (7,5</w:t>
      </w:r>
      <w:r w:rsidR="00324444">
        <w:rPr>
          <w:rFonts w:ascii="Times New Roman" w:hAnsi="Times New Roman" w:cs="Times New Roman"/>
        </w:rPr>
        <w:t>79</w:t>
      </w:r>
      <w:r w:rsidR="00DF33F8" w:rsidRPr="005A7724">
        <w:rPr>
          <w:rFonts w:ascii="Times New Roman" w:hAnsi="Times New Roman" w:cs="Times New Roman"/>
        </w:rPr>
        <w:t xml:space="preserve">). Conversely, the lowest Dengue cases were recorded in Sunamganj (102), </w:t>
      </w:r>
      <w:proofErr w:type="spellStart"/>
      <w:r w:rsidR="00DF33F8" w:rsidRPr="005A7724">
        <w:rPr>
          <w:rFonts w:ascii="Times New Roman" w:hAnsi="Times New Roman" w:cs="Times New Roman"/>
        </w:rPr>
        <w:t>Maulvibazar</w:t>
      </w:r>
      <w:proofErr w:type="spellEnd"/>
      <w:r w:rsidR="00DF33F8" w:rsidRPr="005A7724">
        <w:rPr>
          <w:rFonts w:ascii="Times New Roman" w:hAnsi="Times New Roman" w:cs="Times New Roman"/>
        </w:rPr>
        <w:t xml:space="preserve"> (129), </w:t>
      </w:r>
      <w:proofErr w:type="spellStart"/>
      <w:r w:rsidR="00DF33F8" w:rsidRPr="005A7724">
        <w:rPr>
          <w:rFonts w:ascii="Times New Roman" w:hAnsi="Times New Roman" w:cs="Times New Roman"/>
        </w:rPr>
        <w:t>Panchagarh</w:t>
      </w:r>
      <w:proofErr w:type="spellEnd"/>
      <w:r w:rsidR="00DF33F8" w:rsidRPr="005A7724">
        <w:rPr>
          <w:rFonts w:ascii="Times New Roman" w:hAnsi="Times New Roman" w:cs="Times New Roman"/>
        </w:rPr>
        <w:t xml:space="preserve"> (187), </w:t>
      </w:r>
      <w:proofErr w:type="spellStart"/>
      <w:r w:rsidR="00DF33F8" w:rsidRPr="005A7724">
        <w:rPr>
          <w:rFonts w:ascii="Times New Roman" w:hAnsi="Times New Roman" w:cs="Times New Roman"/>
        </w:rPr>
        <w:t>Joypurhat</w:t>
      </w:r>
      <w:proofErr w:type="spellEnd"/>
      <w:r w:rsidR="00DF33F8" w:rsidRPr="005A7724">
        <w:rPr>
          <w:rFonts w:ascii="Times New Roman" w:hAnsi="Times New Roman" w:cs="Times New Roman"/>
        </w:rPr>
        <w:t xml:space="preserve"> (26</w:t>
      </w:r>
      <w:r w:rsidR="00324444">
        <w:rPr>
          <w:rFonts w:ascii="Times New Roman" w:hAnsi="Times New Roman" w:cs="Times New Roman"/>
        </w:rPr>
        <w:t>4</w:t>
      </w:r>
      <w:r w:rsidR="00DF33F8" w:rsidRPr="005A7724">
        <w:rPr>
          <w:rFonts w:ascii="Times New Roman" w:hAnsi="Times New Roman" w:cs="Times New Roman"/>
        </w:rPr>
        <w:t xml:space="preserve">), and Lalmonirhat (305). In terms of Dengue-related </w:t>
      </w:r>
      <w:r w:rsidR="00DF33F8">
        <w:rPr>
          <w:rFonts w:ascii="Times New Roman" w:hAnsi="Times New Roman" w:cs="Times New Roman"/>
        </w:rPr>
        <w:t>deaths</w:t>
      </w:r>
      <w:r w:rsidR="00DF33F8" w:rsidRPr="005A7724">
        <w:rPr>
          <w:rFonts w:ascii="Times New Roman" w:hAnsi="Times New Roman" w:cs="Times New Roman"/>
        </w:rPr>
        <w:t>, Dhaka reported the highest death toll at 9</w:t>
      </w:r>
      <w:r w:rsidR="00121406">
        <w:rPr>
          <w:rFonts w:ascii="Times New Roman" w:hAnsi="Times New Roman" w:cs="Times New Roman"/>
        </w:rPr>
        <w:t>81</w:t>
      </w:r>
      <w:r w:rsidR="00DF33F8" w:rsidRPr="005A7724">
        <w:rPr>
          <w:rFonts w:ascii="Times New Roman" w:hAnsi="Times New Roman" w:cs="Times New Roman"/>
        </w:rPr>
        <w:t>, trailed by Barisal (16</w:t>
      </w:r>
      <w:r w:rsidR="00121406">
        <w:rPr>
          <w:rFonts w:ascii="Times New Roman" w:hAnsi="Times New Roman" w:cs="Times New Roman"/>
        </w:rPr>
        <w:t>7</w:t>
      </w:r>
      <w:r w:rsidR="00DF33F8" w:rsidRPr="005A7724">
        <w:rPr>
          <w:rFonts w:ascii="Times New Roman" w:hAnsi="Times New Roman" w:cs="Times New Roman"/>
        </w:rPr>
        <w:t>), Faridpur (13</w:t>
      </w:r>
      <w:r w:rsidR="00324444">
        <w:rPr>
          <w:rFonts w:ascii="Times New Roman" w:hAnsi="Times New Roman" w:cs="Times New Roman"/>
        </w:rPr>
        <w:t>8</w:t>
      </w:r>
      <w:r w:rsidR="00DF33F8" w:rsidRPr="005A7724">
        <w:rPr>
          <w:rFonts w:ascii="Times New Roman" w:hAnsi="Times New Roman" w:cs="Times New Roman"/>
        </w:rPr>
        <w:t>), Chittagong (10</w:t>
      </w:r>
      <w:r w:rsidR="00324444">
        <w:rPr>
          <w:rFonts w:ascii="Times New Roman" w:hAnsi="Times New Roman" w:cs="Times New Roman"/>
        </w:rPr>
        <w:t>6</w:t>
      </w:r>
      <w:r w:rsidR="00DF33F8" w:rsidRPr="005A7724">
        <w:rPr>
          <w:rFonts w:ascii="Times New Roman" w:hAnsi="Times New Roman" w:cs="Times New Roman"/>
        </w:rPr>
        <w:t>), and Khulna (4</w:t>
      </w:r>
      <w:r w:rsidR="00324444">
        <w:rPr>
          <w:rFonts w:ascii="Times New Roman" w:hAnsi="Times New Roman" w:cs="Times New Roman"/>
        </w:rPr>
        <w:t>1</w:t>
      </w:r>
      <w:r w:rsidR="00DF33F8" w:rsidRPr="005A7724">
        <w:rPr>
          <w:rFonts w:ascii="Times New Roman" w:hAnsi="Times New Roman" w:cs="Times New Roman"/>
        </w:rPr>
        <w:t>)</w:t>
      </w:r>
      <w:r w:rsidR="00C27FA4">
        <w:rPr>
          <w:rFonts w:ascii="Times New Roman" w:hAnsi="Times New Roman" w:cs="Times New Roman"/>
        </w:rPr>
        <w:t xml:space="preserve"> division</w:t>
      </w:r>
      <w:r w:rsidR="00DF33F8" w:rsidRPr="005A7724">
        <w:rPr>
          <w:rFonts w:ascii="Times New Roman" w:hAnsi="Times New Roman" w:cs="Times New Roman"/>
        </w:rPr>
        <w:t>.</w:t>
      </w:r>
    </w:p>
    <w:p w14:paraId="3015B2F1" w14:textId="58E545D7" w:rsidR="001D4CD9" w:rsidRDefault="00372115" w:rsidP="00023E52">
      <w:pPr>
        <w:jc w:val="center"/>
        <w:rPr>
          <w:rFonts w:ascii="Times New Roman" w:hAnsi="Times New Roman" w:cs="Times New Roman"/>
          <w:b/>
          <w:bCs/>
        </w:rPr>
      </w:pPr>
      <w:r>
        <w:rPr>
          <w:noProof/>
        </w:rPr>
        <w:lastRenderedPageBreak/>
        <w:drawing>
          <wp:inline distT="0" distB="0" distL="0" distR="0" wp14:anchorId="0B03328E" wp14:editId="57065DCF">
            <wp:extent cx="5423065" cy="8134597"/>
            <wp:effectExtent l="0" t="0" r="6350" b="0"/>
            <wp:docPr id="9861845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23816" cy="8135724"/>
                    </a:xfrm>
                    <a:prstGeom prst="rect">
                      <a:avLst/>
                    </a:prstGeom>
                    <a:noFill/>
                    <a:ln>
                      <a:noFill/>
                    </a:ln>
                  </pic:spPr>
                </pic:pic>
              </a:graphicData>
            </a:graphic>
          </wp:inline>
        </w:drawing>
      </w:r>
      <w:commentRangeStart w:id="110"/>
      <w:commentRangeEnd w:id="110"/>
      <w:r w:rsidR="00343E77">
        <w:rPr>
          <w:rStyle w:val="CommentReference"/>
        </w:rPr>
        <w:commentReference w:id="110"/>
      </w:r>
    </w:p>
    <w:p w14:paraId="0557D93B" w14:textId="0E05655B" w:rsidR="0070586D" w:rsidRPr="00A9678C" w:rsidRDefault="0070586D" w:rsidP="0070586D">
      <w:pPr>
        <w:rPr>
          <w:b/>
          <w:bCs/>
        </w:rPr>
      </w:pPr>
      <w:r>
        <w:rPr>
          <w:rFonts w:ascii="Times New Roman" w:hAnsi="Times New Roman" w:cs="Times New Roman"/>
          <w:b/>
          <w:bCs/>
        </w:rPr>
        <w:t xml:space="preserve">Fig 5: </w:t>
      </w:r>
      <w:commentRangeStart w:id="111"/>
      <w:r w:rsidRPr="00A9678C">
        <w:rPr>
          <w:rFonts w:ascii="Times New Roman" w:hAnsi="Times New Roman" w:cs="Times New Roman"/>
          <w:b/>
          <w:bCs/>
        </w:rPr>
        <w:t>The distribution of dengue cases and deaths in different districts of Bangladesh, 1</w:t>
      </w:r>
      <w:r w:rsidRPr="00A9678C">
        <w:rPr>
          <w:rFonts w:ascii="Times New Roman" w:hAnsi="Times New Roman" w:cs="Times New Roman"/>
          <w:b/>
          <w:bCs/>
          <w:vertAlign w:val="superscript"/>
        </w:rPr>
        <w:t>st</w:t>
      </w:r>
      <w:r w:rsidRPr="00A9678C">
        <w:rPr>
          <w:rFonts w:ascii="Times New Roman" w:hAnsi="Times New Roman" w:cs="Times New Roman"/>
          <w:b/>
          <w:bCs/>
        </w:rPr>
        <w:t xml:space="preserve"> Jan 2023 – </w:t>
      </w:r>
      <w:r w:rsidR="001C7624">
        <w:rPr>
          <w:rFonts w:ascii="Times New Roman" w:hAnsi="Times New Roman" w:cs="Times New Roman"/>
          <w:b/>
          <w:bCs/>
        </w:rPr>
        <w:t>31</w:t>
      </w:r>
      <w:r w:rsidR="001C7624">
        <w:rPr>
          <w:rFonts w:ascii="Times New Roman" w:hAnsi="Times New Roman" w:cs="Times New Roman"/>
          <w:b/>
          <w:bCs/>
          <w:vertAlign w:val="superscript"/>
        </w:rPr>
        <w:t>st</w:t>
      </w:r>
      <w:r w:rsidRPr="00A9678C">
        <w:rPr>
          <w:rFonts w:ascii="Times New Roman" w:hAnsi="Times New Roman" w:cs="Times New Roman"/>
          <w:b/>
          <w:bCs/>
        </w:rPr>
        <w:t xml:space="preserve"> </w:t>
      </w:r>
      <w:r w:rsidR="001C7624">
        <w:rPr>
          <w:rFonts w:ascii="Times New Roman" w:hAnsi="Times New Roman" w:cs="Times New Roman"/>
          <w:b/>
          <w:bCs/>
        </w:rPr>
        <w:t>Dec</w:t>
      </w:r>
      <w:r w:rsidR="001C7624" w:rsidRPr="00A9678C">
        <w:rPr>
          <w:rFonts w:ascii="Times New Roman" w:hAnsi="Times New Roman" w:cs="Times New Roman"/>
          <w:b/>
          <w:bCs/>
        </w:rPr>
        <w:t xml:space="preserve"> </w:t>
      </w:r>
      <w:r w:rsidRPr="00A9678C">
        <w:rPr>
          <w:rFonts w:ascii="Times New Roman" w:hAnsi="Times New Roman" w:cs="Times New Roman"/>
          <w:b/>
          <w:bCs/>
        </w:rPr>
        <w:t xml:space="preserve">2023.  </w:t>
      </w:r>
      <w:r w:rsidRPr="00A9678C">
        <w:rPr>
          <w:b/>
          <w:bCs/>
        </w:rPr>
        <w:t xml:space="preserve"> </w:t>
      </w:r>
      <w:commentRangeEnd w:id="111"/>
      <w:r w:rsidR="00B71A06">
        <w:rPr>
          <w:rStyle w:val="CommentReference"/>
        </w:rPr>
        <w:commentReference w:id="111"/>
      </w:r>
    </w:p>
    <w:p w14:paraId="767AFD86" w14:textId="2FD9E49A" w:rsidR="00C80C52" w:rsidRDefault="00C80C52" w:rsidP="00C80C52">
      <w:pPr>
        <w:spacing w:after="0" w:line="480" w:lineRule="auto"/>
        <w:rPr>
          <w:ins w:id="112" w:author="Mohammad Nayeem Hasan" w:date="2024-01-19T01:21:00Z"/>
          <w:rFonts w:ascii="Times New Roman" w:hAnsi="Times New Roman" w:cs="Times New Roman"/>
        </w:rPr>
      </w:pPr>
      <w:ins w:id="113" w:author="Mohammad Nayeem Hasan" w:date="2024-01-19T01:18:00Z">
        <w:r>
          <w:rPr>
            <w:rFonts w:ascii="Times New Roman" w:hAnsi="Times New Roman" w:cs="Times New Roman"/>
          </w:rPr>
          <w:lastRenderedPageBreak/>
          <w:t xml:space="preserve">District-wise, </w:t>
        </w:r>
      </w:ins>
      <w:proofErr w:type="spellStart"/>
      <w:ins w:id="114" w:author="Mohammad Nayeem Hasan" w:date="2024-01-19T01:19:00Z">
        <w:r>
          <w:rPr>
            <w:rFonts w:ascii="Times New Roman" w:hAnsi="Times New Roman" w:cs="Times New Roman"/>
          </w:rPr>
          <w:t>Manikganj</w:t>
        </w:r>
      </w:ins>
      <w:proofErr w:type="spellEnd"/>
      <w:ins w:id="115" w:author="Mohammad Nayeem Hasan" w:date="2024-01-19T01:18:00Z">
        <w:r w:rsidRPr="005A7724">
          <w:rPr>
            <w:rFonts w:ascii="Times New Roman" w:hAnsi="Times New Roman" w:cs="Times New Roman"/>
          </w:rPr>
          <w:t xml:space="preserve"> </w:t>
        </w:r>
        <w:r>
          <w:rPr>
            <w:rFonts w:ascii="Times New Roman" w:hAnsi="Times New Roman" w:cs="Times New Roman"/>
          </w:rPr>
          <w:t xml:space="preserve">district </w:t>
        </w:r>
        <w:r w:rsidRPr="005A7724">
          <w:rPr>
            <w:rFonts w:ascii="Times New Roman" w:hAnsi="Times New Roman" w:cs="Times New Roman"/>
          </w:rPr>
          <w:t>reported the highest incidence</w:t>
        </w:r>
        <w:r>
          <w:rPr>
            <w:rFonts w:ascii="Times New Roman" w:hAnsi="Times New Roman" w:cs="Times New Roman"/>
          </w:rPr>
          <w:t xml:space="preserve"> </w:t>
        </w:r>
        <w:r>
          <w:rPr>
            <w:rFonts w:ascii="Times New Roman" w:hAnsi="Times New Roman" w:cs="Times New Roman"/>
          </w:rPr>
          <w:t xml:space="preserve">rate </w:t>
        </w:r>
        <w:r>
          <w:rPr>
            <w:rFonts w:ascii="Times New Roman" w:hAnsi="Times New Roman" w:cs="Times New Roman"/>
          </w:rPr>
          <w:t>of dengue</w:t>
        </w:r>
        <w:r w:rsidRPr="005A7724">
          <w:rPr>
            <w:rFonts w:ascii="Times New Roman" w:hAnsi="Times New Roman" w:cs="Times New Roman"/>
          </w:rPr>
          <w:t xml:space="preserve"> with </w:t>
        </w:r>
        <w:r>
          <w:rPr>
            <w:rFonts w:ascii="Times New Roman" w:hAnsi="Times New Roman" w:cs="Times New Roman"/>
          </w:rPr>
          <w:t>0.83</w:t>
        </w:r>
        <w:r w:rsidRPr="005A7724">
          <w:rPr>
            <w:rFonts w:ascii="Times New Roman" w:hAnsi="Times New Roman" w:cs="Times New Roman"/>
          </w:rPr>
          <w:t xml:space="preserve">, followed by </w:t>
        </w:r>
      </w:ins>
      <w:ins w:id="116" w:author="Mohammad Nayeem Hasan" w:date="2024-01-19T01:19:00Z">
        <w:r>
          <w:rPr>
            <w:rFonts w:ascii="Times New Roman" w:hAnsi="Times New Roman" w:cs="Times New Roman"/>
          </w:rPr>
          <w:t xml:space="preserve">Dhaka </w:t>
        </w:r>
      </w:ins>
      <w:ins w:id="117" w:author="Mohammad Nayeem Hasan" w:date="2024-01-19T01:18:00Z">
        <w:r w:rsidRPr="005A7724">
          <w:rPr>
            <w:rFonts w:ascii="Times New Roman" w:hAnsi="Times New Roman" w:cs="Times New Roman"/>
          </w:rPr>
          <w:t>(</w:t>
        </w:r>
      </w:ins>
      <w:ins w:id="118" w:author="Mohammad Nayeem Hasan" w:date="2024-01-19T01:19:00Z">
        <w:r>
          <w:rPr>
            <w:rFonts w:ascii="Times New Roman" w:hAnsi="Times New Roman" w:cs="Times New Roman"/>
          </w:rPr>
          <w:t>0.77</w:t>
        </w:r>
      </w:ins>
      <w:ins w:id="119" w:author="Mohammad Nayeem Hasan" w:date="2024-01-19T01:18:00Z">
        <w:r w:rsidRPr="005A7724">
          <w:rPr>
            <w:rFonts w:ascii="Times New Roman" w:hAnsi="Times New Roman" w:cs="Times New Roman"/>
          </w:rPr>
          <w:t xml:space="preserve">), </w:t>
        </w:r>
      </w:ins>
      <w:proofErr w:type="spellStart"/>
      <w:ins w:id="120" w:author="Mohammad Nayeem Hasan" w:date="2024-01-19T01:19:00Z">
        <w:r>
          <w:rPr>
            <w:rFonts w:ascii="Times New Roman" w:hAnsi="Times New Roman" w:cs="Times New Roman"/>
          </w:rPr>
          <w:t>Pirojpur</w:t>
        </w:r>
      </w:ins>
      <w:proofErr w:type="spellEnd"/>
      <w:ins w:id="121" w:author="Mohammad Nayeem Hasan" w:date="2024-01-19T01:18:00Z">
        <w:r w:rsidRPr="005A7724">
          <w:rPr>
            <w:rFonts w:ascii="Times New Roman" w:hAnsi="Times New Roman" w:cs="Times New Roman"/>
          </w:rPr>
          <w:t xml:space="preserve"> (</w:t>
        </w:r>
      </w:ins>
      <w:ins w:id="122" w:author="Mohammad Nayeem Hasan" w:date="2024-01-19T01:19:00Z">
        <w:r>
          <w:rPr>
            <w:rFonts w:ascii="Times New Roman" w:hAnsi="Times New Roman" w:cs="Times New Roman"/>
          </w:rPr>
          <w:t>0.61</w:t>
        </w:r>
      </w:ins>
      <w:ins w:id="123" w:author="Mohammad Nayeem Hasan" w:date="2024-01-19T01:18:00Z">
        <w:r w:rsidRPr="005A7724">
          <w:rPr>
            <w:rFonts w:ascii="Times New Roman" w:hAnsi="Times New Roman" w:cs="Times New Roman"/>
          </w:rPr>
          <w:t xml:space="preserve">), </w:t>
        </w:r>
      </w:ins>
      <w:ins w:id="124" w:author="Mohammad Nayeem Hasan" w:date="2024-01-19T01:19:00Z">
        <w:r>
          <w:rPr>
            <w:rFonts w:ascii="Times New Roman" w:hAnsi="Times New Roman" w:cs="Times New Roman"/>
          </w:rPr>
          <w:t>Barisal</w:t>
        </w:r>
      </w:ins>
      <w:ins w:id="125" w:author="Mohammad Nayeem Hasan" w:date="2024-01-19T01:18:00Z">
        <w:r w:rsidRPr="005A7724">
          <w:rPr>
            <w:rFonts w:ascii="Times New Roman" w:hAnsi="Times New Roman" w:cs="Times New Roman"/>
          </w:rPr>
          <w:t xml:space="preserve"> (</w:t>
        </w:r>
      </w:ins>
      <w:ins w:id="126" w:author="Mohammad Nayeem Hasan" w:date="2024-01-19T01:20:00Z">
        <w:r>
          <w:rPr>
            <w:rFonts w:ascii="Times New Roman" w:hAnsi="Times New Roman" w:cs="Times New Roman"/>
          </w:rPr>
          <w:t>0.53</w:t>
        </w:r>
      </w:ins>
      <w:ins w:id="127" w:author="Mohammad Nayeem Hasan" w:date="2024-01-19T01:18:00Z">
        <w:r w:rsidRPr="005A7724">
          <w:rPr>
            <w:rFonts w:ascii="Times New Roman" w:hAnsi="Times New Roman" w:cs="Times New Roman"/>
          </w:rPr>
          <w:t xml:space="preserve">), and </w:t>
        </w:r>
      </w:ins>
      <w:ins w:id="128" w:author="Mohammad Nayeem Hasan" w:date="2024-01-19T01:20:00Z">
        <w:r>
          <w:rPr>
            <w:rFonts w:ascii="Times New Roman" w:hAnsi="Times New Roman" w:cs="Times New Roman"/>
          </w:rPr>
          <w:t xml:space="preserve">Magura </w:t>
        </w:r>
      </w:ins>
      <w:ins w:id="129" w:author="Mohammad Nayeem Hasan" w:date="2024-01-19T01:18:00Z">
        <w:r w:rsidRPr="005A7724">
          <w:rPr>
            <w:rFonts w:ascii="Times New Roman" w:hAnsi="Times New Roman" w:cs="Times New Roman"/>
          </w:rPr>
          <w:t>(</w:t>
        </w:r>
      </w:ins>
      <w:ins w:id="130" w:author="Mohammad Nayeem Hasan" w:date="2024-01-19T01:20:00Z">
        <w:r>
          <w:rPr>
            <w:rFonts w:ascii="Times New Roman" w:hAnsi="Times New Roman" w:cs="Times New Roman"/>
          </w:rPr>
          <w:t>0.49</w:t>
        </w:r>
      </w:ins>
      <w:ins w:id="131" w:author="Mohammad Nayeem Hasan" w:date="2024-01-19T01:18:00Z">
        <w:r w:rsidRPr="005A7724">
          <w:rPr>
            <w:rFonts w:ascii="Times New Roman" w:hAnsi="Times New Roman" w:cs="Times New Roman"/>
          </w:rPr>
          <w:t>). Conversely, the lowest Dengue cases were recorded in Sunamganj (</w:t>
        </w:r>
      </w:ins>
      <w:ins w:id="132" w:author="Mohammad Nayeem Hasan" w:date="2024-01-19T01:20:00Z">
        <w:r w:rsidR="00F23918">
          <w:rPr>
            <w:rFonts w:ascii="Times New Roman" w:hAnsi="Times New Roman" w:cs="Times New Roman"/>
          </w:rPr>
          <w:t>0</w:t>
        </w:r>
      </w:ins>
      <w:ins w:id="133" w:author="Mohammad Nayeem Hasan" w:date="2024-01-19T01:18:00Z">
        <w:r w:rsidRPr="005A7724">
          <w:rPr>
            <w:rFonts w:ascii="Times New Roman" w:hAnsi="Times New Roman" w:cs="Times New Roman"/>
          </w:rPr>
          <w:t xml:space="preserve">), </w:t>
        </w:r>
        <w:proofErr w:type="spellStart"/>
        <w:r w:rsidRPr="005A7724">
          <w:rPr>
            <w:rFonts w:ascii="Times New Roman" w:hAnsi="Times New Roman" w:cs="Times New Roman"/>
          </w:rPr>
          <w:t>Maulvibazar</w:t>
        </w:r>
        <w:proofErr w:type="spellEnd"/>
        <w:r w:rsidRPr="005A7724">
          <w:rPr>
            <w:rFonts w:ascii="Times New Roman" w:hAnsi="Times New Roman" w:cs="Times New Roman"/>
          </w:rPr>
          <w:t xml:space="preserve"> (</w:t>
        </w:r>
      </w:ins>
      <w:ins w:id="134" w:author="Mohammad Nayeem Hasan" w:date="2024-01-19T01:20:00Z">
        <w:r w:rsidR="00F23918">
          <w:rPr>
            <w:rFonts w:ascii="Times New Roman" w:hAnsi="Times New Roman" w:cs="Times New Roman"/>
          </w:rPr>
          <w:t>0.01</w:t>
        </w:r>
      </w:ins>
      <w:ins w:id="135" w:author="Mohammad Nayeem Hasan" w:date="2024-01-19T01:18:00Z">
        <w:r w:rsidRPr="005A7724">
          <w:rPr>
            <w:rFonts w:ascii="Times New Roman" w:hAnsi="Times New Roman" w:cs="Times New Roman"/>
          </w:rPr>
          <w:t xml:space="preserve">), </w:t>
        </w:r>
        <w:proofErr w:type="spellStart"/>
        <w:r w:rsidRPr="005A7724">
          <w:rPr>
            <w:rFonts w:ascii="Times New Roman" w:hAnsi="Times New Roman" w:cs="Times New Roman"/>
          </w:rPr>
          <w:t>Panchagarh</w:t>
        </w:r>
        <w:proofErr w:type="spellEnd"/>
        <w:r w:rsidRPr="005A7724">
          <w:rPr>
            <w:rFonts w:ascii="Times New Roman" w:hAnsi="Times New Roman" w:cs="Times New Roman"/>
          </w:rPr>
          <w:t xml:space="preserve"> (</w:t>
        </w:r>
      </w:ins>
      <w:ins w:id="136" w:author="Mohammad Nayeem Hasan" w:date="2024-01-19T01:20:00Z">
        <w:r w:rsidR="00F23918">
          <w:rPr>
            <w:rFonts w:ascii="Times New Roman" w:hAnsi="Times New Roman" w:cs="Times New Roman"/>
          </w:rPr>
          <w:t>0.02</w:t>
        </w:r>
      </w:ins>
      <w:ins w:id="137" w:author="Mohammad Nayeem Hasan" w:date="2024-01-19T01:18:00Z">
        <w:r w:rsidRPr="005A7724">
          <w:rPr>
            <w:rFonts w:ascii="Times New Roman" w:hAnsi="Times New Roman" w:cs="Times New Roman"/>
          </w:rPr>
          <w:t xml:space="preserve">), </w:t>
        </w:r>
      </w:ins>
      <w:ins w:id="138" w:author="Mohammad Nayeem Hasan" w:date="2024-01-19T01:21:00Z">
        <w:r w:rsidR="00F23918">
          <w:rPr>
            <w:rFonts w:ascii="Times New Roman" w:hAnsi="Times New Roman" w:cs="Times New Roman"/>
          </w:rPr>
          <w:t>Sylhet</w:t>
        </w:r>
      </w:ins>
      <w:ins w:id="139" w:author="Mohammad Nayeem Hasan" w:date="2024-01-19T01:18:00Z">
        <w:r w:rsidRPr="005A7724">
          <w:rPr>
            <w:rFonts w:ascii="Times New Roman" w:hAnsi="Times New Roman" w:cs="Times New Roman"/>
          </w:rPr>
          <w:t xml:space="preserve"> (</w:t>
        </w:r>
      </w:ins>
      <w:ins w:id="140" w:author="Mohammad Nayeem Hasan" w:date="2024-01-19T01:21:00Z">
        <w:r w:rsidR="00F23918">
          <w:rPr>
            <w:rFonts w:ascii="Times New Roman" w:hAnsi="Times New Roman" w:cs="Times New Roman"/>
          </w:rPr>
          <w:t>0.02</w:t>
        </w:r>
      </w:ins>
      <w:ins w:id="141" w:author="Mohammad Nayeem Hasan" w:date="2024-01-19T01:18:00Z">
        <w:r w:rsidRPr="005A7724">
          <w:rPr>
            <w:rFonts w:ascii="Times New Roman" w:hAnsi="Times New Roman" w:cs="Times New Roman"/>
          </w:rPr>
          <w:t xml:space="preserve">), and </w:t>
        </w:r>
      </w:ins>
      <w:proofErr w:type="spellStart"/>
      <w:ins w:id="142" w:author="Mohammad Nayeem Hasan" w:date="2024-01-19T01:21:00Z">
        <w:r w:rsidR="00F23918">
          <w:rPr>
            <w:rFonts w:ascii="Times New Roman" w:hAnsi="Times New Roman" w:cs="Times New Roman"/>
          </w:rPr>
          <w:t>Thakurgaon</w:t>
        </w:r>
      </w:ins>
      <w:proofErr w:type="spellEnd"/>
      <w:ins w:id="143" w:author="Mohammad Nayeem Hasan" w:date="2024-01-19T01:18:00Z">
        <w:r w:rsidRPr="005A7724">
          <w:rPr>
            <w:rFonts w:ascii="Times New Roman" w:hAnsi="Times New Roman" w:cs="Times New Roman"/>
          </w:rPr>
          <w:t xml:space="preserve"> (</w:t>
        </w:r>
      </w:ins>
      <w:ins w:id="144" w:author="Mohammad Nayeem Hasan" w:date="2024-01-19T01:21:00Z">
        <w:r w:rsidR="00F23918">
          <w:rPr>
            <w:rFonts w:ascii="Times New Roman" w:hAnsi="Times New Roman" w:cs="Times New Roman"/>
          </w:rPr>
          <w:t>0.02</w:t>
        </w:r>
      </w:ins>
      <w:ins w:id="145" w:author="Mohammad Nayeem Hasan" w:date="2024-01-19T01:18:00Z">
        <w:r w:rsidRPr="005A7724">
          <w:rPr>
            <w:rFonts w:ascii="Times New Roman" w:hAnsi="Times New Roman" w:cs="Times New Roman"/>
          </w:rPr>
          <w:t xml:space="preserve">). </w:t>
        </w:r>
      </w:ins>
    </w:p>
    <w:p w14:paraId="313464A1" w14:textId="77777777" w:rsidR="00232EF1" w:rsidRDefault="00232EF1" w:rsidP="00C80C52">
      <w:pPr>
        <w:spacing w:after="0" w:line="480" w:lineRule="auto"/>
        <w:rPr>
          <w:ins w:id="146" w:author="Mohammad Nayeem Hasan" w:date="2024-01-19T01:21:00Z"/>
          <w:rFonts w:ascii="Times New Roman" w:hAnsi="Times New Roman" w:cs="Times New Roman"/>
        </w:rPr>
      </w:pPr>
    </w:p>
    <w:p w14:paraId="419F18E5" w14:textId="30B99B3B" w:rsidR="00232EF1" w:rsidRDefault="00CE5167" w:rsidP="00C80C52">
      <w:pPr>
        <w:spacing w:after="0" w:line="480" w:lineRule="auto"/>
        <w:rPr>
          <w:ins w:id="147" w:author="Mohammad Nayeem Hasan" w:date="2024-01-19T01:18:00Z"/>
          <w:rFonts w:ascii="Times New Roman" w:hAnsi="Times New Roman" w:cs="Times New Roman"/>
          <w:b/>
          <w:bCs/>
        </w:rPr>
      </w:pPr>
      <w:ins w:id="148" w:author="Mohammad Nayeem Hasan" w:date="2024-01-19T01:44:00Z">
        <w:r>
          <w:rPr>
            <w:noProof/>
          </w:rPr>
          <w:drawing>
            <wp:inline distT="0" distB="0" distL="0" distR="0" wp14:anchorId="6096243A" wp14:editId="15EA23B3">
              <wp:extent cx="5731510" cy="5731510"/>
              <wp:effectExtent l="0" t="0" r="2540" b="2540"/>
              <wp:docPr id="1946465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ins>
    </w:p>
    <w:p w14:paraId="25671D23" w14:textId="5FA83090" w:rsidR="00C80C52" w:rsidRPr="0086706D" w:rsidRDefault="00BD1F86" w:rsidP="0086706D">
      <w:pPr>
        <w:rPr>
          <w:ins w:id="149" w:author="Mohammad Nayeem Hasan" w:date="2024-01-19T01:18:00Z"/>
          <w:b/>
          <w:bCs/>
          <w:rPrChange w:id="150" w:author="Mohammad Nayeem Hasan" w:date="2024-01-19T01:32:00Z">
            <w:rPr>
              <w:ins w:id="151" w:author="Mohammad Nayeem Hasan" w:date="2024-01-19T01:18:00Z"/>
              <w:rFonts w:ascii="Times New Roman" w:hAnsi="Times New Roman" w:cs="Times New Roman"/>
              <w:sz w:val="24"/>
              <w:szCs w:val="24"/>
            </w:rPr>
          </w:rPrChange>
        </w:rPr>
        <w:pPrChange w:id="152" w:author="Mohammad Nayeem Hasan" w:date="2024-01-19T01:32:00Z">
          <w:pPr>
            <w:spacing w:after="0" w:line="480" w:lineRule="auto"/>
          </w:pPr>
        </w:pPrChange>
      </w:pPr>
      <w:ins w:id="153" w:author="Mohammad Nayeem Hasan" w:date="2024-01-19T01:31:00Z">
        <w:r>
          <w:rPr>
            <w:rFonts w:ascii="Times New Roman" w:hAnsi="Times New Roman" w:cs="Times New Roman"/>
            <w:b/>
            <w:bCs/>
          </w:rPr>
          <w:t xml:space="preserve">Fig 5: </w:t>
        </w:r>
        <w:commentRangeStart w:id="154"/>
        <w:r w:rsidRPr="00A9678C">
          <w:rPr>
            <w:rFonts w:ascii="Times New Roman" w:hAnsi="Times New Roman" w:cs="Times New Roman"/>
            <w:b/>
            <w:bCs/>
          </w:rPr>
          <w:t xml:space="preserve">The distribution of </w:t>
        </w:r>
        <w:r>
          <w:rPr>
            <w:rFonts w:ascii="Times New Roman" w:hAnsi="Times New Roman" w:cs="Times New Roman"/>
            <w:b/>
            <w:bCs/>
          </w:rPr>
          <w:t xml:space="preserve">incidence rate of </w:t>
        </w:r>
        <w:r w:rsidRPr="00A9678C">
          <w:rPr>
            <w:rFonts w:ascii="Times New Roman" w:hAnsi="Times New Roman" w:cs="Times New Roman"/>
            <w:b/>
            <w:bCs/>
          </w:rPr>
          <w:t>dengue in different districts of Bangladesh, 1</w:t>
        </w:r>
        <w:r w:rsidRPr="00A9678C">
          <w:rPr>
            <w:rFonts w:ascii="Times New Roman" w:hAnsi="Times New Roman" w:cs="Times New Roman"/>
            <w:b/>
            <w:bCs/>
            <w:vertAlign w:val="superscript"/>
          </w:rPr>
          <w:t>st</w:t>
        </w:r>
        <w:r w:rsidRPr="00A9678C">
          <w:rPr>
            <w:rFonts w:ascii="Times New Roman" w:hAnsi="Times New Roman" w:cs="Times New Roman"/>
            <w:b/>
            <w:bCs/>
          </w:rPr>
          <w:t xml:space="preserve"> Jan 2023 – </w:t>
        </w:r>
        <w:r>
          <w:rPr>
            <w:rFonts w:ascii="Times New Roman" w:hAnsi="Times New Roman" w:cs="Times New Roman"/>
            <w:b/>
            <w:bCs/>
          </w:rPr>
          <w:t>31</w:t>
        </w:r>
        <w:r>
          <w:rPr>
            <w:rFonts w:ascii="Times New Roman" w:hAnsi="Times New Roman" w:cs="Times New Roman"/>
            <w:b/>
            <w:bCs/>
            <w:vertAlign w:val="superscript"/>
          </w:rPr>
          <w:t>st</w:t>
        </w:r>
        <w:r w:rsidRPr="00A9678C">
          <w:rPr>
            <w:rFonts w:ascii="Times New Roman" w:hAnsi="Times New Roman" w:cs="Times New Roman"/>
            <w:b/>
            <w:bCs/>
          </w:rPr>
          <w:t xml:space="preserve"> </w:t>
        </w:r>
        <w:r>
          <w:rPr>
            <w:rFonts w:ascii="Times New Roman" w:hAnsi="Times New Roman" w:cs="Times New Roman"/>
            <w:b/>
            <w:bCs/>
          </w:rPr>
          <w:t>Dec</w:t>
        </w:r>
        <w:r w:rsidRPr="00A9678C">
          <w:rPr>
            <w:rFonts w:ascii="Times New Roman" w:hAnsi="Times New Roman" w:cs="Times New Roman"/>
            <w:b/>
            <w:bCs/>
          </w:rPr>
          <w:t xml:space="preserve"> 2023.  </w:t>
        </w:r>
        <w:r w:rsidRPr="00A9678C">
          <w:rPr>
            <w:b/>
            <w:bCs/>
          </w:rPr>
          <w:t xml:space="preserve"> </w:t>
        </w:r>
        <w:commentRangeEnd w:id="154"/>
        <w:r>
          <w:rPr>
            <w:rStyle w:val="CommentReference"/>
          </w:rPr>
          <w:commentReference w:id="154"/>
        </w:r>
      </w:ins>
    </w:p>
    <w:p w14:paraId="4136FD0B" w14:textId="21145E01" w:rsidR="004F51BA" w:rsidRDefault="005930EE" w:rsidP="00DA74D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When compared with district level dengue </w:t>
      </w:r>
      <w:r w:rsidR="00565B99">
        <w:rPr>
          <w:rFonts w:ascii="Times New Roman" w:hAnsi="Times New Roman" w:cs="Times New Roman"/>
          <w:sz w:val="24"/>
          <w:szCs w:val="24"/>
        </w:rPr>
        <w:t xml:space="preserve">monthly </w:t>
      </w:r>
      <w:r>
        <w:rPr>
          <w:rFonts w:ascii="Times New Roman" w:hAnsi="Times New Roman" w:cs="Times New Roman"/>
          <w:sz w:val="24"/>
          <w:szCs w:val="24"/>
        </w:rPr>
        <w:t>cases,</w:t>
      </w:r>
      <w:r w:rsidR="004F51BA" w:rsidRPr="00B04FEB">
        <w:rPr>
          <w:rFonts w:ascii="Times New Roman" w:hAnsi="Times New Roman" w:cs="Times New Roman"/>
          <w:sz w:val="24"/>
          <w:szCs w:val="24"/>
        </w:rPr>
        <w:t xml:space="preserve"> a positive correlation was observed between population size and the incidence of Dengue cases </w:t>
      </w:r>
      <w:r w:rsidRPr="005930EE">
        <w:rPr>
          <w:rFonts w:ascii="Times New Roman" w:hAnsi="Times New Roman" w:cs="Times New Roman"/>
          <w:sz w:val="24"/>
          <w:szCs w:val="24"/>
          <w:highlight w:val="yellow"/>
        </w:rPr>
        <w:t>(r=</w:t>
      </w:r>
      <w:r w:rsidR="00112A88">
        <w:rPr>
          <w:rFonts w:ascii="Times New Roman" w:hAnsi="Times New Roman" w:cs="Times New Roman"/>
          <w:sz w:val="24"/>
          <w:szCs w:val="24"/>
          <w:highlight w:val="yellow"/>
        </w:rPr>
        <w:t>0.44</w:t>
      </w:r>
      <w:r w:rsidRPr="005930EE">
        <w:rPr>
          <w:rFonts w:ascii="Times New Roman" w:hAnsi="Times New Roman" w:cs="Times New Roman"/>
          <w:sz w:val="24"/>
          <w:szCs w:val="24"/>
          <w:highlight w:val="yellow"/>
        </w:rPr>
        <w:t>, p=</w:t>
      </w:r>
      <w:r w:rsidR="00112A88">
        <w:rPr>
          <w:rFonts w:ascii="Times New Roman" w:hAnsi="Times New Roman" w:cs="Times New Roman"/>
          <w:sz w:val="24"/>
          <w:szCs w:val="24"/>
          <w:highlight w:val="yellow"/>
        </w:rPr>
        <w:t>&lt;0.001</w:t>
      </w:r>
      <w:r w:rsidRPr="005930EE">
        <w:rPr>
          <w:rFonts w:ascii="Times New Roman" w:hAnsi="Times New Roman" w:cs="Times New Roman"/>
          <w:sz w:val="24"/>
          <w:szCs w:val="24"/>
          <w:highlight w:val="yellow"/>
        </w:rPr>
        <w:t>)</w:t>
      </w:r>
      <w:r>
        <w:rPr>
          <w:rFonts w:ascii="Times New Roman" w:hAnsi="Times New Roman" w:cs="Times New Roman"/>
          <w:sz w:val="24"/>
          <w:szCs w:val="24"/>
        </w:rPr>
        <w:t xml:space="preserve"> </w:t>
      </w:r>
      <w:r w:rsidR="004F51BA" w:rsidRPr="00B04FEB">
        <w:rPr>
          <w:rFonts w:ascii="Times New Roman" w:hAnsi="Times New Roman" w:cs="Times New Roman"/>
          <w:sz w:val="24"/>
          <w:szCs w:val="24"/>
        </w:rPr>
        <w:t xml:space="preserve">and </w:t>
      </w:r>
      <w:r w:rsidR="004F51BA">
        <w:rPr>
          <w:rFonts w:ascii="Times New Roman" w:hAnsi="Times New Roman" w:cs="Times New Roman"/>
          <w:sz w:val="24"/>
          <w:szCs w:val="24"/>
        </w:rPr>
        <w:t>deaths</w:t>
      </w:r>
      <w:r>
        <w:rPr>
          <w:rFonts w:ascii="Times New Roman" w:hAnsi="Times New Roman" w:cs="Times New Roman"/>
          <w:sz w:val="24"/>
          <w:szCs w:val="24"/>
        </w:rPr>
        <w:t xml:space="preserve"> </w:t>
      </w:r>
      <w:commentRangeStart w:id="155"/>
      <w:commentRangeStart w:id="156"/>
      <w:r w:rsidRPr="005930EE">
        <w:rPr>
          <w:rFonts w:ascii="Times New Roman" w:hAnsi="Times New Roman" w:cs="Times New Roman"/>
          <w:sz w:val="24"/>
          <w:szCs w:val="24"/>
          <w:highlight w:val="yellow"/>
        </w:rPr>
        <w:t>(</w:t>
      </w:r>
      <w:r w:rsidR="00885382" w:rsidRPr="005930EE">
        <w:rPr>
          <w:rFonts w:ascii="Times New Roman" w:hAnsi="Times New Roman" w:cs="Times New Roman"/>
          <w:sz w:val="24"/>
          <w:szCs w:val="24"/>
          <w:highlight w:val="yellow"/>
        </w:rPr>
        <w:t>r=</w:t>
      </w:r>
      <w:r w:rsidR="00885382">
        <w:rPr>
          <w:rFonts w:ascii="Times New Roman" w:hAnsi="Times New Roman" w:cs="Times New Roman"/>
          <w:sz w:val="24"/>
          <w:szCs w:val="24"/>
          <w:highlight w:val="yellow"/>
        </w:rPr>
        <w:t>0.4</w:t>
      </w:r>
      <w:r w:rsidR="00372115">
        <w:rPr>
          <w:rFonts w:ascii="Times New Roman" w:hAnsi="Times New Roman" w:cs="Times New Roman"/>
          <w:sz w:val="24"/>
          <w:szCs w:val="24"/>
          <w:highlight w:val="yellow"/>
        </w:rPr>
        <w:t>3</w:t>
      </w:r>
      <w:r w:rsidR="00885382" w:rsidRPr="005930EE">
        <w:rPr>
          <w:rFonts w:ascii="Times New Roman" w:hAnsi="Times New Roman" w:cs="Times New Roman"/>
          <w:sz w:val="24"/>
          <w:szCs w:val="24"/>
          <w:highlight w:val="yellow"/>
        </w:rPr>
        <w:t>, p=</w:t>
      </w:r>
      <w:r w:rsidR="00885382">
        <w:rPr>
          <w:rFonts w:ascii="Times New Roman" w:hAnsi="Times New Roman" w:cs="Times New Roman"/>
          <w:sz w:val="24"/>
          <w:szCs w:val="24"/>
          <w:highlight w:val="yellow"/>
        </w:rPr>
        <w:t>&lt;0.001</w:t>
      </w:r>
      <w:r w:rsidRPr="005930EE">
        <w:rPr>
          <w:rFonts w:ascii="Times New Roman" w:hAnsi="Times New Roman" w:cs="Times New Roman"/>
          <w:sz w:val="24"/>
          <w:szCs w:val="24"/>
          <w:highlight w:val="yellow"/>
        </w:rPr>
        <w:t>)</w:t>
      </w:r>
      <w:r w:rsidR="004F51BA" w:rsidRPr="00B04FEB">
        <w:rPr>
          <w:rFonts w:ascii="Times New Roman" w:hAnsi="Times New Roman" w:cs="Times New Roman"/>
          <w:sz w:val="24"/>
          <w:szCs w:val="24"/>
        </w:rPr>
        <w:t xml:space="preserve">. </w:t>
      </w:r>
      <w:commentRangeEnd w:id="155"/>
      <w:r w:rsidR="00496B8A">
        <w:rPr>
          <w:rStyle w:val="CommentReference"/>
        </w:rPr>
        <w:commentReference w:id="155"/>
      </w:r>
      <w:commentRangeEnd w:id="156"/>
      <w:r w:rsidR="00EB6044">
        <w:rPr>
          <w:rStyle w:val="CommentReference"/>
        </w:rPr>
        <w:commentReference w:id="156"/>
      </w:r>
      <w:commentRangeStart w:id="157"/>
      <w:r w:rsidR="004F51BA" w:rsidRPr="00B04FEB">
        <w:rPr>
          <w:rFonts w:ascii="Times New Roman" w:hAnsi="Times New Roman" w:cs="Times New Roman"/>
          <w:sz w:val="24"/>
          <w:szCs w:val="24"/>
        </w:rPr>
        <w:t xml:space="preserve">As the population size increases, there is a concurrent increase in </w:t>
      </w:r>
      <w:r w:rsidR="004F51BA" w:rsidRPr="00B04FEB">
        <w:rPr>
          <w:rFonts w:ascii="Times New Roman" w:hAnsi="Times New Roman" w:cs="Times New Roman"/>
          <w:sz w:val="24"/>
          <w:szCs w:val="24"/>
        </w:rPr>
        <w:lastRenderedPageBreak/>
        <w:t>Dengue.</w:t>
      </w:r>
      <w:commentRangeEnd w:id="157"/>
      <w:r w:rsidR="00B73430">
        <w:rPr>
          <w:rStyle w:val="CommentReference"/>
        </w:rPr>
        <w:commentReference w:id="157"/>
      </w:r>
      <w:r w:rsidR="004F51BA" w:rsidRPr="00B04FEB">
        <w:rPr>
          <w:rFonts w:ascii="Times New Roman" w:hAnsi="Times New Roman" w:cs="Times New Roman"/>
          <w:sz w:val="24"/>
          <w:szCs w:val="24"/>
        </w:rPr>
        <w:t xml:space="preserve"> A similar </w:t>
      </w:r>
      <w:commentRangeStart w:id="158"/>
      <w:r w:rsidR="004F51BA">
        <w:rPr>
          <w:rFonts w:ascii="Times New Roman" w:hAnsi="Times New Roman" w:cs="Times New Roman"/>
          <w:sz w:val="24"/>
          <w:szCs w:val="24"/>
        </w:rPr>
        <w:t>association</w:t>
      </w:r>
      <w:r w:rsidR="004F51BA" w:rsidRPr="00B04FEB">
        <w:rPr>
          <w:rFonts w:ascii="Times New Roman" w:hAnsi="Times New Roman" w:cs="Times New Roman"/>
          <w:sz w:val="24"/>
          <w:szCs w:val="24"/>
        </w:rPr>
        <w:t xml:space="preserve"> is evident in the relationship between population density and </w:t>
      </w:r>
      <w:r w:rsidR="00F374AE">
        <w:rPr>
          <w:rFonts w:ascii="Times New Roman" w:hAnsi="Times New Roman" w:cs="Times New Roman"/>
          <w:sz w:val="24"/>
          <w:szCs w:val="24"/>
        </w:rPr>
        <w:t>d</w:t>
      </w:r>
      <w:r w:rsidR="004F51BA" w:rsidRPr="00B04FEB">
        <w:rPr>
          <w:rFonts w:ascii="Times New Roman" w:hAnsi="Times New Roman" w:cs="Times New Roman"/>
          <w:sz w:val="24"/>
          <w:szCs w:val="24"/>
        </w:rPr>
        <w:t>engu</w:t>
      </w:r>
      <w:r w:rsidR="00F374AE">
        <w:rPr>
          <w:rFonts w:ascii="Times New Roman" w:hAnsi="Times New Roman" w:cs="Times New Roman"/>
          <w:sz w:val="24"/>
          <w:szCs w:val="24"/>
        </w:rPr>
        <w:t>e cases</w:t>
      </w:r>
      <w:r w:rsidR="004F51BA" w:rsidRPr="00B04FEB">
        <w:rPr>
          <w:rFonts w:ascii="Times New Roman" w:hAnsi="Times New Roman" w:cs="Times New Roman"/>
          <w:sz w:val="24"/>
          <w:szCs w:val="24"/>
        </w:rPr>
        <w:t xml:space="preserve">, where districts with higher </w:t>
      </w:r>
      <w:commentRangeEnd w:id="158"/>
      <w:r w:rsidR="00102EE1">
        <w:rPr>
          <w:rStyle w:val="CommentReference"/>
        </w:rPr>
        <w:commentReference w:id="158"/>
      </w:r>
      <w:r w:rsidR="004F51BA" w:rsidRPr="00B04FEB">
        <w:rPr>
          <w:rFonts w:ascii="Times New Roman" w:hAnsi="Times New Roman" w:cs="Times New Roman"/>
          <w:sz w:val="24"/>
          <w:szCs w:val="24"/>
        </w:rPr>
        <w:t xml:space="preserve">population density also exhibit </w:t>
      </w:r>
      <w:r w:rsidR="004F51BA">
        <w:rPr>
          <w:rFonts w:ascii="Times New Roman" w:hAnsi="Times New Roman" w:cs="Times New Roman"/>
          <w:sz w:val="24"/>
          <w:szCs w:val="24"/>
        </w:rPr>
        <w:t>higher</w:t>
      </w:r>
      <w:r w:rsidR="004F51BA" w:rsidRPr="00B04FEB">
        <w:rPr>
          <w:rFonts w:ascii="Times New Roman" w:hAnsi="Times New Roman" w:cs="Times New Roman"/>
          <w:sz w:val="24"/>
          <w:szCs w:val="24"/>
        </w:rPr>
        <w:t xml:space="preserve"> </w:t>
      </w:r>
      <w:r w:rsidR="00F374AE">
        <w:rPr>
          <w:rFonts w:ascii="Times New Roman" w:hAnsi="Times New Roman" w:cs="Times New Roman"/>
          <w:sz w:val="24"/>
          <w:szCs w:val="24"/>
        </w:rPr>
        <w:t>d</w:t>
      </w:r>
      <w:r w:rsidR="004F51BA" w:rsidRPr="00B04FEB">
        <w:rPr>
          <w:rFonts w:ascii="Times New Roman" w:hAnsi="Times New Roman" w:cs="Times New Roman"/>
          <w:sz w:val="24"/>
          <w:szCs w:val="24"/>
        </w:rPr>
        <w:t xml:space="preserve">engue cases </w:t>
      </w:r>
      <w:r w:rsidR="00F374AE">
        <w:rPr>
          <w:rFonts w:ascii="Times New Roman" w:hAnsi="Times New Roman" w:cs="Times New Roman"/>
          <w:sz w:val="24"/>
          <w:szCs w:val="24"/>
        </w:rPr>
        <w:t>(</w:t>
      </w:r>
      <w:r w:rsidR="00B24D5B" w:rsidRPr="005930EE">
        <w:rPr>
          <w:rFonts w:ascii="Times New Roman" w:hAnsi="Times New Roman" w:cs="Times New Roman"/>
          <w:sz w:val="24"/>
          <w:szCs w:val="24"/>
          <w:highlight w:val="yellow"/>
        </w:rPr>
        <w:t>r=</w:t>
      </w:r>
      <w:r w:rsidR="00B24D5B">
        <w:rPr>
          <w:rFonts w:ascii="Times New Roman" w:hAnsi="Times New Roman" w:cs="Times New Roman"/>
          <w:sz w:val="24"/>
          <w:szCs w:val="24"/>
          <w:highlight w:val="yellow"/>
        </w:rPr>
        <w:t>0.47</w:t>
      </w:r>
      <w:r w:rsidR="00B24D5B" w:rsidRPr="005930EE">
        <w:rPr>
          <w:rFonts w:ascii="Times New Roman" w:hAnsi="Times New Roman" w:cs="Times New Roman"/>
          <w:sz w:val="24"/>
          <w:szCs w:val="24"/>
          <w:highlight w:val="yellow"/>
        </w:rPr>
        <w:t>, p=</w:t>
      </w:r>
      <w:r w:rsidR="00B24D5B">
        <w:rPr>
          <w:rFonts w:ascii="Times New Roman" w:hAnsi="Times New Roman" w:cs="Times New Roman"/>
          <w:sz w:val="24"/>
          <w:szCs w:val="24"/>
          <w:highlight w:val="yellow"/>
        </w:rPr>
        <w:t>&lt;0.001</w:t>
      </w:r>
      <w:r w:rsidR="00F374AE">
        <w:rPr>
          <w:rFonts w:ascii="Times New Roman" w:hAnsi="Times New Roman" w:cs="Times New Roman"/>
          <w:sz w:val="24"/>
          <w:szCs w:val="24"/>
        </w:rPr>
        <w:t xml:space="preserve">) </w:t>
      </w:r>
      <w:r w:rsidR="004F51BA" w:rsidRPr="00B04FEB">
        <w:rPr>
          <w:rFonts w:ascii="Times New Roman" w:hAnsi="Times New Roman" w:cs="Times New Roman"/>
          <w:sz w:val="24"/>
          <w:szCs w:val="24"/>
        </w:rPr>
        <w:t>and deaths</w:t>
      </w:r>
      <w:r w:rsidR="00F374AE">
        <w:rPr>
          <w:rFonts w:ascii="Times New Roman" w:hAnsi="Times New Roman" w:cs="Times New Roman"/>
          <w:sz w:val="24"/>
          <w:szCs w:val="24"/>
        </w:rPr>
        <w:t xml:space="preserve"> </w:t>
      </w:r>
      <w:r w:rsidR="00F374AE" w:rsidRPr="00F374AE">
        <w:rPr>
          <w:rFonts w:ascii="Times New Roman" w:hAnsi="Times New Roman" w:cs="Times New Roman"/>
          <w:sz w:val="24"/>
          <w:szCs w:val="24"/>
          <w:highlight w:val="yellow"/>
        </w:rPr>
        <w:t>(</w:t>
      </w:r>
      <w:r w:rsidR="00B24D5B" w:rsidRPr="005930EE">
        <w:rPr>
          <w:rFonts w:ascii="Times New Roman" w:hAnsi="Times New Roman" w:cs="Times New Roman"/>
          <w:sz w:val="24"/>
          <w:szCs w:val="24"/>
          <w:highlight w:val="yellow"/>
        </w:rPr>
        <w:t>r=</w:t>
      </w:r>
      <w:r w:rsidR="00B24D5B">
        <w:rPr>
          <w:rFonts w:ascii="Times New Roman" w:hAnsi="Times New Roman" w:cs="Times New Roman"/>
          <w:sz w:val="24"/>
          <w:szCs w:val="24"/>
          <w:highlight w:val="yellow"/>
        </w:rPr>
        <w:t>0.43</w:t>
      </w:r>
      <w:r w:rsidR="00B24D5B" w:rsidRPr="005930EE">
        <w:rPr>
          <w:rFonts w:ascii="Times New Roman" w:hAnsi="Times New Roman" w:cs="Times New Roman"/>
          <w:sz w:val="24"/>
          <w:szCs w:val="24"/>
          <w:highlight w:val="yellow"/>
        </w:rPr>
        <w:t>, p=</w:t>
      </w:r>
      <w:r w:rsidR="00B24D5B">
        <w:rPr>
          <w:rFonts w:ascii="Times New Roman" w:hAnsi="Times New Roman" w:cs="Times New Roman"/>
          <w:sz w:val="24"/>
          <w:szCs w:val="24"/>
          <w:highlight w:val="yellow"/>
        </w:rPr>
        <w:t>&lt;0.001</w:t>
      </w:r>
      <w:r w:rsidR="00F374AE" w:rsidRPr="00F374AE">
        <w:rPr>
          <w:rFonts w:ascii="Times New Roman" w:hAnsi="Times New Roman" w:cs="Times New Roman"/>
          <w:sz w:val="24"/>
          <w:szCs w:val="24"/>
          <w:highlight w:val="yellow"/>
        </w:rPr>
        <w:t>)</w:t>
      </w:r>
      <w:r w:rsidR="004F51BA" w:rsidRPr="00B04FEB">
        <w:rPr>
          <w:rFonts w:ascii="Times New Roman" w:hAnsi="Times New Roman" w:cs="Times New Roman"/>
          <w:sz w:val="24"/>
          <w:szCs w:val="24"/>
        </w:rPr>
        <w:t>. Conversely, a negative correlation was identified between the distance of each district from Dhaka city and the occurrence of Dengue cases</w:t>
      </w:r>
      <w:r w:rsidR="0043683E">
        <w:rPr>
          <w:rFonts w:ascii="Times New Roman" w:hAnsi="Times New Roman" w:cs="Times New Roman"/>
          <w:sz w:val="24"/>
          <w:szCs w:val="24"/>
        </w:rPr>
        <w:t xml:space="preserve"> </w:t>
      </w:r>
      <w:r w:rsidR="0043683E" w:rsidRPr="0043683E">
        <w:rPr>
          <w:rFonts w:ascii="Times New Roman" w:hAnsi="Times New Roman" w:cs="Times New Roman"/>
          <w:sz w:val="24"/>
          <w:szCs w:val="24"/>
          <w:highlight w:val="yellow"/>
        </w:rPr>
        <w:t>(</w:t>
      </w:r>
      <w:r w:rsidR="0037594C" w:rsidRPr="005930EE">
        <w:rPr>
          <w:rFonts w:ascii="Times New Roman" w:hAnsi="Times New Roman" w:cs="Times New Roman"/>
          <w:sz w:val="24"/>
          <w:szCs w:val="24"/>
          <w:highlight w:val="yellow"/>
        </w:rPr>
        <w:t>r=</w:t>
      </w:r>
      <w:r w:rsidR="0037594C">
        <w:rPr>
          <w:rFonts w:ascii="Times New Roman" w:hAnsi="Times New Roman" w:cs="Times New Roman"/>
          <w:sz w:val="24"/>
          <w:szCs w:val="24"/>
          <w:highlight w:val="yellow"/>
        </w:rPr>
        <w:t>-0.3</w:t>
      </w:r>
      <w:r w:rsidR="00372115">
        <w:rPr>
          <w:rFonts w:ascii="Times New Roman" w:hAnsi="Times New Roman" w:cs="Times New Roman"/>
          <w:sz w:val="24"/>
          <w:szCs w:val="24"/>
          <w:highlight w:val="yellow"/>
        </w:rPr>
        <w:t>2</w:t>
      </w:r>
      <w:r w:rsidR="0037594C" w:rsidRPr="005930EE">
        <w:rPr>
          <w:rFonts w:ascii="Times New Roman" w:hAnsi="Times New Roman" w:cs="Times New Roman"/>
          <w:sz w:val="24"/>
          <w:szCs w:val="24"/>
          <w:highlight w:val="yellow"/>
        </w:rPr>
        <w:t>, p=</w:t>
      </w:r>
      <w:r w:rsidR="0037594C">
        <w:rPr>
          <w:rFonts w:ascii="Times New Roman" w:hAnsi="Times New Roman" w:cs="Times New Roman"/>
          <w:sz w:val="24"/>
          <w:szCs w:val="24"/>
          <w:highlight w:val="yellow"/>
        </w:rPr>
        <w:t>0.01</w:t>
      </w:r>
      <w:r w:rsidR="00372115">
        <w:rPr>
          <w:rFonts w:ascii="Times New Roman" w:hAnsi="Times New Roman" w:cs="Times New Roman"/>
          <w:sz w:val="24"/>
          <w:szCs w:val="24"/>
          <w:highlight w:val="yellow"/>
        </w:rPr>
        <w:t>1</w:t>
      </w:r>
      <w:r w:rsidR="0043683E" w:rsidRPr="0043683E">
        <w:rPr>
          <w:rFonts w:ascii="Times New Roman" w:hAnsi="Times New Roman" w:cs="Times New Roman"/>
          <w:sz w:val="24"/>
          <w:szCs w:val="24"/>
          <w:highlight w:val="yellow"/>
        </w:rPr>
        <w:t>)</w:t>
      </w:r>
      <w:r w:rsidR="0043683E">
        <w:rPr>
          <w:rFonts w:ascii="Times New Roman" w:hAnsi="Times New Roman" w:cs="Times New Roman"/>
          <w:sz w:val="24"/>
          <w:szCs w:val="24"/>
        </w:rPr>
        <w:t xml:space="preserve">. </w:t>
      </w:r>
    </w:p>
    <w:p w14:paraId="64725005" w14:textId="543C55BA" w:rsidR="005C72ED" w:rsidRDefault="00830FF1" w:rsidP="00CF5DB0">
      <w:pPr>
        <w:jc w:val="center"/>
        <w:rPr>
          <w:rFonts w:ascii="Times New Roman" w:hAnsi="Times New Roman" w:cs="Times New Roman"/>
        </w:rPr>
      </w:pPr>
      <w:r>
        <w:rPr>
          <w:noProof/>
        </w:rPr>
        <w:drawing>
          <wp:inline distT="0" distB="0" distL="0" distR="0" wp14:anchorId="1C1EA684" wp14:editId="2F497EC1">
            <wp:extent cx="5404982" cy="6485860"/>
            <wp:effectExtent l="0" t="0" r="5715" b="0"/>
            <wp:docPr id="155135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8478" cy="6490055"/>
                    </a:xfrm>
                    <a:prstGeom prst="rect">
                      <a:avLst/>
                    </a:prstGeom>
                    <a:noFill/>
                    <a:ln>
                      <a:noFill/>
                    </a:ln>
                  </pic:spPr>
                </pic:pic>
              </a:graphicData>
            </a:graphic>
          </wp:inline>
        </w:drawing>
      </w:r>
    </w:p>
    <w:p w14:paraId="242EAD4F" w14:textId="615E8DC1" w:rsidR="004F51BA" w:rsidRDefault="004F51BA" w:rsidP="004F51BA">
      <w:pPr>
        <w:rPr>
          <w:rFonts w:ascii="Times New Roman" w:hAnsi="Times New Roman" w:cs="Times New Roman"/>
          <w:b/>
          <w:bCs/>
        </w:rPr>
      </w:pPr>
      <w:r>
        <w:rPr>
          <w:rFonts w:ascii="Times New Roman" w:hAnsi="Times New Roman" w:cs="Times New Roman"/>
          <w:b/>
          <w:bCs/>
        </w:rPr>
        <w:t>Fig 6:</w:t>
      </w:r>
      <w:r w:rsidRPr="00644052">
        <w:rPr>
          <w:rFonts w:ascii="Times New Roman" w:hAnsi="Times New Roman" w:cs="Times New Roman"/>
        </w:rPr>
        <w:t xml:space="preserve"> The correlation coefficient of</w:t>
      </w:r>
      <w:r w:rsidR="002A012B" w:rsidRPr="00644052">
        <w:rPr>
          <w:rFonts w:ascii="Times New Roman" w:hAnsi="Times New Roman" w:cs="Times New Roman"/>
        </w:rPr>
        <w:t xml:space="preserve"> dengue </w:t>
      </w:r>
      <w:r w:rsidRPr="00644052">
        <w:rPr>
          <w:rFonts w:ascii="Times New Roman" w:hAnsi="Times New Roman" w:cs="Times New Roman"/>
        </w:rPr>
        <w:t xml:space="preserve">cases </w:t>
      </w:r>
      <w:r w:rsidR="008A3719" w:rsidRPr="00644052">
        <w:rPr>
          <w:rFonts w:ascii="Times New Roman" w:hAnsi="Times New Roman" w:cs="Times New Roman"/>
        </w:rPr>
        <w:t xml:space="preserve">and deaths </w:t>
      </w:r>
      <w:r w:rsidRPr="00644052">
        <w:rPr>
          <w:rFonts w:ascii="Times New Roman" w:hAnsi="Times New Roman" w:cs="Times New Roman"/>
        </w:rPr>
        <w:t xml:space="preserve">in different districts and </w:t>
      </w:r>
      <w:r w:rsidR="009D44B6" w:rsidRPr="00644052">
        <w:rPr>
          <w:rFonts w:ascii="Times New Roman" w:hAnsi="Times New Roman" w:cs="Times New Roman"/>
        </w:rPr>
        <w:t>its</w:t>
      </w:r>
      <w:r w:rsidRPr="00644052">
        <w:rPr>
          <w:rFonts w:ascii="Times New Roman" w:hAnsi="Times New Roman" w:cs="Times New Roman"/>
        </w:rPr>
        <w:t xml:space="preserve"> population size</w:t>
      </w:r>
      <w:r w:rsidR="00DE110F" w:rsidRPr="00644052">
        <w:rPr>
          <w:rFonts w:ascii="Times New Roman" w:hAnsi="Times New Roman" w:cs="Times New Roman"/>
        </w:rPr>
        <w:t xml:space="preserve">, population density, </w:t>
      </w:r>
      <w:r w:rsidR="008A3719" w:rsidRPr="00644052">
        <w:rPr>
          <w:rFonts w:ascii="Times New Roman" w:hAnsi="Times New Roman" w:cs="Times New Roman"/>
        </w:rPr>
        <w:t xml:space="preserve">and </w:t>
      </w:r>
      <w:r w:rsidR="00DE110F" w:rsidRPr="00644052">
        <w:rPr>
          <w:rFonts w:ascii="Times New Roman" w:hAnsi="Times New Roman" w:cs="Times New Roman"/>
        </w:rPr>
        <w:t xml:space="preserve">distance from Dhaka </w:t>
      </w:r>
      <w:r w:rsidR="008A3719" w:rsidRPr="00644052">
        <w:rPr>
          <w:rFonts w:ascii="Times New Roman" w:hAnsi="Times New Roman" w:cs="Times New Roman"/>
        </w:rPr>
        <w:t>city</w:t>
      </w:r>
      <w:r w:rsidRPr="00644052">
        <w:rPr>
          <w:rFonts w:ascii="Times New Roman" w:hAnsi="Times New Roman" w:cs="Times New Roman"/>
        </w:rPr>
        <w:t xml:space="preserve">. A </w:t>
      </w:r>
      <w:commentRangeStart w:id="159"/>
      <w:r w:rsidRPr="00644052">
        <w:rPr>
          <w:rFonts w:ascii="Times New Roman" w:hAnsi="Times New Roman" w:cs="Times New Roman"/>
        </w:rPr>
        <w:t>positive correlation exists with the</w:t>
      </w:r>
      <w:r w:rsidR="00EA7B75" w:rsidRPr="00644052">
        <w:rPr>
          <w:rFonts w:ascii="Times New Roman" w:hAnsi="Times New Roman" w:cs="Times New Roman"/>
        </w:rPr>
        <w:t xml:space="preserve"> </w:t>
      </w:r>
      <w:r w:rsidR="00EA7B75" w:rsidRPr="00644052">
        <w:rPr>
          <w:rFonts w:ascii="Times New Roman" w:hAnsi="Times New Roman" w:cs="Times New Roman"/>
        </w:rPr>
        <w:lastRenderedPageBreak/>
        <w:t xml:space="preserve">population density of the district and a negative correlation </w:t>
      </w:r>
      <w:commentRangeEnd w:id="159"/>
      <w:r w:rsidR="00674CE3">
        <w:rPr>
          <w:rStyle w:val="CommentReference"/>
        </w:rPr>
        <w:commentReference w:id="159"/>
      </w:r>
      <w:r w:rsidR="00EA7B75" w:rsidRPr="00644052">
        <w:rPr>
          <w:rFonts w:ascii="Times New Roman" w:hAnsi="Times New Roman" w:cs="Times New Roman"/>
        </w:rPr>
        <w:t xml:space="preserve">exists with the </w:t>
      </w:r>
      <w:commentRangeStart w:id="160"/>
      <w:r w:rsidR="00EA7B75" w:rsidRPr="00644052">
        <w:rPr>
          <w:rFonts w:ascii="Times New Roman" w:hAnsi="Times New Roman" w:cs="Times New Roman"/>
        </w:rPr>
        <w:t>distance f</w:t>
      </w:r>
      <w:commentRangeEnd w:id="160"/>
      <w:r w:rsidR="007B07DA">
        <w:rPr>
          <w:rStyle w:val="CommentReference"/>
        </w:rPr>
        <w:commentReference w:id="160"/>
      </w:r>
      <w:r w:rsidR="00EA7B75" w:rsidRPr="00644052">
        <w:rPr>
          <w:rFonts w:ascii="Times New Roman" w:hAnsi="Times New Roman" w:cs="Times New Roman"/>
        </w:rPr>
        <w:t xml:space="preserve">rom the capital </w:t>
      </w:r>
      <w:commentRangeStart w:id="161"/>
      <w:commentRangeStart w:id="162"/>
      <w:r w:rsidR="00EA7B75" w:rsidRPr="00644052">
        <w:rPr>
          <w:rFonts w:ascii="Times New Roman" w:hAnsi="Times New Roman" w:cs="Times New Roman"/>
        </w:rPr>
        <w:t xml:space="preserve">city Dhaka. </w:t>
      </w:r>
      <w:commentRangeEnd w:id="161"/>
      <w:r w:rsidR="00600548">
        <w:rPr>
          <w:rStyle w:val="CommentReference"/>
        </w:rPr>
        <w:commentReference w:id="161"/>
      </w:r>
      <w:commentRangeEnd w:id="162"/>
      <w:r w:rsidR="00830FF1">
        <w:rPr>
          <w:rStyle w:val="CommentReference"/>
        </w:rPr>
        <w:commentReference w:id="162"/>
      </w:r>
    </w:p>
    <w:p w14:paraId="3812938D" w14:textId="77777777" w:rsidR="00600548" w:rsidRDefault="00600548" w:rsidP="0086176B">
      <w:pPr>
        <w:spacing w:after="0" w:line="480" w:lineRule="auto"/>
        <w:rPr>
          <w:rFonts w:ascii="Times New Roman" w:hAnsi="Times New Roman" w:cs="Times New Roman"/>
          <w:sz w:val="24"/>
          <w:szCs w:val="24"/>
        </w:rPr>
      </w:pPr>
    </w:p>
    <w:p w14:paraId="565ECBA6" w14:textId="3F2B62D1" w:rsidR="00EA7B75" w:rsidRDefault="00EA7B75" w:rsidP="0086176B">
      <w:pPr>
        <w:spacing w:after="0" w:line="480" w:lineRule="auto"/>
        <w:rPr>
          <w:rFonts w:ascii="Times New Roman" w:hAnsi="Times New Roman" w:cs="Times New Roman"/>
          <w:sz w:val="24"/>
          <w:szCs w:val="24"/>
        </w:rPr>
      </w:pPr>
      <w:r w:rsidRPr="007F47CE">
        <w:rPr>
          <w:rFonts w:ascii="Times New Roman" w:hAnsi="Times New Roman" w:cs="Times New Roman"/>
          <w:sz w:val="24"/>
          <w:szCs w:val="24"/>
        </w:rPr>
        <w:t xml:space="preserve">In the </w:t>
      </w:r>
      <w:del w:id="163" w:author="Mohammad Nayeem Hasan" w:date="2024-01-19T01:59:00Z">
        <w:r w:rsidRPr="007F47CE" w:rsidDel="00B20FBC">
          <w:rPr>
            <w:rFonts w:ascii="Times New Roman" w:hAnsi="Times New Roman" w:cs="Times New Roman"/>
            <w:sz w:val="24"/>
            <w:szCs w:val="24"/>
          </w:rPr>
          <w:delText>negative binomial regression</w:delText>
        </w:r>
      </w:del>
      <w:ins w:id="164" w:author="Mohammad Nayeem Hasan" w:date="2024-01-19T01:59:00Z">
        <w:r w:rsidR="00B20FBC">
          <w:rPr>
            <w:rFonts w:ascii="Times New Roman" w:hAnsi="Times New Roman" w:cs="Times New Roman"/>
            <w:sz w:val="24"/>
            <w:szCs w:val="24"/>
          </w:rPr>
          <w:t>GLMM</w:t>
        </w:r>
      </w:ins>
      <w:r w:rsidRPr="007F47CE">
        <w:rPr>
          <w:rFonts w:ascii="Times New Roman" w:hAnsi="Times New Roman" w:cs="Times New Roman"/>
          <w:sz w:val="24"/>
          <w:szCs w:val="24"/>
        </w:rPr>
        <w:t xml:space="preserve"> model, a statistically significant </w:t>
      </w:r>
      <w:r w:rsidR="008C244D">
        <w:rPr>
          <w:rFonts w:ascii="Times New Roman" w:hAnsi="Times New Roman" w:cs="Times New Roman"/>
          <w:sz w:val="24"/>
          <w:szCs w:val="24"/>
        </w:rPr>
        <w:t>negative</w:t>
      </w:r>
      <w:r w:rsidRPr="007F47CE">
        <w:rPr>
          <w:rFonts w:ascii="Times New Roman" w:hAnsi="Times New Roman" w:cs="Times New Roman"/>
          <w:sz w:val="24"/>
          <w:szCs w:val="24"/>
        </w:rPr>
        <w:t xml:space="preserve"> association was identified between </w:t>
      </w:r>
      <w:r w:rsidR="008C244D">
        <w:rPr>
          <w:rFonts w:ascii="Times New Roman" w:hAnsi="Times New Roman" w:cs="Times New Roman"/>
          <w:sz w:val="24"/>
          <w:szCs w:val="24"/>
        </w:rPr>
        <w:t xml:space="preserve">the </w:t>
      </w:r>
      <w:r w:rsidR="008C244D" w:rsidRPr="007F47CE">
        <w:rPr>
          <w:rFonts w:ascii="Times New Roman" w:hAnsi="Times New Roman" w:cs="Times New Roman"/>
          <w:sz w:val="24"/>
          <w:szCs w:val="24"/>
        </w:rPr>
        <w:t>distance of each district from Dhaka city and the incidence of dengue cases (Incidence Rate Ratio [IRR]: 0.99</w:t>
      </w:r>
      <w:del w:id="165" w:author="Mohammad Nayeem Hasan" w:date="2024-01-19T01:59:00Z">
        <w:r w:rsidR="0020755A" w:rsidDel="00B20FBC">
          <w:rPr>
            <w:rFonts w:ascii="Times New Roman" w:hAnsi="Times New Roman" w:cs="Times New Roman"/>
            <w:sz w:val="24"/>
            <w:szCs w:val="24"/>
          </w:rPr>
          <w:delText>5</w:delText>
        </w:r>
      </w:del>
      <w:r w:rsidR="008C244D" w:rsidRPr="007F47CE">
        <w:rPr>
          <w:rFonts w:ascii="Times New Roman" w:hAnsi="Times New Roman" w:cs="Times New Roman"/>
          <w:sz w:val="24"/>
          <w:szCs w:val="24"/>
        </w:rPr>
        <w:t>, 95% CI: 0.9</w:t>
      </w:r>
      <w:r w:rsidR="0020755A">
        <w:rPr>
          <w:rFonts w:ascii="Times New Roman" w:hAnsi="Times New Roman" w:cs="Times New Roman"/>
          <w:sz w:val="24"/>
          <w:szCs w:val="24"/>
        </w:rPr>
        <w:t>9</w:t>
      </w:r>
      <w:del w:id="166" w:author="Mohammad Nayeem Hasan" w:date="2024-01-19T02:01:00Z">
        <w:r w:rsidR="0020755A" w:rsidDel="00D95D20">
          <w:rPr>
            <w:rFonts w:ascii="Times New Roman" w:hAnsi="Times New Roman" w:cs="Times New Roman"/>
            <w:sz w:val="24"/>
            <w:szCs w:val="24"/>
          </w:rPr>
          <w:delText>2</w:delText>
        </w:r>
      </w:del>
      <w:r w:rsidR="008C244D" w:rsidRPr="007F47CE">
        <w:rPr>
          <w:rFonts w:ascii="Times New Roman" w:hAnsi="Times New Roman" w:cs="Times New Roman"/>
          <w:sz w:val="24"/>
          <w:szCs w:val="24"/>
        </w:rPr>
        <w:t>-</w:t>
      </w:r>
      <w:ins w:id="167" w:author="Mohammad Nayeem Hasan" w:date="2024-01-19T02:01:00Z">
        <w:r w:rsidR="00D95D20">
          <w:rPr>
            <w:rFonts w:ascii="Times New Roman" w:hAnsi="Times New Roman" w:cs="Times New Roman"/>
            <w:sz w:val="24"/>
            <w:szCs w:val="24"/>
          </w:rPr>
          <w:t>1.00</w:t>
        </w:r>
      </w:ins>
      <w:del w:id="168" w:author="Mohammad Nayeem Hasan" w:date="2024-01-19T02:01:00Z">
        <w:r w:rsidR="008C244D" w:rsidRPr="007F47CE" w:rsidDel="00D95D20">
          <w:rPr>
            <w:rFonts w:ascii="Times New Roman" w:hAnsi="Times New Roman" w:cs="Times New Roman"/>
            <w:sz w:val="24"/>
            <w:szCs w:val="24"/>
          </w:rPr>
          <w:delText>0.99</w:delText>
        </w:r>
        <w:r w:rsidR="0020755A" w:rsidDel="00D95D20">
          <w:rPr>
            <w:rFonts w:ascii="Times New Roman" w:hAnsi="Times New Roman" w:cs="Times New Roman"/>
            <w:sz w:val="24"/>
            <w:szCs w:val="24"/>
          </w:rPr>
          <w:delText>7</w:delText>
        </w:r>
      </w:del>
      <w:r w:rsidR="008C244D" w:rsidRPr="007F47CE">
        <w:rPr>
          <w:rFonts w:ascii="Times New Roman" w:hAnsi="Times New Roman" w:cs="Times New Roman"/>
          <w:sz w:val="24"/>
          <w:szCs w:val="24"/>
        </w:rPr>
        <w:t>)</w:t>
      </w:r>
      <w:r w:rsidR="008C244D">
        <w:rPr>
          <w:rFonts w:ascii="Times New Roman" w:hAnsi="Times New Roman" w:cs="Times New Roman"/>
          <w:sz w:val="24"/>
          <w:szCs w:val="24"/>
        </w:rPr>
        <w:t xml:space="preserve"> indicating that districts far away from Dhaka city had lower number of dengue cases. </w:t>
      </w:r>
      <w:r w:rsidRPr="007F47CE">
        <w:rPr>
          <w:rFonts w:ascii="Times New Roman" w:hAnsi="Times New Roman" w:cs="Times New Roman"/>
          <w:sz w:val="24"/>
          <w:szCs w:val="24"/>
        </w:rPr>
        <w:t xml:space="preserve">While population density exhibited slight negative associations, and the </w:t>
      </w:r>
      <w:r w:rsidR="006652EF">
        <w:rPr>
          <w:rFonts w:ascii="Times New Roman" w:hAnsi="Times New Roman" w:cs="Times New Roman"/>
          <w:sz w:val="24"/>
          <w:szCs w:val="24"/>
        </w:rPr>
        <w:t xml:space="preserve">ratio of the </w:t>
      </w:r>
      <w:r w:rsidRPr="007F47CE">
        <w:rPr>
          <w:rFonts w:ascii="Times New Roman" w:hAnsi="Times New Roman" w:cs="Times New Roman"/>
          <w:sz w:val="24"/>
          <w:szCs w:val="24"/>
        </w:rPr>
        <w:t xml:space="preserve">urban-rural </w:t>
      </w:r>
      <w:r w:rsidR="006652EF">
        <w:rPr>
          <w:rFonts w:ascii="Times New Roman" w:hAnsi="Times New Roman" w:cs="Times New Roman"/>
          <w:sz w:val="24"/>
          <w:szCs w:val="24"/>
        </w:rPr>
        <w:t xml:space="preserve">population </w:t>
      </w:r>
      <w:r w:rsidRPr="007F47CE">
        <w:rPr>
          <w:rFonts w:ascii="Times New Roman" w:hAnsi="Times New Roman" w:cs="Times New Roman"/>
          <w:sz w:val="24"/>
          <w:szCs w:val="24"/>
        </w:rPr>
        <w:t>ratio showed a slight positive association with dengue cases</w:t>
      </w:r>
      <w:r w:rsidR="006652EF">
        <w:rPr>
          <w:rFonts w:ascii="Times New Roman" w:hAnsi="Times New Roman" w:cs="Times New Roman"/>
          <w:sz w:val="24"/>
          <w:szCs w:val="24"/>
        </w:rPr>
        <w:t xml:space="preserve"> without statistical significance</w:t>
      </w:r>
      <w:r w:rsidR="004F0A97">
        <w:rPr>
          <w:rFonts w:ascii="Times New Roman" w:hAnsi="Times New Roman" w:cs="Times New Roman"/>
          <w:sz w:val="24"/>
          <w:szCs w:val="24"/>
        </w:rPr>
        <w:t xml:space="preserve"> (Table 2)</w:t>
      </w:r>
      <w:r w:rsidR="006652EF">
        <w:rPr>
          <w:rFonts w:ascii="Times New Roman" w:hAnsi="Times New Roman" w:cs="Times New Roman"/>
          <w:sz w:val="24"/>
          <w:szCs w:val="24"/>
        </w:rPr>
        <w:t>.</w:t>
      </w:r>
    </w:p>
    <w:p w14:paraId="69042933" w14:textId="5BD4509C" w:rsidR="006652EF" w:rsidDel="00CE5167" w:rsidRDefault="008A1BE0" w:rsidP="007A19F3">
      <w:pPr>
        <w:spacing w:after="0" w:line="240" w:lineRule="auto"/>
        <w:rPr>
          <w:del w:id="169" w:author="Mohammad Nayeem Hasan" w:date="2024-01-19T01:45:00Z"/>
          <w:rFonts w:ascii="Times New Roman" w:hAnsi="Times New Roman" w:cs="Times New Roman"/>
          <w:b/>
          <w:bCs/>
          <w:sz w:val="24"/>
          <w:szCs w:val="24"/>
        </w:rPr>
      </w:pPr>
      <w:commentRangeStart w:id="170"/>
      <w:del w:id="171" w:author="Mohammad Nayeem Hasan" w:date="2024-01-19T01:45:00Z">
        <w:r w:rsidRPr="00B26969" w:rsidDel="00CE5167">
          <w:rPr>
            <w:rFonts w:ascii="Times New Roman" w:hAnsi="Times New Roman" w:cs="Times New Roman"/>
            <w:b/>
            <w:bCs/>
            <w:sz w:val="24"/>
            <w:szCs w:val="24"/>
          </w:rPr>
          <w:delText>Table 2. The negative binomial regression models for outcome (Dengue cases) and other explanatory variables</w:delText>
        </w:r>
        <w:commentRangeEnd w:id="170"/>
        <w:r w:rsidR="00830FF1" w:rsidDel="00CE5167">
          <w:rPr>
            <w:rStyle w:val="CommentReference"/>
          </w:rPr>
          <w:commentReference w:id="170"/>
        </w:r>
      </w:del>
    </w:p>
    <w:p w14:paraId="7051E73A" w14:textId="7B25663B" w:rsidR="00B26969" w:rsidRPr="007A19F3" w:rsidDel="00CE5167" w:rsidRDefault="00B26969" w:rsidP="007A19F3">
      <w:pPr>
        <w:spacing w:after="0" w:line="240" w:lineRule="auto"/>
        <w:rPr>
          <w:del w:id="172" w:author="Mohammad Nayeem Hasan" w:date="2024-01-19T01:45:00Z"/>
          <w:rFonts w:ascii="Times New Roman" w:hAnsi="Times New Roman" w:cs="Times New Roman"/>
          <w:sz w:val="24"/>
          <w:szCs w:val="24"/>
        </w:rPr>
      </w:pPr>
    </w:p>
    <w:tbl>
      <w:tblPr>
        <w:tblStyle w:val="TableGrid"/>
        <w:tblW w:w="5000" w:type="pct"/>
        <w:tblLook w:val="04A0" w:firstRow="1" w:lastRow="0" w:firstColumn="1" w:lastColumn="0" w:noHBand="0" w:noVBand="1"/>
      </w:tblPr>
      <w:tblGrid>
        <w:gridCol w:w="4344"/>
        <w:gridCol w:w="2786"/>
        <w:gridCol w:w="1886"/>
      </w:tblGrid>
      <w:tr w:rsidR="0005437F" w:rsidRPr="00D6543B" w:rsidDel="00CE5167" w14:paraId="2A6C4AD5" w14:textId="2F25A4B4" w:rsidTr="0005437F">
        <w:trPr>
          <w:del w:id="173" w:author="Mohammad Nayeem Hasan" w:date="2024-01-19T01:45:00Z"/>
        </w:trPr>
        <w:tc>
          <w:tcPr>
            <w:tcW w:w="2409" w:type="pct"/>
          </w:tcPr>
          <w:p w14:paraId="62E36B56" w14:textId="16A0D047" w:rsidR="0005437F" w:rsidRPr="00D6543B" w:rsidDel="00CE5167" w:rsidRDefault="0005437F" w:rsidP="0005437F">
            <w:pPr>
              <w:pStyle w:val="ListParagraph"/>
              <w:ind w:left="0"/>
              <w:rPr>
                <w:del w:id="174" w:author="Mohammad Nayeem Hasan" w:date="2024-01-19T01:45:00Z"/>
                <w:rFonts w:ascii="Times New Roman" w:hAnsi="Times New Roman" w:cs="Times New Roman"/>
                <w:sz w:val="24"/>
                <w:szCs w:val="24"/>
              </w:rPr>
            </w:pPr>
            <w:del w:id="175" w:author="Mohammad Nayeem Hasan" w:date="2024-01-19T01:45:00Z">
              <w:r w:rsidRPr="00D6543B" w:rsidDel="00CE5167">
                <w:rPr>
                  <w:rFonts w:ascii="Times New Roman" w:hAnsi="Times New Roman" w:cs="Times New Roman"/>
                  <w:sz w:val="24"/>
                  <w:szCs w:val="24"/>
                </w:rPr>
                <w:delText>Outcome variables</w:delText>
              </w:r>
            </w:del>
          </w:p>
        </w:tc>
        <w:tc>
          <w:tcPr>
            <w:tcW w:w="1545" w:type="pct"/>
          </w:tcPr>
          <w:p w14:paraId="4999B7BB" w14:textId="19181F2E" w:rsidR="0005437F" w:rsidRPr="00D6543B" w:rsidDel="00CE5167" w:rsidRDefault="0005437F" w:rsidP="0005437F">
            <w:pPr>
              <w:pStyle w:val="ListParagraph"/>
              <w:ind w:left="0"/>
              <w:rPr>
                <w:del w:id="176" w:author="Mohammad Nayeem Hasan" w:date="2024-01-19T01:45:00Z"/>
                <w:rFonts w:ascii="Times New Roman" w:hAnsi="Times New Roman" w:cs="Times New Roman"/>
                <w:sz w:val="24"/>
                <w:szCs w:val="24"/>
              </w:rPr>
            </w:pPr>
            <w:del w:id="177" w:author="Mohammad Nayeem Hasan" w:date="2024-01-19T01:45:00Z">
              <w:r w:rsidRPr="00D6543B" w:rsidDel="00CE5167">
                <w:rPr>
                  <w:rFonts w:ascii="Times New Roman" w:hAnsi="Times New Roman" w:cs="Times New Roman"/>
                  <w:sz w:val="24"/>
                  <w:szCs w:val="24"/>
                </w:rPr>
                <w:delText xml:space="preserve">IRR (95% CI) </w:delText>
              </w:r>
            </w:del>
          </w:p>
        </w:tc>
        <w:tc>
          <w:tcPr>
            <w:tcW w:w="1046" w:type="pct"/>
          </w:tcPr>
          <w:p w14:paraId="292A5395" w14:textId="7D0E782F" w:rsidR="0005437F" w:rsidRPr="00D6543B" w:rsidDel="00CE5167" w:rsidRDefault="0005437F" w:rsidP="0005437F">
            <w:pPr>
              <w:pStyle w:val="ListParagraph"/>
              <w:ind w:left="0"/>
              <w:rPr>
                <w:del w:id="178" w:author="Mohammad Nayeem Hasan" w:date="2024-01-19T01:45:00Z"/>
                <w:rFonts w:ascii="Times New Roman" w:hAnsi="Times New Roman" w:cs="Times New Roman"/>
                <w:sz w:val="24"/>
                <w:szCs w:val="24"/>
              </w:rPr>
            </w:pPr>
            <w:del w:id="179" w:author="Mohammad Nayeem Hasan" w:date="2024-01-19T01:45:00Z">
              <w:r w:rsidRPr="00D6543B" w:rsidDel="00CE5167">
                <w:rPr>
                  <w:rFonts w:ascii="Times New Roman" w:hAnsi="Times New Roman" w:cs="Times New Roman"/>
                  <w:sz w:val="24"/>
                  <w:szCs w:val="24"/>
                </w:rPr>
                <w:delText>P-value</w:delText>
              </w:r>
            </w:del>
          </w:p>
        </w:tc>
      </w:tr>
      <w:tr w:rsidR="0005437F" w:rsidRPr="00D6543B" w:rsidDel="00CE5167" w14:paraId="18913086" w14:textId="3C9E72F8" w:rsidTr="0005437F">
        <w:trPr>
          <w:del w:id="180" w:author="Mohammad Nayeem Hasan" w:date="2024-01-19T01:45:00Z"/>
        </w:trPr>
        <w:tc>
          <w:tcPr>
            <w:tcW w:w="2409" w:type="pct"/>
          </w:tcPr>
          <w:p w14:paraId="2DE5E575" w14:textId="0825C64A" w:rsidR="0005437F" w:rsidRPr="00D6543B" w:rsidDel="00CE5167" w:rsidRDefault="0005437F" w:rsidP="0005437F">
            <w:pPr>
              <w:pStyle w:val="ListParagraph"/>
              <w:ind w:left="0"/>
              <w:rPr>
                <w:del w:id="181" w:author="Mohammad Nayeem Hasan" w:date="2024-01-19T01:45:00Z"/>
                <w:rFonts w:ascii="Times New Roman" w:hAnsi="Times New Roman" w:cs="Times New Roman"/>
                <w:sz w:val="24"/>
                <w:szCs w:val="24"/>
              </w:rPr>
            </w:pPr>
            <w:del w:id="182" w:author="Mohammad Nayeem Hasan" w:date="2024-01-19T01:45:00Z">
              <w:r w:rsidRPr="00D6543B" w:rsidDel="00CE5167">
                <w:rPr>
                  <w:rFonts w:ascii="Times New Roman" w:hAnsi="Times New Roman" w:cs="Times New Roman"/>
                  <w:sz w:val="24"/>
                  <w:szCs w:val="24"/>
                </w:rPr>
                <w:delText>Urban-rural ratio</w:delText>
              </w:r>
            </w:del>
          </w:p>
        </w:tc>
        <w:tc>
          <w:tcPr>
            <w:tcW w:w="1545" w:type="pct"/>
          </w:tcPr>
          <w:p w14:paraId="67A08328" w14:textId="140A9FF8" w:rsidR="0005437F" w:rsidRPr="00D80CC2" w:rsidDel="00CE5167" w:rsidRDefault="00BE5EB0" w:rsidP="00BE5EB0">
            <w:pPr>
              <w:pStyle w:val="HTMLPreformatted"/>
              <w:pBdr>
                <w:top w:val="none" w:sz="0" w:space="0" w:color="auto"/>
                <w:left w:val="none" w:sz="0" w:space="0" w:color="auto"/>
                <w:bottom w:val="none" w:sz="0" w:space="0" w:color="auto"/>
                <w:right w:val="none" w:sz="0" w:space="0" w:color="auto"/>
                <w:between w:val="none" w:sz="0" w:space="0" w:color="auto"/>
              </w:pBdr>
              <w:shd w:val="clear" w:color="auto" w:fill="FFFFFF"/>
              <w:wordWrap w:val="0"/>
              <w:rPr>
                <w:del w:id="183" w:author="Mohammad Nayeem Hasan" w:date="2024-01-19T01:45:00Z"/>
                <w:rFonts w:ascii="Times New Roman" w:hAnsi="Times New Roman" w:cs="Times New Roman"/>
                <w:color w:val="000000"/>
                <w:sz w:val="24"/>
                <w:szCs w:val="24"/>
              </w:rPr>
            </w:pPr>
            <w:del w:id="184" w:author="Mohammad Nayeem Hasan" w:date="2024-01-19T01:45:00Z">
              <w:r w:rsidRPr="00D80CC2" w:rsidDel="00CE5167">
                <w:rPr>
                  <w:rStyle w:val="gnd-iwgdh3b"/>
                  <w:rFonts w:ascii="Times New Roman" w:hAnsi="Times New Roman" w:cs="Times New Roman"/>
                  <w:color w:val="000000"/>
                  <w:sz w:val="24"/>
                  <w:szCs w:val="24"/>
                  <w:bdr w:val="none" w:sz="0" w:space="0" w:color="auto" w:frame="1"/>
                </w:rPr>
                <w:delText>1.0</w:delText>
              </w:r>
              <w:r w:rsidR="00DD6F58" w:rsidRPr="00D80CC2" w:rsidDel="00CE5167">
                <w:rPr>
                  <w:rStyle w:val="gnd-iwgdh3b"/>
                  <w:rFonts w:ascii="Times New Roman" w:hAnsi="Times New Roman" w:cs="Times New Roman"/>
                  <w:sz w:val="24"/>
                  <w:szCs w:val="24"/>
                </w:rPr>
                <w:delText>8</w:delText>
              </w:r>
              <w:r w:rsidR="00623244" w:rsidRPr="00D80CC2" w:rsidDel="00CE5167">
                <w:rPr>
                  <w:rStyle w:val="gnd-iwgdh3b"/>
                  <w:rFonts w:ascii="Times New Roman" w:hAnsi="Times New Roman" w:cs="Times New Roman"/>
                  <w:color w:val="000000"/>
                  <w:sz w:val="24"/>
                  <w:szCs w:val="24"/>
                  <w:bdr w:val="none" w:sz="0" w:space="0" w:color="auto" w:frame="1"/>
                </w:rPr>
                <w:delText xml:space="preserve"> (</w:delText>
              </w:r>
              <w:r w:rsidR="00DD6F58" w:rsidRPr="00D80CC2" w:rsidDel="00CE5167">
                <w:rPr>
                  <w:rStyle w:val="gnd-iwgdh3b"/>
                  <w:rFonts w:ascii="Times New Roman" w:hAnsi="Times New Roman" w:cs="Times New Roman"/>
                  <w:color w:val="000000"/>
                  <w:sz w:val="24"/>
                  <w:szCs w:val="24"/>
                  <w:bdr w:val="none" w:sz="0" w:space="0" w:color="auto" w:frame="1"/>
                </w:rPr>
                <w:delText>1</w:delText>
              </w:r>
              <w:r w:rsidR="00DD6F58" w:rsidRPr="00CF5DB0" w:rsidDel="00CE5167">
                <w:rPr>
                  <w:rStyle w:val="gnd-iwgdh3b"/>
                  <w:rFonts w:ascii="Times New Roman" w:hAnsi="Times New Roman" w:cs="Times New Roman"/>
                  <w:color w:val="000000"/>
                  <w:sz w:val="24"/>
                  <w:szCs w:val="24"/>
                  <w:bdr w:val="none" w:sz="0" w:space="0" w:color="auto" w:frame="1"/>
                </w:rPr>
                <w:delText>.07</w:delText>
              </w:r>
              <w:r w:rsidR="006B38C4" w:rsidRPr="00D80CC2" w:rsidDel="00CE5167">
                <w:rPr>
                  <w:rStyle w:val="gnd-iwgdh3b"/>
                  <w:rFonts w:ascii="Times New Roman" w:hAnsi="Times New Roman" w:cs="Times New Roman"/>
                  <w:color w:val="000000"/>
                  <w:sz w:val="24"/>
                  <w:szCs w:val="24"/>
                  <w:bdr w:val="none" w:sz="0" w:space="0" w:color="auto" w:frame="1"/>
                </w:rPr>
                <w:delText>-1.0</w:delText>
              </w:r>
              <w:r w:rsidR="00DD6F58" w:rsidRPr="00D80CC2" w:rsidDel="00CE5167">
                <w:rPr>
                  <w:rStyle w:val="gnd-iwgdh3b"/>
                  <w:rFonts w:ascii="Times New Roman" w:hAnsi="Times New Roman" w:cs="Times New Roman"/>
                  <w:color w:val="000000"/>
                  <w:sz w:val="24"/>
                  <w:szCs w:val="24"/>
                  <w:bdr w:val="none" w:sz="0" w:space="0" w:color="auto" w:frame="1"/>
                </w:rPr>
                <w:delText>9</w:delText>
              </w:r>
              <w:r w:rsidR="006B38C4" w:rsidRPr="00D80CC2" w:rsidDel="00CE5167">
                <w:rPr>
                  <w:rStyle w:val="gnd-iwgdh3b"/>
                  <w:rFonts w:ascii="Times New Roman" w:hAnsi="Times New Roman" w:cs="Times New Roman"/>
                  <w:color w:val="000000"/>
                  <w:sz w:val="24"/>
                  <w:szCs w:val="24"/>
                  <w:bdr w:val="none" w:sz="0" w:space="0" w:color="auto" w:frame="1"/>
                </w:rPr>
                <w:delText>)</w:delText>
              </w:r>
            </w:del>
          </w:p>
        </w:tc>
        <w:tc>
          <w:tcPr>
            <w:tcW w:w="1046" w:type="pct"/>
          </w:tcPr>
          <w:p w14:paraId="13D48494" w14:textId="17A55444" w:rsidR="0005437F" w:rsidRPr="00D80CC2" w:rsidDel="00CE5167" w:rsidRDefault="00BE6914" w:rsidP="0005437F">
            <w:pPr>
              <w:pStyle w:val="HTMLPreformatted"/>
              <w:pBdr>
                <w:top w:val="none" w:sz="0" w:space="0" w:color="auto"/>
                <w:left w:val="none" w:sz="0" w:space="0" w:color="auto"/>
                <w:bottom w:val="none" w:sz="0" w:space="0" w:color="auto"/>
                <w:right w:val="none" w:sz="0" w:space="0" w:color="auto"/>
                <w:between w:val="none" w:sz="0" w:space="0" w:color="auto"/>
              </w:pBdr>
              <w:shd w:val="clear" w:color="auto" w:fill="FFFFFF"/>
              <w:wordWrap w:val="0"/>
              <w:rPr>
                <w:del w:id="185" w:author="Mohammad Nayeem Hasan" w:date="2024-01-19T01:45:00Z"/>
                <w:rFonts w:ascii="Times New Roman" w:hAnsi="Times New Roman" w:cs="Times New Roman"/>
                <w:color w:val="000000"/>
                <w:sz w:val="24"/>
                <w:szCs w:val="24"/>
              </w:rPr>
            </w:pPr>
            <w:del w:id="186" w:author="Mohammad Nayeem Hasan" w:date="2024-01-19T01:45:00Z">
              <w:r w:rsidRPr="00D80CC2" w:rsidDel="00CE5167">
                <w:rPr>
                  <w:rFonts w:ascii="Times New Roman" w:hAnsi="Times New Roman" w:cs="Times New Roman"/>
                  <w:color w:val="000000"/>
                  <w:sz w:val="24"/>
                  <w:szCs w:val="24"/>
                  <w:bdr w:val="none" w:sz="0" w:space="0" w:color="auto" w:frame="1"/>
                </w:rPr>
                <w:delText>&lt;0.001</w:delText>
              </w:r>
            </w:del>
          </w:p>
        </w:tc>
      </w:tr>
      <w:tr w:rsidR="0005437F" w:rsidRPr="00D6543B" w:rsidDel="00CE5167" w14:paraId="698FCA6F" w14:textId="1B7E22AC" w:rsidTr="0005437F">
        <w:trPr>
          <w:del w:id="187" w:author="Mohammad Nayeem Hasan" w:date="2024-01-19T01:45:00Z"/>
        </w:trPr>
        <w:tc>
          <w:tcPr>
            <w:tcW w:w="2409" w:type="pct"/>
          </w:tcPr>
          <w:p w14:paraId="14FF49D7" w14:textId="090BDF40" w:rsidR="0005437F" w:rsidRPr="00D6543B" w:rsidDel="00CE5167" w:rsidRDefault="0005437F" w:rsidP="0005437F">
            <w:pPr>
              <w:pStyle w:val="ListParagraph"/>
              <w:ind w:left="0"/>
              <w:rPr>
                <w:del w:id="188" w:author="Mohammad Nayeem Hasan" w:date="2024-01-19T01:45:00Z"/>
                <w:rFonts w:ascii="Times New Roman" w:hAnsi="Times New Roman" w:cs="Times New Roman"/>
                <w:sz w:val="24"/>
                <w:szCs w:val="24"/>
              </w:rPr>
            </w:pPr>
            <w:del w:id="189" w:author="Mohammad Nayeem Hasan" w:date="2024-01-19T01:45:00Z">
              <w:r w:rsidRPr="00D6543B" w:rsidDel="00CE5167">
                <w:rPr>
                  <w:rFonts w:ascii="Times New Roman" w:hAnsi="Times New Roman" w:cs="Times New Roman"/>
                  <w:sz w:val="24"/>
                  <w:szCs w:val="24"/>
                </w:rPr>
                <w:delText>Population density</w:delText>
              </w:r>
            </w:del>
          </w:p>
        </w:tc>
        <w:tc>
          <w:tcPr>
            <w:tcW w:w="1545" w:type="pct"/>
          </w:tcPr>
          <w:p w14:paraId="20C089AF" w14:textId="560124B9" w:rsidR="0005437F" w:rsidRPr="00D80CC2" w:rsidDel="00CE5167" w:rsidRDefault="00BE5EB0" w:rsidP="00BE5EB0">
            <w:pPr>
              <w:pStyle w:val="HTMLPreformatted"/>
              <w:pBdr>
                <w:top w:val="none" w:sz="0" w:space="0" w:color="auto"/>
                <w:left w:val="none" w:sz="0" w:space="0" w:color="auto"/>
                <w:bottom w:val="none" w:sz="0" w:space="0" w:color="auto"/>
                <w:right w:val="none" w:sz="0" w:space="0" w:color="auto"/>
                <w:between w:val="none" w:sz="0" w:space="0" w:color="auto"/>
              </w:pBdr>
              <w:shd w:val="clear" w:color="auto" w:fill="FFFFFF"/>
              <w:wordWrap w:val="0"/>
              <w:rPr>
                <w:del w:id="190" w:author="Mohammad Nayeem Hasan" w:date="2024-01-19T01:45:00Z"/>
                <w:rFonts w:ascii="Times New Roman" w:hAnsi="Times New Roman" w:cs="Times New Roman"/>
                <w:color w:val="000000"/>
                <w:sz w:val="24"/>
                <w:szCs w:val="24"/>
              </w:rPr>
            </w:pPr>
            <w:del w:id="191" w:author="Mohammad Nayeem Hasan" w:date="2024-01-19T01:45:00Z">
              <w:r w:rsidRPr="00D80CC2" w:rsidDel="00CE5167">
                <w:rPr>
                  <w:rStyle w:val="gnd-iwgdh3b"/>
                  <w:rFonts w:ascii="Times New Roman" w:hAnsi="Times New Roman" w:cs="Times New Roman"/>
                  <w:color w:val="000000"/>
                  <w:sz w:val="24"/>
                  <w:szCs w:val="24"/>
                  <w:bdr w:val="none" w:sz="0" w:space="0" w:color="auto" w:frame="1"/>
                </w:rPr>
                <w:delText>0.99</w:delText>
              </w:r>
              <w:r w:rsidR="00623244" w:rsidRPr="00D80CC2" w:rsidDel="00CE5167">
                <w:rPr>
                  <w:rStyle w:val="gnd-iwgdh3b"/>
                  <w:rFonts w:ascii="Times New Roman" w:hAnsi="Times New Roman" w:cs="Times New Roman"/>
                  <w:color w:val="000000"/>
                  <w:sz w:val="24"/>
                  <w:szCs w:val="24"/>
                  <w:bdr w:val="none" w:sz="0" w:space="0" w:color="auto" w:frame="1"/>
                </w:rPr>
                <w:delText xml:space="preserve"> (</w:delText>
              </w:r>
              <w:r w:rsidR="006B38C4" w:rsidRPr="00D80CC2" w:rsidDel="00CE5167">
                <w:rPr>
                  <w:rStyle w:val="gnd-iwgdh3b"/>
                  <w:rFonts w:ascii="Times New Roman" w:hAnsi="Times New Roman" w:cs="Times New Roman"/>
                  <w:color w:val="000000"/>
                  <w:sz w:val="24"/>
                  <w:szCs w:val="24"/>
                  <w:bdr w:val="none" w:sz="0" w:space="0" w:color="auto" w:frame="1"/>
                </w:rPr>
                <w:delText>0.9</w:delText>
              </w:r>
              <w:r w:rsidR="00E743D5" w:rsidRPr="00D80CC2" w:rsidDel="00CE5167">
                <w:rPr>
                  <w:rStyle w:val="gnd-iwgdh3b"/>
                  <w:rFonts w:ascii="Times New Roman" w:hAnsi="Times New Roman" w:cs="Times New Roman"/>
                  <w:color w:val="000000"/>
                  <w:sz w:val="24"/>
                  <w:szCs w:val="24"/>
                  <w:bdr w:val="none" w:sz="0" w:space="0" w:color="auto" w:frame="1"/>
                </w:rPr>
                <w:delText>8</w:delText>
              </w:r>
              <w:r w:rsidR="006B38C4" w:rsidRPr="00D80CC2" w:rsidDel="00CE5167">
                <w:rPr>
                  <w:rStyle w:val="gnd-iwgdh3b"/>
                  <w:rFonts w:ascii="Times New Roman" w:hAnsi="Times New Roman" w:cs="Times New Roman"/>
                  <w:color w:val="000000"/>
                  <w:sz w:val="24"/>
                  <w:szCs w:val="24"/>
                  <w:bdr w:val="none" w:sz="0" w:space="0" w:color="auto" w:frame="1"/>
                </w:rPr>
                <w:delText>-</w:delText>
              </w:r>
              <w:r w:rsidR="008A1BE0" w:rsidRPr="00D80CC2" w:rsidDel="00CE5167">
                <w:rPr>
                  <w:rStyle w:val="gnd-iwgdh3b"/>
                  <w:rFonts w:ascii="Times New Roman" w:hAnsi="Times New Roman" w:cs="Times New Roman"/>
                  <w:color w:val="000000"/>
                  <w:sz w:val="24"/>
                  <w:szCs w:val="24"/>
                  <w:bdr w:val="none" w:sz="0" w:space="0" w:color="auto" w:frame="1"/>
                </w:rPr>
                <w:delText>0</w:delText>
              </w:r>
              <w:r w:rsidR="008A1BE0" w:rsidRPr="00D80CC2" w:rsidDel="00CE5167">
                <w:rPr>
                  <w:rStyle w:val="gnd-iwgdh3b"/>
                  <w:rFonts w:ascii="Times New Roman" w:hAnsi="Times New Roman" w:cs="Times New Roman"/>
                  <w:sz w:val="24"/>
                  <w:szCs w:val="24"/>
                </w:rPr>
                <w:delText>.99</w:delText>
              </w:r>
              <w:r w:rsidR="006B38C4" w:rsidRPr="00D80CC2" w:rsidDel="00CE5167">
                <w:rPr>
                  <w:rStyle w:val="gnd-iwgdh3b"/>
                  <w:rFonts w:ascii="Times New Roman" w:hAnsi="Times New Roman" w:cs="Times New Roman"/>
                  <w:color w:val="000000"/>
                  <w:sz w:val="24"/>
                  <w:szCs w:val="24"/>
                  <w:bdr w:val="none" w:sz="0" w:space="0" w:color="auto" w:frame="1"/>
                </w:rPr>
                <w:delText>)</w:delText>
              </w:r>
            </w:del>
          </w:p>
        </w:tc>
        <w:tc>
          <w:tcPr>
            <w:tcW w:w="1046" w:type="pct"/>
          </w:tcPr>
          <w:p w14:paraId="156ECA7B" w14:textId="3CDA3DB5" w:rsidR="0005437F" w:rsidRPr="00D80CC2" w:rsidDel="00CE5167" w:rsidRDefault="00BE6914" w:rsidP="0005437F">
            <w:pPr>
              <w:pStyle w:val="HTMLPreformatted"/>
              <w:pBdr>
                <w:top w:val="none" w:sz="0" w:space="0" w:color="auto"/>
                <w:left w:val="none" w:sz="0" w:space="0" w:color="auto"/>
                <w:bottom w:val="none" w:sz="0" w:space="0" w:color="auto"/>
                <w:right w:val="none" w:sz="0" w:space="0" w:color="auto"/>
                <w:between w:val="none" w:sz="0" w:space="0" w:color="auto"/>
              </w:pBdr>
              <w:shd w:val="clear" w:color="auto" w:fill="FFFFFF"/>
              <w:wordWrap w:val="0"/>
              <w:rPr>
                <w:del w:id="192" w:author="Mohammad Nayeem Hasan" w:date="2024-01-19T01:45:00Z"/>
                <w:rFonts w:ascii="Times New Roman" w:hAnsi="Times New Roman" w:cs="Times New Roman"/>
                <w:color w:val="000000"/>
                <w:sz w:val="24"/>
                <w:szCs w:val="24"/>
              </w:rPr>
            </w:pPr>
            <w:del w:id="193" w:author="Mohammad Nayeem Hasan" w:date="2024-01-19T01:45:00Z">
              <w:r w:rsidRPr="00D80CC2" w:rsidDel="00CE5167">
                <w:rPr>
                  <w:rFonts w:ascii="Times New Roman" w:hAnsi="Times New Roman" w:cs="Times New Roman"/>
                  <w:color w:val="000000"/>
                  <w:sz w:val="24"/>
                  <w:szCs w:val="24"/>
                  <w:bdr w:val="none" w:sz="0" w:space="0" w:color="auto" w:frame="1"/>
                </w:rPr>
                <w:delText>&lt;0.001</w:delText>
              </w:r>
            </w:del>
          </w:p>
        </w:tc>
      </w:tr>
      <w:tr w:rsidR="0005437F" w:rsidRPr="00D6543B" w:rsidDel="00CE5167" w14:paraId="766D0067" w14:textId="59A6F757" w:rsidTr="0005437F">
        <w:trPr>
          <w:del w:id="194" w:author="Mohammad Nayeem Hasan" w:date="2024-01-19T01:45:00Z"/>
        </w:trPr>
        <w:tc>
          <w:tcPr>
            <w:tcW w:w="2409" w:type="pct"/>
          </w:tcPr>
          <w:p w14:paraId="4C55FFF5" w14:textId="4116581C" w:rsidR="0005437F" w:rsidRPr="00D6543B" w:rsidDel="00CE5167" w:rsidRDefault="0005437F" w:rsidP="0005437F">
            <w:pPr>
              <w:pStyle w:val="ListParagraph"/>
              <w:ind w:left="0"/>
              <w:rPr>
                <w:del w:id="195" w:author="Mohammad Nayeem Hasan" w:date="2024-01-19T01:45:00Z"/>
                <w:rFonts w:ascii="Times New Roman" w:hAnsi="Times New Roman" w:cs="Times New Roman"/>
                <w:sz w:val="24"/>
                <w:szCs w:val="24"/>
              </w:rPr>
            </w:pPr>
            <w:del w:id="196" w:author="Mohammad Nayeem Hasan" w:date="2024-01-19T01:45:00Z">
              <w:r w:rsidRPr="00D6543B" w:rsidDel="00CE5167">
                <w:rPr>
                  <w:rFonts w:ascii="Times New Roman" w:hAnsi="Times New Roman" w:cs="Times New Roman"/>
                  <w:sz w:val="24"/>
                  <w:szCs w:val="24"/>
                </w:rPr>
                <w:delText>Distance from Dhaka (capital city)</w:delText>
              </w:r>
            </w:del>
          </w:p>
        </w:tc>
        <w:tc>
          <w:tcPr>
            <w:tcW w:w="1545" w:type="pct"/>
          </w:tcPr>
          <w:p w14:paraId="1A49289B" w14:textId="64C96A66" w:rsidR="0005437F" w:rsidRPr="00D80CC2" w:rsidDel="00CE5167" w:rsidRDefault="00BE5EB0" w:rsidP="00BE5EB0">
            <w:pPr>
              <w:pStyle w:val="HTMLPreformatted"/>
              <w:pBdr>
                <w:top w:val="none" w:sz="0" w:space="0" w:color="auto"/>
                <w:left w:val="none" w:sz="0" w:space="0" w:color="auto"/>
                <w:bottom w:val="none" w:sz="0" w:space="0" w:color="auto"/>
                <w:right w:val="none" w:sz="0" w:space="0" w:color="auto"/>
                <w:between w:val="none" w:sz="0" w:space="0" w:color="auto"/>
              </w:pBdr>
              <w:shd w:val="clear" w:color="auto" w:fill="FFFFFF"/>
              <w:wordWrap w:val="0"/>
              <w:rPr>
                <w:del w:id="197" w:author="Mohammad Nayeem Hasan" w:date="2024-01-19T01:45:00Z"/>
                <w:rFonts w:ascii="Times New Roman" w:hAnsi="Times New Roman" w:cs="Times New Roman"/>
                <w:color w:val="000000"/>
                <w:sz w:val="24"/>
                <w:szCs w:val="24"/>
              </w:rPr>
            </w:pPr>
            <w:del w:id="198" w:author="Mohammad Nayeem Hasan" w:date="2024-01-19T01:45:00Z">
              <w:r w:rsidRPr="00D80CC2" w:rsidDel="00CE5167">
                <w:rPr>
                  <w:rStyle w:val="gnd-iwgdh3b"/>
                  <w:rFonts w:ascii="Times New Roman" w:hAnsi="Times New Roman" w:cs="Times New Roman"/>
                  <w:color w:val="000000"/>
                  <w:sz w:val="24"/>
                  <w:szCs w:val="24"/>
                  <w:bdr w:val="none" w:sz="0" w:space="0" w:color="auto" w:frame="1"/>
                </w:rPr>
                <w:delText>0.99</w:delText>
              </w:r>
              <w:r w:rsidR="00623244" w:rsidRPr="00D80CC2" w:rsidDel="00CE5167">
                <w:rPr>
                  <w:rStyle w:val="gnd-iwgdh3b"/>
                  <w:rFonts w:ascii="Times New Roman" w:hAnsi="Times New Roman" w:cs="Times New Roman"/>
                  <w:color w:val="000000"/>
                  <w:sz w:val="24"/>
                  <w:szCs w:val="24"/>
                  <w:bdr w:val="none" w:sz="0" w:space="0" w:color="auto" w:frame="1"/>
                </w:rPr>
                <w:delText xml:space="preserve"> (</w:delText>
              </w:r>
              <w:r w:rsidR="006B38C4" w:rsidRPr="00D80CC2" w:rsidDel="00CE5167">
                <w:rPr>
                  <w:rStyle w:val="gnd-iwgdh3b"/>
                  <w:rFonts w:ascii="Times New Roman" w:hAnsi="Times New Roman" w:cs="Times New Roman"/>
                  <w:color w:val="000000"/>
                  <w:sz w:val="24"/>
                  <w:szCs w:val="24"/>
                  <w:bdr w:val="none" w:sz="0" w:space="0" w:color="auto" w:frame="1"/>
                </w:rPr>
                <w:delText>0.9</w:delText>
              </w:r>
              <w:r w:rsidR="008A1BE0" w:rsidRPr="00D80CC2" w:rsidDel="00CE5167">
                <w:rPr>
                  <w:rStyle w:val="gnd-iwgdh3b"/>
                  <w:rFonts w:ascii="Times New Roman" w:hAnsi="Times New Roman" w:cs="Times New Roman"/>
                  <w:color w:val="000000"/>
                  <w:sz w:val="24"/>
                  <w:szCs w:val="24"/>
                  <w:bdr w:val="none" w:sz="0" w:space="0" w:color="auto" w:frame="1"/>
                </w:rPr>
                <w:delText>9</w:delText>
              </w:r>
              <w:r w:rsidR="006B38C4" w:rsidRPr="00D80CC2" w:rsidDel="00CE5167">
                <w:rPr>
                  <w:rStyle w:val="gnd-iwgdh3b"/>
                  <w:rFonts w:ascii="Times New Roman" w:hAnsi="Times New Roman" w:cs="Times New Roman"/>
                  <w:color w:val="000000"/>
                  <w:sz w:val="24"/>
                  <w:szCs w:val="24"/>
                  <w:bdr w:val="none" w:sz="0" w:space="0" w:color="auto" w:frame="1"/>
                </w:rPr>
                <w:delText>-</w:delText>
              </w:r>
              <w:r w:rsidR="00E743D5" w:rsidRPr="00D80CC2" w:rsidDel="00CE5167">
                <w:rPr>
                  <w:rStyle w:val="gnd-iwgdh3b"/>
                  <w:rFonts w:ascii="Times New Roman" w:hAnsi="Times New Roman" w:cs="Times New Roman"/>
                  <w:color w:val="000000"/>
                  <w:sz w:val="24"/>
                  <w:szCs w:val="24"/>
                  <w:bdr w:val="none" w:sz="0" w:space="0" w:color="auto" w:frame="1"/>
                </w:rPr>
                <w:delText>1</w:delText>
              </w:r>
              <w:r w:rsidR="006B38C4" w:rsidRPr="00D80CC2" w:rsidDel="00CE5167">
                <w:rPr>
                  <w:rStyle w:val="gnd-iwgdh3b"/>
                  <w:rFonts w:ascii="Times New Roman" w:hAnsi="Times New Roman" w:cs="Times New Roman"/>
                  <w:color w:val="000000"/>
                  <w:sz w:val="24"/>
                  <w:szCs w:val="24"/>
                  <w:bdr w:val="none" w:sz="0" w:space="0" w:color="auto" w:frame="1"/>
                </w:rPr>
                <w:delText>.</w:delText>
              </w:r>
              <w:r w:rsidR="00E743D5" w:rsidRPr="00D80CC2" w:rsidDel="00CE5167">
                <w:rPr>
                  <w:rStyle w:val="gnd-iwgdh3b"/>
                  <w:rFonts w:ascii="Times New Roman" w:hAnsi="Times New Roman" w:cs="Times New Roman"/>
                  <w:color w:val="000000"/>
                  <w:sz w:val="24"/>
                  <w:szCs w:val="24"/>
                  <w:bdr w:val="none" w:sz="0" w:space="0" w:color="auto" w:frame="1"/>
                </w:rPr>
                <w:delText>00</w:delText>
              </w:r>
              <w:r w:rsidR="006B38C4" w:rsidRPr="00D80CC2" w:rsidDel="00CE5167">
                <w:rPr>
                  <w:rStyle w:val="gnd-iwgdh3b"/>
                  <w:rFonts w:ascii="Times New Roman" w:hAnsi="Times New Roman" w:cs="Times New Roman"/>
                  <w:color w:val="000000"/>
                  <w:sz w:val="24"/>
                  <w:szCs w:val="24"/>
                  <w:bdr w:val="none" w:sz="0" w:space="0" w:color="auto" w:frame="1"/>
                </w:rPr>
                <w:delText>)</w:delText>
              </w:r>
            </w:del>
          </w:p>
        </w:tc>
        <w:tc>
          <w:tcPr>
            <w:tcW w:w="1046" w:type="pct"/>
          </w:tcPr>
          <w:p w14:paraId="03A78A8B" w14:textId="10604E42" w:rsidR="0005437F" w:rsidRPr="00D80CC2" w:rsidDel="00CE5167" w:rsidRDefault="00BE6914" w:rsidP="0005437F">
            <w:pPr>
              <w:pStyle w:val="HTMLPreformatted"/>
              <w:pBdr>
                <w:top w:val="none" w:sz="0" w:space="0" w:color="auto"/>
                <w:left w:val="none" w:sz="0" w:space="0" w:color="auto"/>
                <w:bottom w:val="none" w:sz="0" w:space="0" w:color="auto"/>
                <w:right w:val="none" w:sz="0" w:space="0" w:color="auto"/>
                <w:between w:val="none" w:sz="0" w:space="0" w:color="auto"/>
              </w:pBdr>
              <w:shd w:val="clear" w:color="auto" w:fill="FFFFFF"/>
              <w:wordWrap w:val="0"/>
              <w:rPr>
                <w:del w:id="199" w:author="Mohammad Nayeem Hasan" w:date="2024-01-19T01:45:00Z"/>
                <w:rFonts w:ascii="Times New Roman" w:hAnsi="Times New Roman" w:cs="Times New Roman"/>
                <w:color w:val="000000"/>
                <w:sz w:val="24"/>
                <w:szCs w:val="24"/>
              </w:rPr>
            </w:pPr>
            <w:del w:id="200" w:author="Mohammad Nayeem Hasan" w:date="2024-01-19T01:45:00Z">
              <w:r w:rsidRPr="00D80CC2" w:rsidDel="00CE5167">
                <w:rPr>
                  <w:rFonts w:ascii="Times New Roman" w:hAnsi="Times New Roman" w:cs="Times New Roman"/>
                  <w:color w:val="000000"/>
                  <w:sz w:val="24"/>
                  <w:szCs w:val="24"/>
                  <w:bdr w:val="none" w:sz="0" w:space="0" w:color="auto" w:frame="1"/>
                </w:rPr>
                <w:delText>0.167</w:delText>
              </w:r>
            </w:del>
          </w:p>
        </w:tc>
      </w:tr>
      <w:tr w:rsidR="0013218B" w:rsidRPr="00D6543B" w:rsidDel="00CE5167" w14:paraId="03B7E014" w14:textId="2903553A" w:rsidTr="0005437F">
        <w:trPr>
          <w:del w:id="201" w:author="Mohammad Nayeem Hasan" w:date="2024-01-19T01:45:00Z"/>
        </w:trPr>
        <w:tc>
          <w:tcPr>
            <w:tcW w:w="2409" w:type="pct"/>
          </w:tcPr>
          <w:p w14:paraId="18098CEA" w14:textId="410E3A85" w:rsidR="0013218B" w:rsidRPr="00D6543B" w:rsidDel="00CE5167" w:rsidRDefault="0013218B" w:rsidP="0005437F">
            <w:pPr>
              <w:pStyle w:val="ListParagraph"/>
              <w:ind w:left="0"/>
              <w:rPr>
                <w:del w:id="202" w:author="Mohammad Nayeem Hasan" w:date="2024-01-19T01:45:00Z"/>
                <w:rFonts w:ascii="Times New Roman" w:hAnsi="Times New Roman" w:cs="Times New Roman"/>
                <w:sz w:val="24"/>
                <w:szCs w:val="24"/>
              </w:rPr>
            </w:pPr>
            <w:del w:id="203" w:author="Mohammad Nayeem Hasan" w:date="2024-01-19T01:45:00Z">
              <w:r w:rsidDel="00CE5167">
                <w:rPr>
                  <w:rFonts w:ascii="Times New Roman" w:hAnsi="Times New Roman" w:cs="Times New Roman"/>
                  <w:sz w:val="24"/>
                  <w:szCs w:val="24"/>
                </w:rPr>
                <w:delText>Daily average temperature</w:delText>
              </w:r>
            </w:del>
          </w:p>
        </w:tc>
        <w:tc>
          <w:tcPr>
            <w:tcW w:w="1545" w:type="pct"/>
          </w:tcPr>
          <w:p w14:paraId="416F99BE" w14:textId="5551DD2A" w:rsidR="0013218B" w:rsidRPr="00D80CC2" w:rsidDel="00CE5167" w:rsidRDefault="00DD6F58" w:rsidP="00BE5EB0">
            <w:pPr>
              <w:pStyle w:val="HTMLPreformatted"/>
              <w:shd w:val="clear" w:color="auto" w:fill="FFFFFF"/>
              <w:wordWrap w:val="0"/>
              <w:rPr>
                <w:del w:id="204" w:author="Mohammad Nayeem Hasan" w:date="2024-01-19T01:45:00Z"/>
                <w:rStyle w:val="gnd-iwgdh3b"/>
                <w:rFonts w:ascii="Times New Roman" w:hAnsi="Times New Roman" w:cs="Times New Roman"/>
                <w:color w:val="000000"/>
                <w:sz w:val="24"/>
                <w:szCs w:val="24"/>
                <w:bdr w:val="none" w:sz="0" w:space="0" w:color="auto" w:frame="1"/>
              </w:rPr>
            </w:pPr>
            <w:del w:id="205" w:author="Mohammad Nayeem Hasan" w:date="2024-01-19T01:45:00Z">
              <w:r w:rsidRPr="00D80CC2" w:rsidDel="00CE5167">
                <w:rPr>
                  <w:rStyle w:val="gnd-iwgdh3b"/>
                  <w:rFonts w:ascii="Times New Roman" w:hAnsi="Times New Roman" w:cs="Times New Roman"/>
                  <w:color w:val="000000"/>
                  <w:sz w:val="24"/>
                  <w:szCs w:val="24"/>
                  <w:bdr w:val="none" w:sz="0" w:space="0" w:color="auto" w:frame="1"/>
                </w:rPr>
                <w:delText>1</w:delText>
              </w:r>
              <w:r w:rsidRPr="00CF5DB0" w:rsidDel="00CE5167">
                <w:rPr>
                  <w:rStyle w:val="gnd-iwgdh3b"/>
                  <w:rFonts w:ascii="Times New Roman" w:hAnsi="Times New Roman" w:cs="Times New Roman"/>
                  <w:color w:val="000000"/>
                  <w:sz w:val="24"/>
                  <w:szCs w:val="24"/>
                  <w:bdr w:val="none" w:sz="0" w:space="0" w:color="auto" w:frame="1"/>
                </w:rPr>
                <w:delText>.16 (</w:delText>
              </w:r>
              <w:r w:rsidR="00E743D5" w:rsidRPr="00CF5DB0" w:rsidDel="00CE5167">
                <w:rPr>
                  <w:rStyle w:val="gnd-iwgdh3b"/>
                  <w:rFonts w:ascii="Times New Roman" w:hAnsi="Times New Roman" w:cs="Times New Roman"/>
                  <w:color w:val="000000"/>
                  <w:sz w:val="24"/>
                  <w:szCs w:val="24"/>
                  <w:bdr w:val="none" w:sz="0" w:space="0" w:color="auto" w:frame="1"/>
                </w:rPr>
                <w:delText>1.13-1.19)</w:delText>
              </w:r>
            </w:del>
          </w:p>
        </w:tc>
        <w:tc>
          <w:tcPr>
            <w:tcW w:w="1046" w:type="pct"/>
          </w:tcPr>
          <w:p w14:paraId="7169D25B" w14:textId="1A00BA9A" w:rsidR="0013218B" w:rsidRPr="00D80CC2" w:rsidDel="00CE5167" w:rsidRDefault="00BE6914" w:rsidP="0005437F">
            <w:pPr>
              <w:pStyle w:val="HTMLPreformatted"/>
              <w:shd w:val="clear" w:color="auto" w:fill="FFFFFF"/>
              <w:wordWrap w:val="0"/>
              <w:rPr>
                <w:del w:id="206" w:author="Mohammad Nayeem Hasan" w:date="2024-01-19T01:45:00Z"/>
                <w:rFonts w:ascii="Times New Roman" w:hAnsi="Times New Roman" w:cs="Times New Roman"/>
                <w:color w:val="000000"/>
                <w:sz w:val="24"/>
                <w:szCs w:val="24"/>
                <w:bdr w:val="none" w:sz="0" w:space="0" w:color="auto" w:frame="1"/>
              </w:rPr>
            </w:pPr>
            <w:del w:id="207" w:author="Mohammad Nayeem Hasan" w:date="2024-01-19T01:45:00Z">
              <w:r w:rsidRPr="00D80CC2" w:rsidDel="00CE5167">
                <w:rPr>
                  <w:rFonts w:ascii="Times New Roman" w:hAnsi="Times New Roman" w:cs="Times New Roman"/>
                  <w:color w:val="000000"/>
                  <w:sz w:val="24"/>
                  <w:szCs w:val="24"/>
                  <w:bdr w:val="none" w:sz="0" w:space="0" w:color="auto" w:frame="1"/>
                </w:rPr>
                <w:delText>&lt;0.001</w:delText>
              </w:r>
            </w:del>
          </w:p>
        </w:tc>
      </w:tr>
      <w:tr w:rsidR="0013218B" w:rsidRPr="00D6543B" w:rsidDel="00CE5167" w14:paraId="308B36A8" w14:textId="497D3AF2" w:rsidTr="0005437F">
        <w:trPr>
          <w:del w:id="208" w:author="Mohammad Nayeem Hasan" w:date="2024-01-19T01:45:00Z"/>
        </w:trPr>
        <w:tc>
          <w:tcPr>
            <w:tcW w:w="2409" w:type="pct"/>
          </w:tcPr>
          <w:p w14:paraId="401C0BD9" w14:textId="36A754CB" w:rsidR="0013218B" w:rsidRPr="00D6543B" w:rsidDel="00CE5167" w:rsidRDefault="0013218B" w:rsidP="0005437F">
            <w:pPr>
              <w:pStyle w:val="ListParagraph"/>
              <w:ind w:left="0"/>
              <w:rPr>
                <w:del w:id="209" w:author="Mohammad Nayeem Hasan" w:date="2024-01-19T01:45:00Z"/>
                <w:rFonts w:ascii="Times New Roman" w:hAnsi="Times New Roman" w:cs="Times New Roman"/>
                <w:sz w:val="24"/>
                <w:szCs w:val="24"/>
              </w:rPr>
            </w:pPr>
            <w:del w:id="210" w:author="Mohammad Nayeem Hasan" w:date="2024-01-19T01:45:00Z">
              <w:r w:rsidDel="00CE5167">
                <w:rPr>
                  <w:rFonts w:ascii="Times New Roman" w:hAnsi="Times New Roman" w:cs="Times New Roman"/>
                  <w:sz w:val="24"/>
                  <w:szCs w:val="24"/>
                </w:rPr>
                <w:delText>Daily total rainfall</w:delText>
              </w:r>
            </w:del>
          </w:p>
        </w:tc>
        <w:tc>
          <w:tcPr>
            <w:tcW w:w="1545" w:type="pct"/>
          </w:tcPr>
          <w:p w14:paraId="0EFF6099" w14:textId="01ACCB5A" w:rsidR="0013218B" w:rsidRPr="00D80CC2" w:rsidDel="00CE5167" w:rsidRDefault="00DD6F58" w:rsidP="00BE5EB0">
            <w:pPr>
              <w:pStyle w:val="HTMLPreformatted"/>
              <w:shd w:val="clear" w:color="auto" w:fill="FFFFFF"/>
              <w:wordWrap w:val="0"/>
              <w:rPr>
                <w:del w:id="211" w:author="Mohammad Nayeem Hasan" w:date="2024-01-19T01:45:00Z"/>
                <w:rStyle w:val="gnd-iwgdh3b"/>
                <w:rFonts w:ascii="Times New Roman" w:hAnsi="Times New Roman" w:cs="Times New Roman"/>
                <w:color w:val="000000"/>
                <w:sz w:val="24"/>
                <w:szCs w:val="24"/>
                <w:bdr w:val="none" w:sz="0" w:space="0" w:color="auto" w:frame="1"/>
              </w:rPr>
            </w:pPr>
            <w:del w:id="212" w:author="Mohammad Nayeem Hasan" w:date="2024-01-19T01:45:00Z">
              <w:r w:rsidRPr="00D80CC2" w:rsidDel="00CE5167">
                <w:rPr>
                  <w:rStyle w:val="gnd-iwgdh3b"/>
                  <w:rFonts w:ascii="Times New Roman" w:hAnsi="Times New Roman" w:cs="Times New Roman"/>
                  <w:color w:val="000000"/>
                  <w:sz w:val="24"/>
                  <w:szCs w:val="24"/>
                  <w:bdr w:val="none" w:sz="0" w:space="0" w:color="auto" w:frame="1"/>
                </w:rPr>
                <w:delText>1</w:delText>
              </w:r>
              <w:r w:rsidRPr="00CF5DB0" w:rsidDel="00CE5167">
                <w:rPr>
                  <w:rStyle w:val="gnd-iwgdh3b"/>
                  <w:rFonts w:ascii="Times New Roman" w:hAnsi="Times New Roman" w:cs="Times New Roman"/>
                  <w:color w:val="000000"/>
                  <w:sz w:val="24"/>
                  <w:szCs w:val="24"/>
                  <w:bdr w:val="none" w:sz="0" w:space="0" w:color="auto" w:frame="1"/>
                </w:rPr>
                <w:delText>.01 (</w:delText>
              </w:r>
              <w:r w:rsidR="00E743D5" w:rsidRPr="00CF5DB0" w:rsidDel="00CE5167">
                <w:rPr>
                  <w:rStyle w:val="gnd-iwgdh3b"/>
                  <w:rFonts w:ascii="Times New Roman" w:hAnsi="Times New Roman" w:cs="Times New Roman"/>
                  <w:color w:val="000000"/>
                  <w:sz w:val="24"/>
                  <w:szCs w:val="24"/>
                  <w:bdr w:val="none" w:sz="0" w:space="0" w:color="auto" w:frame="1"/>
                </w:rPr>
                <w:delText>0.99-1.01</w:delText>
              </w:r>
            </w:del>
          </w:p>
        </w:tc>
        <w:tc>
          <w:tcPr>
            <w:tcW w:w="1046" w:type="pct"/>
          </w:tcPr>
          <w:p w14:paraId="76297C1C" w14:textId="2B391F94" w:rsidR="0013218B" w:rsidRPr="00D80CC2" w:rsidDel="00CE5167" w:rsidRDefault="00BE6914" w:rsidP="0005437F">
            <w:pPr>
              <w:pStyle w:val="HTMLPreformatted"/>
              <w:shd w:val="clear" w:color="auto" w:fill="FFFFFF"/>
              <w:wordWrap w:val="0"/>
              <w:rPr>
                <w:del w:id="213" w:author="Mohammad Nayeem Hasan" w:date="2024-01-19T01:45:00Z"/>
                <w:rFonts w:ascii="Times New Roman" w:hAnsi="Times New Roman" w:cs="Times New Roman"/>
                <w:color w:val="000000"/>
                <w:sz w:val="24"/>
                <w:szCs w:val="24"/>
                <w:bdr w:val="none" w:sz="0" w:space="0" w:color="auto" w:frame="1"/>
              </w:rPr>
            </w:pPr>
            <w:del w:id="214" w:author="Mohammad Nayeem Hasan" w:date="2024-01-19T01:45:00Z">
              <w:r w:rsidRPr="00D80CC2" w:rsidDel="00CE5167">
                <w:rPr>
                  <w:rFonts w:ascii="Times New Roman" w:hAnsi="Times New Roman" w:cs="Times New Roman"/>
                  <w:color w:val="000000"/>
                  <w:sz w:val="24"/>
                  <w:szCs w:val="24"/>
                  <w:bdr w:val="none" w:sz="0" w:space="0" w:color="auto" w:frame="1"/>
                </w:rPr>
                <w:delText>0.618</w:delText>
              </w:r>
            </w:del>
          </w:p>
        </w:tc>
      </w:tr>
    </w:tbl>
    <w:p w14:paraId="7655E47A" w14:textId="644B2902" w:rsidR="0005437F" w:rsidDel="00CE5167" w:rsidRDefault="0005437F" w:rsidP="0048687C">
      <w:pPr>
        <w:spacing w:after="0" w:line="480" w:lineRule="auto"/>
        <w:rPr>
          <w:del w:id="215" w:author="Mohammad Nayeem Hasan" w:date="2024-01-19T01:45:00Z"/>
          <w:rFonts w:ascii="Times New Roman" w:hAnsi="Times New Roman" w:cs="Times New Roman"/>
          <w:sz w:val="24"/>
          <w:szCs w:val="24"/>
        </w:rPr>
      </w:pPr>
    </w:p>
    <w:p w14:paraId="44A98404" w14:textId="2AB13701" w:rsidR="00D80CC2" w:rsidDel="00CE5167" w:rsidRDefault="00D80CC2" w:rsidP="00D80CC2">
      <w:pPr>
        <w:spacing w:after="0" w:line="240" w:lineRule="auto"/>
        <w:rPr>
          <w:del w:id="216" w:author="Mohammad Nayeem Hasan" w:date="2024-01-19T01:45:00Z"/>
          <w:rFonts w:ascii="Times New Roman" w:hAnsi="Times New Roman" w:cs="Times New Roman"/>
          <w:b/>
          <w:bCs/>
          <w:sz w:val="24"/>
          <w:szCs w:val="24"/>
        </w:rPr>
      </w:pPr>
      <w:del w:id="217" w:author="Mohammad Nayeem Hasan" w:date="2024-01-19T01:45:00Z">
        <w:r w:rsidRPr="00B26969" w:rsidDel="00CE5167">
          <w:rPr>
            <w:rFonts w:ascii="Times New Roman" w:hAnsi="Times New Roman" w:cs="Times New Roman"/>
            <w:b/>
            <w:bCs/>
            <w:sz w:val="24"/>
            <w:szCs w:val="24"/>
          </w:rPr>
          <w:delText xml:space="preserve">Table 2. The </w:delText>
        </w:r>
        <w:r w:rsidR="00AF66BD" w:rsidRPr="00AF66BD" w:rsidDel="00CE5167">
          <w:rPr>
            <w:rFonts w:ascii="Times New Roman" w:hAnsi="Times New Roman" w:cs="Times New Roman"/>
            <w:b/>
            <w:bCs/>
            <w:sz w:val="24"/>
            <w:szCs w:val="24"/>
          </w:rPr>
          <w:delText xml:space="preserve">generalised linear model (GLM) for time series </w:delText>
        </w:r>
        <w:r w:rsidRPr="00B26969" w:rsidDel="00CE5167">
          <w:rPr>
            <w:rFonts w:ascii="Times New Roman" w:hAnsi="Times New Roman" w:cs="Times New Roman"/>
            <w:b/>
            <w:bCs/>
            <w:sz w:val="24"/>
            <w:szCs w:val="24"/>
          </w:rPr>
          <w:delText>outcome (Dengue cases) and other explanatory variables</w:delText>
        </w:r>
      </w:del>
    </w:p>
    <w:p w14:paraId="363A66EB" w14:textId="6B97FAE6" w:rsidR="00D80CC2" w:rsidRPr="007A19F3" w:rsidDel="00CE5167" w:rsidRDefault="00D80CC2" w:rsidP="00D80CC2">
      <w:pPr>
        <w:spacing w:after="0" w:line="240" w:lineRule="auto"/>
        <w:rPr>
          <w:del w:id="218" w:author="Mohammad Nayeem Hasan" w:date="2024-01-19T01:45:00Z"/>
          <w:rFonts w:ascii="Times New Roman" w:hAnsi="Times New Roman" w:cs="Times New Roman"/>
          <w:sz w:val="24"/>
          <w:szCs w:val="24"/>
        </w:rPr>
      </w:pPr>
    </w:p>
    <w:tbl>
      <w:tblPr>
        <w:tblStyle w:val="TableGrid"/>
        <w:tblW w:w="5000" w:type="pct"/>
        <w:tblLook w:val="04A0" w:firstRow="1" w:lastRow="0" w:firstColumn="1" w:lastColumn="0" w:noHBand="0" w:noVBand="1"/>
      </w:tblPr>
      <w:tblGrid>
        <w:gridCol w:w="4344"/>
        <w:gridCol w:w="2786"/>
        <w:gridCol w:w="1886"/>
      </w:tblGrid>
      <w:tr w:rsidR="00D80CC2" w:rsidRPr="00D6543B" w:rsidDel="00CE5167" w14:paraId="5B4D9B15" w14:textId="667AA6DD" w:rsidTr="00A85C33">
        <w:trPr>
          <w:del w:id="219" w:author="Mohammad Nayeem Hasan" w:date="2024-01-19T01:45:00Z"/>
        </w:trPr>
        <w:tc>
          <w:tcPr>
            <w:tcW w:w="2409" w:type="pct"/>
          </w:tcPr>
          <w:p w14:paraId="798B1A90" w14:textId="3B50854A" w:rsidR="00D80CC2" w:rsidRPr="00D6543B" w:rsidDel="00CE5167" w:rsidRDefault="00D80CC2" w:rsidP="00A85C33">
            <w:pPr>
              <w:pStyle w:val="ListParagraph"/>
              <w:ind w:left="0"/>
              <w:rPr>
                <w:del w:id="220" w:author="Mohammad Nayeem Hasan" w:date="2024-01-19T01:45:00Z"/>
                <w:rFonts w:ascii="Times New Roman" w:hAnsi="Times New Roman" w:cs="Times New Roman"/>
                <w:sz w:val="24"/>
                <w:szCs w:val="24"/>
              </w:rPr>
            </w:pPr>
            <w:del w:id="221" w:author="Mohammad Nayeem Hasan" w:date="2024-01-19T01:45:00Z">
              <w:r w:rsidRPr="00D6543B" w:rsidDel="00CE5167">
                <w:rPr>
                  <w:rFonts w:ascii="Times New Roman" w:hAnsi="Times New Roman" w:cs="Times New Roman"/>
                  <w:sz w:val="24"/>
                  <w:szCs w:val="24"/>
                </w:rPr>
                <w:delText>Outcome variables</w:delText>
              </w:r>
            </w:del>
          </w:p>
        </w:tc>
        <w:tc>
          <w:tcPr>
            <w:tcW w:w="1545" w:type="pct"/>
          </w:tcPr>
          <w:p w14:paraId="6886F44E" w14:textId="4003C675" w:rsidR="00D80CC2" w:rsidRPr="00D6543B" w:rsidDel="00CE5167" w:rsidRDefault="00D80CC2" w:rsidP="00A85C33">
            <w:pPr>
              <w:pStyle w:val="ListParagraph"/>
              <w:ind w:left="0"/>
              <w:rPr>
                <w:del w:id="222" w:author="Mohammad Nayeem Hasan" w:date="2024-01-19T01:45:00Z"/>
                <w:rFonts w:ascii="Times New Roman" w:hAnsi="Times New Roman" w:cs="Times New Roman"/>
                <w:sz w:val="24"/>
                <w:szCs w:val="24"/>
              </w:rPr>
            </w:pPr>
            <w:del w:id="223" w:author="Mohammad Nayeem Hasan" w:date="2024-01-19T01:45:00Z">
              <w:r w:rsidRPr="00D6543B" w:rsidDel="00CE5167">
                <w:rPr>
                  <w:rFonts w:ascii="Times New Roman" w:hAnsi="Times New Roman" w:cs="Times New Roman"/>
                  <w:sz w:val="24"/>
                  <w:szCs w:val="24"/>
                </w:rPr>
                <w:delText xml:space="preserve">IRR (95% CI) </w:delText>
              </w:r>
            </w:del>
          </w:p>
        </w:tc>
        <w:tc>
          <w:tcPr>
            <w:tcW w:w="1046" w:type="pct"/>
          </w:tcPr>
          <w:p w14:paraId="1C57470E" w14:textId="3CB77E72" w:rsidR="00D80CC2" w:rsidRPr="00D6543B" w:rsidDel="00CE5167" w:rsidRDefault="00D80CC2" w:rsidP="00A85C33">
            <w:pPr>
              <w:pStyle w:val="ListParagraph"/>
              <w:ind w:left="0"/>
              <w:rPr>
                <w:del w:id="224" w:author="Mohammad Nayeem Hasan" w:date="2024-01-19T01:45:00Z"/>
                <w:rFonts w:ascii="Times New Roman" w:hAnsi="Times New Roman" w:cs="Times New Roman"/>
                <w:sz w:val="24"/>
                <w:szCs w:val="24"/>
              </w:rPr>
            </w:pPr>
            <w:del w:id="225" w:author="Mohammad Nayeem Hasan" w:date="2024-01-19T01:45:00Z">
              <w:r w:rsidRPr="00D6543B" w:rsidDel="00CE5167">
                <w:rPr>
                  <w:rFonts w:ascii="Times New Roman" w:hAnsi="Times New Roman" w:cs="Times New Roman"/>
                  <w:sz w:val="24"/>
                  <w:szCs w:val="24"/>
                </w:rPr>
                <w:delText>P-value</w:delText>
              </w:r>
            </w:del>
          </w:p>
        </w:tc>
      </w:tr>
      <w:tr w:rsidR="00D80CC2" w:rsidRPr="00D6543B" w:rsidDel="00CE5167" w14:paraId="542F85AD" w14:textId="5412D1D9" w:rsidTr="00A85C33">
        <w:trPr>
          <w:del w:id="226" w:author="Mohammad Nayeem Hasan" w:date="2024-01-19T01:45:00Z"/>
        </w:trPr>
        <w:tc>
          <w:tcPr>
            <w:tcW w:w="2409" w:type="pct"/>
          </w:tcPr>
          <w:p w14:paraId="4B435AE8" w14:textId="2FAD6EE7" w:rsidR="00D80CC2" w:rsidRPr="00D6543B" w:rsidDel="00CE5167" w:rsidRDefault="00D80CC2" w:rsidP="00A85C33">
            <w:pPr>
              <w:pStyle w:val="ListParagraph"/>
              <w:ind w:left="0"/>
              <w:rPr>
                <w:del w:id="227" w:author="Mohammad Nayeem Hasan" w:date="2024-01-19T01:45:00Z"/>
                <w:rFonts w:ascii="Times New Roman" w:hAnsi="Times New Roman" w:cs="Times New Roman"/>
                <w:sz w:val="24"/>
                <w:szCs w:val="24"/>
              </w:rPr>
            </w:pPr>
            <w:del w:id="228" w:author="Mohammad Nayeem Hasan" w:date="2024-01-19T01:45:00Z">
              <w:r w:rsidRPr="00D6543B" w:rsidDel="00CE5167">
                <w:rPr>
                  <w:rFonts w:ascii="Times New Roman" w:hAnsi="Times New Roman" w:cs="Times New Roman"/>
                  <w:sz w:val="24"/>
                  <w:szCs w:val="24"/>
                </w:rPr>
                <w:delText>Urban-rural ratio</w:delText>
              </w:r>
            </w:del>
          </w:p>
        </w:tc>
        <w:tc>
          <w:tcPr>
            <w:tcW w:w="1545" w:type="pct"/>
          </w:tcPr>
          <w:p w14:paraId="72034DCB" w14:textId="0E199452" w:rsidR="00D80CC2" w:rsidRPr="00D80CC2" w:rsidDel="00CE5167" w:rsidRDefault="00D80CC2" w:rsidP="00A85C33">
            <w:pPr>
              <w:pStyle w:val="HTMLPreformatted"/>
              <w:pBdr>
                <w:top w:val="none" w:sz="0" w:space="0" w:color="auto"/>
                <w:left w:val="none" w:sz="0" w:space="0" w:color="auto"/>
                <w:bottom w:val="none" w:sz="0" w:space="0" w:color="auto"/>
                <w:right w:val="none" w:sz="0" w:space="0" w:color="auto"/>
                <w:between w:val="none" w:sz="0" w:space="0" w:color="auto"/>
              </w:pBdr>
              <w:shd w:val="clear" w:color="auto" w:fill="FFFFFF"/>
              <w:wordWrap w:val="0"/>
              <w:rPr>
                <w:del w:id="229" w:author="Mohammad Nayeem Hasan" w:date="2024-01-19T01:45:00Z"/>
                <w:rFonts w:ascii="Times New Roman" w:hAnsi="Times New Roman" w:cs="Times New Roman"/>
                <w:color w:val="000000"/>
                <w:sz w:val="24"/>
                <w:szCs w:val="24"/>
              </w:rPr>
            </w:pPr>
            <w:del w:id="230" w:author="Mohammad Nayeem Hasan" w:date="2024-01-19T01:45:00Z">
              <w:r w:rsidRPr="00D80CC2" w:rsidDel="00CE5167">
                <w:rPr>
                  <w:rStyle w:val="gnd-iwgdh3b"/>
                  <w:rFonts w:ascii="Times New Roman" w:hAnsi="Times New Roman" w:cs="Times New Roman"/>
                  <w:color w:val="000000"/>
                  <w:sz w:val="24"/>
                  <w:szCs w:val="24"/>
                  <w:bdr w:val="none" w:sz="0" w:space="0" w:color="auto" w:frame="1"/>
                </w:rPr>
                <w:delText>1.0</w:delText>
              </w:r>
              <w:r w:rsidDel="00CE5167">
                <w:rPr>
                  <w:rStyle w:val="gnd-iwgdh3b"/>
                  <w:rFonts w:ascii="Times New Roman" w:hAnsi="Times New Roman" w:cs="Times New Roman"/>
                  <w:color w:val="000000"/>
                  <w:sz w:val="24"/>
                  <w:szCs w:val="24"/>
                  <w:bdr w:val="none" w:sz="0" w:space="0" w:color="auto" w:frame="1"/>
                </w:rPr>
                <w:delText>7</w:delText>
              </w:r>
              <w:r w:rsidRPr="00D80CC2" w:rsidDel="00CE5167">
                <w:rPr>
                  <w:rStyle w:val="gnd-iwgdh3b"/>
                  <w:rFonts w:ascii="Times New Roman" w:hAnsi="Times New Roman" w:cs="Times New Roman"/>
                  <w:color w:val="000000"/>
                  <w:sz w:val="24"/>
                  <w:szCs w:val="24"/>
                  <w:bdr w:val="none" w:sz="0" w:space="0" w:color="auto" w:frame="1"/>
                </w:rPr>
                <w:delText xml:space="preserve"> (1</w:delText>
              </w:r>
              <w:r w:rsidRPr="00A85C33" w:rsidDel="00CE5167">
                <w:rPr>
                  <w:rStyle w:val="gnd-iwgdh3b"/>
                  <w:rFonts w:ascii="Times New Roman" w:hAnsi="Times New Roman" w:cs="Times New Roman"/>
                  <w:color w:val="000000"/>
                  <w:sz w:val="24"/>
                  <w:szCs w:val="24"/>
                  <w:bdr w:val="none" w:sz="0" w:space="0" w:color="auto" w:frame="1"/>
                </w:rPr>
                <w:delText>.07</w:delText>
              </w:r>
              <w:r w:rsidRPr="00D80CC2" w:rsidDel="00CE5167">
                <w:rPr>
                  <w:rStyle w:val="gnd-iwgdh3b"/>
                  <w:rFonts w:ascii="Times New Roman" w:hAnsi="Times New Roman" w:cs="Times New Roman"/>
                  <w:color w:val="000000"/>
                  <w:sz w:val="24"/>
                  <w:szCs w:val="24"/>
                  <w:bdr w:val="none" w:sz="0" w:space="0" w:color="auto" w:frame="1"/>
                </w:rPr>
                <w:delText>-1.0</w:delText>
              </w:r>
              <w:r w:rsidDel="00CE5167">
                <w:rPr>
                  <w:rStyle w:val="gnd-iwgdh3b"/>
                  <w:rFonts w:ascii="Times New Roman" w:hAnsi="Times New Roman" w:cs="Times New Roman"/>
                  <w:color w:val="000000"/>
                  <w:sz w:val="24"/>
                  <w:szCs w:val="24"/>
                  <w:bdr w:val="none" w:sz="0" w:space="0" w:color="auto" w:frame="1"/>
                </w:rPr>
                <w:delText>8</w:delText>
              </w:r>
              <w:r w:rsidRPr="00D80CC2" w:rsidDel="00CE5167">
                <w:rPr>
                  <w:rStyle w:val="gnd-iwgdh3b"/>
                  <w:rFonts w:ascii="Times New Roman" w:hAnsi="Times New Roman" w:cs="Times New Roman"/>
                  <w:color w:val="000000"/>
                  <w:sz w:val="24"/>
                  <w:szCs w:val="24"/>
                  <w:bdr w:val="none" w:sz="0" w:space="0" w:color="auto" w:frame="1"/>
                </w:rPr>
                <w:delText>)</w:delText>
              </w:r>
            </w:del>
          </w:p>
        </w:tc>
        <w:tc>
          <w:tcPr>
            <w:tcW w:w="1046" w:type="pct"/>
          </w:tcPr>
          <w:p w14:paraId="03CC6AF2" w14:textId="0AA76D25" w:rsidR="00D80CC2" w:rsidRPr="00D80CC2" w:rsidDel="00CE5167" w:rsidRDefault="00D80CC2" w:rsidP="00A85C33">
            <w:pPr>
              <w:pStyle w:val="HTMLPreformatted"/>
              <w:pBdr>
                <w:top w:val="none" w:sz="0" w:space="0" w:color="auto"/>
                <w:left w:val="none" w:sz="0" w:space="0" w:color="auto"/>
                <w:bottom w:val="none" w:sz="0" w:space="0" w:color="auto"/>
                <w:right w:val="none" w:sz="0" w:space="0" w:color="auto"/>
                <w:between w:val="none" w:sz="0" w:space="0" w:color="auto"/>
              </w:pBdr>
              <w:shd w:val="clear" w:color="auto" w:fill="FFFFFF"/>
              <w:wordWrap w:val="0"/>
              <w:rPr>
                <w:del w:id="231" w:author="Mohammad Nayeem Hasan" w:date="2024-01-19T01:45:00Z"/>
                <w:rFonts w:ascii="Times New Roman" w:hAnsi="Times New Roman" w:cs="Times New Roman"/>
                <w:color w:val="000000"/>
                <w:sz w:val="24"/>
                <w:szCs w:val="24"/>
              </w:rPr>
            </w:pPr>
            <w:del w:id="232" w:author="Mohammad Nayeem Hasan" w:date="2024-01-19T01:45:00Z">
              <w:r w:rsidRPr="00D80CC2" w:rsidDel="00CE5167">
                <w:rPr>
                  <w:rFonts w:ascii="Times New Roman" w:hAnsi="Times New Roman" w:cs="Times New Roman"/>
                  <w:color w:val="000000"/>
                  <w:sz w:val="24"/>
                  <w:szCs w:val="24"/>
                  <w:bdr w:val="none" w:sz="0" w:space="0" w:color="auto" w:frame="1"/>
                </w:rPr>
                <w:delText>&lt;0.001</w:delText>
              </w:r>
            </w:del>
          </w:p>
        </w:tc>
      </w:tr>
      <w:tr w:rsidR="00D80CC2" w:rsidRPr="00D6543B" w:rsidDel="00CE5167" w14:paraId="72779DDA" w14:textId="4006CE9E" w:rsidTr="00A85C33">
        <w:trPr>
          <w:del w:id="233" w:author="Mohammad Nayeem Hasan" w:date="2024-01-19T01:45:00Z"/>
        </w:trPr>
        <w:tc>
          <w:tcPr>
            <w:tcW w:w="2409" w:type="pct"/>
          </w:tcPr>
          <w:p w14:paraId="3E282DCA" w14:textId="0D16123F" w:rsidR="00D80CC2" w:rsidRPr="00D6543B" w:rsidDel="00CE5167" w:rsidRDefault="00D80CC2" w:rsidP="00A85C33">
            <w:pPr>
              <w:pStyle w:val="ListParagraph"/>
              <w:ind w:left="0"/>
              <w:rPr>
                <w:del w:id="234" w:author="Mohammad Nayeem Hasan" w:date="2024-01-19T01:45:00Z"/>
                <w:rFonts w:ascii="Times New Roman" w:hAnsi="Times New Roman" w:cs="Times New Roman"/>
                <w:sz w:val="24"/>
                <w:szCs w:val="24"/>
              </w:rPr>
            </w:pPr>
            <w:del w:id="235" w:author="Mohammad Nayeem Hasan" w:date="2024-01-19T01:45:00Z">
              <w:r w:rsidRPr="00D6543B" w:rsidDel="00CE5167">
                <w:rPr>
                  <w:rFonts w:ascii="Times New Roman" w:hAnsi="Times New Roman" w:cs="Times New Roman"/>
                  <w:sz w:val="24"/>
                  <w:szCs w:val="24"/>
                </w:rPr>
                <w:delText>Population density</w:delText>
              </w:r>
            </w:del>
          </w:p>
        </w:tc>
        <w:tc>
          <w:tcPr>
            <w:tcW w:w="1545" w:type="pct"/>
          </w:tcPr>
          <w:p w14:paraId="26718676" w14:textId="04612199" w:rsidR="00D80CC2" w:rsidRPr="00D80CC2" w:rsidDel="00CE5167" w:rsidRDefault="00D80CC2" w:rsidP="00A85C33">
            <w:pPr>
              <w:pStyle w:val="HTMLPreformatted"/>
              <w:pBdr>
                <w:top w:val="none" w:sz="0" w:space="0" w:color="auto"/>
                <w:left w:val="none" w:sz="0" w:space="0" w:color="auto"/>
                <w:bottom w:val="none" w:sz="0" w:space="0" w:color="auto"/>
                <w:right w:val="none" w:sz="0" w:space="0" w:color="auto"/>
                <w:between w:val="none" w:sz="0" w:space="0" w:color="auto"/>
              </w:pBdr>
              <w:shd w:val="clear" w:color="auto" w:fill="FFFFFF"/>
              <w:wordWrap w:val="0"/>
              <w:rPr>
                <w:del w:id="236" w:author="Mohammad Nayeem Hasan" w:date="2024-01-19T01:45:00Z"/>
                <w:rFonts w:ascii="Times New Roman" w:hAnsi="Times New Roman" w:cs="Times New Roman"/>
                <w:color w:val="000000"/>
                <w:sz w:val="24"/>
                <w:szCs w:val="24"/>
              </w:rPr>
            </w:pPr>
            <w:del w:id="237" w:author="Mohammad Nayeem Hasan" w:date="2024-01-19T01:45:00Z">
              <w:r w:rsidRPr="00D80CC2" w:rsidDel="00CE5167">
                <w:rPr>
                  <w:rStyle w:val="gnd-iwgdh3b"/>
                  <w:rFonts w:ascii="Times New Roman" w:hAnsi="Times New Roman" w:cs="Times New Roman"/>
                  <w:color w:val="000000"/>
                  <w:sz w:val="24"/>
                  <w:szCs w:val="24"/>
                  <w:bdr w:val="none" w:sz="0" w:space="0" w:color="auto" w:frame="1"/>
                </w:rPr>
                <w:delText>0.9</w:delText>
              </w:r>
              <w:r w:rsidDel="00CE5167">
                <w:rPr>
                  <w:rStyle w:val="gnd-iwgdh3b"/>
                  <w:rFonts w:ascii="Times New Roman" w:hAnsi="Times New Roman" w:cs="Times New Roman"/>
                  <w:color w:val="000000"/>
                  <w:sz w:val="24"/>
                  <w:szCs w:val="24"/>
                  <w:bdr w:val="none" w:sz="0" w:space="0" w:color="auto" w:frame="1"/>
                </w:rPr>
                <w:delText>9</w:delText>
              </w:r>
              <w:r w:rsidRPr="00D80CC2" w:rsidDel="00CE5167">
                <w:rPr>
                  <w:rStyle w:val="gnd-iwgdh3b"/>
                  <w:rFonts w:ascii="Times New Roman" w:hAnsi="Times New Roman" w:cs="Times New Roman"/>
                  <w:color w:val="000000"/>
                  <w:sz w:val="24"/>
                  <w:szCs w:val="24"/>
                  <w:bdr w:val="none" w:sz="0" w:space="0" w:color="auto" w:frame="1"/>
                </w:rPr>
                <w:delText xml:space="preserve"> (0.98-0</w:delText>
              </w:r>
              <w:r w:rsidRPr="00D80CC2" w:rsidDel="00CE5167">
                <w:rPr>
                  <w:rStyle w:val="gnd-iwgdh3b"/>
                  <w:rFonts w:ascii="Times New Roman" w:hAnsi="Times New Roman" w:cs="Times New Roman"/>
                  <w:sz w:val="24"/>
                  <w:szCs w:val="24"/>
                </w:rPr>
                <w:delText>.99</w:delText>
              </w:r>
              <w:r w:rsidRPr="00D80CC2" w:rsidDel="00CE5167">
                <w:rPr>
                  <w:rStyle w:val="gnd-iwgdh3b"/>
                  <w:rFonts w:ascii="Times New Roman" w:hAnsi="Times New Roman" w:cs="Times New Roman"/>
                  <w:color w:val="000000"/>
                  <w:sz w:val="24"/>
                  <w:szCs w:val="24"/>
                  <w:bdr w:val="none" w:sz="0" w:space="0" w:color="auto" w:frame="1"/>
                </w:rPr>
                <w:delText>)</w:delText>
              </w:r>
            </w:del>
          </w:p>
        </w:tc>
        <w:tc>
          <w:tcPr>
            <w:tcW w:w="1046" w:type="pct"/>
          </w:tcPr>
          <w:p w14:paraId="6C401BCE" w14:textId="049AC1BB" w:rsidR="00D80CC2" w:rsidRPr="00D80CC2" w:rsidDel="00CE5167" w:rsidRDefault="00D80CC2" w:rsidP="00A85C33">
            <w:pPr>
              <w:pStyle w:val="HTMLPreformatted"/>
              <w:pBdr>
                <w:top w:val="none" w:sz="0" w:space="0" w:color="auto"/>
                <w:left w:val="none" w:sz="0" w:space="0" w:color="auto"/>
                <w:bottom w:val="none" w:sz="0" w:space="0" w:color="auto"/>
                <w:right w:val="none" w:sz="0" w:space="0" w:color="auto"/>
                <w:between w:val="none" w:sz="0" w:space="0" w:color="auto"/>
              </w:pBdr>
              <w:shd w:val="clear" w:color="auto" w:fill="FFFFFF"/>
              <w:wordWrap w:val="0"/>
              <w:rPr>
                <w:del w:id="238" w:author="Mohammad Nayeem Hasan" w:date="2024-01-19T01:45:00Z"/>
                <w:rFonts w:ascii="Times New Roman" w:hAnsi="Times New Roman" w:cs="Times New Roman"/>
                <w:color w:val="000000"/>
                <w:sz w:val="24"/>
                <w:szCs w:val="24"/>
              </w:rPr>
            </w:pPr>
            <w:del w:id="239" w:author="Mohammad Nayeem Hasan" w:date="2024-01-19T01:45:00Z">
              <w:r w:rsidRPr="00D80CC2" w:rsidDel="00CE5167">
                <w:rPr>
                  <w:rFonts w:ascii="Times New Roman" w:hAnsi="Times New Roman" w:cs="Times New Roman"/>
                  <w:color w:val="000000"/>
                  <w:sz w:val="24"/>
                  <w:szCs w:val="24"/>
                  <w:bdr w:val="none" w:sz="0" w:space="0" w:color="auto" w:frame="1"/>
                </w:rPr>
                <w:delText>&lt;0.001</w:delText>
              </w:r>
            </w:del>
          </w:p>
        </w:tc>
      </w:tr>
      <w:tr w:rsidR="00D80CC2" w:rsidRPr="00D6543B" w:rsidDel="00CE5167" w14:paraId="4B2F4D1F" w14:textId="633FEE5A" w:rsidTr="00A85C33">
        <w:trPr>
          <w:del w:id="240" w:author="Mohammad Nayeem Hasan" w:date="2024-01-19T01:45:00Z"/>
        </w:trPr>
        <w:tc>
          <w:tcPr>
            <w:tcW w:w="2409" w:type="pct"/>
          </w:tcPr>
          <w:p w14:paraId="71EFA350" w14:textId="3B5BDE90" w:rsidR="00D80CC2" w:rsidRPr="00D6543B" w:rsidDel="00CE5167" w:rsidRDefault="00D80CC2" w:rsidP="00A85C33">
            <w:pPr>
              <w:pStyle w:val="ListParagraph"/>
              <w:ind w:left="0"/>
              <w:rPr>
                <w:del w:id="241" w:author="Mohammad Nayeem Hasan" w:date="2024-01-19T01:45:00Z"/>
                <w:rFonts w:ascii="Times New Roman" w:hAnsi="Times New Roman" w:cs="Times New Roman"/>
                <w:sz w:val="24"/>
                <w:szCs w:val="24"/>
              </w:rPr>
            </w:pPr>
            <w:del w:id="242" w:author="Mohammad Nayeem Hasan" w:date="2024-01-19T01:45:00Z">
              <w:r w:rsidRPr="00D6543B" w:rsidDel="00CE5167">
                <w:rPr>
                  <w:rFonts w:ascii="Times New Roman" w:hAnsi="Times New Roman" w:cs="Times New Roman"/>
                  <w:sz w:val="24"/>
                  <w:szCs w:val="24"/>
                </w:rPr>
                <w:delText>Distance from Dhaka (capital city)</w:delText>
              </w:r>
            </w:del>
          </w:p>
        </w:tc>
        <w:tc>
          <w:tcPr>
            <w:tcW w:w="1545" w:type="pct"/>
          </w:tcPr>
          <w:p w14:paraId="11591C4A" w14:textId="55BB4C80" w:rsidR="00D80CC2" w:rsidRPr="00D80CC2" w:rsidDel="00CE5167" w:rsidRDefault="00D80CC2" w:rsidP="00A85C33">
            <w:pPr>
              <w:pStyle w:val="HTMLPreformatted"/>
              <w:pBdr>
                <w:top w:val="none" w:sz="0" w:space="0" w:color="auto"/>
                <w:left w:val="none" w:sz="0" w:space="0" w:color="auto"/>
                <w:bottom w:val="none" w:sz="0" w:space="0" w:color="auto"/>
                <w:right w:val="none" w:sz="0" w:space="0" w:color="auto"/>
                <w:between w:val="none" w:sz="0" w:space="0" w:color="auto"/>
              </w:pBdr>
              <w:shd w:val="clear" w:color="auto" w:fill="FFFFFF"/>
              <w:wordWrap w:val="0"/>
              <w:rPr>
                <w:del w:id="243" w:author="Mohammad Nayeem Hasan" w:date="2024-01-19T01:45:00Z"/>
                <w:rFonts w:ascii="Times New Roman" w:hAnsi="Times New Roman" w:cs="Times New Roman"/>
                <w:color w:val="000000"/>
                <w:sz w:val="24"/>
                <w:szCs w:val="24"/>
              </w:rPr>
            </w:pPr>
            <w:del w:id="244" w:author="Mohammad Nayeem Hasan" w:date="2024-01-19T01:45:00Z">
              <w:r w:rsidRPr="00D80CC2" w:rsidDel="00CE5167">
                <w:rPr>
                  <w:rStyle w:val="gnd-iwgdh3b"/>
                  <w:rFonts w:ascii="Times New Roman" w:hAnsi="Times New Roman" w:cs="Times New Roman"/>
                  <w:color w:val="000000"/>
                  <w:sz w:val="24"/>
                  <w:szCs w:val="24"/>
                  <w:bdr w:val="none" w:sz="0" w:space="0" w:color="auto" w:frame="1"/>
                </w:rPr>
                <w:delText>0.99 (0.9</w:delText>
              </w:r>
              <w:r w:rsidR="000F595B" w:rsidDel="00CE5167">
                <w:rPr>
                  <w:rStyle w:val="gnd-iwgdh3b"/>
                  <w:rFonts w:ascii="Times New Roman" w:hAnsi="Times New Roman" w:cs="Times New Roman"/>
                  <w:color w:val="000000"/>
                  <w:sz w:val="24"/>
                  <w:szCs w:val="24"/>
                  <w:bdr w:val="none" w:sz="0" w:space="0" w:color="auto" w:frame="1"/>
                </w:rPr>
                <w:delText>8</w:delText>
              </w:r>
              <w:r w:rsidRPr="00D80CC2" w:rsidDel="00CE5167">
                <w:rPr>
                  <w:rStyle w:val="gnd-iwgdh3b"/>
                  <w:rFonts w:ascii="Times New Roman" w:hAnsi="Times New Roman" w:cs="Times New Roman"/>
                  <w:color w:val="000000"/>
                  <w:sz w:val="24"/>
                  <w:szCs w:val="24"/>
                  <w:bdr w:val="none" w:sz="0" w:space="0" w:color="auto" w:frame="1"/>
                </w:rPr>
                <w:delText>-</w:delText>
              </w:r>
              <w:r w:rsidR="000F595B" w:rsidDel="00CE5167">
                <w:rPr>
                  <w:rStyle w:val="gnd-iwgdh3b"/>
                  <w:rFonts w:ascii="Times New Roman" w:hAnsi="Times New Roman" w:cs="Times New Roman"/>
                  <w:color w:val="000000"/>
                  <w:sz w:val="24"/>
                  <w:szCs w:val="24"/>
                  <w:bdr w:val="none" w:sz="0" w:space="0" w:color="auto" w:frame="1"/>
                </w:rPr>
                <w:delText>0.99</w:delText>
              </w:r>
              <w:r w:rsidRPr="00D80CC2" w:rsidDel="00CE5167">
                <w:rPr>
                  <w:rStyle w:val="gnd-iwgdh3b"/>
                  <w:rFonts w:ascii="Times New Roman" w:hAnsi="Times New Roman" w:cs="Times New Roman"/>
                  <w:color w:val="000000"/>
                  <w:sz w:val="24"/>
                  <w:szCs w:val="24"/>
                  <w:bdr w:val="none" w:sz="0" w:space="0" w:color="auto" w:frame="1"/>
                </w:rPr>
                <w:delText>)</w:delText>
              </w:r>
            </w:del>
          </w:p>
        </w:tc>
        <w:tc>
          <w:tcPr>
            <w:tcW w:w="1046" w:type="pct"/>
          </w:tcPr>
          <w:p w14:paraId="229F0FD6" w14:textId="05FA0289" w:rsidR="00D80CC2" w:rsidRPr="00D80CC2" w:rsidDel="00CE5167" w:rsidRDefault="00D80CC2" w:rsidP="00A85C33">
            <w:pPr>
              <w:pStyle w:val="HTMLPreformatted"/>
              <w:pBdr>
                <w:top w:val="none" w:sz="0" w:space="0" w:color="auto"/>
                <w:left w:val="none" w:sz="0" w:space="0" w:color="auto"/>
                <w:bottom w:val="none" w:sz="0" w:space="0" w:color="auto"/>
                <w:right w:val="none" w:sz="0" w:space="0" w:color="auto"/>
                <w:between w:val="none" w:sz="0" w:space="0" w:color="auto"/>
              </w:pBdr>
              <w:shd w:val="clear" w:color="auto" w:fill="FFFFFF"/>
              <w:wordWrap w:val="0"/>
              <w:rPr>
                <w:del w:id="245" w:author="Mohammad Nayeem Hasan" w:date="2024-01-19T01:45:00Z"/>
                <w:rFonts w:ascii="Times New Roman" w:hAnsi="Times New Roman" w:cs="Times New Roman"/>
                <w:color w:val="000000"/>
                <w:sz w:val="24"/>
                <w:szCs w:val="24"/>
              </w:rPr>
            </w:pPr>
            <w:del w:id="246" w:author="Mohammad Nayeem Hasan" w:date="2024-01-19T01:45:00Z">
              <w:r w:rsidRPr="00D80CC2" w:rsidDel="00CE5167">
                <w:rPr>
                  <w:rFonts w:ascii="Times New Roman" w:hAnsi="Times New Roman" w:cs="Times New Roman"/>
                  <w:color w:val="000000"/>
                  <w:sz w:val="24"/>
                  <w:szCs w:val="24"/>
                  <w:bdr w:val="none" w:sz="0" w:space="0" w:color="auto" w:frame="1"/>
                </w:rPr>
                <w:delText>&lt;0.001</w:delText>
              </w:r>
            </w:del>
          </w:p>
        </w:tc>
      </w:tr>
      <w:tr w:rsidR="00D80CC2" w:rsidRPr="00D6543B" w:rsidDel="00CE5167" w14:paraId="1DCA7472" w14:textId="125DC00C" w:rsidTr="00A85C33">
        <w:trPr>
          <w:del w:id="247" w:author="Mohammad Nayeem Hasan" w:date="2024-01-19T01:45:00Z"/>
        </w:trPr>
        <w:tc>
          <w:tcPr>
            <w:tcW w:w="2409" w:type="pct"/>
          </w:tcPr>
          <w:p w14:paraId="70AE89EE" w14:textId="0ECE9067" w:rsidR="00D80CC2" w:rsidRPr="00D6543B" w:rsidDel="00CE5167" w:rsidRDefault="00D80CC2" w:rsidP="00A85C33">
            <w:pPr>
              <w:pStyle w:val="ListParagraph"/>
              <w:ind w:left="0"/>
              <w:rPr>
                <w:del w:id="248" w:author="Mohammad Nayeem Hasan" w:date="2024-01-19T01:45:00Z"/>
                <w:rFonts w:ascii="Times New Roman" w:hAnsi="Times New Roman" w:cs="Times New Roman"/>
                <w:sz w:val="24"/>
                <w:szCs w:val="24"/>
              </w:rPr>
            </w:pPr>
            <w:del w:id="249" w:author="Mohammad Nayeem Hasan" w:date="2024-01-19T01:45:00Z">
              <w:r w:rsidDel="00CE5167">
                <w:rPr>
                  <w:rFonts w:ascii="Times New Roman" w:hAnsi="Times New Roman" w:cs="Times New Roman"/>
                  <w:sz w:val="24"/>
                  <w:szCs w:val="24"/>
                </w:rPr>
                <w:delText>Daily average temperature</w:delText>
              </w:r>
            </w:del>
          </w:p>
        </w:tc>
        <w:tc>
          <w:tcPr>
            <w:tcW w:w="1545" w:type="pct"/>
          </w:tcPr>
          <w:p w14:paraId="72EE7056" w14:textId="46101307" w:rsidR="00D80CC2" w:rsidRPr="00D80CC2" w:rsidDel="00CE5167" w:rsidRDefault="00D80CC2" w:rsidP="00A85C33">
            <w:pPr>
              <w:pStyle w:val="HTMLPreformatted"/>
              <w:shd w:val="clear" w:color="auto" w:fill="FFFFFF"/>
              <w:wordWrap w:val="0"/>
              <w:rPr>
                <w:del w:id="250" w:author="Mohammad Nayeem Hasan" w:date="2024-01-19T01:45:00Z"/>
                <w:rStyle w:val="gnd-iwgdh3b"/>
                <w:rFonts w:ascii="Times New Roman" w:hAnsi="Times New Roman" w:cs="Times New Roman"/>
                <w:color w:val="000000"/>
                <w:sz w:val="24"/>
                <w:szCs w:val="24"/>
                <w:bdr w:val="none" w:sz="0" w:space="0" w:color="auto" w:frame="1"/>
              </w:rPr>
            </w:pPr>
            <w:del w:id="251" w:author="Mohammad Nayeem Hasan" w:date="2024-01-19T01:45:00Z">
              <w:r w:rsidRPr="00D80CC2" w:rsidDel="00CE5167">
                <w:rPr>
                  <w:rStyle w:val="gnd-iwgdh3b"/>
                  <w:rFonts w:ascii="Times New Roman" w:hAnsi="Times New Roman" w:cs="Times New Roman"/>
                  <w:color w:val="000000"/>
                  <w:sz w:val="24"/>
                  <w:szCs w:val="24"/>
                  <w:bdr w:val="none" w:sz="0" w:space="0" w:color="auto" w:frame="1"/>
                </w:rPr>
                <w:delText>1</w:delText>
              </w:r>
              <w:r w:rsidRPr="00A85C33" w:rsidDel="00CE5167">
                <w:rPr>
                  <w:rStyle w:val="gnd-iwgdh3b"/>
                  <w:rFonts w:ascii="Times New Roman" w:hAnsi="Times New Roman" w:cs="Times New Roman"/>
                  <w:color w:val="000000"/>
                  <w:sz w:val="24"/>
                  <w:szCs w:val="24"/>
                  <w:bdr w:val="none" w:sz="0" w:space="0" w:color="auto" w:frame="1"/>
                </w:rPr>
                <w:delText>.1</w:delText>
              </w:r>
              <w:r w:rsidDel="00CE5167">
                <w:rPr>
                  <w:rStyle w:val="gnd-iwgdh3b"/>
                  <w:rFonts w:ascii="Times New Roman" w:hAnsi="Times New Roman" w:cs="Times New Roman"/>
                  <w:color w:val="000000"/>
                  <w:sz w:val="24"/>
                  <w:szCs w:val="24"/>
                  <w:bdr w:val="none" w:sz="0" w:space="0" w:color="auto" w:frame="1"/>
                </w:rPr>
                <w:delText>1</w:delText>
              </w:r>
              <w:r w:rsidRPr="00A85C33" w:rsidDel="00CE5167">
                <w:rPr>
                  <w:rStyle w:val="gnd-iwgdh3b"/>
                  <w:rFonts w:ascii="Times New Roman" w:hAnsi="Times New Roman" w:cs="Times New Roman"/>
                  <w:color w:val="000000"/>
                  <w:sz w:val="24"/>
                  <w:szCs w:val="24"/>
                  <w:bdr w:val="none" w:sz="0" w:space="0" w:color="auto" w:frame="1"/>
                </w:rPr>
                <w:delText xml:space="preserve"> (1.1</w:delText>
              </w:r>
              <w:r w:rsidR="000F595B" w:rsidDel="00CE5167">
                <w:rPr>
                  <w:rStyle w:val="gnd-iwgdh3b"/>
                  <w:rFonts w:ascii="Times New Roman" w:hAnsi="Times New Roman" w:cs="Times New Roman"/>
                  <w:color w:val="000000"/>
                  <w:sz w:val="24"/>
                  <w:szCs w:val="24"/>
                  <w:bdr w:val="none" w:sz="0" w:space="0" w:color="auto" w:frame="1"/>
                </w:rPr>
                <w:delText>1</w:delText>
              </w:r>
              <w:r w:rsidRPr="00A85C33" w:rsidDel="00CE5167">
                <w:rPr>
                  <w:rStyle w:val="gnd-iwgdh3b"/>
                  <w:rFonts w:ascii="Times New Roman" w:hAnsi="Times New Roman" w:cs="Times New Roman"/>
                  <w:color w:val="000000"/>
                  <w:sz w:val="24"/>
                  <w:szCs w:val="24"/>
                  <w:bdr w:val="none" w:sz="0" w:space="0" w:color="auto" w:frame="1"/>
                </w:rPr>
                <w:delText>-1.1</w:delText>
              </w:r>
              <w:r w:rsidR="000F595B" w:rsidDel="00CE5167">
                <w:rPr>
                  <w:rStyle w:val="gnd-iwgdh3b"/>
                  <w:rFonts w:ascii="Times New Roman" w:hAnsi="Times New Roman" w:cs="Times New Roman"/>
                  <w:color w:val="000000"/>
                  <w:sz w:val="24"/>
                  <w:szCs w:val="24"/>
                  <w:bdr w:val="none" w:sz="0" w:space="0" w:color="auto" w:frame="1"/>
                </w:rPr>
                <w:delText>2</w:delText>
              </w:r>
              <w:r w:rsidRPr="00A85C33" w:rsidDel="00CE5167">
                <w:rPr>
                  <w:rStyle w:val="gnd-iwgdh3b"/>
                  <w:rFonts w:ascii="Times New Roman" w:hAnsi="Times New Roman" w:cs="Times New Roman"/>
                  <w:color w:val="000000"/>
                  <w:sz w:val="24"/>
                  <w:szCs w:val="24"/>
                  <w:bdr w:val="none" w:sz="0" w:space="0" w:color="auto" w:frame="1"/>
                </w:rPr>
                <w:delText>)</w:delText>
              </w:r>
            </w:del>
          </w:p>
        </w:tc>
        <w:tc>
          <w:tcPr>
            <w:tcW w:w="1046" w:type="pct"/>
          </w:tcPr>
          <w:p w14:paraId="40587D44" w14:textId="0F1421B4" w:rsidR="00D80CC2" w:rsidRPr="00D80CC2" w:rsidDel="00CE5167" w:rsidRDefault="00D80CC2" w:rsidP="00A85C33">
            <w:pPr>
              <w:pStyle w:val="HTMLPreformatted"/>
              <w:shd w:val="clear" w:color="auto" w:fill="FFFFFF"/>
              <w:wordWrap w:val="0"/>
              <w:rPr>
                <w:del w:id="252" w:author="Mohammad Nayeem Hasan" w:date="2024-01-19T01:45:00Z"/>
                <w:rFonts w:ascii="Times New Roman" w:hAnsi="Times New Roman" w:cs="Times New Roman"/>
                <w:color w:val="000000"/>
                <w:sz w:val="24"/>
                <w:szCs w:val="24"/>
                <w:bdr w:val="none" w:sz="0" w:space="0" w:color="auto" w:frame="1"/>
              </w:rPr>
            </w:pPr>
            <w:del w:id="253" w:author="Mohammad Nayeem Hasan" w:date="2024-01-19T01:45:00Z">
              <w:r w:rsidRPr="00D80CC2" w:rsidDel="00CE5167">
                <w:rPr>
                  <w:rFonts w:ascii="Times New Roman" w:hAnsi="Times New Roman" w:cs="Times New Roman"/>
                  <w:color w:val="000000"/>
                  <w:sz w:val="24"/>
                  <w:szCs w:val="24"/>
                  <w:bdr w:val="none" w:sz="0" w:space="0" w:color="auto" w:frame="1"/>
                </w:rPr>
                <w:delText>&lt;0.001</w:delText>
              </w:r>
            </w:del>
          </w:p>
        </w:tc>
      </w:tr>
      <w:tr w:rsidR="00D80CC2" w:rsidRPr="00D6543B" w:rsidDel="00CE5167" w14:paraId="75868879" w14:textId="415A8629" w:rsidTr="00A85C33">
        <w:trPr>
          <w:del w:id="254" w:author="Mohammad Nayeem Hasan" w:date="2024-01-19T01:45:00Z"/>
        </w:trPr>
        <w:tc>
          <w:tcPr>
            <w:tcW w:w="2409" w:type="pct"/>
          </w:tcPr>
          <w:p w14:paraId="7AE1EB9D" w14:textId="7BD441D0" w:rsidR="00D80CC2" w:rsidRPr="00D6543B" w:rsidDel="00CE5167" w:rsidRDefault="00D80CC2" w:rsidP="00A85C33">
            <w:pPr>
              <w:pStyle w:val="ListParagraph"/>
              <w:ind w:left="0"/>
              <w:rPr>
                <w:del w:id="255" w:author="Mohammad Nayeem Hasan" w:date="2024-01-19T01:45:00Z"/>
                <w:rFonts w:ascii="Times New Roman" w:hAnsi="Times New Roman" w:cs="Times New Roman"/>
                <w:sz w:val="24"/>
                <w:szCs w:val="24"/>
              </w:rPr>
            </w:pPr>
            <w:del w:id="256" w:author="Mohammad Nayeem Hasan" w:date="2024-01-19T01:45:00Z">
              <w:r w:rsidDel="00CE5167">
                <w:rPr>
                  <w:rFonts w:ascii="Times New Roman" w:hAnsi="Times New Roman" w:cs="Times New Roman"/>
                  <w:sz w:val="24"/>
                  <w:szCs w:val="24"/>
                </w:rPr>
                <w:delText>Daily total rainfall</w:delText>
              </w:r>
            </w:del>
          </w:p>
        </w:tc>
        <w:tc>
          <w:tcPr>
            <w:tcW w:w="1545" w:type="pct"/>
          </w:tcPr>
          <w:p w14:paraId="4818DAB3" w14:textId="7A6A70FA" w:rsidR="00D80CC2" w:rsidRPr="00D80CC2" w:rsidDel="00CE5167" w:rsidRDefault="00D80CC2" w:rsidP="00A85C33">
            <w:pPr>
              <w:pStyle w:val="HTMLPreformatted"/>
              <w:shd w:val="clear" w:color="auto" w:fill="FFFFFF"/>
              <w:wordWrap w:val="0"/>
              <w:rPr>
                <w:del w:id="257" w:author="Mohammad Nayeem Hasan" w:date="2024-01-19T01:45:00Z"/>
                <w:rStyle w:val="gnd-iwgdh3b"/>
                <w:rFonts w:ascii="Times New Roman" w:hAnsi="Times New Roman" w:cs="Times New Roman"/>
                <w:color w:val="000000"/>
                <w:sz w:val="24"/>
                <w:szCs w:val="24"/>
                <w:bdr w:val="none" w:sz="0" w:space="0" w:color="auto" w:frame="1"/>
              </w:rPr>
            </w:pPr>
            <w:del w:id="258" w:author="Mohammad Nayeem Hasan" w:date="2024-01-19T01:45:00Z">
              <w:r w:rsidRPr="00D80CC2" w:rsidDel="00CE5167">
                <w:rPr>
                  <w:rStyle w:val="gnd-iwgdh3b"/>
                  <w:rFonts w:ascii="Times New Roman" w:hAnsi="Times New Roman" w:cs="Times New Roman"/>
                  <w:color w:val="000000"/>
                  <w:sz w:val="24"/>
                  <w:szCs w:val="24"/>
                  <w:bdr w:val="none" w:sz="0" w:space="0" w:color="auto" w:frame="1"/>
                </w:rPr>
                <w:delText>1</w:delText>
              </w:r>
              <w:r w:rsidRPr="00A85C33" w:rsidDel="00CE5167">
                <w:rPr>
                  <w:rStyle w:val="gnd-iwgdh3b"/>
                  <w:rFonts w:ascii="Times New Roman" w:hAnsi="Times New Roman" w:cs="Times New Roman"/>
                  <w:color w:val="000000"/>
                  <w:sz w:val="24"/>
                  <w:szCs w:val="24"/>
                  <w:bdr w:val="none" w:sz="0" w:space="0" w:color="auto" w:frame="1"/>
                </w:rPr>
                <w:delText>.01 (</w:delText>
              </w:r>
              <w:r w:rsidR="000F595B" w:rsidDel="00CE5167">
                <w:rPr>
                  <w:rStyle w:val="gnd-iwgdh3b"/>
                  <w:rFonts w:ascii="Times New Roman" w:hAnsi="Times New Roman" w:cs="Times New Roman"/>
                  <w:color w:val="000000"/>
                  <w:sz w:val="24"/>
                  <w:szCs w:val="24"/>
                  <w:bdr w:val="none" w:sz="0" w:space="0" w:color="auto" w:frame="1"/>
                </w:rPr>
                <w:delText>1.01</w:delText>
              </w:r>
              <w:r w:rsidRPr="00A85C33" w:rsidDel="00CE5167">
                <w:rPr>
                  <w:rStyle w:val="gnd-iwgdh3b"/>
                  <w:rFonts w:ascii="Times New Roman" w:hAnsi="Times New Roman" w:cs="Times New Roman"/>
                  <w:color w:val="000000"/>
                  <w:sz w:val="24"/>
                  <w:szCs w:val="24"/>
                  <w:bdr w:val="none" w:sz="0" w:space="0" w:color="auto" w:frame="1"/>
                </w:rPr>
                <w:delText>-1.0</w:delText>
              </w:r>
              <w:r w:rsidR="000F595B" w:rsidDel="00CE5167">
                <w:rPr>
                  <w:rStyle w:val="gnd-iwgdh3b"/>
                  <w:rFonts w:ascii="Times New Roman" w:hAnsi="Times New Roman" w:cs="Times New Roman"/>
                  <w:color w:val="000000"/>
                  <w:sz w:val="24"/>
                  <w:szCs w:val="24"/>
                  <w:bdr w:val="none" w:sz="0" w:space="0" w:color="auto" w:frame="1"/>
                </w:rPr>
                <w:delText>2)</w:delText>
              </w:r>
            </w:del>
          </w:p>
        </w:tc>
        <w:tc>
          <w:tcPr>
            <w:tcW w:w="1046" w:type="pct"/>
          </w:tcPr>
          <w:p w14:paraId="7C8AD7D2" w14:textId="3BBC4973" w:rsidR="00D80CC2" w:rsidRPr="00D80CC2" w:rsidDel="00CE5167" w:rsidRDefault="00D80CC2" w:rsidP="00A85C33">
            <w:pPr>
              <w:pStyle w:val="HTMLPreformatted"/>
              <w:shd w:val="clear" w:color="auto" w:fill="FFFFFF"/>
              <w:wordWrap w:val="0"/>
              <w:rPr>
                <w:del w:id="259" w:author="Mohammad Nayeem Hasan" w:date="2024-01-19T01:45:00Z"/>
                <w:rFonts w:ascii="Times New Roman" w:hAnsi="Times New Roman" w:cs="Times New Roman"/>
                <w:color w:val="000000"/>
                <w:sz w:val="24"/>
                <w:szCs w:val="24"/>
                <w:bdr w:val="none" w:sz="0" w:space="0" w:color="auto" w:frame="1"/>
              </w:rPr>
            </w:pPr>
            <w:del w:id="260" w:author="Mohammad Nayeem Hasan" w:date="2024-01-19T01:45:00Z">
              <w:r w:rsidRPr="00D80CC2" w:rsidDel="00CE5167">
                <w:rPr>
                  <w:rFonts w:ascii="Times New Roman" w:hAnsi="Times New Roman" w:cs="Times New Roman"/>
                  <w:color w:val="000000"/>
                  <w:sz w:val="24"/>
                  <w:szCs w:val="24"/>
                  <w:bdr w:val="none" w:sz="0" w:space="0" w:color="auto" w:frame="1"/>
                </w:rPr>
                <w:delText>&lt;0.001</w:delText>
              </w:r>
            </w:del>
          </w:p>
        </w:tc>
      </w:tr>
    </w:tbl>
    <w:p w14:paraId="2F15C5C8" w14:textId="77777777" w:rsidR="003B6303" w:rsidDel="00CE5167" w:rsidRDefault="003B6303">
      <w:pPr>
        <w:rPr>
          <w:del w:id="261" w:author="Mohammad Nayeem Hasan" w:date="2024-01-19T01:45:00Z"/>
          <w:rFonts w:ascii="Times New Roman" w:hAnsi="Times New Roman" w:cs="Times New Roman"/>
          <w:sz w:val="24"/>
          <w:szCs w:val="24"/>
        </w:rPr>
      </w:pPr>
    </w:p>
    <w:p w14:paraId="7CF78386" w14:textId="690EB9F2" w:rsidR="00411F2F" w:rsidRDefault="00411F2F" w:rsidP="00360F56">
      <w:pPr>
        <w:spacing w:line="240" w:lineRule="auto"/>
        <w:rPr>
          <w:rFonts w:ascii="Times New Roman" w:hAnsi="Times New Roman" w:cs="Times New Roman"/>
          <w:b/>
          <w:bCs/>
          <w:color w:val="000000" w:themeColor="text1"/>
          <w:shd w:val="clear" w:color="auto" w:fill="FFFFFF"/>
        </w:rPr>
      </w:pPr>
      <w:r w:rsidRPr="00BA7E40">
        <w:rPr>
          <w:rFonts w:ascii="Times New Roman" w:hAnsi="Times New Roman" w:cs="Times New Roman"/>
          <w:b/>
          <w:bCs/>
          <w:color w:val="000000" w:themeColor="text1"/>
          <w:shd w:val="clear" w:color="auto" w:fill="FFFFFF"/>
        </w:rPr>
        <w:t xml:space="preserve">Table 2: Factors associated with </w:t>
      </w:r>
      <w:r w:rsidR="00705BD2">
        <w:rPr>
          <w:rFonts w:ascii="Times New Roman" w:hAnsi="Times New Roman" w:cs="Times New Roman"/>
          <w:b/>
          <w:bCs/>
          <w:color w:val="000000" w:themeColor="text1"/>
          <w:shd w:val="clear" w:color="auto" w:fill="FFFFFF"/>
        </w:rPr>
        <w:t>Dengue cases</w:t>
      </w:r>
      <w:r>
        <w:rPr>
          <w:rFonts w:ascii="Times New Roman" w:hAnsi="Times New Roman" w:cs="Times New Roman"/>
          <w:b/>
          <w:bCs/>
          <w:color w:val="000000" w:themeColor="text1"/>
          <w:shd w:val="clear" w:color="auto" w:fill="FFFFFF"/>
        </w:rPr>
        <w:t xml:space="preserve"> </w:t>
      </w:r>
      <w:r w:rsidRPr="00BA7E40">
        <w:rPr>
          <w:rFonts w:ascii="Times New Roman" w:hAnsi="Times New Roman" w:cs="Times New Roman"/>
          <w:b/>
          <w:bCs/>
          <w:color w:val="000000" w:themeColor="text1"/>
          <w:shd w:val="clear" w:color="auto" w:fill="FFFFFF"/>
        </w:rPr>
        <w:t xml:space="preserve">in different </w:t>
      </w:r>
      <w:r w:rsidR="00705BD2">
        <w:rPr>
          <w:rFonts w:ascii="Times New Roman" w:hAnsi="Times New Roman" w:cs="Times New Roman"/>
          <w:b/>
          <w:bCs/>
          <w:color w:val="000000" w:themeColor="text1"/>
          <w:shd w:val="clear" w:color="auto" w:fill="FFFFFF"/>
        </w:rPr>
        <w:t>Divisions</w:t>
      </w:r>
      <w:r w:rsidRPr="00BA7E40">
        <w:rPr>
          <w:rFonts w:ascii="Times New Roman" w:hAnsi="Times New Roman" w:cs="Times New Roman"/>
          <w:b/>
          <w:bCs/>
          <w:color w:val="000000" w:themeColor="text1"/>
          <w:shd w:val="clear" w:color="auto" w:fill="FFFFFF"/>
        </w:rPr>
        <w:t xml:space="preserve"> using</w:t>
      </w:r>
      <w:r>
        <w:rPr>
          <w:rFonts w:ascii="Times New Roman" w:hAnsi="Times New Roman" w:cs="Times New Roman"/>
          <w:b/>
          <w:bCs/>
          <w:color w:val="000000" w:themeColor="text1"/>
          <w:shd w:val="clear" w:color="auto" w:fill="FFFFFF"/>
        </w:rPr>
        <w:t xml:space="preserve"> a</w:t>
      </w:r>
      <w:r w:rsidRPr="00BA7E40">
        <w:rPr>
          <w:rFonts w:ascii="Times New Roman" w:hAnsi="Times New Roman" w:cs="Times New Roman"/>
          <w:b/>
          <w:bCs/>
          <w:color w:val="000000" w:themeColor="text1"/>
          <w:shd w:val="clear" w:color="auto" w:fill="FFFFFF"/>
        </w:rPr>
        <w:t xml:space="preserve"> generalized linear mixed model during </w:t>
      </w:r>
      <w:r>
        <w:rPr>
          <w:rFonts w:ascii="Times New Roman" w:hAnsi="Times New Roman" w:cs="Times New Roman"/>
          <w:b/>
          <w:bCs/>
          <w:color w:val="000000" w:themeColor="text1"/>
          <w:shd w:val="clear" w:color="auto" w:fill="FFFFFF"/>
        </w:rPr>
        <w:t>1</w:t>
      </w:r>
      <w:r w:rsidRPr="00BA7E40">
        <w:rPr>
          <w:rFonts w:ascii="Times New Roman" w:hAnsi="Times New Roman" w:cs="Times New Roman"/>
          <w:b/>
          <w:bCs/>
          <w:color w:val="000000" w:themeColor="text1"/>
          <w:shd w:val="clear" w:color="auto" w:fill="FFFFFF"/>
        </w:rPr>
        <w:t xml:space="preserve"> Jan 202</w:t>
      </w:r>
      <w:r w:rsidR="00705BD2">
        <w:rPr>
          <w:rFonts w:ascii="Times New Roman" w:hAnsi="Times New Roman" w:cs="Times New Roman"/>
          <w:b/>
          <w:bCs/>
          <w:color w:val="000000" w:themeColor="text1"/>
          <w:shd w:val="clear" w:color="auto" w:fill="FFFFFF"/>
        </w:rPr>
        <w:t>3</w:t>
      </w:r>
      <w:r w:rsidRPr="00BA7E40">
        <w:rPr>
          <w:rFonts w:ascii="Times New Roman" w:hAnsi="Times New Roman" w:cs="Times New Roman"/>
          <w:b/>
          <w:bCs/>
          <w:color w:val="000000" w:themeColor="text1"/>
          <w:shd w:val="clear" w:color="auto" w:fill="FFFFFF"/>
        </w:rPr>
        <w:t xml:space="preserve"> and </w:t>
      </w:r>
      <w:r>
        <w:rPr>
          <w:rFonts w:ascii="Times New Roman" w:hAnsi="Times New Roman" w:cs="Times New Roman"/>
          <w:b/>
          <w:bCs/>
          <w:color w:val="000000" w:themeColor="text1"/>
          <w:shd w:val="clear" w:color="auto" w:fill="FFFFFF"/>
        </w:rPr>
        <w:t xml:space="preserve">31 </w:t>
      </w:r>
      <w:r w:rsidR="00705BD2">
        <w:rPr>
          <w:rFonts w:ascii="Times New Roman" w:hAnsi="Times New Roman" w:cs="Times New Roman"/>
          <w:b/>
          <w:bCs/>
          <w:color w:val="000000" w:themeColor="text1"/>
          <w:shd w:val="clear" w:color="auto" w:fill="FFFFFF"/>
        </w:rPr>
        <w:t>Dec</w:t>
      </w:r>
      <w:r w:rsidRPr="00BA7E40">
        <w:rPr>
          <w:rFonts w:ascii="Times New Roman" w:hAnsi="Times New Roman" w:cs="Times New Roman"/>
          <w:b/>
          <w:bCs/>
          <w:color w:val="000000" w:themeColor="text1"/>
          <w:shd w:val="clear" w:color="auto" w:fill="FFFFFF"/>
        </w:rPr>
        <w:t xml:space="preserve"> 202</w:t>
      </w:r>
      <w:r w:rsidR="00705BD2">
        <w:rPr>
          <w:rFonts w:ascii="Times New Roman" w:hAnsi="Times New Roman" w:cs="Times New Roman"/>
          <w:b/>
          <w:bCs/>
          <w:color w:val="000000" w:themeColor="text1"/>
          <w:shd w:val="clear" w:color="auto" w:fill="FFFFFF"/>
        </w:rPr>
        <w:t>3</w:t>
      </w:r>
      <w:r w:rsidRPr="00BA7E40">
        <w:rPr>
          <w:rFonts w:ascii="Times New Roman" w:hAnsi="Times New Roman" w:cs="Times New Roman"/>
          <w:b/>
          <w:bCs/>
          <w:color w:val="000000" w:themeColor="text1"/>
          <w:shd w:val="clear" w:color="auto" w:fill="FFFFFF"/>
        </w:rPr>
        <w:t xml:space="preserve">. </w:t>
      </w:r>
    </w:p>
    <w:tbl>
      <w:tblPr>
        <w:tblStyle w:val="TableGrid"/>
        <w:tblW w:w="5000" w:type="pct"/>
        <w:tblLook w:val="04A0" w:firstRow="1" w:lastRow="0" w:firstColumn="1" w:lastColumn="0" w:noHBand="0" w:noVBand="1"/>
      </w:tblPr>
      <w:tblGrid>
        <w:gridCol w:w="3809"/>
        <w:gridCol w:w="2847"/>
        <w:gridCol w:w="2360"/>
      </w:tblGrid>
      <w:tr w:rsidR="00B57DF8" w:rsidRPr="00BA7E40" w14:paraId="0933EEBA" w14:textId="7BEF51D5" w:rsidTr="00CF5DB0">
        <w:tc>
          <w:tcPr>
            <w:tcW w:w="2112" w:type="pct"/>
            <w:vMerge w:val="restart"/>
          </w:tcPr>
          <w:p w14:paraId="3E7D95A1" w14:textId="77777777" w:rsidR="00B57DF8" w:rsidRPr="00BA7E40" w:rsidRDefault="00B57DF8" w:rsidP="00360F56">
            <w:pPr>
              <w:rPr>
                <w:rFonts w:ascii="Times New Roman" w:hAnsi="Times New Roman" w:cs="Times New Roman"/>
                <w:b/>
                <w:color w:val="1C1C1C"/>
                <w:shd w:val="clear" w:color="auto" w:fill="FFFFFF"/>
              </w:rPr>
            </w:pPr>
            <w:r w:rsidRPr="00BA7E40">
              <w:rPr>
                <w:rFonts w:ascii="Times New Roman" w:hAnsi="Times New Roman" w:cs="Times New Roman"/>
                <w:b/>
                <w:color w:val="1C1C1C"/>
                <w:shd w:val="clear" w:color="auto" w:fill="FFFFFF"/>
              </w:rPr>
              <w:t>Variables</w:t>
            </w:r>
          </w:p>
        </w:tc>
        <w:tc>
          <w:tcPr>
            <w:tcW w:w="1579" w:type="pct"/>
            <w:tcBorders>
              <w:left w:val="single" w:sz="4" w:space="0" w:color="auto"/>
              <w:right w:val="single" w:sz="4" w:space="0" w:color="auto"/>
            </w:tcBorders>
          </w:tcPr>
          <w:p w14:paraId="27CF8230" w14:textId="77777777" w:rsidR="00B57DF8" w:rsidRPr="00BA7E40" w:rsidRDefault="00B57DF8" w:rsidP="00360F56">
            <w:pPr>
              <w:jc w:val="center"/>
              <w:rPr>
                <w:rFonts w:ascii="Times New Roman" w:hAnsi="Times New Roman" w:cs="Times New Roman"/>
                <w:b/>
                <w:color w:val="1C1C1C"/>
                <w:shd w:val="clear" w:color="auto" w:fill="FFFFFF"/>
              </w:rPr>
            </w:pPr>
          </w:p>
        </w:tc>
        <w:tc>
          <w:tcPr>
            <w:tcW w:w="1309" w:type="pct"/>
            <w:tcBorders>
              <w:left w:val="single" w:sz="4" w:space="0" w:color="auto"/>
            </w:tcBorders>
          </w:tcPr>
          <w:p w14:paraId="272359EF" w14:textId="77777777" w:rsidR="00B57DF8" w:rsidRPr="00BA7E40" w:rsidRDefault="00B57DF8" w:rsidP="00360F56">
            <w:pPr>
              <w:jc w:val="center"/>
              <w:rPr>
                <w:rFonts w:ascii="Times New Roman" w:hAnsi="Times New Roman" w:cs="Times New Roman"/>
                <w:b/>
                <w:color w:val="1C1C1C"/>
                <w:shd w:val="clear" w:color="auto" w:fill="FFFFFF"/>
              </w:rPr>
            </w:pPr>
          </w:p>
        </w:tc>
      </w:tr>
      <w:tr w:rsidR="00B57DF8" w:rsidRPr="00BA7E40" w14:paraId="51DF3765" w14:textId="77777777" w:rsidTr="00CF5DB0">
        <w:tc>
          <w:tcPr>
            <w:tcW w:w="2112" w:type="pct"/>
            <w:vMerge/>
          </w:tcPr>
          <w:p w14:paraId="285A13C3" w14:textId="77777777" w:rsidR="00B57DF8" w:rsidRPr="00BA7E40" w:rsidRDefault="00B57DF8" w:rsidP="00360F56">
            <w:pPr>
              <w:rPr>
                <w:rFonts w:ascii="Times New Roman" w:hAnsi="Times New Roman" w:cs="Times New Roman"/>
                <w:b/>
                <w:color w:val="1C1C1C"/>
                <w:shd w:val="clear" w:color="auto" w:fill="FFFFFF"/>
              </w:rPr>
            </w:pPr>
          </w:p>
        </w:tc>
        <w:tc>
          <w:tcPr>
            <w:tcW w:w="1579" w:type="pct"/>
            <w:tcBorders>
              <w:left w:val="single" w:sz="4" w:space="0" w:color="auto"/>
              <w:right w:val="single" w:sz="4" w:space="0" w:color="auto"/>
            </w:tcBorders>
          </w:tcPr>
          <w:p w14:paraId="127CA9AA" w14:textId="77777777" w:rsidR="00B57DF8" w:rsidRPr="00BA7E40" w:rsidRDefault="00B57DF8" w:rsidP="00360F56">
            <w:pPr>
              <w:rPr>
                <w:rFonts w:ascii="Times New Roman" w:hAnsi="Times New Roman" w:cs="Times New Roman"/>
                <w:b/>
                <w:color w:val="1C1C1C"/>
                <w:shd w:val="clear" w:color="auto" w:fill="FFFFFF"/>
              </w:rPr>
            </w:pPr>
            <w:r w:rsidRPr="00BA7E40">
              <w:rPr>
                <w:rFonts w:ascii="Times New Roman" w:hAnsi="Times New Roman" w:cs="Times New Roman"/>
                <w:b/>
                <w:color w:val="1C1C1C"/>
                <w:shd w:val="clear" w:color="auto" w:fill="FFFFFF"/>
              </w:rPr>
              <w:t>95% C</w:t>
            </w:r>
            <w:r>
              <w:rPr>
                <w:rFonts w:ascii="Times New Roman" w:hAnsi="Times New Roman" w:cs="Times New Roman"/>
                <w:b/>
                <w:color w:val="1C1C1C"/>
                <w:shd w:val="clear" w:color="auto" w:fill="FFFFFF"/>
              </w:rPr>
              <w:t xml:space="preserve">onfidence </w:t>
            </w:r>
            <w:r w:rsidRPr="00BA7E40">
              <w:rPr>
                <w:rFonts w:ascii="Times New Roman" w:hAnsi="Times New Roman" w:cs="Times New Roman"/>
                <w:b/>
                <w:color w:val="1C1C1C"/>
                <w:shd w:val="clear" w:color="auto" w:fill="FFFFFF"/>
              </w:rPr>
              <w:t>I</w:t>
            </w:r>
            <w:r>
              <w:rPr>
                <w:rFonts w:ascii="Times New Roman" w:hAnsi="Times New Roman" w:cs="Times New Roman"/>
                <w:b/>
                <w:color w:val="1C1C1C"/>
                <w:shd w:val="clear" w:color="auto" w:fill="FFFFFF"/>
              </w:rPr>
              <w:t>nterval</w:t>
            </w:r>
          </w:p>
        </w:tc>
        <w:tc>
          <w:tcPr>
            <w:tcW w:w="1309" w:type="pct"/>
            <w:tcBorders>
              <w:left w:val="single" w:sz="4" w:space="0" w:color="auto"/>
            </w:tcBorders>
          </w:tcPr>
          <w:p w14:paraId="538595D4" w14:textId="77777777" w:rsidR="00B57DF8" w:rsidRPr="00BA7E40" w:rsidRDefault="00B57DF8" w:rsidP="00360F56">
            <w:pPr>
              <w:rPr>
                <w:rFonts w:ascii="Times New Roman" w:hAnsi="Times New Roman" w:cs="Times New Roman"/>
                <w:b/>
                <w:color w:val="1C1C1C"/>
                <w:shd w:val="clear" w:color="auto" w:fill="FFFFFF"/>
              </w:rPr>
            </w:pPr>
            <w:r w:rsidRPr="00BA7E40">
              <w:rPr>
                <w:rFonts w:ascii="Times New Roman" w:hAnsi="Times New Roman" w:cs="Times New Roman"/>
                <w:b/>
                <w:color w:val="1C1C1C"/>
                <w:shd w:val="clear" w:color="auto" w:fill="FFFFFF"/>
              </w:rPr>
              <w:t>P-value</w:t>
            </w:r>
          </w:p>
        </w:tc>
      </w:tr>
      <w:tr w:rsidR="00A93F4A" w:rsidRPr="00BA7E40" w14:paraId="15E16729" w14:textId="77777777" w:rsidTr="00CF5DB0">
        <w:tc>
          <w:tcPr>
            <w:tcW w:w="2112" w:type="pct"/>
          </w:tcPr>
          <w:p w14:paraId="7B5CF20F" w14:textId="61F86876" w:rsidR="00A93F4A" w:rsidRPr="00BA7E40" w:rsidRDefault="00A93F4A" w:rsidP="00A93F4A">
            <w:pPr>
              <w:rPr>
                <w:rFonts w:ascii="Times New Roman" w:hAnsi="Times New Roman" w:cs="Times New Roman"/>
                <w:color w:val="1C1C1C"/>
                <w:shd w:val="clear" w:color="auto" w:fill="FFFFFF"/>
              </w:rPr>
            </w:pPr>
            <w:r w:rsidRPr="00D6543B">
              <w:rPr>
                <w:rFonts w:ascii="Times New Roman" w:hAnsi="Times New Roman" w:cs="Times New Roman"/>
                <w:sz w:val="24"/>
                <w:szCs w:val="24"/>
              </w:rPr>
              <w:t>Urban-rural ratio</w:t>
            </w:r>
          </w:p>
        </w:tc>
        <w:tc>
          <w:tcPr>
            <w:tcW w:w="1579" w:type="pct"/>
          </w:tcPr>
          <w:p w14:paraId="38F61CB6" w14:textId="341569EC" w:rsidR="00A93F4A" w:rsidRPr="00F4748A" w:rsidRDefault="00943FF3" w:rsidP="00A93F4A">
            <w:pPr>
              <w:rPr>
                <w:rFonts w:ascii="Times New Roman" w:hAnsi="Times New Roman" w:cs="Times New Roman"/>
                <w:shd w:val="clear" w:color="auto" w:fill="FFFFFF"/>
              </w:rPr>
            </w:pPr>
            <w:r>
              <w:rPr>
                <w:rFonts w:ascii="Times New Roman" w:hAnsi="Times New Roman" w:cs="Times New Roman"/>
                <w:shd w:val="clear" w:color="auto" w:fill="FFFFFF"/>
              </w:rPr>
              <w:t>1.0</w:t>
            </w:r>
            <w:ins w:id="262" w:author="Mohammad Nayeem Hasan" w:date="2024-01-19T01:56:00Z">
              <w:r w:rsidR="00DA587B">
                <w:rPr>
                  <w:rFonts w:ascii="Times New Roman" w:hAnsi="Times New Roman" w:cs="Times New Roman"/>
                  <w:shd w:val="clear" w:color="auto" w:fill="FFFFFF"/>
                </w:rPr>
                <w:t>3</w:t>
              </w:r>
            </w:ins>
            <w:del w:id="263" w:author="Mohammad Nayeem Hasan" w:date="2024-01-19T01:56:00Z">
              <w:r w:rsidDel="00DA587B">
                <w:rPr>
                  <w:rFonts w:ascii="Times New Roman" w:hAnsi="Times New Roman" w:cs="Times New Roman"/>
                  <w:shd w:val="clear" w:color="auto" w:fill="FFFFFF"/>
                </w:rPr>
                <w:delText>9</w:delText>
              </w:r>
            </w:del>
            <w:r>
              <w:rPr>
                <w:rFonts w:ascii="Times New Roman" w:hAnsi="Times New Roman" w:cs="Times New Roman"/>
                <w:shd w:val="clear" w:color="auto" w:fill="FFFFFF"/>
              </w:rPr>
              <w:t xml:space="preserve"> (1.0</w:t>
            </w:r>
            <w:ins w:id="264" w:author="Mohammad Nayeem Hasan" w:date="2024-01-19T01:56:00Z">
              <w:r w:rsidR="00DA587B">
                <w:rPr>
                  <w:rFonts w:ascii="Times New Roman" w:hAnsi="Times New Roman" w:cs="Times New Roman"/>
                  <w:shd w:val="clear" w:color="auto" w:fill="FFFFFF"/>
                </w:rPr>
                <w:t>2</w:t>
              </w:r>
            </w:ins>
            <w:del w:id="265" w:author="Mohammad Nayeem Hasan" w:date="2024-01-19T01:56:00Z">
              <w:r w:rsidDel="00DA587B">
                <w:rPr>
                  <w:rFonts w:ascii="Times New Roman" w:hAnsi="Times New Roman" w:cs="Times New Roman"/>
                  <w:shd w:val="clear" w:color="auto" w:fill="FFFFFF"/>
                </w:rPr>
                <w:delText>4</w:delText>
              </w:r>
            </w:del>
            <w:r>
              <w:rPr>
                <w:rFonts w:ascii="Times New Roman" w:hAnsi="Times New Roman" w:cs="Times New Roman"/>
                <w:shd w:val="clear" w:color="auto" w:fill="FFFFFF"/>
              </w:rPr>
              <w:t xml:space="preserve"> – 1.</w:t>
            </w:r>
            <w:ins w:id="266" w:author="Mohammad Nayeem Hasan" w:date="2024-01-19T01:57:00Z">
              <w:r w:rsidR="00DA587B">
                <w:rPr>
                  <w:rFonts w:ascii="Times New Roman" w:hAnsi="Times New Roman" w:cs="Times New Roman"/>
                  <w:shd w:val="clear" w:color="auto" w:fill="FFFFFF"/>
                </w:rPr>
                <w:t>05</w:t>
              </w:r>
            </w:ins>
            <w:del w:id="267" w:author="Mohammad Nayeem Hasan" w:date="2024-01-19T01:57:00Z">
              <w:r w:rsidDel="00DA587B">
                <w:rPr>
                  <w:rFonts w:ascii="Times New Roman" w:hAnsi="Times New Roman" w:cs="Times New Roman"/>
                  <w:shd w:val="clear" w:color="auto" w:fill="FFFFFF"/>
                </w:rPr>
                <w:delText>16</w:delText>
              </w:r>
            </w:del>
            <w:r>
              <w:rPr>
                <w:rFonts w:ascii="Times New Roman" w:hAnsi="Times New Roman" w:cs="Times New Roman"/>
                <w:shd w:val="clear" w:color="auto" w:fill="FFFFFF"/>
              </w:rPr>
              <w:t>)</w:t>
            </w:r>
          </w:p>
        </w:tc>
        <w:tc>
          <w:tcPr>
            <w:tcW w:w="1309" w:type="pct"/>
          </w:tcPr>
          <w:p w14:paraId="54B85253" w14:textId="6EA052D4" w:rsidR="00A93F4A" w:rsidRPr="00F4748A" w:rsidRDefault="00A93F4A" w:rsidP="00A93F4A">
            <w:pPr>
              <w:rPr>
                <w:rFonts w:ascii="Times New Roman" w:hAnsi="Times New Roman" w:cs="Times New Roman"/>
                <w:shd w:val="clear" w:color="auto" w:fill="FFFFFF"/>
              </w:rPr>
            </w:pPr>
            <w:r w:rsidRPr="00F4748A">
              <w:rPr>
                <w:rFonts w:ascii="Times New Roman" w:hAnsi="Times New Roman" w:cs="Times New Roman"/>
                <w:shd w:val="clear" w:color="auto" w:fill="FFFFFF"/>
              </w:rPr>
              <w:t>&lt;0.001</w:t>
            </w:r>
          </w:p>
        </w:tc>
      </w:tr>
      <w:tr w:rsidR="00A93F4A" w:rsidRPr="00BA7E40" w14:paraId="698775AF" w14:textId="77777777" w:rsidTr="00CF5DB0">
        <w:tc>
          <w:tcPr>
            <w:tcW w:w="2112" w:type="pct"/>
          </w:tcPr>
          <w:p w14:paraId="033F49BE" w14:textId="27D3FE05" w:rsidR="00A93F4A" w:rsidRPr="00BA7E40" w:rsidRDefault="00A93F4A" w:rsidP="00A93F4A">
            <w:pPr>
              <w:rPr>
                <w:rFonts w:ascii="Times New Roman" w:hAnsi="Times New Roman" w:cs="Times New Roman"/>
                <w:color w:val="1C1C1C"/>
                <w:shd w:val="clear" w:color="auto" w:fill="FFFFFF"/>
              </w:rPr>
            </w:pPr>
            <w:r w:rsidRPr="00D6543B">
              <w:rPr>
                <w:rFonts w:ascii="Times New Roman" w:hAnsi="Times New Roman" w:cs="Times New Roman"/>
                <w:sz w:val="24"/>
                <w:szCs w:val="24"/>
              </w:rPr>
              <w:t>Population density</w:t>
            </w:r>
          </w:p>
        </w:tc>
        <w:tc>
          <w:tcPr>
            <w:tcW w:w="1579" w:type="pct"/>
          </w:tcPr>
          <w:p w14:paraId="537FBE2C" w14:textId="4A1DF9B2" w:rsidR="00A93F4A" w:rsidRPr="00F4748A" w:rsidRDefault="00943FF3" w:rsidP="00A93F4A">
            <w:pPr>
              <w:rPr>
                <w:rFonts w:ascii="Times New Roman" w:hAnsi="Times New Roman" w:cs="Times New Roman"/>
                <w:shd w:val="clear" w:color="auto" w:fill="FFFFFF"/>
              </w:rPr>
            </w:pPr>
            <w:r>
              <w:rPr>
                <w:rFonts w:ascii="Times New Roman" w:hAnsi="Times New Roman" w:cs="Times New Roman"/>
                <w:shd w:val="clear" w:color="auto" w:fill="FFFFFF"/>
              </w:rPr>
              <w:t>0.99 (0.99 -</w:t>
            </w:r>
            <w:r w:rsidR="00A93F4A" w:rsidRPr="00F4748A">
              <w:rPr>
                <w:rFonts w:ascii="Times New Roman" w:hAnsi="Times New Roman" w:cs="Times New Roman"/>
                <w:shd w:val="clear" w:color="auto" w:fill="FFFFFF"/>
              </w:rPr>
              <w:t xml:space="preserve"> 1.</w:t>
            </w:r>
            <w:r>
              <w:rPr>
                <w:rFonts w:ascii="Times New Roman" w:hAnsi="Times New Roman" w:cs="Times New Roman"/>
                <w:shd w:val="clear" w:color="auto" w:fill="FFFFFF"/>
              </w:rPr>
              <w:t>00)</w:t>
            </w:r>
          </w:p>
        </w:tc>
        <w:tc>
          <w:tcPr>
            <w:tcW w:w="1309" w:type="pct"/>
          </w:tcPr>
          <w:p w14:paraId="66AF7CB1" w14:textId="334B4969" w:rsidR="00A93F4A" w:rsidRPr="00F4748A" w:rsidRDefault="00E2667B" w:rsidP="00A93F4A">
            <w:pPr>
              <w:rPr>
                <w:rFonts w:ascii="Times New Roman" w:hAnsi="Times New Roman" w:cs="Times New Roman"/>
                <w:shd w:val="clear" w:color="auto" w:fill="FFFFFF"/>
              </w:rPr>
            </w:pPr>
            <w:r>
              <w:rPr>
                <w:rFonts w:ascii="Times New Roman" w:hAnsi="Times New Roman" w:cs="Times New Roman"/>
                <w:shd w:val="clear" w:color="auto" w:fill="FFFFFF"/>
              </w:rPr>
              <w:t>0.</w:t>
            </w:r>
            <w:ins w:id="268" w:author="Mohammad Nayeem Hasan" w:date="2024-01-19T01:57:00Z">
              <w:r w:rsidR="00DA587B">
                <w:rPr>
                  <w:rFonts w:ascii="Times New Roman" w:hAnsi="Times New Roman" w:cs="Times New Roman"/>
                  <w:shd w:val="clear" w:color="auto" w:fill="FFFFFF"/>
                </w:rPr>
                <w:t>143</w:t>
              </w:r>
            </w:ins>
            <w:del w:id="269" w:author="Mohammad Nayeem Hasan" w:date="2024-01-19T01:57:00Z">
              <w:r w:rsidDel="00DA587B">
                <w:rPr>
                  <w:rFonts w:ascii="Times New Roman" w:hAnsi="Times New Roman" w:cs="Times New Roman"/>
                  <w:shd w:val="clear" w:color="auto" w:fill="FFFFFF"/>
                </w:rPr>
                <w:delText>089</w:delText>
              </w:r>
            </w:del>
          </w:p>
        </w:tc>
      </w:tr>
      <w:tr w:rsidR="00A93F4A" w:rsidRPr="00BA7E40" w14:paraId="00B6E154" w14:textId="77777777" w:rsidTr="00CF5DB0">
        <w:tc>
          <w:tcPr>
            <w:tcW w:w="2112" w:type="pct"/>
          </w:tcPr>
          <w:p w14:paraId="0CBAA80C" w14:textId="3D0A2A1C" w:rsidR="00A93F4A" w:rsidRPr="00BA7E40" w:rsidRDefault="00A93F4A" w:rsidP="00A93F4A">
            <w:pPr>
              <w:rPr>
                <w:rFonts w:ascii="Times New Roman" w:hAnsi="Times New Roman" w:cs="Times New Roman"/>
                <w:color w:val="1C1C1C"/>
                <w:shd w:val="clear" w:color="auto" w:fill="FFFFFF"/>
              </w:rPr>
            </w:pPr>
            <w:r w:rsidRPr="00D6543B">
              <w:rPr>
                <w:rFonts w:ascii="Times New Roman" w:hAnsi="Times New Roman" w:cs="Times New Roman"/>
                <w:sz w:val="24"/>
                <w:szCs w:val="24"/>
              </w:rPr>
              <w:t>Distance from Dhaka (capital city)</w:t>
            </w:r>
          </w:p>
        </w:tc>
        <w:tc>
          <w:tcPr>
            <w:tcW w:w="1579" w:type="pct"/>
          </w:tcPr>
          <w:p w14:paraId="3D0BB574" w14:textId="38DA3516" w:rsidR="00A93F4A" w:rsidRPr="00F4748A" w:rsidRDefault="00943FF3" w:rsidP="00A93F4A">
            <w:pPr>
              <w:rPr>
                <w:rFonts w:ascii="Times New Roman" w:hAnsi="Times New Roman" w:cs="Times New Roman"/>
                <w:shd w:val="clear" w:color="auto" w:fill="FFFFFF"/>
              </w:rPr>
            </w:pPr>
            <w:r>
              <w:rPr>
                <w:rFonts w:ascii="Times New Roman" w:hAnsi="Times New Roman" w:cs="Times New Roman"/>
                <w:shd w:val="clear" w:color="auto" w:fill="FFFFFF"/>
              </w:rPr>
              <w:t>0.99 (0.99 -</w:t>
            </w:r>
            <w:r w:rsidRPr="00F4748A">
              <w:rPr>
                <w:rFonts w:ascii="Times New Roman" w:hAnsi="Times New Roman" w:cs="Times New Roman"/>
                <w:shd w:val="clear" w:color="auto" w:fill="FFFFFF"/>
              </w:rPr>
              <w:t xml:space="preserve"> 1.</w:t>
            </w:r>
            <w:r>
              <w:rPr>
                <w:rFonts w:ascii="Times New Roman" w:hAnsi="Times New Roman" w:cs="Times New Roman"/>
                <w:shd w:val="clear" w:color="auto" w:fill="FFFFFF"/>
              </w:rPr>
              <w:t>00)</w:t>
            </w:r>
          </w:p>
        </w:tc>
        <w:tc>
          <w:tcPr>
            <w:tcW w:w="1309" w:type="pct"/>
          </w:tcPr>
          <w:p w14:paraId="053D06E0" w14:textId="40FEB697" w:rsidR="00A93F4A" w:rsidRPr="00F4748A" w:rsidRDefault="00E2667B" w:rsidP="00A93F4A">
            <w:pPr>
              <w:rPr>
                <w:rFonts w:ascii="Times New Roman" w:hAnsi="Times New Roman" w:cs="Times New Roman"/>
                <w:shd w:val="clear" w:color="auto" w:fill="FFFFFF"/>
              </w:rPr>
            </w:pPr>
            <w:r>
              <w:rPr>
                <w:rFonts w:ascii="Times New Roman" w:hAnsi="Times New Roman" w:cs="Times New Roman"/>
                <w:shd w:val="clear" w:color="auto" w:fill="FFFFFF"/>
              </w:rPr>
              <w:t>0.</w:t>
            </w:r>
            <w:ins w:id="270" w:author="Mohammad Nayeem Hasan" w:date="2024-01-19T01:57:00Z">
              <w:r w:rsidR="00DA587B">
                <w:rPr>
                  <w:rFonts w:ascii="Times New Roman" w:hAnsi="Times New Roman" w:cs="Times New Roman"/>
                  <w:shd w:val="clear" w:color="auto" w:fill="FFFFFF"/>
                </w:rPr>
                <w:t>253</w:t>
              </w:r>
            </w:ins>
            <w:del w:id="271" w:author="Mohammad Nayeem Hasan" w:date="2024-01-19T01:57:00Z">
              <w:r w:rsidDel="00DA587B">
                <w:rPr>
                  <w:rFonts w:ascii="Times New Roman" w:hAnsi="Times New Roman" w:cs="Times New Roman"/>
                  <w:shd w:val="clear" w:color="auto" w:fill="FFFFFF"/>
                </w:rPr>
                <w:delText>708</w:delText>
              </w:r>
            </w:del>
          </w:p>
        </w:tc>
      </w:tr>
      <w:tr w:rsidR="00A93F4A" w:rsidRPr="00BA7E40" w14:paraId="40A44B6D" w14:textId="77777777" w:rsidTr="00CF5DB0">
        <w:tc>
          <w:tcPr>
            <w:tcW w:w="2112" w:type="pct"/>
          </w:tcPr>
          <w:p w14:paraId="02EEFD08" w14:textId="3BD87CB4" w:rsidR="00A93F4A" w:rsidRPr="00BA7E40" w:rsidRDefault="00A93F4A" w:rsidP="00A93F4A">
            <w:pPr>
              <w:rPr>
                <w:rFonts w:ascii="Times New Roman" w:hAnsi="Times New Roman" w:cs="Times New Roman"/>
                <w:color w:val="1C1C1C"/>
                <w:shd w:val="clear" w:color="auto" w:fill="FFFFFF"/>
              </w:rPr>
            </w:pPr>
            <w:r>
              <w:rPr>
                <w:rFonts w:ascii="Times New Roman" w:hAnsi="Times New Roman" w:cs="Times New Roman"/>
                <w:sz w:val="24"/>
                <w:szCs w:val="24"/>
              </w:rPr>
              <w:t>Daily average temperature</w:t>
            </w:r>
          </w:p>
        </w:tc>
        <w:tc>
          <w:tcPr>
            <w:tcW w:w="1579" w:type="pct"/>
          </w:tcPr>
          <w:p w14:paraId="7E979857" w14:textId="6F07DE78" w:rsidR="00A93F4A" w:rsidRPr="00F4748A" w:rsidRDefault="00943FF3" w:rsidP="00A93F4A">
            <w:pPr>
              <w:rPr>
                <w:rFonts w:ascii="Times New Roman" w:hAnsi="Times New Roman" w:cs="Times New Roman"/>
                <w:shd w:val="clear" w:color="auto" w:fill="FFFFFF"/>
              </w:rPr>
            </w:pPr>
            <w:r>
              <w:rPr>
                <w:rFonts w:ascii="Times New Roman" w:hAnsi="Times New Roman" w:cs="Times New Roman"/>
                <w:shd w:val="clear" w:color="auto" w:fill="FFFFFF"/>
              </w:rPr>
              <w:t>1.</w:t>
            </w:r>
            <w:ins w:id="272" w:author="Mohammad Nayeem Hasan" w:date="2024-01-19T01:56:00Z">
              <w:r w:rsidR="00DA587B">
                <w:rPr>
                  <w:rFonts w:ascii="Times New Roman" w:hAnsi="Times New Roman" w:cs="Times New Roman"/>
                  <w:shd w:val="clear" w:color="auto" w:fill="FFFFFF"/>
                </w:rPr>
                <w:t>01</w:t>
              </w:r>
            </w:ins>
            <w:del w:id="273" w:author="Mohammad Nayeem Hasan" w:date="2024-01-19T01:56:00Z">
              <w:r w:rsidDel="00DA587B">
                <w:rPr>
                  <w:rFonts w:ascii="Times New Roman" w:hAnsi="Times New Roman" w:cs="Times New Roman"/>
                  <w:shd w:val="clear" w:color="auto" w:fill="FFFFFF"/>
                </w:rPr>
                <w:delText>20</w:delText>
              </w:r>
            </w:del>
            <w:r>
              <w:rPr>
                <w:rFonts w:ascii="Times New Roman" w:hAnsi="Times New Roman" w:cs="Times New Roman"/>
                <w:shd w:val="clear" w:color="auto" w:fill="FFFFFF"/>
              </w:rPr>
              <w:t xml:space="preserve"> (1.</w:t>
            </w:r>
            <w:ins w:id="274" w:author="Mohammad Nayeem Hasan" w:date="2024-01-19T01:57:00Z">
              <w:r w:rsidR="00DA587B">
                <w:rPr>
                  <w:rFonts w:ascii="Times New Roman" w:hAnsi="Times New Roman" w:cs="Times New Roman"/>
                  <w:shd w:val="clear" w:color="auto" w:fill="FFFFFF"/>
                </w:rPr>
                <w:t>01</w:t>
              </w:r>
            </w:ins>
            <w:del w:id="275" w:author="Mohammad Nayeem Hasan" w:date="2024-01-19T01:56:00Z">
              <w:r w:rsidDel="00DA587B">
                <w:rPr>
                  <w:rFonts w:ascii="Times New Roman" w:hAnsi="Times New Roman" w:cs="Times New Roman"/>
                  <w:shd w:val="clear" w:color="auto" w:fill="FFFFFF"/>
                </w:rPr>
                <w:delText>17</w:delText>
              </w:r>
            </w:del>
            <w:r>
              <w:rPr>
                <w:rFonts w:ascii="Times New Roman" w:hAnsi="Times New Roman" w:cs="Times New Roman"/>
                <w:shd w:val="clear" w:color="auto" w:fill="FFFFFF"/>
              </w:rPr>
              <w:t xml:space="preserve"> - 1.</w:t>
            </w:r>
            <w:ins w:id="276" w:author="Mohammad Nayeem Hasan" w:date="2024-01-19T01:57:00Z">
              <w:r w:rsidR="00DA587B">
                <w:rPr>
                  <w:rFonts w:ascii="Times New Roman" w:hAnsi="Times New Roman" w:cs="Times New Roman"/>
                  <w:shd w:val="clear" w:color="auto" w:fill="FFFFFF"/>
                </w:rPr>
                <w:t>02</w:t>
              </w:r>
            </w:ins>
            <w:del w:id="277" w:author="Mohammad Nayeem Hasan" w:date="2024-01-19T01:57:00Z">
              <w:r w:rsidDel="00DA587B">
                <w:rPr>
                  <w:rFonts w:ascii="Times New Roman" w:hAnsi="Times New Roman" w:cs="Times New Roman"/>
                  <w:shd w:val="clear" w:color="auto" w:fill="FFFFFF"/>
                </w:rPr>
                <w:delText>23</w:delText>
              </w:r>
            </w:del>
            <w:r>
              <w:rPr>
                <w:rFonts w:ascii="Times New Roman" w:hAnsi="Times New Roman" w:cs="Times New Roman"/>
                <w:shd w:val="clear" w:color="auto" w:fill="FFFFFF"/>
              </w:rPr>
              <w:t>)</w:t>
            </w:r>
            <w:r w:rsidR="00A93F4A" w:rsidRPr="00F4748A">
              <w:rPr>
                <w:rFonts w:ascii="Times New Roman" w:hAnsi="Times New Roman" w:cs="Times New Roman"/>
                <w:shd w:val="clear" w:color="auto" w:fill="FFFFFF"/>
              </w:rPr>
              <w:t xml:space="preserve"> </w:t>
            </w:r>
          </w:p>
        </w:tc>
        <w:tc>
          <w:tcPr>
            <w:tcW w:w="1309" w:type="pct"/>
          </w:tcPr>
          <w:p w14:paraId="18BC48BE" w14:textId="7EC07104" w:rsidR="00A93F4A" w:rsidRPr="00F4748A" w:rsidRDefault="00A93F4A" w:rsidP="00A93F4A">
            <w:pPr>
              <w:rPr>
                <w:rFonts w:ascii="Times New Roman" w:hAnsi="Times New Roman" w:cs="Times New Roman"/>
                <w:shd w:val="clear" w:color="auto" w:fill="FFFFFF"/>
              </w:rPr>
            </w:pPr>
            <w:r w:rsidRPr="00F4748A">
              <w:rPr>
                <w:rFonts w:ascii="Times New Roman" w:hAnsi="Times New Roman" w:cs="Times New Roman"/>
                <w:shd w:val="clear" w:color="auto" w:fill="FFFFFF"/>
              </w:rPr>
              <w:t>&lt;0.00</w:t>
            </w:r>
            <w:r w:rsidR="00CB1E98">
              <w:rPr>
                <w:rFonts w:ascii="Times New Roman" w:hAnsi="Times New Roman" w:cs="Times New Roman"/>
                <w:shd w:val="clear" w:color="auto" w:fill="FFFFFF"/>
              </w:rPr>
              <w:t>1</w:t>
            </w:r>
          </w:p>
        </w:tc>
      </w:tr>
      <w:tr w:rsidR="00A93F4A" w:rsidRPr="00BA7E40" w14:paraId="15008308" w14:textId="77777777" w:rsidTr="00CF5DB0">
        <w:tc>
          <w:tcPr>
            <w:tcW w:w="2112" w:type="pct"/>
          </w:tcPr>
          <w:p w14:paraId="79EE7E51" w14:textId="3417669E" w:rsidR="00A93F4A" w:rsidRPr="00BA7E40" w:rsidRDefault="00A93F4A" w:rsidP="00A93F4A">
            <w:pPr>
              <w:rPr>
                <w:rFonts w:ascii="Times New Roman" w:hAnsi="Times New Roman" w:cs="Times New Roman"/>
                <w:color w:val="1C1C1C"/>
                <w:shd w:val="clear" w:color="auto" w:fill="FFFFFF"/>
              </w:rPr>
            </w:pPr>
            <w:r>
              <w:rPr>
                <w:rFonts w:ascii="Times New Roman" w:hAnsi="Times New Roman" w:cs="Times New Roman"/>
                <w:sz w:val="24"/>
                <w:szCs w:val="24"/>
              </w:rPr>
              <w:t>Daily total rainfall</w:t>
            </w:r>
          </w:p>
        </w:tc>
        <w:tc>
          <w:tcPr>
            <w:tcW w:w="1579" w:type="pct"/>
          </w:tcPr>
          <w:p w14:paraId="0171A3C9" w14:textId="5C1C6A35" w:rsidR="00A93F4A" w:rsidRPr="00F4748A" w:rsidRDefault="00943FF3" w:rsidP="00A93F4A">
            <w:pPr>
              <w:rPr>
                <w:rFonts w:ascii="Times New Roman" w:hAnsi="Times New Roman" w:cs="Times New Roman"/>
                <w:shd w:val="clear" w:color="auto" w:fill="FFFFFF"/>
              </w:rPr>
            </w:pPr>
            <w:r>
              <w:rPr>
                <w:rFonts w:ascii="Times New Roman" w:hAnsi="Times New Roman" w:cs="Times New Roman"/>
                <w:shd w:val="clear" w:color="auto" w:fill="FFFFFF"/>
              </w:rPr>
              <w:t>1.01 (1.01 – 1.0</w:t>
            </w:r>
            <w:ins w:id="278" w:author="Mohammad Nayeem Hasan" w:date="2024-01-19T02:01:00Z">
              <w:r w:rsidR="002F5E73">
                <w:rPr>
                  <w:rFonts w:ascii="Times New Roman" w:hAnsi="Times New Roman" w:cs="Times New Roman"/>
                  <w:shd w:val="clear" w:color="auto" w:fill="FFFFFF"/>
                </w:rPr>
                <w:t>2</w:t>
              </w:r>
            </w:ins>
            <w:del w:id="279" w:author="Mohammad Nayeem Hasan" w:date="2024-01-19T01:57:00Z">
              <w:r w:rsidDel="00DA587B">
                <w:rPr>
                  <w:rFonts w:ascii="Times New Roman" w:hAnsi="Times New Roman" w:cs="Times New Roman"/>
                  <w:shd w:val="clear" w:color="auto" w:fill="FFFFFF"/>
                </w:rPr>
                <w:delText>2</w:delText>
              </w:r>
            </w:del>
            <w:r>
              <w:rPr>
                <w:rFonts w:ascii="Times New Roman" w:hAnsi="Times New Roman" w:cs="Times New Roman"/>
                <w:shd w:val="clear" w:color="auto" w:fill="FFFFFF"/>
              </w:rPr>
              <w:t xml:space="preserve">) </w:t>
            </w:r>
            <w:r w:rsidR="00A93F4A" w:rsidRPr="00F4748A">
              <w:rPr>
                <w:rFonts w:ascii="Times New Roman" w:hAnsi="Times New Roman" w:cs="Times New Roman"/>
                <w:shd w:val="clear" w:color="auto" w:fill="FFFFFF"/>
              </w:rPr>
              <w:t xml:space="preserve"> </w:t>
            </w:r>
          </w:p>
        </w:tc>
        <w:tc>
          <w:tcPr>
            <w:tcW w:w="1309" w:type="pct"/>
          </w:tcPr>
          <w:p w14:paraId="7FA50E83" w14:textId="333CA930" w:rsidR="00A93F4A" w:rsidRPr="00F4748A" w:rsidRDefault="00A93F4A" w:rsidP="00A93F4A">
            <w:pPr>
              <w:rPr>
                <w:rFonts w:ascii="Times New Roman" w:hAnsi="Times New Roman" w:cs="Times New Roman"/>
                <w:shd w:val="clear" w:color="auto" w:fill="FFFFFF"/>
              </w:rPr>
            </w:pPr>
            <w:r w:rsidRPr="00F4748A">
              <w:rPr>
                <w:rFonts w:ascii="Times New Roman" w:hAnsi="Times New Roman" w:cs="Times New Roman"/>
                <w:shd w:val="clear" w:color="auto" w:fill="FFFFFF"/>
              </w:rPr>
              <w:t>&lt;0.001</w:t>
            </w:r>
          </w:p>
        </w:tc>
      </w:tr>
      <w:tr w:rsidR="00943FF3" w:rsidRPr="00BA7E40" w:rsidDel="00DA587B" w14:paraId="3FECD843" w14:textId="03AEFD37" w:rsidTr="00E752E1">
        <w:trPr>
          <w:del w:id="280" w:author="Mohammad Nayeem Hasan" w:date="2024-01-19T01:52:00Z"/>
        </w:trPr>
        <w:tc>
          <w:tcPr>
            <w:tcW w:w="2112" w:type="pct"/>
          </w:tcPr>
          <w:p w14:paraId="75E59051" w14:textId="0D0CA852" w:rsidR="00943FF3" w:rsidDel="00DA587B" w:rsidRDefault="00943FF3" w:rsidP="00A93F4A">
            <w:pPr>
              <w:rPr>
                <w:del w:id="281" w:author="Mohammad Nayeem Hasan" w:date="2024-01-19T01:52:00Z"/>
                <w:rFonts w:ascii="Times New Roman" w:hAnsi="Times New Roman" w:cs="Times New Roman"/>
                <w:sz w:val="24"/>
                <w:szCs w:val="24"/>
              </w:rPr>
            </w:pPr>
            <w:del w:id="282" w:author="Mohammad Nayeem Hasan" w:date="2024-01-19T01:52:00Z">
              <w:r w:rsidDel="00DA587B">
                <w:rPr>
                  <w:rFonts w:ascii="Times New Roman" w:hAnsi="Times New Roman" w:cs="Times New Roman"/>
                  <w:sz w:val="24"/>
                  <w:szCs w:val="24"/>
                </w:rPr>
                <w:delText>Location</w:delText>
              </w:r>
            </w:del>
          </w:p>
        </w:tc>
        <w:tc>
          <w:tcPr>
            <w:tcW w:w="1579" w:type="pct"/>
          </w:tcPr>
          <w:p w14:paraId="02DE7428" w14:textId="173538F0" w:rsidR="00943FF3" w:rsidDel="00DA587B" w:rsidRDefault="00943FF3" w:rsidP="00A93F4A">
            <w:pPr>
              <w:rPr>
                <w:del w:id="283" w:author="Mohammad Nayeem Hasan" w:date="2024-01-19T01:52:00Z"/>
                <w:rFonts w:ascii="Times New Roman" w:hAnsi="Times New Roman" w:cs="Times New Roman"/>
                <w:shd w:val="clear" w:color="auto" w:fill="FFFFFF"/>
              </w:rPr>
            </w:pPr>
            <w:del w:id="284" w:author="Mohammad Nayeem Hasan" w:date="2024-01-19T01:52:00Z">
              <w:r w:rsidDel="00DA587B">
                <w:rPr>
                  <w:rFonts w:ascii="Times New Roman" w:hAnsi="Times New Roman" w:cs="Times New Roman"/>
                  <w:shd w:val="clear" w:color="auto" w:fill="FFFFFF"/>
                </w:rPr>
                <w:delText>2.22 (1.62 – 3.72)</w:delText>
              </w:r>
            </w:del>
          </w:p>
        </w:tc>
        <w:tc>
          <w:tcPr>
            <w:tcW w:w="1309" w:type="pct"/>
          </w:tcPr>
          <w:p w14:paraId="2B1AD868" w14:textId="6FD619F7" w:rsidR="00943FF3" w:rsidRPr="00F4748A" w:rsidDel="00DA587B" w:rsidRDefault="00943FF3" w:rsidP="00A93F4A">
            <w:pPr>
              <w:rPr>
                <w:del w:id="285" w:author="Mohammad Nayeem Hasan" w:date="2024-01-19T01:52:00Z"/>
                <w:rFonts w:ascii="Times New Roman" w:hAnsi="Times New Roman" w:cs="Times New Roman"/>
                <w:shd w:val="clear" w:color="auto" w:fill="FFFFFF"/>
              </w:rPr>
            </w:pPr>
          </w:p>
        </w:tc>
      </w:tr>
      <w:tr w:rsidR="00B57DF8" w:rsidRPr="00BA7E40" w14:paraId="66A841BF" w14:textId="77777777" w:rsidTr="00CF5DB0">
        <w:tc>
          <w:tcPr>
            <w:tcW w:w="2112" w:type="pct"/>
          </w:tcPr>
          <w:p w14:paraId="36FE1BD9" w14:textId="77777777" w:rsidR="00B57DF8" w:rsidRPr="00BA7E40" w:rsidRDefault="00B57DF8" w:rsidP="00360F56">
            <w:pPr>
              <w:rPr>
                <w:rFonts w:ascii="Times New Roman" w:hAnsi="Times New Roman" w:cs="Times New Roman"/>
                <w:b/>
                <w:color w:val="1C1C1C"/>
                <w:shd w:val="clear" w:color="auto" w:fill="FFFFFF"/>
              </w:rPr>
            </w:pPr>
            <w:r w:rsidRPr="00BA7E40">
              <w:rPr>
                <w:rFonts w:ascii="Times New Roman" w:hAnsi="Times New Roman" w:cs="Times New Roman"/>
                <w:b/>
                <w:color w:val="1C1C1C"/>
                <w:shd w:val="clear" w:color="auto" w:fill="FFFFFF"/>
              </w:rPr>
              <w:t>Groups   Name</w:t>
            </w:r>
          </w:p>
        </w:tc>
        <w:tc>
          <w:tcPr>
            <w:tcW w:w="1579" w:type="pct"/>
          </w:tcPr>
          <w:p w14:paraId="234CEE0E" w14:textId="321ACA13" w:rsidR="00B57DF8" w:rsidRPr="00BA7E40" w:rsidRDefault="00E752E1" w:rsidP="00360F56">
            <w:pPr>
              <w:rPr>
                <w:rFonts w:ascii="Times New Roman" w:hAnsi="Times New Roman" w:cs="Times New Roman"/>
                <w:b/>
                <w:color w:val="1C1C1C"/>
                <w:shd w:val="clear" w:color="auto" w:fill="FFFFFF"/>
              </w:rPr>
            </w:pPr>
            <w:r>
              <w:rPr>
                <w:rFonts w:ascii="Times New Roman" w:hAnsi="Times New Roman" w:cs="Times New Roman"/>
                <w:b/>
                <w:color w:val="1C1C1C"/>
                <w:shd w:val="clear" w:color="auto" w:fill="FFFFFF"/>
              </w:rPr>
              <w:t>Variance</w:t>
            </w:r>
          </w:p>
        </w:tc>
        <w:tc>
          <w:tcPr>
            <w:tcW w:w="1309" w:type="pct"/>
          </w:tcPr>
          <w:p w14:paraId="5955524C" w14:textId="77EC784B" w:rsidR="00B57DF8" w:rsidRPr="00BA7E40" w:rsidRDefault="00E752E1" w:rsidP="00360F56">
            <w:pPr>
              <w:rPr>
                <w:rFonts w:ascii="Times New Roman" w:hAnsi="Times New Roman" w:cs="Times New Roman"/>
                <w:color w:val="1C1C1C"/>
                <w:shd w:val="clear" w:color="auto" w:fill="FFFFFF"/>
              </w:rPr>
            </w:pPr>
            <w:r w:rsidRPr="00BA7E40">
              <w:rPr>
                <w:rFonts w:ascii="Times New Roman" w:hAnsi="Times New Roman" w:cs="Times New Roman"/>
                <w:b/>
                <w:color w:val="1C1C1C"/>
                <w:shd w:val="clear" w:color="auto" w:fill="FFFFFF"/>
              </w:rPr>
              <w:t>Standard Deviation</w:t>
            </w:r>
          </w:p>
        </w:tc>
      </w:tr>
      <w:tr w:rsidR="00B57DF8" w:rsidRPr="00BA7E40" w14:paraId="00BBF8F0" w14:textId="77777777" w:rsidTr="00CF5DB0">
        <w:tc>
          <w:tcPr>
            <w:tcW w:w="2112" w:type="pct"/>
          </w:tcPr>
          <w:p w14:paraId="5FEF36AC" w14:textId="77777777" w:rsidR="00B57DF8" w:rsidRPr="00BA7E40" w:rsidRDefault="00B57DF8" w:rsidP="00360F56">
            <w:pPr>
              <w:rPr>
                <w:rFonts w:ascii="Times New Roman" w:hAnsi="Times New Roman" w:cs="Times New Roman"/>
                <w:color w:val="1C1C1C"/>
                <w:shd w:val="clear" w:color="auto" w:fill="FFFFFF"/>
              </w:rPr>
            </w:pPr>
            <w:r w:rsidRPr="00BA7E40">
              <w:rPr>
                <w:rFonts w:ascii="Times New Roman" w:hAnsi="Times New Roman" w:cs="Times New Roman"/>
                <w:color w:val="1C1C1C"/>
                <w:shd w:val="clear" w:color="auto" w:fill="FFFFFF"/>
              </w:rPr>
              <w:t>Location (Intercept)</w:t>
            </w:r>
          </w:p>
        </w:tc>
        <w:tc>
          <w:tcPr>
            <w:tcW w:w="1579" w:type="pct"/>
          </w:tcPr>
          <w:p w14:paraId="6BC7655D" w14:textId="3AABEA7C" w:rsidR="00B57DF8" w:rsidRPr="00F4748A" w:rsidRDefault="00DA587B" w:rsidP="00360F56">
            <w:pPr>
              <w:rPr>
                <w:rFonts w:ascii="Times New Roman" w:hAnsi="Times New Roman" w:cs="Times New Roman"/>
                <w:shd w:val="clear" w:color="auto" w:fill="FFFFFF"/>
              </w:rPr>
            </w:pPr>
            <w:ins w:id="286" w:author="Mohammad Nayeem Hasan" w:date="2024-01-19T01:51:00Z">
              <w:r w:rsidRPr="00DA587B">
                <w:rPr>
                  <w:rFonts w:ascii="Times New Roman" w:hAnsi="Times New Roman" w:cs="Times New Roman"/>
                  <w:shd w:val="clear" w:color="auto" w:fill="FFFFFF"/>
                </w:rPr>
                <w:t>0.01652</w:t>
              </w:r>
            </w:ins>
            <w:del w:id="287" w:author="Mohammad Nayeem Hasan" w:date="2024-01-19T01:51:00Z">
              <w:r w:rsidR="00CD6BBB" w:rsidDel="00DA587B">
                <w:rPr>
                  <w:rFonts w:ascii="Times New Roman" w:hAnsi="Times New Roman" w:cs="Times New Roman"/>
                  <w:shd w:val="clear" w:color="auto" w:fill="FFFFFF"/>
                </w:rPr>
                <w:delText>0.635</w:delText>
              </w:r>
            </w:del>
          </w:p>
        </w:tc>
        <w:tc>
          <w:tcPr>
            <w:tcW w:w="1309" w:type="pct"/>
          </w:tcPr>
          <w:p w14:paraId="5B889F0A" w14:textId="68FFC4AA" w:rsidR="00B57DF8" w:rsidRPr="00F4748A" w:rsidRDefault="00DA587B" w:rsidP="00360F56">
            <w:pPr>
              <w:rPr>
                <w:rFonts w:ascii="Times New Roman" w:hAnsi="Times New Roman" w:cs="Times New Roman"/>
                <w:shd w:val="clear" w:color="auto" w:fill="FFFFFF"/>
              </w:rPr>
            </w:pPr>
            <w:ins w:id="288" w:author="Mohammad Nayeem Hasan" w:date="2024-01-19T01:51:00Z">
              <w:r w:rsidRPr="00DA587B">
                <w:rPr>
                  <w:rFonts w:ascii="Times New Roman" w:hAnsi="Times New Roman" w:cs="Times New Roman"/>
                  <w:shd w:val="clear" w:color="auto" w:fill="FFFFFF"/>
                </w:rPr>
                <w:t>0.1285</w:t>
              </w:r>
            </w:ins>
            <w:del w:id="289" w:author="Mohammad Nayeem Hasan" w:date="2024-01-19T01:51:00Z">
              <w:r w:rsidR="00CD6BBB" w:rsidDel="00DA587B">
                <w:rPr>
                  <w:rFonts w:ascii="Times New Roman" w:hAnsi="Times New Roman" w:cs="Times New Roman"/>
                  <w:shd w:val="clear" w:color="auto" w:fill="FFFFFF"/>
                </w:rPr>
                <w:delText>0.797</w:delText>
              </w:r>
            </w:del>
          </w:p>
        </w:tc>
      </w:tr>
      <w:tr w:rsidR="00B57DF8" w:rsidRPr="00BA7E40" w14:paraId="44D9863D" w14:textId="77777777" w:rsidTr="00CF5DB0">
        <w:tc>
          <w:tcPr>
            <w:tcW w:w="2112" w:type="pct"/>
            <w:tcBorders>
              <w:right w:val="single" w:sz="4" w:space="0" w:color="auto"/>
            </w:tcBorders>
          </w:tcPr>
          <w:p w14:paraId="7B5C83A6" w14:textId="77777777" w:rsidR="00B57DF8" w:rsidRPr="00BA7E40" w:rsidRDefault="00B57DF8" w:rsidP="00360F56">
            <w:pPr>
              <w:rPr>
                <w:rFonts w:ascii="Times New Roman" w:hAnsi="Times New Roman" w:cs="Times New Roman"/>
                <w:color w:val="1C1C1C"/>
                <w:shd w:val="clear" w:color="auto" w:fill="FFFFFF"/>
              </w:rPr>
            </w:pPr>
          </w:p>
        </w:tc>
        <w:tc>
          <w:tcPr>
            <w:tcW w:w="1579" w:type="pct"/>
            <w:tcBorders>
              <w:right w:val="single" w:sz="4" w:space="0" w:color="auto"/>
            </w:tcBorders>
          </w:tcPr>
          <w:p w14:paraId="79210E90" w14:textId="77777777" w:rsidR="00B57DF8" w:rsidRPr="00BA7E40" w:rsidRDefault="00B57DF8" w:rsidP="00360F56">
            <w:pPr>
              <w:rPr>
                <w:rFonts w:ascii="Times New Roman" w:hAnsi="Times New Roman" w:cs="Times New Roman"/>
                <w:color w:val="1C1C1C"/>
                <w:shd w:val="clear" w:color="auto" w:fill="FFFFFF"/>
              </w:rPr>
            </w:pPr>
          </w:p>
        </w:tc>
        <w:tc>
          <w:tcPr>
            <w:tcW w:w="1309" w:type="pct"/>
            <w:tcBorders>
              <w:left w:val="single" w:sz="4" w:space="0" w:color="auto"/>
            </w:tcBorders>
          </w:tcPr>
          <w:p w14:paraId="0438AEA4" w14:textId="77777777" w:rsidR="00B57DF8" w:rsidRPr="00BA7E40" w:rsidRDefault="00B57DF8" w:rsidP="00360F56">
            <w:pPr>
              <w:rPr>
                <w:rFonts w:ascii="Times New Roman" w:hAnsi="Times New Roman" w:cs="Times New Roman"/>
                <w:color w:val="1C1C1C"/>
                <w:shd w:val="clear" w:color="auto" w:fill="FFFFFF"/>
              </w:rPr>
            </w:pPr>
          </w:p>
        </w:tc>
      </w:tr>
      <w:tr w:rsidR="00270FD7" w:rsidRPr="00BA7E40" w14:paraId="54ADFF2B" w14:textId="77777777" w:rsidTr="00CF5DB0">
        <w:tc>
          <w:tcPr>
            <w:tcW w:w="2112" w:type="pct"/>
            <w:tcBorders>
              <w:right w:val="single" w:sz="4" w:space="0" w:color="auto"/>
            </w:tcBorders>
          </w:tcPr>
          <w:p w14:paraId="3222FFEB" w14:textId="77777777" w:rsidR="00270FD7" w:rsidRPr="00CF5DB0" w:rsidRDefault="00270FD7" w:rsidP="00CF5DB0">
            <w:pPr>
              <w:jc w:val="center"/>
              <w:rPr>
                <w:rFonts w:ascii="Times New Roman" w:hAnsi="Times New Roman" w:cs="Times New Roman"/>
                <w:b/>
                <w:color w:val="1C1C1C"/>
                <w:sz w:val="24"/>
                <w:szCs w:val="24"/>
                <w:shd w:val="clear" w:color="auto" w:fill="FFFFFF"/>
              </w:rPr>
            </w:pPr>
            <w:r w:rsidRPr="00CF5DB0">
              <w:rPr>
                <w:rFonts w:ascii="Times New Roman" w:hAnsi="Times New Roman" w:cs="Times New Roman"/>
                <w:b/>
                <w:color w:val="1C1C1C"/>
                <w:sz w:val="24"/>
                <w:szCs w:val="24"/>
                <w:shd w:val="clear" w:color="auto" w:fill="FFFFFF"/>
              </w:rPr>
              <w:t>Akaike information criterion (AIC)</w:t>
            </w:r>
          </w:p>
          <w:p w14:paraId="3F44B36F" w14:textId="77777777" w:rsidR="00270FD7" w:rsidRPr="00CF5DB0" w:rsidRDefault="00270FD7" w:rsidP="00CF5DB0">
            <w:pPr>
              <w:jc w:val="center"/>
              <w:rPr>
                <w:rFonts w:ascii="Times New Roman" w:hAnsi="Times New Roman" w:cs="Times New Roman"/>
                <w:color w:val="1C1C1C"/>
                <w:sz w:val="24"/>
                <w:szCs w:val="24"/>
                <w:shd w:val="clear" w:color="auto" w:fill="FFFFFF"/>
              </w:rPr>
            </w:pPr>
          </w:p>
        </w:tc>
        <w:tc>
          <w:tcPr>
            <w:tcW w:w="1579" w:type="pct"/>
            <w:tcBorders>
              <w:right w:val="single" w:sz="4" w:space="0" w:color="auto"/>
            </w:tcBorders>
          </w:tcPr>
          <w:p w14:paraId="57DF38C0" w14:textId="77777777" w:rsidR="00270FD7" w:rsidRPr="00CF5DB0" w:rsidRDefault="00270FD7" w:rsidP="00CF5DB0">
            <w:pPr>
              <w:jc w:val="center"/>
              <w:rPr>
                <w:rFonts w:ascii="Times New Roman" w:hAnsi="Times New Roman" w:cs="Times New Roman"/>
                <w:b/>
                <w:color w:val="1C1C1C"/>
                <w:sz w:val="24"/>
                <w:szCs w:val="24"/>
                <w:shd w:val="clear" w:color="auto" w:fill="FFFFFF"/>
              </w:rPr>
            </w:pPr>
            <w:r w:rsidRPr="00CF5DB0">
              <w:rPr>
                <w:rFonts w:ascii="Times New Roman" w:hAnsi="Times New Roman" w:cs="Times New Roman"/>
                <w:b/>
                <w:bCs/>
                <w:color w:val="202124"/>
                <w:sz w:val="24"/>
                <w:szCs w:val="24"/>
                <w:shd w:val="clear" w:color="auto" w:fill="FFFFFF"/>
              </w:rPr>
              <w:t>Bayesian Information Criterion</w:t>
            </w:r>
            <w:r w:rsidRPr="00CF5DB0">
              <w:rPr>
                <w:rFonts w:ascii="Times New Roman" w:hAnsi="Times New Roman" w:cs="Times New Roman"/>
                <w:b/>
                <w:bCs/>
                <w:color w:val="1C1C1C"/>
                <w:sz w:val="24"/>
                <w:szCs w:val="24"/>
                <w:shd w:val="clear" w:color="auto" w:fill="FFFFFF"/>
              </w:rPr>
              <w:t xml:space="preserve"> (BIC</w:t>
            </w:r>
            <w:r w:rsidRPr="00CF5DB0">
              <w:rPr>
                <w:rFonts w:ascii="Times New Roman" w:hAnsi="Times New Roman" w:cs="Times New Roman"/>
                <w:b/>
                <w:color w:val="1C1C1C"/>
                <w:sz w:val="24"/>
                <w:szCs w:val="24"/>
                <w:shd w:val="clear" w:color="auto" w:fill="FFFFFF"/>
              </w:rPr>
              <w:t>)</w:t>
            </w:r>
          </w:p>
          <w:p w14:paraId="49A490A6" w14:textId="77777777" w:rsidR="00270FD7" w:rsidRPr="00CF5DB0" w:rsidRDefault="00270FD7" w:rsidP="00CF5DB0">
            <w:pPr>
              <w:jc w:val="center"/>
              <w:rPr>
                <w:rFonts w:ascii="Times New Roman" w:hAnsi="Times New Roman" w:cs="Times New Roman"/>
                <w:color w:val="1C1C1C"/>
                <w:sz w:val="24"/>
                <w:szCs w:val="24"/>
                <w:shd w:val="clear" w:color="auto" w:fill="FFFFFF"/>
              </w:rPr>
            </w:pPr>
          </w:p>
        </w:tc>
        <w:tc>
          <w:tcPr>
            <w:tcW w:w="1309" w:type="pct"/>
            <w:tcBorders>
              <w:left w:val="single" w:sz="4" w:space="0" w:color="auto"/>
            </w:tcBorders>
          </w:tcPr>
          <w:p w14:paraId="72B232DC" w14:textId="77777777" w:rsidR="00270FD7" w:rsidRPr="00CF5DB0" w:rsidRDefault="00270FD7" w:rsidP="00CF5DB0">
            <w:pPr>
              <w:jc w:val="center"/>
              <w:rPr>
                <w:rFonts w:ascii="Times New Roman" w:hAnsi="Times New Roman" w:cs="Times New Roman"/>
                <w:b/>
                <w:color w:val="1C1C1C"/>
                <w:sz w:val="24"/>
                <w:szCs w:val="24"/>
                <w:shd w:val="clear" w:color="auto" w:fill="FFFFFF"/>
              </w:rPr>
            </w:pPr>
            <w:r w:rsidRPr="00CF5DB0">
              <w:rPr>
                <w:rFonts w:ascii="Times New Roman" w:hAnsi="Times New Roman" w:cs="Times New Roman"/>
                <w:b/>
                <w:color w:val="1C1C1C"/>
                <w:sz w:val="24"/>
                <w:szCs w:val="24"/>
                <w:shd w:val="clear" w:color="auto" w:fill="FFFFFF"/>
              </w:rPr>
              <w:t>Root Mean Square Error (RMSE)</w:t>
            </w:r>
          </w:p>
          <w:p w14:paraId="494E1CA7" w14:textId="77777777" w:rsidR="00270FD7" w:rsidRPr="00CF5DB0" w:rsidRDefault="00270FD7" w:rsidP="00CF5DB0">
            <w:pPr>
              <w:jc w:val="center"/>
              <w:rPr>
                <w:rFonts w:ascii="Times New Roman" w:hAnsi="Times New Roman" w:cs="Times New Roman"/>
                <w:color w:val="1C1C1C"/>
                <w:sz w:val="24"/>
                <w:szCs w:val="24"/>
                <w:shd w:val="clear" w:color="auto" w:fill="FFFFFF"/>
              </w:rPr>
            </w:pPr>
          </w:p>
        </w:tc>
      </w:tr>
      <w:tr w:rsidR="00B57DF8" w:rsidRPr="00BA7E40" w14:paraId="73574253" w14:textId="54103E7C" w:rsidTr="00CF5DB0">
        <w:tc>
          <w:tcPr>
            <w:tcW w:w="2112" w:type="pct"/>
            <w:tcBorders>
              <w:right w:val="single" w:sz="4" w:space="0" w:color="auto"/>
            </w:tcBorders>
          </w:tcPr>
          <w:p w14:paraId="57060734" w14:textId="45E03633" w:rsidR="00B57DF8" w:rsidRPr="00CF5DB0" w:rsidRDefault="00DA587B" w:rsidP="00CF5DB0">
            <w:pPr>
              <w:pStyle w:val="HTMLPreformatted"/>
              <w:shd w:val="clear" w:color="auto" w:fill="FFFFFF"/>
              <w:wordWrap w:val="0"/>
              <w:jc w:val="center"/>
              <w:rPr>
                <w:rFonts w:ascii="Times New Roman" w:hAnsi="Times New Roman" w:cs="Times New Roman"/>
                <w:color w:val="000000"/>
                <w:sz w:val="24"/>
                <w:szCs w:val="24"/>
              </w:rPr>
            </w:pPr>
            <w:ins w:id="290" w:author="Mohammad Nayeem Hasan" w:date="2024-01-19T01:50:00Z">
              <w:r w:rsidRPr="00DA587B">
                <w:rPr>
                  <w:rStyle w:val="gnd-iwgdh3b"/>
                  <w:rFonts w:ascii="Times New Roman" w:hAnsi="Times New Roman" w:cs="Times New Roman"/>
                  <w:color w:val="000000"/>
                  <w:sz w:val="24"/>
                  <w:szCs w:val="24"/>
                  <w:bdr w:val="none" w:sz="0" w:space="0" w:color="auto" w:frame="1"/>
                </w:rPr>
                <w:t>24877.9</w:t>
              </w:r>
            </w:ins>
            <w:del w:id="291" w:author="Mohammad Nayeem Hasan" w:date="2024-01-19T01:50:00Z">
              <w:r w:rsidR="00943FF3" w:rsidRPr="00CF5DB0" w:rsidDel="00DA587B">
                <w:rPr>
                  <w:rStyle w:val="gnd-iwgdh3b"/>
                  <w:rFonts w:ascii="Times New Roman" w:hAnsi="Times New Roman" w:cs="Times New Roman"/>
                  <w:color w:val="000000"/>
                  <w:sz w:val="24"/>
                  <w:szCs w:val="24"/>
                  <w:bdr w:val="none" w:sz="0" w:space="0" w:color="auto" w:frame="1"/>
                </w:rPr>
                <w:delText>24394.769</w:delText>
              </w:r>
            </w:del>
          </w:p>
        </w:tc>
        <w:tc>
          <w:tcPr>
            <w:tcW w:w="1579" w:type="pct"/>
            <w:tcBorders>
              <w:right w:val="single" w:sz="4" w:space="0" w:color="auto"/>
            </w:tcBorders>
            <w:vAlign w:val="center"/>
          </w:tcPr>
          <w:p w14:paraId="1D4F4769" w14:textId="65533138" w:rsidR="00B57DF8" w:rsidRPr="00CF5DB0" w:rsidRDefault="00DA587B" w:rsidP="00CF5DB0">
            <w:pPr>
              <w:pStyle w:val="HTMLPreformatted"/>
              <w:shd w:val="clear" w:color="auto" w:fill="FFFFFF"/>
              <w:wordWrap w:val="0"/>
              <w:jc w:val="center"/>
              <w:rPr>
                <w:rFonts w:ascii="Times New Roman" w:hAnsi="Times New Roman" w:cs="Times New Roman"/>
                <w:color w:val="000000"/>
                <w:sz w:val="24"/>
                <w:szCs w:val="24"/>
              </w:rPr>
            </w:pPr>
            <w:ins w:id="292" w:author="Mohammad Nayeem Hasan" w:date="2024-01-19T01:50:00Z">
              <w:r w:rsidRPr="00DA587B">
                <w:rPr>
                  <w:rStyle w:val="gnd-iwgdh3b"/>
                  <w:rFonts w:ascii="Times New Roman" w:hAnsi="Times New Roman" w:cs="Times New Roman"/>
                  <w:color w:val="000000"/>
                  <w:sz w:val="24"/>
                  <w:szCs w:val="24"/>
                  <w:bdr w:val="none" w:sz="0" w:space="0" w:color="auto" w:frame="1"/>
                </w:rPr>
                <w:t>24925.7</w:t>
              </w:r>
            </w:ins>
            <w:del w:id="293" w:author="Mohammad Nayeem Hasan" w:date="2024-01-19T01:50:00Z">
              <w:r w:rsidR="00943FF3" w:rsidRPr="00CF5DB0" w:rsidDel="00DA587B">
                <w:rPr>
                  <w:rStyle w:val="gnd-iwgdh3b"/>
                  <w:rFonts w:ascii="Times New Roman" w:hAnsi="Times New Roman" w:cs="Times New Roman"/>
                  <w:color w:val="000000"/>
                  <w:sz w:val="24"/>
                  <w:szCs w:val="24"/>
                  <w:bdr w:val="none" w:sz="0" w:space="0" w:color="auto" w:frame="1"/>
                </w:rPr>
                <w:delText>24442.603</w:delText>
              </w:r>
            </w:del>
          </w:p>
        </w:tc>
        <w:tc>
          <w:tcPr>
            <w:tcW w:w="1309" w:type="pct"/>
            <w:tcBorders>
              <w:left w:val="single" w:sz="4" w:space="0" w:color="auto"/>
            </w:tcBorders>
            <w:vAlign w:val="center"/>
          </w:tcPr>
          <w:p w14:paraId="0E3A0479" w14:textId="2AFA89FA" w:rsidR="00B57DF8" w:rsidRPr="00CF5DB0" w:rsidRDefault="0094077E" w:rsidP="00CF5DB0">
            <w:pPr>
              <w:pStyle w:val="HTMLPreformatted"/>
              <w:shd w:val="clear" w:color="auto" w:fill="FFFFFF"/>
              <w:wordWrap w:val="0"/>
              <w:jc w:val="center"/>
              <w:rPr>
                <w:rFonts w:ascii="Times New Roman" w:hAnsi="Times New Roman" w:cs="Times New Roman"/>
                <w:color w:val="000000"/>
                <w:sz w:val="24"/>
                <w:szCs w:val="24"/>
              </w:rPr>
            </w:pPr>
            <w:ins w:id="294" w:author="Mohammad Nayeem Hasan" w:date="2024-01-19T01:58:00Z">
              <w:r w:rsidRPr="0094077E">
                <w:rPr>
                  <w:rStyle w:val="gnd-iwgdh3b"/>
                  <w:rFonts w:ascii="Times New Roman" w:hAnsi="Times New Roman" w:cs="Times New Roman"/>
                  <w:color w:val="000000"/>
                  <w:sz w:val="24"/>
                  <w:szCs w:val="24"/>
                  <w:bdr w:val="none" w:sz="0" w:space="0" w:color="auto" w:frame="1"/>
                </w:rPr>
                <w:t>225.</w:t>
              </w:r>
              <w:r>
                <w:rPr>
                  <w:rStyle w:val="gnd-iwgdh3b"/>
                  <w:rFonts w:ascii="Times New Roman" w:hAnsi="Times New Roman" w:cs="Times New Roman"/>
                  <w:color w:val="000000"/>
                  <w:sz w:val="24"/>
                  <w:szCs w:val="24"/>
                  <w:bdr w:val="none" w:sz="0" w:space="0" w:color="auto" w:frame="1"/>
                </w:rPr>
                <w:t>7</w:t>
              </w:r>
            </w:ins>
            <w:del w:id="295" w:author="Mohammad Nayeem Hasan" w:date="2024-01-19T01:58:00Z">
              <w:r w:rsidR="00943FF3" w:rsidRPr="00CF5DB0" w:rsidDel="0094077E">
                <w:rPr>
                  <w:rStyle w:val="gnd-iwgdh3b"/>
                  <w:rFonts w:ascii="Times New Roman" w:hAnsi="Times New Roman" w:cs="Times New Roman"/>
                  <w:color w:val="000000"/>
                  <w:sz w:val="24"/>
                  <w:szCs w:val="24"/>
                  <w:bdr w:val="none" w:sz="0" w:space="0" w:color="auto" w:frame="1"/>
                </w:rPr>
                <w:delText>214.635</w:delText>
              </w:r>
            </w:del>
          </w:p>
        </w:tc>
      </w:tr>
      <w:tr w:rsidR="00B57DF8" w:rsidRPr="00BA7E40" w14:paraId="39ECA2AD" w14:textId="307FD109" w:rsidTr="00CF5DB0">
        <w:tc>
          <w:tcPr>
            <w:tcW w:w="2112" w:type="pct"/>
            <w:tcBorders>
              <w:right w:val="single" w:sz="4" w:space="0" w:color="auto"/>
            </w:tcBorders>
          </w:tcPr>
          <w:p w14:paraId="710D0FA2" w14:textId="4AC1FFD8" w:rsidR="00B57DF8" w:rsidRPr="00CF5DB0" w:rsidRDefault="00270FD7" w:rsidP="00CF5DB0">
            <w:pPr>
              <w:jc w:val="center"/>
              <w:rPr>
                <w:rFonts w:ascii="Times New Roman" w:hAnsi="Times New Roman" w:cs="Times New Roman"/>
                <w:color w:val="1C1C1C"/>
                <w:sz w:val="24"/>
                <w:szCs w:val="24"/>
                <w:shd w:val="clear" w:color="auto" w:fill="FFFFFF"/>
              </w:rPr>
            </w:pPr>
            <w:r w:rsidRPr="00CF5DB0">
              <w:rPr>
                <w:rFonts w:ascii="Times New Roman" w:hAnsi="Times New Roman" w:cs="Times New Roman"/>
                <w:b/>
                <w:color w:val="1C1C1C"/>
                <w:sz w:val="24"/>
                <w:szCs w:val="24"/>
                <w:shd w:val="clear" w:color="auto" w:fill="FFFFFF"/>
              </w:rPr>
              <w:t xml:space="preserve">Conditional </w:t>
            </w:r>
            <w:r w:rsidRPr="00CF5DB0">
              <w:rPr>
                <w:rFonts w:ascii="Times New Roman" w:hAnsi="Times New Roman" w:cs="Times New Roman"/>
                <w:b/>
                <w:i/>
                <w:iCs/>
                <w:color w:val="1C1C1C"/>
                <w:sz w:val="24"/>
                <w:szCs w:val="24"/>
                <w:shd w:val="clear" w:color="auto" w:fill="FFFFFF"/>
              </w:rPr>
              <w:t>R</w:t>
            </w:r>
            <w:r w:rsidRPr="00CF5DB0">
              <w:rPr>
                <w:rFonts w:ascii="Times New Roman" w:hAnsi="Times New Roman" w:cs="Times New Roman"/>
                <w:b/>
                <w:i/>
                <w:iCs/>
                <w:color w:val="1C1C1C"/>
                <w:sz w:val="24"/>
                <w:szCs w:val="24"/>
                <w:shd w:val="clear" w:color="auto" w:fill="FFFFFF"/>
                <w:vertAlign w:val="superscript"/>
              </w:rPr>
              <w:t>2</w:t>
            </w:r>
          </w:p>
        </w:tc>
        <w:tc>
          <w:tcPr>
            <w:tcW w:w="1579" w:type="pct"/>
            <w:tcBorders>
              <w:right w:val="single" w:sz="4" w:space="0" w:color="auto"/>
            </w:tcBorders>
            <w:vAlign w:val="center"/>
          </w:tcPr>
          <w:p w14:paraId="1D1DB244" w14:textId="347A8D9B" w:rsidR="00B57DF8" w:rsidRPr="00CF5DB0" w:rsidRDefault="00270FD7" w:rsidP="00CF5DB0">
            <w:pPr>
              <w:jc w:val="center"/>
              <w:rPr>
                <w:rFonts w:ascii="Times New Roman" w:hAnsi="Times New Roman" w:cs="Times New Roman"/>
                <w:sz w:val="24"/>
                <w:szCs w:val="24"/>
                <w:shd w:val="clear" w:color="auto" w:fill="FFFFFF"/>
              </w:rPr>
            </w:pPr>
            <w:r w:rsidRPr="00CF5DB0">
              <w:rPr>
                <w:rFonts w:ascii="Times New Roman" w:hAnsi="Times New Roman" w:cs="Times New Roman"/>
                <w:b/>
                <w:color w:val="1C1C1C"/>
                <w:sz w:val="24"/>
                <w:szCs w:val="24"/>
                <w:shd w:val="clear" w:color="auto" w:fill="FFFFFF"/>
              </w:rPr>
              <w:t xml:space="preserve">Marginal </w:t>
            </w:r>
            <w:r w:rsidRPr="00CF5DB0">
              <w:rPr>
                <w:rFonts w:ascii="Times New Roman" w:hAnsi="Times New Roman" w:cs="Times New Roman"/>
                <w:b/>
                <w:i/>
                <w:iCs/>
                <w:color w:val="1C1C1C"/>
                <w:sz w:val="24"/>
                <w:szCs w:val="24"/>
                <w:shd w:val="clear" w:color="auto" w:fill="FFFFFF"/>
              </w:rPr>
              <w:t>R</w:t>
            </w:r>
            <w:r w:rsidRPr="00CF5DB0">
              <w:rPr>
                <w:rFonts w:ascii="Times New Roman" w:hAnsi="Times New Roman" w:cs="Times New Roman"/>
                <w:b/>
                <w:i/>
                <w:iCs/>
                <w:color w:val="1C1C1C"/>
                <w:sz w:val="24"/>
                <w:szCs w:val="24"/>
                <w:shd w:val="clear" w:color="auto" w:fill="FFFFFF"/>
                <w:vertAlign w:val="superscript"/>
              </w:rPr>
              <w:t>2</w:t>
            </w:r>
          </w:p>
        </w:tc>
        <w:tc>
          <w:tcPr>
            <w:tcW w:w="1309" w:type="pct"/>
            <w:tcBorders>
              <w:left w:val="single" w:sz="4" w:space="0" w:color="auto"/>
            </w:tcBorders>
            <w:vAlign w:val="center"/>
          </w:tcPr>
          <w:p w14:paraId="32831099" w14:textId="6B924626" w:rsidR="00B57DF8" w:rsidRPr="00CF5DB0" w:rsidRDefault="00270FD7" w:rsidP="00CF5DB0">
            <w:pPr>
              <w:jc w:val="center"/>
              <w:rPr>
                <w:rFonts w:ascii="Times New Roman" w:hAnsi="Times New Roman" w:cs="Times New Roman"/>
                <w:sz w:val="24"/>
                <w:szCs w:val="24"/>
                <w:shd w:val="clear" w:color="auto" w:fill="FFFFFF"/>
              </w:rPr>
            </w:pPr>
            <w:r w:rsidRPr="00CF5DB0">
              <w:rPr>
                <w:rFonts w:ascii="Times New Roman" w:hAnsi="Times New Roman" w:cs="Times New Roman"/>
                <w:b/>
                <w:color w:val="1C1C1C"/>
                <w:sz w:val="24"/>
                <w:szCs w:val="24"/>
                <w:shd w:val="clear" w:color="auto" w:fill="FFFFFF"/>
              </w:rPr>
              <w:t>Intraclass correlation (ICC)</w:t>
            </w:r>
          </w:p>
        </w:tc>
      </w:tr>
      <w:tr w:rsidR="00B57DF8" w:rsidRPr="00BA7E40" w14:paraId="31D44892" w14:textId="1D7C8B16" w:rsidTr="00CF5DB0">
        <w:tc>
          <w:tcPr>
            <w:tcW w:w="2112" w:type="pct"/>
            <w:tcBorders>
              <w:right w:val="single" w:sz="4" w:space="0" w:color="auto"/>
            </w:tcBorders>
          </w:tcPr>
          <w:p w14:paraId="472004EF" w14:textId="7F1C91B1" w:rsidR="00B57DF8" w:rsidRPr="00CF5DB0" w:rsidRDefault="00943FF3" w:rsidP="00CF5DB0">
            <w:pPr>
              <w:pStyle w:val="HTMLPreformatted"/>
              <w:shd w:val="clear" w:color="auto" w:fill="FFFFFF"/>
              <w:wordWrap w:val="0"/>
              <w:jc w:val="center"/>
              <w:rPr>
                <w:rFonts w:ascii="Times New Roman" w:hAnsi="Times New Roman" w:cs="Times New Roman"/>
                <w:color w:val="000000"/>
                <w:sz w:val="24"/>
                <w:szCs w:val="24"/>
              </w:rPr>
            </w:pPr>
            <w:r w:rsidRPr="00CF5DB0">
              <w:rPr>
                <w:rStyle w:val="gnd-iwgdh3b"/>
                <w:rFonts w:ascii="Times New Roman" w:hAnsi="Times New Roman" w:cs="Times New Roman"/>
                <w:color w:val="000000"/>
                <w:sz w:val="24"/>
                <w:szCs w:val="24"/>
                <w:bdr w:val="none" w:sz="0" w:space="0" w:color="auto" w:frame="1"/>
              </w:rPr>
              <w:t>0.</w:t>
            </w:r>
            <w:ins w:id="296" w:author="Mohammad Nayeem Hasan" w:date="2024-01-19T01:58:00Z">
              <w:r w:rsidR="009C3D3A">
                <w:rPr>
                  <w:rStyle w:val="gnd-iwgdh3b"/>
                  <w:rFonts w:ascii="Times New Roman" w:hAnsi="Times New Roman" w:cs="Times New Roman"/>
                  <w:color w:val="000000"/>
                  <w:sz w:val="24"/>
                  <w:szCs w:val="24"/>
                  <w:bdr w:val="none" w:sz="0" w:space="0" w:color="auto" w:frame="1"/>
                </w:rPr>
                <w:t>135</w:t>
              </w:r>
            </w:ins>
            <w:del w:id="297" w:author="Mohammad Nayeem Hasan" w:date="2024-01-19T01:58:00Z">
              <w:r w:rsidRPr="00CF5DB0" w:rsidDel="009C3D3A">
                <w:rPr>
                  <w:rStyle w:val="gnd-iwgdh3b"/>
                  <w:rFonts w:ascii="Times New Roman" w:hAnsi="Times New Roman" w:cs="Times New Roman"/>
                  <w:color w:val="000000"/>
                  <w:sz w:val="24"/>
                  <w:szCs w:val="24"/>
                  <w:bdr w:val="none" w:sz="0" w:space="0" w:color="auto" w:frame="1"/>
                </w:rPr>
                <w:delText>625</w:delText>
              </w:r>
            </w:del>
          </w:p>
        </w:tc>
        <w:tc>
          <w:tcPr>
            <w:tcW w:w="1579" w:type="pct"/>
            <w:tcBorders>
              <w:right w:val="single" w:sz="4" w:space="0" w:color="auto"/>
            </w:tcBorders>
            <w:vAlign w:val="center"/>
          </w:tcPr>
          <w:p w14:paraId="2ECD92E9" w14:textId="089AE71E" w:rsidR="00B57DF8" w:rsidRPr="00CF5DB0" w:rsidRDefault="00943FF3" w:rsidP="00CF5DB0">
            <w:pPr>
              <w:pStyle w:val="HTMLPreformatted"/>
              <w:shd w:val="clear" w:color="auto" w:fill="FFFFFF"/>
              <w:wordWrap w:val="0"/>
              <w:jc w:val="center"/>
              <w:rPr>
                <w:rFonts w:ascii="Times New Roman" w:hAnsi="Times New Roman" w:cs="Times New Roman"/>
                <w:color w:val="000000"/>
                <w:sz w:val="24"/>
                <w:szCs w:val="24"/>
              </w:rPr>
            </w:pPr>
            <w:r w:rsidRPr="00CF5DB0">
              <w:rPr>
                <w:rStyle w:val="gnd-iwgdh3b"/>
                <w:rFonts w:ascii="Times New Roman" w:hAnsi="Times New Roman" w:cs="Times New Roman"/>
                <w:color w:val="000000"/>
                <w:sz w:val="24"/>
                <w:szCs w:val="24"/>
                <w:bdr w:val="none" w:sz="0" w:space="0" w:color="auto" w:frame="1"/>
              </w:rPr>
              <w:t>0.</w:t>
            </w:r>
            <w:ins w:id="298" w:author="Mohammad Nayeem Hasan" w:date="2024-01-19T01:58:00Z">
              <w:r w:rsidR="009C3D3A">
                <w:rPr>
                  <w:rStyle w:val="gnd-iwgdh3b"/>
                  <w:rFonts w:ascii="Times New Roman" w:hAnsi="Times New Roman" w:cs="Times New Roman"/>
                  <w:color w:val="000000"/>
                  <w:sz w:val="24"/>
                  <w:szCs w:val="24"/>
                  <w:bdr w:val="none" w:sz="0" w:space="0" w:color="auto" w:frame="1"/>
                </w:rPr>
                <w:t>128</w:t>
              </w:r>
            </w:ins>
            <w:del w:id="299" w:author="Mohammad Nayeem Hasan" w:date="2024-01-19T01:58:00Z">
              <w:r w:rsidRPr="00CF5DB0" w:rsidDel="009C3D3A">
                <w:rPr>
                  <w:rStyle w:val="gnd-iwgdh3b"/>
                  <w:rFonts w:ascii="Times New Roman" w:hAnsi="Times New Roman" w:cs="Times New Roman"/>
                  <w:color w:val="000000"/>
                  <w:sz w:val="24"/>
                  <w:szCs w:val="24"/>
                  <w:bdr w:val="none" w:sz="0" w:space="0" w:color="auto" w:frame="1"/>
                </w:rPr>
                <w:delText>479</w:delText>
              </w:r>
            </w:del>
          </w:p>
        </w:tc>
        <w:tc>
          <w:tcPr>
            <w:tcW w:w="1309" w:type="pct"/>
            <w:tcBorders>
              <w:left w:val="single" w:sz="4" w:space="0" w:color="auto"/>
            </w:tcBorders>
            <w:vAlign w:val="center"/>
          </w:tcPr>
          <w:p w14:paraId="4DF0807E" w14:textId="305E639A" w:rsidR="00B57DF8" w:rsidRPr="00CF5DB0" w:rsidRDefault="00943FF3" w:rsidP="00CF5DB0">
            <w:pPr>
              <w:pStyle w:val="HTMLPreformatted"/>
              <w:shd w:val="clear" w:color="auto" w:fill="FFFFFF"/>
              <w:wordWrap w:val="0"/>
              <w:jc w:val="center"/>
              <w:rPr>
                <w:rFonts w:ascii="Times New Roman" w:hAnsi="Times New Roman" w:cs="Times New Roman"/>
                <w:color w:val="000000"/>
                <w:sz w:val="24"/>
                <w:szCs w:val="24"/>
              </w:rPr>
            </w:pPr>
            <w:r w:rsidRPr="00CF5DB0">
              <w:rPr>
                <w:rStyle w:val="gnd-iwgdh3b"/>
                <w:rFonts w:ascii="Times New Roman" w:hAnsi="Times New Roman" w:cs="Times New Roman"/>
                <w:color w:val="000000"/>
                <w:sz w:val="24"/>
                <w:szCs w:val="24"/>
                <w:bdr w:val="none" w:sz="0" w:space="0" w:color="auto" w:frame="1"/>
              </w:rPr>
              <w:t>0.</w:t>
            </w:r>
            <w:ins w:id="300" w:author="Mohammad Nayeem Hasan" w:date="2024-01-19T01:58:00Z">
              <w:r w:rsidR="009C3D3A">
                <w:rPr>
                  <w:rStyle w:val="gnd-iwgdh3b"/>
                  <w:rFonts w:ascii="Times New Roman" w:hAnsi="Times New Roman" w:cs="Times New Roman"/>
                  <w:color w:val="000000"/>
                  <w:sz w:val="24"/>
                  <w:szCs w:val="24"/>
                  <w:bdr w:val="none" w:sz="0" w:space="0" w:color="auto" w:frame="1"/>
                </w:rPr>
                <w:t>009</w:t>
              </w:r>
            </w:ins>
            <w:del w:id="301" w:author="Mohammad Nayeem Hasan" w:date="2024-01-19T01:58:00Z">
              <w:r w:rsidRPr="00CF5DB0" w:rsidDel="009C3D3A">
                <w:rPr>
                  <w:rStyle w:val="gnd-iwgdh3b"/>
                  <w:rFonts w:ascii="Times New Roman" w:hAnsi="Times New Roman" w:cs="Times New Roman"/>
                  <w:color w:val="000000"/>
                  <w:sz w:val="24"/>
                  <w:szCs w:val="24"/>
                  <w:bdr w:val="none" w:sz="0" w:space="0" w:color="auto" w:frame="1"/>
                </w:rPr>
                <w:delText>281</w:delText>
              </w:r>
            </w:del>
          </w:p>
        </w:tc>
      </w:tr>
    </w:tbl>
    <w:p w14:paraId="1001A5D8" w14:textId="77777777" w:rsidR="00AF66BD" w:rsidRDefault="00AF66BD" w:rsidP="00705BD2">
      <w:pPr>
        <w:spacing w:line="240" w:lineRule="auto"/>
        <w:rPr>
          <w:rFonts w:ascii="Times New Roman" w:hAnsi="Times New Roman" w:cs="Times New Roman"/>
          <w:sz w:val="24"/>
          <w:szCs w:val="24"/>
        </w:rPr>
      </w:pPr>
    </w:p>
    <w:p w14:paraId="0F2E8782" w14:textId="77777777" w:rsidR="00D80CC2" w:rsidRDefault="00D80CC2">
      <w:pPr>
        <w:rPr>
          <w:rFonts w:ascii="Times New Roman" w:hAnsi="Times New Roman" w:cs="Times New Roman"/>
          <w:sz w:val="24"/>
          <w:szCs w:val="24"/>
        </w:rPr>
      </w:pPr>
    </w:p>
    <w:p w14:paraId="4604B38A" w14:textId="3D84EA1A" w:rsidR="00192DB6" w:rsidRDefault="006B3AC6">
      <w:pPr>
        <w:rPr>
          <w:rFonts w:ascii="Times New Roman" w:hAnsi="Times New Roman" w:cs="Times New Roman"/>
          <w:b/>
          <w:bCs/>
        </w:rPr>
      </w:pPr>
      <w:r>
        <w:rPr>
          <w:rFonts w:ascii="Times New Roman" w:hAnsi="Times New Roman" w:cs="Times New Roman"/>
          <w:b/>
          <w:bCs/>
        </w:rPr>
        <w:t xml:space="preserve">Discussion: </w:t>
      </w:r>
    </w:p>
    <w:p w14:paraId="6E354A47" w14:textId="77777777" w:rsidR="000B5389" w:rsidRDefault="000B5389" w:rsidP="000B5389">
      <w:pPr>
        <w:spacing w:after="0" w:line="480" w:lineRule="auto"/>
        <w:rPr>
          <w:rFonts w:ascii="Times New Roman" w:hAnsi="Times New Roman" w:cs="Times New Roman"/>
        </w:rPr>
      </w:pPr>
    </w:p>
    <w:p w14:paraId="28679D54" w14:textId="40F690FD" w:rsidR="00A94CF5" w:rsidRDefault="00A94CF5" w:rsidP="000B5389">
      <w:pPr>
        <w:spacing w:after="0" w:line="480" w:lineRule="auto"/>
        <w:rPr>
          <w:rFonts w:ascii="Times New Roman" w:hAnsi="Times New Roman" w:cs="Times New Roman"/>
        </w:rPr>
      </w:pPr>
      <w:r>
        <w:rPr>
          <w:rFonts w:ascii="Times New Roman" w:hAnsi="Times New Roman" w:cs="Times New Roman"/>
        </w:rPr>
        <w:t>Besides a very high number of dengue</w:t>
      </w:r>
      <w:r w:rsidR="00FD0AD6">
        <w:rPr>
          <w:rFonts w:ascii="Times New Roman" w:hAnsi="Times New Roman" w:cs="Times New Roman"/>
        </w:rPr>
        <w:t xml:space="preserve"> cases and deaths, Bangladesh’s 2023 dengue outbreak shows some </w:t>
      </w:r>
      <w:r w:rsidR="00163BF7">
        <w:rPr>
          <w:rFonts w:ascii="Times New Roman" w:hAnsi="Times New Roman" w:cs="Times New Roman"/>
        </w:rPr>
        <w:t xml:space="preserve">unique characteristics including </w:t>
      </w:r>
      <w:proofErr w:type="spellStart"/>
      <w:r w:rsidR="005F3F6B">
        <w:rPr>
          <w:rFonts w:ascii="Times New Roman" w:hAnsi="Times New Roman" w:cs="Times New Roman"/>
        </w:rPr>
        <w:t>i</w:t>
      </w:r>
      <w:proofErr w:type="spellEnd"/>
      <w:r w:rsidR="005F3F6B">
        <w:rPr>
          <w:rFonts w:ascii="Times New Roman" w:hAnsi="Times New Roman" w:cs="Times New Roman"/>
        </w:rPr>
        <w:t xml:space="preserve">) </w:t>
      </w:r>
      <w:r w:rsidR="00163BF7">
        <w:rPr>
          <w:rFonts w:ascii="Times New Roman" w:hAnsi="Times New Roman" w:cs="Times New Roman"/>
        </w:rPr>
        <w:t xml:space="preserve">a geographical shift of cases </w:t>
      </w:r>
      <w:r w:rsidR="005F3F6B">
        <w:rPr>
          <w:rFonts w:ascii="Times New Roman" w:hAnsi="Times New Roman" w:cs="Times New Roman"/>
        </w:rPr>
        <w:t xml:space="preserve">from inside </w:t>
      </w:r>
      <w:r w:rsidR="00C147AC">
        <w:rPr>
          <w:rFonts w:ascii="Times New Roman" w:hAnsi="Times New Roman" w:cs="Times New Roman"/>
        </w:rPr>
        <w:t xml:space="preserve">the </w:t>
      </w:r>
      <w:r w:rsidR="005F3F6B">
        <w:rPr>
          <w:rFonts w:ascii="Times New Roman" w:hAnsi="Times New Roman" w:cs="Times New Roman"/>
        </w:rPr>
        <w:t xml:space="preserve">capital city to outside Dhaka, ii) a very high </w:t>
      </w:r>
      <w:r w:rsidR="00564579">
        <w:rPr>
          <w:rFonts w:ascii="Times New Roman" w:hAnsi="Times New Roman" w:cs="Times New Roman"/>
        </w:rPr>
        <w:t xml:space="preserve">case-fatality ratio of dengue cases in capital City Dhaka, iii) early onset </w:t>
      </w:r>
      <w:r w:rsidR="00564579">
        <w:rPr>
          <w:rFonts w:ascii="Times New Roman" w:hAnsi="Times New Roman" w:cs="Times New Roman"/>
        </w:rPr>
        <w:lastRenderedPageBreak/>
        <w:t xml:space="preserve">and surge of </w:t>
      </w:r>
      <w:r w:rsidR="00D573C7">
        <w:rPr>
          <w:rFonts w:ascii="Times New Roman" w:hAnsi="Times New Roman" w:cs="Times New Roman"/>
        </w:rPr>
        <w:t xml:space="preserve">cases in Dhaka followed by spreading of cases across the country </w:t>
      </w:r>
      <w:r w:rsidR="00C147AC">
        <w:rPr>
          <w:rFonts w:ascii="Times New Roman" w:hAnsi="Times New Roman" w:cs="Times New Roman"/>
        </w:rPr>
        <w:t xml:space="preserve">iv) </w:t>
      </w:r>
      <w:r w:rsidR="003D38DC">
        <w:rPr>
          <w:rFonts w:ascii="Times New Roman" w:hAnsi="Times New Roman" w:cs="Times New Roman"/>
        </w:rPr>
        <w:t>geographical spreading of the cases were negatively associated with distance from capital city Dhaka</w:t>
      </w:r>
      <w:r w:rsidR="00FA37E1">
        <w:rPr>
          <w:rFonts w:ascii="Times New Roman" w:hAnsi="Times New Roman" w:cs="Times New Roman"/>
        </w:rPr>
        <w:t xml:space="preserve">. </w:t>
      </w:r>
    </w:p>
    <w:p w14:paraId="048C182D" w14:textId="77777777" w:rsidR="006B3AC6" w:rsidRDefault="006B3AC6">
      <w:pPr>
        <w:rPr>
          <w:rFonts w:ascii="Times New Roman" w:hAnsi="Times New Roman" w:cs="Times New Roman"/>
          <w:b/>
          <w:bCs/>
        </w:rPr>
      </w:pPr>
    </w:p>
    <w:p w14:paraId="3CCD18FB" w14:textId="1F3BBAA8" w:rsidR="008D281F" w:rsidRPr="003E12E3" w:rsidRDefault="003E12E3" w:rsidP="003E12E3">
      <w:pPr>
        <w:spacing w:after="0" w:line="480" w:lineRule="auto"/>
        <w:rPr>
          <w:rFonts w:ascii="Times New Roman" w:hAnsi="Times New Roman" w:cs="Times New Roman"/>
        </w:rPr>
      </w:pPr>
      <w:r>
        <w:rPr>
          <w:rFonts w:ascii="Times New Roman" w:hAnsi="Times New Roman" w:cs="Times New Roman"/>
        </w:rPr>
        <w:t xml:space="preserve">The case-fatality rate observed in 2023 is 10 times higher than WHO’s goal to limit the dengue-related CFR below 0.05% </w:t>
      </w:r>
      <w:sdt>
        <w:sdtPr>
          <w:rPr>
            <w:rFonts w:ascii="Times New Roman" w:hAnsi="Times New Roman" w:cs="Times New Roman"/>
            <w:color w:val="000000"/>
            <w:vertAlign w:val="superscript"/>
          </w:rPr>
          <w:tag w:val="MENDELEY_CITATION_v3_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"/>
          <w:id w:val="-370068065"/>
          <w:placeholder>
            <w:docPart w:val="0748A104006A4EF9B4B7847B7E00736E"/>
          </w:placeholder>
        </w:sdtPr>
        <w:sdtContent>
          <w:r w:rsidRPr="003E12E3">
            <w:rPr>
              <w:rFonts w:ascii="Times New Roman" w:hAnsi="Times New Roman" w:cs="Times New Roman"/>
              <w:color w:val="000000"/>
              <w:vertAlign w:val="superscript"/>
            </w:rPr>
            <w:t>9</w:t>
          </w:r>
        </w:sdtContent>
      </w:sdt>
      <w:r>
        <w:rPr>
          <w:rFonts w:ascii="Times New Roman" w:hAnsi="Times New Roman" w:cs="Times New Roman"/>
        </w:rPr>
        <w:t xml:space="preserve">. </w:t>
      </w:r>
      <w:r w:rsidR="00F9266E">
        <w:rPr>
          <w:rFonts w:ascii="Times New Roman" w:hAnsi="Times New Roman" w:cs="Times New Roman"/>
        </w:rPr>
        <w:t xml:space="preserve">The CFR of primary DENV infection is generally low with an estimated value of 0.01-0.1%, but the CFR could reach up to 1-4% for secondary or tertiary DENV infection. In the past 23 years, Bangladesh recorded a CFR of 0.34% which is high compared to other countries in the region </w:t>
      </w:r>
      <w:sdt>
        <w:sdtPr>
          <w:rPr>
            <w:rFonts w:ascii="Times New Roman" w:hAnsi="Times New Roman" w:cs="Times New Roman"/>
            <w:color w:val="000000"/>
            <w:vertAlign w:val="superscript"/>
          </w:rPr>
          <w:tag w:val="MENDELEY_CITATION_v3_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"/>
          <w:id w:val="-90860427"/>
          <w:placeholder>
            <w:docPart w:val="DefaultPlaceholder_-1854013440"/>
          </w:placeholder>
        </w:sdtPr>
        <w:sdtContent>
          <w:r w:rsidRPr="003E12E3">
            <w:rPr>
              <w:rFonts w:ascii="Times New Roman" w:hAnsi="Times New Roman" w:cs="Times New Roman"/>
              <w:color w:val="000000"/>
              <w:vertAlign w:val="superscript"/>
            </w:rPr>
            <w:t>1</w:t>
          </w:r>
        </w:sdtContent>
      </w:sdt>
      <w:r w:rsidR="00F9266E">
        <w:rPr>
          <w:rFonts w:ascii="Times New Roman" w:hAnsi="Times New Roman" w:cs="Times New Roman"/>
        </w:rPr>
        <w:t>. In 2023, the CFR is much higher (0.5</w:t>
      </w:r>
      <w:r w:rsidR="002F1573">
        <w:rPr>
          <w:rFonts w:ascii="Times New Roman" w:hAnsi="Times New Roman" w:cs="Times New Roman"/>
        </w:rPr>
        <w:t>3</w:t>
      </w:r>
      <w:r w:rsidR="00F9266E">
        <w:rPr>
          <w:rFonts w:ascii="Times New Roman" w:hAnsi="Times New Roman" w:cs="Times New Roman"/>
        </w:rPr>
        <w:t>%) which is inflated by a very high fatality rate in the capital city Dhaka (0.</w:t>
      </w:r>
      <w:r w:rsidR="002F1573">
        <w:rPr>
          <w:rFonts w:ascii="Times New Roman" w:hAnsi="Times New Roman" w:cs="Times New Roman"/>
        </w:rPr>
        <w:t>88</w:t>
      </w:r>
      <w:r w:rsidR="00F9266E">
        <w:rPr>
          <w:rFonts w:ascii="Times New Roman" w:hAnsi="Times New Roman" w:cs="Times New Roman"/>
        </w:rPr>
        <w:t xml:space="preserve">%). </w:t>
      </w:r>
      <w:r w:rsidR="00AD5619">
        <w:rPr>
          <w:rFonts w:ascii="Times New Roman" w:hAnsi="Times New Roman" w:cs="Times New Roman"/>
        </w:rPr>
        <w:t xml:space="preserve">The high CFR in Dhaka city can be explained as </w:t>
      </w:r>
      <w:r w:rsidR="00C448EF">
        <w:rPr>
          <w:rFonts w:ascii="Times New Roman" w:hAnsi="Times New Roman" w:cs="Times New Roman"/>
        </w:rPr>
        <w:t xml:space="preserve">a </w:t>
      </w:r>
      <w:r w:rsidR="00AD5619">
        <w:rPr>
          <w:rFonts w:ascii="Times New Roman" w:hAnsi="Times New Roman" w:cs="Times New Roman"/>
        </w:rPr>
        <w:t>possible higher r</w:t>
      </w:r>
      <w:r w:rsidR="00DD0554">
        <w:rPr>
          <w:rFonts w:ascii="Times New Roman" w:hAnsi="Times New Roman" w:cs="Times New Roman"/>
        </w:rPr>
        <w:t xml:space="preserve">ate of secondary or tertiary cases as more than 80% </w:t>
      </w:r>
      <w:r w:rsidR="00C448EF">
        <w:rPr>
          <w:rFonts w:ascii="Times New Roman" w:hAnsi="Times New Roman" w:cs="Times New Roman"/>
        </w:rPr>
        <w:t xml:space="preserve">of </w:t>
      </w:r>
      <w:r w:rsidR="00DD0554">
        <w:rPr>
          <w:rFonts w:ascii="Times New Roman" w:hAnsi="Times New Roman" w:cs="Times New Roman"/>
        </w:rPr>
        <w:t xml:space="preserve">people in Dhaka city </w:t>
      </w:r>
      <w:r w:rsidR="00981D8A">
        <w:rPr>
          <w:rFonts w:ascii="Times New Roman" w:hAnsi="Times New Roman" w:cs="Times New Roman"/>
        </w:rPr>
        <w:t xml:space="preserve">were exposed to any one serotype of DENV in the past </w:t>
      </w:r>
      <w:sdt>
        <w:sdtPr>
          <w:rPr>
            <w:rFonts w:ascii="Times New Roman" w:hAnsi="Times New Roman" w:cs="Times New Roman"/>
            <w:color w:val="000000"/>
            <w:vertAlign w:val="superscript"/>
          </w:rPr>
          <w:tag w:val="MENDELEY_CITATION_v3_eyJjaXRhdGlvbklEIjoiTUVOREVMRVlfQ0lUQVRJT05fMjM2MzJkY2ItNzMyZS00ODllLWE3YjAtZWJkYjNlMDJlOGI1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426732674"/>
          <w:placeholder>
            <w:docPart w:val="DefaultPlaceholder_-1854013440"/>
          </w:placeholder>
        </w:sdtPr>
        <w:sdtContent>
          <w:r w:rsidRPr="003E12E3">
            <w:rPr>
              <w:rFonts w:ascii="Times New Roman" w:hAnsi="Times New Roman" w:cs="Times New Roman"/>
              <w:color w:val="000000"/>
              <w:vertAlign w:val="superscript"/>
            </w:rPr>
            <w:t>6</w:t>
          </w:r>
        </w:sdtContent>
      </w:sdt>
      <w:r w:rsidR="00F26AF0">
        <w:rPr>
          <w:rFonts w:ascii="Times New Roman" w:hAnsi="Times New Roman" w:cs="Times New Roman"/>
        </w:rPr>
        <w:t xml:space="preserve">. </w:t>
      </w:r>
      <w:r w:rsidR="00983621">
        <w:rPr>
          <w:rFonts w:ascii="Times New Roman" w:hAnsi="Times New Roman" w:cs="Times New Roman"/>
        </w:rPr>
        <w:t xml:space="preserve">Moderate to severe cases outside of Dhaka </w:t>
      </w:r>
      <w:r w:rsidR="00397485">
        <w:rPr>
          <w:rFonts w:ascii="Times New Roman" w:hAnsi="Times New Roman" w:cs="Times New Roman"/>
        </w:rPr>
        <w:t>city are referred</w:t>
      </w:r>
      <w:r w:rsidR="00225CD9">
        <w:rPr>
          <w:rFonts w:ascii="Times New Roman" w:hAnsi="Times New Roman" w:cs="Times New Roman"/>
        </w:rPr>
        <w:t>/</w:t>
      </w:r>
      <w:r w:rsidR="005223FB">
        <w:rPr>
          <w:rFonts w:ascii="Times New Roman" w:hAnsi="Times New Roman" w:cs="Times New Roman"/>
        </w:rPr>
        <w:t>travelled</w:t>
      </w:r>
      <w:r w:rsidR="00256EBB">
        <w:rPr>
          <w:rFonts w:ascii="Times New Roman" w:hAnsi="Times New Roman" w:cs="Times New Roman"/>
        </w:rPr>
        <w:t xml:space="preserve"> </w:t>
      </w:r>
      <w:r w:rsidR="00225CD9">
        <w:rPr>
          <w:rFonts w:ascii="Times New Roman" w:hAnsi="Times New Roman" w:cs="Times New Roman"/>
        </w:rPr>
        <w:t>to hospitals in Dhaka for better health care</w:t>
      </w:r>
      <w:r w:rsidR="000C1688">
        <w:rPr>
          <w:rFonts w:ascii="Times New Roman" w:hAnsi="Times New Roman" w:cs="Times New Roman"/>
        </w:rPr>
        <w:t>,</w:t>
      </w:r>
      <w:r w:rsidR="00225CD9">
        <w:rPr>
          <w:rFonts w:ascii="Times New Roman" w:hAnsi="Times New Roman" w:cs="Times New Roman"/>
        </w:rPr>
        <w:t xml:space="preserve"> </w:t>
      </w:r>
      <w:r w:rsidR="00CC4AB6">
        <w:rPr>
          <w:rFonts w:ascii="Times New Roman" w:hAnsi="Times New Roman" w:cs="Times New Roman"/>
        </w:rPr>
        <w:t>especially</w:t>
      </w:r>
      <w:r w:rsidR="00225CD9">
        <w:rPr>
          <w:rFonts w:ascii="Times New Roman" w:hAnsi="Times New Roman" w:cs="Times New Roman"/>
        </w:rPr>
        <w:t xml:space="preserve"> for ICU </w:t>
      </w:r>
      <w:r w:rsidR="00CC4AB6">
        <w:rPr>
          <w:rFonts w:ascii="Times New Roman" w:hAnsi="Times New Roman" w:cs="Times New Roman"/>
        </w:rPr>
        <w:t>needs</w:t>
      </w:r>
      <w:r w:rsidR="001D05DC">
        <w:rPr>
          <w:rFonts w:ascii="Times New Roman" w:hAnsi="Times New Roman" w:cs="Times New Roman"/>
        </w:rPr>
        <w:t xml:space="preserve">. WHO’s </w:t>
      </w:r>
      <w:r w:rsidR="00452B1F">
        <w:rPr>
          <w:rFonts w:ascii="Times New Roman" w:hAnsi="Times New Roman" w:cs="Times New Roman"/>
        </w:rPr>
        <w:t xml:space="preserve">situation report </w:t>
      </w:r>
      <w:r w:rsidR="00B71423">
        <w:rPr>
          <w:rFonts w:ascii="Times New Roman" w:hAnsi="Times New Roman" w:cs="Times New Roman"/>
        </w:rPr>
        <w:t xml:space="preserve">reveals that 41% of the </w:t>
      </w:r>
      <w:r w:rsidR="00CC4AB6">
        <w:rPr>
          <w:rFonts w:ascii="Times New Roman" w:hAnsi="Times New Roman" w:cs="Times New Roman"/>
        </w:rPr>
        <w:t>death</w:t>
      </w:r>
      <w:r w:rsidR="00B71423">
        <w:rPr>
          <w:rFonts w:ascii="Times New Roman" w:hAnsi="Times New Roman" w:cs="Times New Roman"/>
        </w:rPr>
        <w:t xml:space="preserve"> cases were </w:t>
      </w:r>
      <w:r w:rsidR="00003447">
        <w:rPr>
          <w:rFonts w:ascii="Times New Roman" w:hAnsi="Times New Roman" w:cs="Times New Roman"/>
        </w:rPr>
        <w:t>referred</w:t>
      </w:r>
      <w:r w:rsidR="00B71423">
        <w:rPr>
          <w:rFonts w:ascii="Times New Roman" w:hAnsi="Times New Roman" w:cs="Times New Roman"/>
        </w:rPr>
        <w:t xml:space="preserve"> to larger </w:t>
      </w:r>
      <w:r w:rsidR="00CC4AB6">
        <w:rPr>
          <w:rFonts w:ascii="Times New Roman" w:hAnsi="Times New Roman" w:cs="Times New Roman"/>
        </w:rPr>
        <w:t>cities</w:t>
      </w:r>
      <w:r w:rsidR="00003447">
        <w:rPr>
          <w:rFonts w:ascii="Times New Roman" w:hAnsi="Times New Roman" w:cs="Times New Roman"/>
        </w:rPr>
        <w:t xml:space="preserve">, especially Dhaka </w:t>
      </w:r>
      <w:sdt>
        <w:sdtPr>
          <w:rPr>
            <w:rFonts w:ascii="Times New Roman" w:hAnsi="Times New Roman" w:cs="Times New Roman"/>
            <w:color w:val="000000"/>
            <w:vertAlign w:val="superscript"/>
          </w:rPr>
          <w:tag w:val="MENDELEY_CITATION_v3_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"/>
          <w:id w:val="-494644009"/>
          <w:placeholder>
            <w:docPart w:val="DefaultPlaceholder_-1854013440"/>
          </w:placeholder>
        </w:sdtPr>
        <w:sdtContent>
          <w:r w:rsidRPr="003E12E3">
            <w:rPr>
              <w:rFonts w:ascii="Times New Roman" w:hAnsi="Times New Roman" w:cs="Times New Roman"/>
              <w:color w:val="000000"/>
              <w:vertAlign w:val="superscript"/>
            </w:rPr>
            <w:t>10</w:t>
          </w:r>
        </w:sdtContent>
      </w:sdt>
      <w:r w:rsidR="0077479B">
        <w:rPr>
          <w:rFonts w:ascii="Times New Roman" w:hAnsi="Times New Roman" w:cs="Times New Roman"/>
        </w:rPr>
        <w:t xml:space="preserve">. More than 44% </w:t>
      </w:r>
      <w:r w:rsidR="00305A80">
        <w:rPr>
          <w:rFonts w:ascii="Times New Roman" w:hAnsi="Times New Roman" w:cs="Times New Roman"/>
        </w:rPr>
        <w:t xml:space="preserve">of </w:t>
      </w:r>
      <w:r w:rsidR="0077479B">
        <w:rPr>
          <w:rFonts w:ascii="Times New Roman" w:hAnsi="Times New Roman" w:cs="Times New Roman"/>
        </w:rPr>
        <w:t xml:space="preserve">patients </w:t>
      </w:r>
      <w:r w:rsidR="00305A80">
        <w:rPr>
          <w:rFonts w:ascii="Times New Roman" w:hAnsi="Times New Roman" w:cs="Times New Roman"/>
        </w:rPr>
        <w:t xml:space="preserve">with DENV infection admitted </w:t>
      </w:r>
      <w:r w:rsidR="00B2786B">
        <w:rPr>
          <w:rFonts w:ascii="Times New Roman" w:hAnsi="Times New Roman" w:cs="Times New Roman"/>
        </w:rPr>
        <w:t>to</w:t>
      </w:r>
      <w:r w:rsidR="00305A80">
        <w:rPr>
          <w:rFonts w:ascii="Times New Roman" w:hAnsi="Times New Roman" w:cs="Times New Roman"/>
        </w:rPr>
        <w:t xml:space="preserve"> hospitals in Dhaka city were from outside Dhaka </w:t>
      </w:r>
      <w:sdt>
        <w:sdtPr>
          <w:rPr>
            <w:rFonts w:ascii="Times New Roman" w:hAnsi="Times New Roman" w:cs="Times New Roman"/>
            <w:color w:val="000000"/>
            <w:vertAlign w:val="superscript"/>
          </w:rPr>
          <w:tag w:val="MENDELEY_CITATION_v3_eyJjaXRhdGlvbklEIjoiTUVOREVMRVlfQ0lUQVRJT05fYTdkNWNkNWQtMTBlNC00ZmI0LThlYTItNjBkMmM5NWJkOWY2IiwicHJvcGVydGllcyI6eyJub3RlSW5kZXgiOjB9LCJpc0VkaXRlZCI6ZmFsc2UsIm1hbnVhbE92ZXJyaWRlIjp7ImlzTWFudWFsbHlPdmVycmlkZGVuIjpmYWxzZSwiY2l0ZXByb2NUZXh0IjoiPHN1cD4xMT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
          <w:id w:val="1381134722"/>
          <w:placeholder>
            <w:docPart w:val="DefaultPlaceholder_-1854013440"/>
          </w:placeholder>
        </w:sdtPr>
        <w:sdtContent>
          <w:r w:rsidRPr="003E12E3">
            <w:rPr>
              <w:rFonts w:ascii="Times New Roman" w:hAnsi="Times New Roman" w:cs="Times New Roman"/>
              <w:color w:val="000000"/>
              <w:vertAlign w:val="superscript"/>
            </w:rPr>
            <w:t>11</w:t>
          </w:r>
        </w:sdtContent>
      </w:sdt>
      <w:r w:rsidR="00FB6893">
        <w:rPr>
          <w:rFonts w:ascii="Times New Roman" w:hAnsi="Times New Roman" w:cs="Times New Roman"/>
        </w:rPr>
        <w:t xml:space="preserve">. </w:t>
      </w:r>
      <w:r w:rsidR="00717585" w:rsidRPr="00650BA9">
        <w:rPr>
          <w:rFonts w:ascii="Times New Roman" w:hAnsi="Times New Roman" w:cs="Times New Roman"/>
          <w:sz w:val="24"/>
          <w:szCs w:val="24"/>
        </w:rPr>
        <w:t xml:space="preserve">Also, there is a more regular </w:t>
      </w:r>
      <w:r w:rsidR="00650BA9" w:rsidRPr="00650BA9">
        <w:rPr>
          <w:rFonts w:ascii="Times New Roman" w:hAnsi="Times New Roman" w:cs="Times New Roman"/>
          <w:sz w:val="24"/>
          <w:szCs w:val="24"/>
        </w:rPr>
        <w:t xml:space="preserve">and organized </w:t>
      </w:r>
      <w:r w:rsidR="00650BA9" w:rsidRPr="00650BA9">
        <w:rPr>
          <w:rStyle w:val="cf01"/>
          <w:rFonts w:ascii="Times New Roman" w:hAnsi="Times New Roman" w:cs="Times New Roman"/>
          <w:sz w:val="24"/>
          <w:szCs w:val="24"/>
        </w:rPr>
        <w:t>notification</w:t>
      </w:r>
      <w:r w:rsidR="00717585" w:rsidRPr="00650BA9">
        <w:rPr>
          <w:rStyle w:val="cf01"/>
          <w:rFonts w:ascii="Times New Roman" w:hAnsi="Times New Roman" w:cs="Times New Roman"/>
          <w:sz w:val="24"/>
          <w:szCs w:val="24"/>
        </w:rPr>
        <w:t xml:space="preserve"> of deaths from Dhaka city as compared to other </w:t>
      </w:r>
      <w:r w:rsidR="00650BA9" w:rsidRPr="00650BA9">
        <w:rPr>
          <w:rStyle w:val="cf01"/>
          <w:rFonts w:ascii="Times New Roman" w:hAnsi="Times New Roman" w:cs="Times New Roman"/>
          <w:sz w:val="24"/>
          <w:szCs w:val="24"/>
        </w:rPr>
        <w:t xml:space="preserve">parts of </w:t>
      </w:r>
      <w:r w:rsidR="00590C5D">
        <w:rPr>
          <w:rStyle w:val="cf01"/>
          <w:rFonts w:ascii="Times New Roman" w:hAnsi="Times New Roman" w:cs="Times New Roman"/>
          <w:sz w:val="24"/>
          <w:szCs w:val="24"/>
        </w:rPr>
        <w:t>the</w:t>
      </w:r>
      <w:r w:rsidR="00717585" w:rsidRPr="00650BA9">
        <w:rPr>
          <w:rStyle w:val="cf01"/>
          <w:rFonts w:ascii="Times New Roman" w:hAnsi="Times New Roman" w:cs="Times New Roman"/>
          <w:sz w:val="24"/>
          <w:szCs w:val="24"/>
        </w:rPr>
        <w:t xml:space="preserve"> country where </w:t>
      </w:r>
      <w:r w:rsidR="008F53FF">
        <w:rPr>
          <w:rStyle w:val="cf01"/>
          <w:rFonts w:ascii="Times New Roman" w:hAnsi="Times New Roman" w:cs="Times New Roman"/>
          <w:sz w:val="24"/>
          <w:szCs w:val="24"/>
        </w:rPr>
        <w:t xml:space="preserve">deaths might be underreported </w:t>
      </w:r>
      <w:r w:rsidR="00754BB8">
        <w:rPr>
          <w:rStyle w:val="cf01"/>
          <w:rFonts w:ascii="Times New Roman" w:hAnsi="Times New Roman" w:cs="Times New Roman"/>
          <w:sz w:val="24"/>
          <w:szCs w:val="24"/>
        </w:rPr>
        <w:t>specially when occurred in private health care facilities</w:t>
      </w:r>
      <w:r w:rsidR="00650BA9" w:rsidRPr="00650BA9">
        <w:rPr>
          <w:rStyle w:val="cf01"/>
          <w:rFonts w:ascii="Times New Roman" w:hAnsi="Times New Roman" w:cs="Times New Roman"/>
          <w:sz w:val="24"/>
          <w:szCs w:val="24"/>
        </w:rPr>
        <w:t xml:space="preserve">. </w:t>
      </w:r>
      <w:r w:rsidR="00650BA9">
        <w:rPr>
          <w:rStyle w:val="cf01"/>
          <w:rFonts w:ascii="Times New Roman" w:hAnsi="Times New Roman" w:cs="Times New Roman"/>
          <w:sz w:val="24"/>
          <w:szCs w:val="24"/>
        </w:rPr>
        <w:t xml:space="preserve"> </w:t>
      </w:r>
      <w:r w:rsidR="008320A8">
        <w:rPr>
          <w:rFonts w:ascii="Times New Roman" w:hAnsi="Times New Roman" w:cs="Times New Roman"/>
        </w:rPr>
        <w:t xml:space="preserve">Bangladesh </w:t>
      </w:r>
      <w:r w:rsidR="00DF5E10">
        <w:rPr>
          <w:rFonts w:ascii="Times New Roman" w:hAnsi="Times New Roman" w:cs="Times New Roman"/>
        </w:rPr>
        <w:t xml:space="preserve">dengue </w:t>
      </w:r>
      <w:r w:rsidR="008320A8">
        <w:rPr>
          <w:rFonts w:ascii="Times New Roman" w:hAnsi="Times New Roman" w:cs="Times New Roman"/>
        </w:rPr>
        <w:t xml:space="preserve">surveillance is only based on selected </w:t>
      </w:r>
      <w:r w:rsidR="000E2424">
        <w:rPr>
          <w:rFonts w:ascii="Times New Roman" w:hAnsi="Times New Roman" w:cs="Times New Roman"/>
        </w:rPr>
        <w:t>hospital admissions</w:t>
      </w:r>
      <w:r w:rsidR="008320A8">
        <w:rPr>
          <w:rFonts w:ascii="Times New Roman" w:hAnsi="Times New Roman" w:cs="Times New Roman"/>
        </w:rPr>
        <w:t xml:space="preserve"> which account </w:t>
      </w:r>
      <w:r w:rsidR="000E2424">
        <w:rPr>
          <w:rFonts w:ascii="Times New Roman" w:hAnsi="Times New Roman" w:cs="Times New Roman"/>
        </w:rPr>
        <w:t xml:space="preserve">for </w:t>
      </w:r>
      <w:r w:rsidR="008320A8">
        <w:rPr>
          <w:rFonts w:ascii="Times New Roman" w:hAnsi="Times New Roman" w:cs="Times New Roman"/>
        </w:rPr>
        <w:t xml:space="preserve">approximately 5% of total hospitals in the county, and the patients outside </w:t>
      </w:r>
      <w:r w:rsidR="00091176">
        <w:rPr>
          <w:rFonts w:ascii="Times New Roman" w:hAnsi="Times New Roman" w:cs="Times New Roman"/>
        </w:rPr>
        <w:t>these</w:t>
      </w:r>
      <w:r w:rsidR="008320A8">
        <w:rPr>
          <w:rFonts w:ascii="Times New Roman" w:hAnsi="Times New Roman" w:cs="Times New Roman"/>
        </w:rPr>
        <w:t xml:space="preserve"> hospitals as well as </w:t>
      </w:r>
      <w:r w:rsidR="00CA6932">
        <w:rPr>
          <w:rFonts w:ascii="Times New Roman" w:hAnsi="Times New Roman" w:cs="Times New Roman"/>
        </w:rPr>
        <w:t>private clinics and those not attending any health care settings are not included</w:t>
      </w:r>
      <w:r w:rsidR="000C1688">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ZTk1OTA2NzItN2YyMC00YWJhLWFjOTgtZGFjY2FmZjRhNWMzIiwicHJvcGVydGllcyI6eyJub3RlSW5kZXgiOjB9LCJpc0VkaXRlZCI6ZmFsc2UsIm1hbnVhbE92ZXJyaWRlIjp7ImlzTWFudWFsbHlPdmVycmlkZGVuIjpmYWxzZSwiY2l0ZXByb2NUZXh0IjoiPHN1cD4xMT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
          <w:id w:val="-722517273"/>
          <w:placeholder>
            <w:docPart w:val="DefaultPlaceholder_-1854013440"/>
          </w:placeholder>
        </w:sdtPr>
        <w:sdtContent>
          <w:r w:rsidRPr="003E12E3">
            <w:rPr>
              <w:rFonts w:ascii="Times New Roman" w:hAnsi="Times New Roman" w:cs="Times New Roman"/>
              <w:color w:val="000000"/>
              <w:vertAlign w:val="superscript"/>
            </w:rPr>
            <w:t>11</w:t>
          </w:r>
        </w:sdtContent>
      </w:sdt>
      <w:r w:rsidR="00C547FF">
        <w:rPr>
          <w:rFonts w:ascii="Times New Roman" w:hAnsi="Times New Roman" w:cs="Times New Roman"/>
        </w:rPr>
        <w:t xml:space="preserve"> </w:t>
      </w:r>
      <w:r w:rsidR="00080043">
        <w:rPr>
          <w:rFonts w:ascii="Times New Roman" w:hAnsi="Times New Roman" w:cs="Times New Roman"/>
        </w:rPr>
        <w:t xml:space="preserve"> </w:t>
      </w:r>
      <w:r w:rsidR="00091176">
        <w:rPr>
          <w:rFonts w:ascii="Times New Roman" w:hAnsi="Times New Roman" w:cs="Times New Roman"/>
        </w:rPr>
        <w:t xml:space="preserve"> </w:t>
      </w:r>
      <w:r w:rsidR="000E2424">
        <w:rPr>
          <w:rFonts w:ascii="Times New Roman" w:hAnsi="Times New Roman" w:cs="Times New Roman"/>
        </w:rPr>
        <w:t>Thus, current</w:t>
      </w:r>
      <w:r w:rsidR="00080043">
        <w:rPr>
          <w:rFonts w:ascii="Times New Roman" w:hAnsi="Times New Roman" w:cs="Times New Roman"/>
        </w:rPr>
        <w:t xml:space="preserve"> surveillance </w:t>
      </w:r>
      <w:r w:rsidR="00DC3005">
        <w:rPr>
          <w:rFonts w:ascii="Times New Roman" w:hAnsi="Times New Roman" w:cs="Times New Roman"/>
        </w:rPr>
        <w:t xml:space="preserve">system </w:t>
      </w:r>
      <w:r w:rsidR="007A5DB8">
        <w:rPr>
          <w:rFonts w:ascii="Times New Roman" w:hAnsi="Times New Roman" w:cs="Times New Roman"/>
        </w:rPr>
        <w:t>misses</w:t>
      </w:r>
      <w:r w:rsidR="00091176">
        <w:rPr>
          <w:rFonts w:ascii="Times New Roman" w:hAnsi="Times New Roman" w:cs="Times New Roman"/>
        </w:rPr>
        <w:t xml:space="preserve"> a large number of patients in the de</w:t>
      </w:r>
      <w:r w:rsidR="00077BFE">
        <w:rPr>
          <w:rFonts w:ascii="Times New Roman" w:hAnsi="Times New Roman" w:cs="Times New Roman"/>
        </w:rPr>
        <w:t xml:space="preserve">nominator of the CFR estimation. </w:t>
      </w:r>
      <w:r w:rsidR="007A5DB8">
        <w:rPr>
          <w:rFonts w:ascii="Times New Roman" w:hAnsi="Times New Roman" w:cs="Times New Roman"/>
        </w:rPr>
        <w:t xml:space="preserve">However, moderate and severe patients are likely to </w:t>
      </w:r>
      <w:r w:rsidR="000E2424">
        <w:rPr>
          <w:rFonts w:ascii="Times New Roman" w:hAnsi="Times New Roman" w:cs="Times New Roman"/>
        </w:rPr>
        <w:t xml:space="preserve">be admitted </w:t>
      </w:r>
      <w:r w:rsidR="007A5DB8">
        <w:rPr>
          <w:rFonts w:ascii="Times New Roman" w:hAnsi="Times New Roman" w:cs="Times New Roman"/>
        </w:rPr>
        <w:t xml:space="preserve">in hospitals and thus </w:t>
      </w:r>
      <w:r w:rsidR="0022361A">
        <w:rPr>
          <w:rFonts w:ascii="Times New Roman" w:hAnsi="Times New Roman" w:cs="Times New Roman"/>
        </w:rPr>
        <w:t>the deaths are missed less compared to the infected cases.</w:t>
      </w:r>
      <w:r w:rsidR="008D281F">
        <w:rPr>
          <w:rFonts w:ascii="Times New Roman" w:hAnsi="Times New Roman" w:cs="Times New Roman"/>
        </w:rPr>
        <w:t xml:space="preserve"> </w:t>
      </w:r>
      <w:r w:rsidR="008D281F" w:rsidRPr="00590C5D">
        <w:rPr>
          <w:rStyle w:val="cf01"/>
          <w:rFonts w:ascii="Times New Roman" w:hAnsi="Times New Roman" w:cs="Times New Roman"/>
          <w:sz w:val="22"/>
          <w:szCs w:val="22"/>
        </w:rPr>
        <w:t xml:space="preserve">Thus, it might be </w:t>
      </w:r>
      <w:r w:rsidR="00FF1F7B" w:rsidRPr="00590C5D">
        <w:rPr>
          <w:rStyle w:val="cf01"/>
          <w:rFonts w:ascii="Times New Roman" w:hAnsi="Times New Roman" w:cs="Times New Roman"/>
          <w:sz w:val="22"/>
          <w:szCs w:val="22"/>
        </w:rPr>
        <w:t xml:space="preserve">worth </w:t>
      </w:r>
      <w:r w:rsidR="008B39C8" w:rsidRPr="00590C5D">
        <w:rPr>
          <w:rStyle w:val="cf01"/>
          <w:rFonts w:ascii="Times New Roman" w:hAnsi="Times New Roman" w:cs="Times New Roman"/>
          <w:sz w:val="22"/>
          <w:szCs w:val="22"/>
        </w:rPr>
        <w:t>mentioning</w:t>
      </w:r>
      <w:r w:rsidR="00FF1F7B" w:rsidRPr="00590C5D">
        <w:rPr>
          <w:rStyle w:val="cf01"/>
          <w:rFonts w:ascii="Times New Roman" w:hAnsi="Times New Roman" w:cs="Times New Roman"/>
          <w:sz w:val="22"/>
          <w:szCs w:val="22"/>
        </w:rPr>
        <w:t xml:space="preserve"> </w:t>
      </w:r>
      <w:r w:rsidR="008D281F" w:rsidRPr="00590C5D">
        <w:rPr>
          <w:rStyle w:val="cf01"/>
          <w:rFonts w:ascii="Times New Roman" w:hAnsi="Times New Roman" w:cs="Times New Roman"/>
          <w:sz w:val="22"/>
          <w:szCs w:val="22"/>
        </w:rPr>
        <w:t>that the CFR that we ar</w:t>
      </w:r>
      <w:r w:rsidR="00FF1F7B" w:rsidRPr="00590C5D">
        <w:rPr>
          <w:rStyle w:val="cf01"/>
          <w:rFonts w:ascii="Times New Roman" w:hAnsi="Times New Roman" w:cs="Times New Roman"/>
          <w:sz w:val="22"/>
          <w:szCs w:val="22"/>
        </w:rPr>
        <w:t>e reporting</w:t>
      </w:r>
      <w:r w:rsidR="009F225E">
        <w:rPr>
          <w:rStyle w:val="cf01"/>
          <w:rFonts w:ascii="Times New Roman" w:hAnsi="Times New Roman" w:cs="Times New Roman"/>
          <w:sz w:val="22"/>
          <w:szCs w:val="22"/>
        </w:rPr>
        <w:t xml:space="preserve"> </w:t>
      </w:r>
      <w:r w:rsidR="008D281F" w:rsidRPr="00590C5D">
        <w:rPr>
          <w:rStyle w:val="cf01"/>
          <w:rFonts w:ascii="Times New Roman" w:hAnsi="Times New Roman" w:cs="Times New Roman"/>
          <w:sz w:val="22"/>
          <w:szCs w:val="22"/>
        </w:rPr>
        <w:t>is more of a CFR for moderate and severe dengue cases, as the denominator might miss a substantial proportion of non-severe dengue cases</w:t>
      </w:r>
      <w:r w:rsidR="008B39C8" w:rsidRPr="00590C5D">
        <w:rPr>
          <w:rStyle w:val="cf01"/>
          <w:rFonts w:ascii="Times New Roman" w:hAnsi="Times New Roman" w:cs="Times New Roman"/>
          <w:sz w:val="22"/>
          <w:szCs w:val="22"/>
        </w:rPr>
        <w:t xml:space="preserve">. </w:t>
      </w:r>
    </w:p>
    <w:p w14:paraId="052CC838" w14:textId="77777777" w:rsidR="00655F28" w:rsidRDefault="00655F28">
      <w:pPr>
        <w:rPr>
          <w:rFonts w:ascii="Times New Roman" w:hAnsi="Times New Roman" w:cs="Times New Roman"/>
        </w:rPr>
      </w:pPr>
    </w:p>
    <w:p w14:paraId="47A6AFDD" w14:textId="2388A19D" w:rsidR="00BC2072" w:rsidRDefault="00014F6E" w:rsidP="00216FBE">
      <w:pPr>
        <w:spacing w:after="0" w:line="480" w:lineRule="auto"/>
        <w:rPr>
          <w:rFonts w:ascii="Times New Roman" w:hAnsi="Times New Roman" w:cs="Times New Roman"/>
        </w:rPr>
      </w:pPr>
      <w:r>
        <w:rPr>
          <w:rFonts w:ascii="Times New Roman" w:hAnsi="Times New Roman" w:cs="Times New Roman"/>
        </w:rPr>
        <w:t>Several</w:t>
      </w:r>
      <w:r w:rsidR="00216FBE">
        <w:rPr>
          <w:rFonts w:ascii="Times New Roman" w:hAnsi="Times New Roman" w:cs="Times New Roman"/>
        </w:rPr>
        <w:t xml:space="preserve"> drivers contributed </w:t>
      </w:r>
      <w:r>
        <w:rPr>
          <w:rFonts w:ascii="Times New Roman" w:hAnsi="Times New Roman" w:cs="Times New Roman"/>
        </w:rPr>
        <w:t>to</w:t>
      </w:r>
      <w:r w:rsidR="00216FBE">
        <w:rPr>
          <w:rFonts w:ascii="Times New Roman" w:hAnsi="Times New Roman" w:cs="Times New Roman"/>
        </w:rPr>
        <w:t xml:space="preserve"> the largest outbreak of dengue fever in Bangladesh. First, the dengue serotype -2 (DENV-2) reappeared in Bangladesh after 2018 </w:t>
      </w:r>
      <w:sdt>
        <w:sdtPr>
          <w:rPr>
            <w:rFonts w:ascii="Times New Roman" w:hAnsi="Times New Roman" w:cs="Times New Roman"/>
            <w:color w:val="000000"/>
            <w:vertAlign w:val="superscript"/>
          </w:rPr>
          <w:tag w:val="MENDELEY_CITATION_v3_eyJjaXRhdGlvbklEIjoiTUVOREVMRVlfQ0lUQVRJT05fYThiYjk0OTgtYzhlMy00N2UwLTk2YzctYzljZDg0NjdjMzM2IiwicHJvcGVydGllcyI6eyJub3RlSW5kZXgiOjB9LCJpc0VkaXRlZCI6ZmFsc2UsIm1hbnVhbE92ZXJyaWRlIjp7ImlzTWFudWFsbHlPdmVycmlkZGVuIjpmYWxzZSwiY2l0ZXByb2NUZXh0IjoiPHN1cD4xMj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
          <w:id w:val="-1313482872"/>
          <w:placeholder>
            <w:docPart w:val="43B0658B5CF24073BD1E3C98AEA9FB4E"/>
          </w:placeholder>
        </w:sdtPr>
        <w:sdtContent>
          <w:r w:rsidR="003E12E3" w:rsidRPr="003E12E3">
            <w:rPr>
              <w:rFonts w:ascii="Times New Roman" w:hAnsi="Times New Roman" w:cs="Times New Roman"/>
              <w:color w:val="000000"/>
              <w:vertAlign w:val="superscript"/>
            </w:rPr>
            <w:t>12</w:t>
          </w:r>
        </w:sdtContent>
      </w:sdt>
      <w:r w:rsidR="00216FBE">
        <w:rPr>
          <w:rFonts w:ascii="Times New Roman" w:hAnsi="Times New Roman" w:cs="Times New Roman"/>
        </w:rPr>
        <w:t xml:space="preserve">. The absence of the serotype allowed a large proportion of the population to be naïve as the city experienced more than 4% annual growth of </w:t>
      </w:r>
      <w:r w:rsidR="00216FBE">
        <w:rPr>
          <w:rFonts w:ascii="Times New Roman" w:hAnsi="Times New Roman" w:cs="Times New Roman"/>
        </w:rPr>
        <w:lastRenderedPageBreak/>
        <w:t xml:space="preserve">population. Second, the outbreak in 2022 continued to 2023 with a relatively warm year and late rain the season allowing more than 5024 cases in December 2022 compared to the monthly mean of 188 cases for December in Bangladesh (2000-2021) </w:t>
      </w:r>
      <w:sdt>
        <w:sdtPr>
          <w:rPr>
            <w:rFonts w:ascii="Times New Roman" w:hAnsi="Times New Roman" w:cs="Times New Roman"/>
            <w:color w:val="000000"/>
            <w:vertAlign w:val="superscript"/>
          </w:rPr>
          <w:tag w:val="MENDELEY_CITATION_v3_eyJjaXRhdGlvbklEIjoiTUVOREVMRVlfQ0lUQVRJT05fYjRhM2ZhOTAtNzdhOS00MzM4LWEzNTgtNzI5Mzg0YTI1NDJkIiwicHJvcGVydGllcyI6eyJub3RlSW5kZXgiOjB9LCJpc0VkaXRlZCI6ZmFsc2UsIm1hbnVhbE92ZXJyaWRlIjp7ImlzTWFudWFsbHlPdmVycmlkZGVuIjpmYWxzZSwiY2l0ZXByb2NUZXh0IjoiPHN1cD4xMj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
          <w:id w:val="-238174845"/>
          <w:placeholder>
            <w:docPart w:val="43B0658B5CF24073BD1E3C98AEA9FB4E"/>
          </w:placeholder>
        </w:sdtPr>
        <w:sdtContent>
          <w:r w:rsidR="003E12E3" w:rsidRPr="003E12E3">
            <w:rPr>
              <w:rFonts w:ascii="Times New Roman" w:hAnsi="Times New Roman" w:cs="Times New Roman"/>
              <w:color w:val="000000"/>
              <w:vertAlign w:val="superscript"/>
            </w:rPr>
            <w:t>12</w:t>
          </w:r>
        </w:sdtContent>
      </w:sdt>
      <w:r w:rsidR="00216FBE">
        <w:rPr>
          <w:rFonts w:ascii="Times New Roman" w:hAnsi="Times New Roman" w:cs="Times New Roman"/>
        </w:rPr>
        <w:t xml:space="preserve">. Thus, the year 2023 started with a large number of cases including 566 cases in January compared monthly mean of 126 cases in Bangladesh (2000-2021) </w:t>
      </w:r>
      <w:sdt>
        <w:sdtPr>
          <w:rPr>
            <w:rFonts w:ascii="Times New Roman" w:hAnsi="Times New Roman" w:cs="Times New Roman"/>
            <w:color w:val="000000"/>
            <w:vertAlign w:val="superscript"/>
          </w:rPr>
          <w:tag w:val="MENDELEY_CITATION_v3_eyJjaXRhdGlvbklEIjoiTUVOREVMRVlfQ0lUQVRJT05fYTlmNDVjY2QtNWY4Ny00NDAxLTk3MzEtNGJjOTJhMzc0MDU2IiwicHJvcGVydGllcyI6eyJub3RlSW5kZXgiOjB9LCJpc0VkaXRlZCI6ZmFsc2UsIm1hbnVhbE92ZXJyaWRlIjp7ImlzTWFudWFsbHlPdmVycmlkZGVuIjpmYWxzZSwiY2l0ZXByb2NUZXh0IjoiPHN1cD4xMj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
          <w:id w:val="-1827658968"/>
          <w:placeholder>
            <w:docPart w:val="43B0658B5CF24073BD1E3C98AEA9FB4E"/>
          </w:placeholder>
        </w:sdtPr>
        <w:sdtContent>
          <w:r w:rsidR="003E12E3" w:rsidRPr="003E12E3">
            <w:rPr>
              <w:rFonts w:ascii="Times New Roman" w:hAnsi="Times New Roman" w:cs="Times New Roman"/>
              <w:color w:val="000000"/>
              <w:vertAlign w:val="superscript"/>
            </w:rPr>
            <w:t>12</w:t>
          </w:r>
        </w:sdtContent>
      </w:sdt>
      <w:r w:rsidR="00216FBE">
        <w:rPr>
          <w:rFonts w:ascii="Times New Roman" w:hAnsi="Times New Roman" w:cs="Times New Roman"/>
        </w:rPr>
        <w:t xml:space="preserve">. Third, unusually high rainfall in the pre-monsoon season allowed the breeding of mosquitoes with higher numbers leading to a large outbreak in the county. </w:t>
      </w:r>
    </w:p>
    <w:p w14:paraId="4F6C2D15" w14:textId="77777777" w:rsidR="00014F6E" w:rsidRDefault="00014F6E" w:rsidP="00216FBE">
      <w:pPr>
        <w:spacing w:after="0" w:line="480" w:lineRule="auto"/>
        <w:rPr>
          <w:rFonts w:ascii="Times New Roman" w:hAnsi="Times New Roman" w:cs="Times New Roman"/>
        </w:rPr>
      </w:pPr>
    </w:p>
    <w:p w14:paraId="18F90E1B" w14:textId="62309AE0" w:rsidR="00216FBE" w:rsidRPr="006C6EDD" w:rsidRDefault="00216FBE" w:rsidP="00216FBE">
      <w:pPr>
        <w:spacing w:after="0" w:line="480" w:lineRule="auto"/>
        <w:rPr>
          <w:rFonts w:ascii="Times New Roman" w:hAnsi="Times New Roman" w:cs="Times New Roman"/>
        </w:rPr>
      </w:pPr>
      <w:r w:rsidRPr="00C5086A">
        <w:rPr>
          <w:rFonts w:ascii="Times New Roman" w:hAnsi="Times New Roman" w:cs="Times New Roman"/>
        </w:rPr>
        <w:t xml:space="preserve">Dhaka is one of the most densely populated cities in the world with more than </w:t>
      </w:r>
      <w:r>
        <w:rPr>
          <w:rFonts w:ascii="Times New Roman" w:hAnsi="Times New Roman" w:cs="Times New Roman"/>
        </w:rPr>
        <w:t xml:space="preserve">22 </w:t>
      </w:r>
      <w:r w:rsidRPr="00C5086A">
        <w:rPr>
          <w:rFonts w:ascii="Times New Roman" w:hAnsi="Times New Roman" w:cs="Times New Roman"/>
        </w:rPr>
        <w:t xml:space="preserve">million people living in approximately 300 </w:t>
      </w:r>
      <w:r w:rsidR="00BC2072">
        <w:rPr>
          <w:rFonts w:ascii="Times New Roman" w:hAnsi="Times New Roman" w:cs="Times New Roman"/>
        </w:rPr>
        <w:t>square</w:t>
      </w:r>
      <w:r w:rsidR="00BC2072" w:rsidRPr="00C5086A">
        <w:rPr>
          <w:rFonts w:ascii="Times New Roman" w:hAnsi="Times New Roman" w:cs="Times New Roman"/>
        </w:rPr>
        <w:t xml:space="preserve"> </w:t>
      </w:r>
      <w:r>
        <w:rPr>
          <w:rFonts w:ascii="Times New Roman" w:hAnsi="Times New Roman" w:cs="Times New Roman"/>
        </w:rPr>
        <w:t xml:space="preserve">kilometres </w:t>
      </w:r>
      <w:r w:rsidRPr="00C5086A">
        <w:rPr>
          <w:rFonts w:ascii="Times New Roman" w:hAnsi="Times New Roman" w:cs="Times New Roman"/>
        </w:rPr>
        <w:t>with a population density of 23,234 people/KM</w:t>
      </w:r>
      <w:r w:rsidRPr="00C5086A">
        <w:rPr>
          <w:rFonts w:ascii="Times New Roman" w:hAnsi="Times New Roman" w:cs="Times New Roman"/>
          <w:vertAlign w:val="superscript"/>
        </w:rPr>
        <w:t>2</w:t>
      </w:r>
      <w:r>
        <w:rPr>
          <w:rFonts w:ascii="Times New Roman" w:hAnsi="Times New Roman" w:cs="Times New Roman"/>
          <w:vertAlign w:val="superscript"/>
        </w:rPr>
        <w:t xml:space="preserve"> </w:t>
      </w:r>
      <w:sdt>
        <w:sdtPr>
          <w:rPr>
            <w:rFonts w:ascii="Times New Roman" w:hAnsi="Times New Roman" w:cs="Times New Roman"/>
            <w:color w:val="000000"/>
            <w:vertAlign w:val="superscript"/>
          </w:rPr>
          <w:tag w:val="MENDELEY_CITATION_v3_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"/>
          <w:id w:val="1469549629"/>
          <w:placeholder>
            <w:docPart w:val="43B0658B5CF24073BD1E3C98AEA9FB4E"/>
          </w:placeholder>
        </w:sdtPr>
        <w:sdtContent>
          <w:r w:rsidR="003E12E3" w:rsidRPr="003E12E3">
            <w:rPr>
              <w:rFonts w:ascii="Times New Roman" w:hAnsi="Times New Roman" w:cs="Times New Roman"/>
              <w:color w:val="000000"/>
              <w:vertAlign w:val="superscript"/>
            </w:rPr>
            <w:t>13</w:t>
          </w:r>
        </w:sdtContent>
      </w:sdt>
      <w:r>
        <w:rPr>
          <w:rFonts w:ascii="Times New Roman" w:hAnsi="Times New Roman" w:cs="Times New Roman"/>
          <w:color w:val="000000"/>
          <w:vertAlign w:val="superscript"/>
        </w:rPr>
        <w:t xml:space="preserve">. </w:t>
      </w:r>
      <w:r>
        <w:rPr>
          <w:rFonts w:ascii="Times New Roman" w:hAnsi="Times New Roman" w:cs="Times New Roman"/>
        </w:rPr>
        <w:t xml:space="preserve">Many people travel to their rural </w:t>
      </w:r>
      <w:r w:rsidR="00BC2072">
        <w:rPr>
          <w:rFonts w:ascii="Times New Roman" w:hAnsi="Times New Roman" w:cs="Times New Roman"/>
        </w:rPr>
        <w:t xml:space="preserve">homes </w:t>
      </w:r>
      <w:r>
        <w:rPr>
          <w:rFonts w:ascii="Times New Roman" w:hAnsi="Times New Roman" w:cs="Times New Roman"/>
        </w:rPr>
        <w:t>during two large festivals: Eid-Al-Fitr and Eid-Al-Adha. In 2023, the Eid-Al-Adha was celebrated on 28</w:t>
      </w:r>
      <w:r w:rsidRPr="004F32DF">
        <w:rPr>
          <w:rFonts w:ascii="Times New Roman" w:hAnsi="Times New Roman" w:cs="Times New Roman"/>
          <w:vertAlign w:val="superscript"/>
        </w:rPr>
        <w:t>th</w:t>
      </w:r>
      <w:r>
        <w:rPr>
          <w:rFonts w:ascii="Times New Roman" w:hAnsi="Times New Roman" w:cs="Times New Roman"/>
        </w:rPr>
        <w:t xml:space="preserve"> June. Up until 28</w:t>
      </w:r>
      <w:r w:rsidRPr="00161068">
        <w:rPr>
          <w:rFonts w:ascii="Times New Roman" w:hAnsi="Times New Roman" w:cs="Times New Roman"/>
          <w:vertAlign w:val="superscript"/>
        </w:rPr>
        <w:t>th</w:t>
      </w:r>
      <w:r>
        <w:rPr>
          <w:rFonts w:ascii="Times New Roman" w:hAnsi="Times New Roman" w:cs="Times New Roman"/>
        </w:rPr>
        <w:t xml:space="preserve"> June 2023, a total of 7862 patients were recorded in the country of which 6014 (76.5%) were recorded in the capital city. Approximately 60% of people infected with DENV do not show any clinical symptoms </w:t>
      </w:r>
      <w:sdt>
        <w:sdtPr>
          <w:rPr>
            <w:rFonts w:ascii="Times New Roman" w:hAnsi="Times New Roman" w:cs="Times New Roman"/>
            <w:color w:val="000000"/>
            <w:vertAlign w:val="superscript"/>
          </w:rPr>
          <w:tag w:val="MENDELEY_CITATION_v3_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"/>
          <w:id w:val="154034994"/>
          <w:placeholder>
            <w:docPart w:val="43B0658B5CF24073BD1E3C98AEA9FB4E"/>
          </w:placeholder>
        </w:sdtPr>
        <w:sdtContent>
          <w:r w:rsidR="003E12E3" w:rsidRPr="003E12E3">
            <w:rPr>
              <w:rFonts w:ascii="Times New Roman" w:hAnsi="Times New Roman" w:cs="Times New Roman"/>
              <w:color w:val="000000"/>
              <w:vertAlign w:val="superscript"/>
            </w:rPr>
            <w:t>14</w:t>
          </w:r>
        </w:sdtContent>
      </w:sdt>
      <w:r>
        <w:rPr>
          <w:rFonts w:ascii="Times New Roman" w:hAnsi="Times New Roman" w:cs="Times New Roman"/>
        </w:rPr>
        <w:t>. In Bangladesh, only a small fraction of people infected with DENV are captured in the current surveillance system as the data is gathered from approximately 5% of the total hospitals or diagnostic centres of the country</w:t>
      </w:r>
      <w:sdt>
        <w:sdtPr>
          <w:rPr>
            <w:rFonts w:ascii="Times New Roman" w:hAnsi="Times New Roman" w:cs="Times New Roman"/>
            <w:color w:val="000000"/>
            <w:vertAlign w:val="superscript"/>
          </w:rPr>
          <w:tag w:val="MENDELEY_CITATION_v3_eyJjaXRhdGlvbklEIjoiTUVOREVMRVlfQ0lUQVRJT05fM2ZjMmFlNWMtMzk3NC00NjQ4LWEyNjYtMzRhNDJkNDJhZWM2IiwicHJvcGVydGllcyI6eyJub3RlSW5kZXgiOjB9LCJpc0VkaXRlZCI6ZmFsc2UsIm1hbnVhbE92ZXJyaWRlIjp7ImlzTWFudWFsbHlPdmVycmlkZGVuIjpmYWxzZSwiY2l0ZXByb2NUZXh0IjoiPHN1cD4xMT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
          <w:id w:val="-933351599"/>
          <w:placeholder>
            <w:docPart w:val="43B0658B5CF24073BD1E3C98AEA9FB4E"/>
          </w:placeholder>
        </w:sdtPr>
        <w:sdtContent>
          <w:r w:rsidR="003E12E3" w:rsidRPr="003E12E3">
            <w:rPr>
              <w:rFonts w:ascii="Times New Roman" w:hAnsi="Times New Roman" w:cs="Times New Roman"/>
              <w:color w:val="000000"/>
              <w:vertAlign w:val="superscript"/>
            </w:rPr>
            <w:t>11</w:t>
          </w:r>
        </w:sdtContent>
      </w:sdt>
      <w:r>
        <w:rPr>
          <w:rFonts w:ascii="Times New Roman" w:hAnsi="Times New Roman" w:cs="Times New Roman"/>
        </w:rPr>
        <w:t>.  More than 15 million people left Dhaka and its surrounding cities to celebrate Eid-Al-Adha with their families in rural Bangladesh</w:t>
      </w:r>
      <w:sdt>
        <w:sdtPr>
          <w:rPr>
            <w:rFonts w:ascii="Times New Roman" w:hAnsi="Times New Roman" w:cs="Times New Roman"/>
            <w:color w:val="000000"/>
            <w:vertAlign w:val="superscript"/>
          </w:rPr>
          <w:tag w:val="MENDELEY_CITATION_v3_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"/>
          <w:id w:val="-1395580482"/>
          <w:placeholder>
            <w:docPart w:val="384904C040854C46A8A30BC08670A20A"/>
          </w:placeholder>
        </w:sdtPr>
        <w:sdtContent>
          <w:r w:rsidR="003E12E3" w:rsidRPr="003E12E3">
            <w:rPr>
              <w:rFonts w:ascii="Times New Roman" w:hAnsi="Times New Roman" w:cs="Times New Roman"/>
              <w:color w:val="000000"/>
              <w:vertAlign w:val="superscript"/>
            </w:rPr>
            <w:t>15</w:t>
          </w:r>
        </w:sdtContent>
      </w:sdt>
      <w:r>
        <w:rPr>
          <w:rFonts w:ascii="Times New Roman" w:hAnsi="Times New Roman" w:cs="Times New Roman"/>
        </w:rPr>
        <w:t xml:space="preserve">. This large movement probably played a role in spreading the DENV throughout the county. People infected with DENV can remain </w:t>
      </w:r>
      <w:proofErr w:type="spellStart"/>
      <w:r>
        <w:rPr>
          <w:rFonts w:ascii="Times New Roman" w:hAnsi="Times New Roman" w:cs="Times New Roman"/>
        </w:rPr>
        <w:t>viremic</w:t>
      </w:r>
      <w:proofErr w:type="spellEnd"/>
      <w:r>
        <w:rPr>
          <w:rFonts w:ascii="Times New Roman" w:hAnsi="Times New Roman" w:cs="Times New Roman"/>
        </w:rPr>
        <w:t xml:space="preserve"> (infectious) for a maximum of 12 days </w:t>
      </w:r>
      <w:sdt>
        <w:sdtPr>
          <w:rPr>
            <w:rFonts w:ascii="Times New Roman" w:hAnsi="Times New Roman" w:cs="Times New Roman"/>
            <w:color w:val="000000"/>
            <w:vertAlign w:val="superscript"/>
          </w:rPr>
          <w:tag w:val="MENDELEY_CITATION_v3_eyJjaXRhdGlvbklEIjoiTUVOREVMRVlfQ0lUQVRJT05fNGEyYTA5ZTctNTM0Mi00ZTFlLTlmMzQtNjM1MDY4NjNiYjQxIiwicHJvcGVydGllcyI6eyJub3RlSW5kZXgiOjB9LCJpc0VkaXRlZCI6ZmFsc2UsIm1hbnVhbE92ZXJyaWRlIjp7ImlzTWFudWFsbHlPdmVycmlkZGVuIjpmYWxzZSwiY2l0ZXByb2NUZXh0IjoiPHN1cD4xNjwvc3VwPi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
          <w:id w:val="268823387"/>
          <w:placeholder>
            <w:docPart w:val="384904C040854C46A8A30BC08670A20A"/>
          </w:placeholder>
        </w:sdtPr>
        <w:sdtContent>
          <w:r w:rsidR="003E12E3" w:rsidRPr="003E12E3">
            <w:rPr>
              <w:rFonts w:ascii="Times New Roman" w:hAnsi="Times New Roman" w:cs="Times New Roman"/>
              <w:color w:val="000000"/>
              <w:vertAlign w:val="superscript"/>
            </w:rPr>
            <w:t>16</w:t>
          </w:r>
        </w:sdtContent>
      </w:sdt>
      <w:r>
        <w:rPr>
          <w:rFonts w:ascii="Times New Roman" w:hAnsi="Times New Roman" w:cs="Times New Roman"/>
        </w:rPr>
        <w:t xml:space="preserve">. Although </w:t>
      </w:r>
      <w:r w:rsidRPr="003C52BF">
        <w:rPr>
          <w:rFonts w:ascii="Times New Roman" w:hAnsi="Times New Roman" w:cs="Times New Roman"/>
          <w:i/>
          <w:iCs/>
        </w:rPr>
        <w:t>Aedes</w:t>
      </w:r>
      <w:r>
        <w:rPr>
          <w:rFonts w:ascii="Times New Roman" w:hAnsi="Times New Roman" w:cs="Times New Roman"/>
        </w:rPr>
        <w:t xml:space="preserve"> </w:t>
      </w:r>
      <w:r w:rsidRPr="00161068">
        <w:rPr>
          <w:rFonts w:ascii="Times New Roman" w:hAnsi="Times New Roman" w:cs="Times New Roman"/>
          <w:i/>
          <w:iCs/>
        </w:rPr>
        <w:t>aegypti</w:t>
      </w:r>
      <w:r>
        <w:rPr>
          <w:rFonts w:ascii="Times New Roman" w:hAnsi="Times New Roman" w:cs="Times New Roman"/>
        </w:rPr>
        <w:t xml:space="preserve">, the key vector of DENV transmission is a city-adapted mosquito, the Asian tiger mosquito, </w:t>
      </w:r>
      <w:r w:rsidRPr="000B71A7">
        <w:rPr>
          <w:rFonts w:ascii="Times New Roman" w:hAnsi="Times New Roman" w:cs="Times New Roman"/>
          <w:i/>
          <w:iCs/>
        </w:rPr>
        <w:t>A</w:t>
      </w:r>
      <w:r>
        <w:rPr>
          <w:rFonts w:ascii="Times New Roman" w:hAnsi="Times New Roman" w:cs="Times New Roman"/>
          <w:i/>
          <w:iCs/>
        </w:rPr>
        <w:t>ed</w:t>
      </w:r>
      <w:r w:rsidRPr="000B71A7">
        <w:rPr>
          <w:rFonts w:ascii="Times New Roman" w:hAnsi="Times New Roman" w:cs="Times New Roman"/>
          <w:i/>
          <w:iCs/>
        </w:rPr>
        <w:t>e</w:t>
      </w:r>
      <w:r>
        <w:rPr>
          <w:rFonts w:ascii="Times New Roman" w:hAnsi="Times New Roman" w:cs="Times New Roman"/>
          <w:i/>
          <w:iCs/>
        </w:rPr>
        <w:t>s</w:t>
      </w:r>
      <w:r w:rsidRPr="000B71A7">
        <w:rPr>
          <w:rFonts w:ascii="Times New Roman" w:hAnsi="Times New Roman" w:cs="Times New Roman"/>
          <w:i/>
          <w:iCs/>
        </w:rPr>
        <w:t xml:space="preserve"> albopictus</w:t>
      </w:r>
      <w:r>
        <w:rPr>
          <w:rFonts w:ascii="Times New Roman" w:hAnsi="Times New Roman" w:cs="Times New Roman"/>
          <w:i/>
          <w:iCs/>
        </w:rPr>
        <w:t>,</w:t>
      </w:r>
      <w:r>
        <w:rPr>
          <w:rFonts w:ascii="Times New Roman" w:hAnsi="Times New Roman" w:cs="Times New Roman"/>
        </w:rPr>
        <w:t xml:space="preserve"> the secondary vector of DENV is adapted more to rural settings. Earlier studies in Bangladesh reported the presence of </w:t>
      </w:r>
      <w:r w:rsidRPr="006A2A39">
        <w:rPr>
          <w:rFonts w:ascii="Times New Roman" w:hAnsi="Times New Roman" w:cs="Times New Roman"/>
          <w:i/>
          <w:iCs/>
        </w:rPr>
        <w:t>Ae albopictus</w:t>
      </w:r>
      <w:r>
        <w:rPr>
          <w:rFonts w:ascii="Times New Roman" w:hAnsi="Times New Roman" w:cs="Times New Roman"/>
        </w:rPr>
        <w:t xml:space="preserve"> in different parts of Bangladesh </w:t>
      </w:r>
      <w:sdt>
        <w:sdtPr>
          <w:rPr>
            <w:rFonts w:ascii="Times New Roman" w:hAnsi="Times New Roman" w:cs="Times New Roman"/>
            <w:color w:val="000000"/>
            <w:vertAlign w:val="superscript"/>
          </w:rPr>
          <w:tag w:val="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"/>
          <w:id w:val="-1053075829"/>
          <w:placeholder>
            <w:docPart w:val="43B0658B5CF24073BD1E3C98AEA9FB4E"/>
          </w:placeholder>
        </w:sdtPr>
        <w:sdtContent>
          <w:r w:rsidR="003E12E3" w:rsidRPr="003E12E3">
            <w:rPr>
              <w:rFonts w:ascii="Times New Roman" w:hAnsi="Times New Roman" w:cs="Times New Roman"/>
              <w:color w:val="000000"/>
              <w:vertAlign w:val="superscript"/>
            </w:rPr>
            <w:t>6,17</w:t>
          </w:r>
        </w:sdtContent>
      </w:sdt>
      <w:r>
        <w:rPr>
          <w:rFonts w:ascii="Times New Roman" w:hAnsi="Times New Roman" w:cs="Times New Roman"/>
        </w:rPr>
        <w:t xml:space="preserve">.  </w:t>
      </w:r>
      <w:r w:rsidRPr="00732F7B">
        <w:rPr>
          <w:rFonts w:ascii="Times New Roman" w:hAnsi="Times New Roman" w:cs="Times New Roman"/>
          <w:sz w:val="24"/>
          <w:szCs w:val="24"/>
        </w:rPr>
        <w:t>As competent</w:t>
      </w:r>
      <w:r w:rsidRPr="00732F7B">
        <w:rPr>
          <w:rStyle w:val="cf01"/>
          <w:rFonts w:ascii="Times New Roman" w:hAnsi="Times New Roman" w:cs="Times New Roman"/>
          <w:sz w:val="24"/>
          <w:szCs w:val="24"/>
        </w:rPr>
        <w:t xml:space="preserve"> vectors </w:t>
      </w:r>
      <w:r>
        <w:rPr>
          <w:rStyle w:val="cf01"/>
          <w:rFonts w:ascii="Times New Roman" w:hAnsi="Times New Roman" w:cs="Times New Roman"/>
          <w:sz w:val="24"/>
          <w:szCs w:val="24"/>
        </w:rPr>
        <w:t>(</w:t>
      </w:r>
      <w:r w:rsidRPr="003058F6">
        <w:rPr>
          <w:rStyle w:val="cf01"/>
          <w:rFonts w:ascii="Times New Roman" w:hAnsi="Times New Roman" w:cs="Times New Roman"/>
          <w:i/>
          <w:iCs/>
          <w:sz w:val="24"/>
          <w:szCs w:val="24"/>
        </w:rPr>
        <w:t>Ae albopictus</w:t>
      </w:r>
      <w:r>
        <w:rPr>
          <w:rStyle w:val="cf01"/>
          <w:rFonts w:ascii="Times New Roman" w:hAnsi="Times New Roman" w:cs="Times New Roman"/>
          <w:sz w:val="24"/>
          <w:szCs w:val="24"/>
        </w:rPr>
        <w:t xml:space="preserve">) </w:t>
      </w:r>
      <w:r w:rsidRPr="00732F7B">
        <w:rPr>
          <w:rStyle w:val="cf01"/>
          <w:rFonts w:ascii="Times New Roman" w:hAnsi="Times New Roman" w:cs="Times New Roman"/>
          <w:sz w:val="24"/>
          <w:szCs w:val="24"/>
        </w:rPr>
        <w:t xml:space="preserve">were documented outside Dhaka, it is possible to maintain local transmission if dengue is introduced </w:t>
      </w:r>
      <w:r>
        <w:rPr>
          <w:rStyle w:val="cf01"/>
          <w:rFonts w:ascii="Times New Roman" w:hAnsi="Times New Roman" w:cs="Times New Roman"/>
          <w:sz w:val="24"/>
          <w:szCs w:val="24"/>
        </w:rPr>
        <w:t xml:space="preserve">to the rural areas in Bangladesh. </w:t>
      </w:r>
      <w:r>
        <w:rPr>
          <w:rFonts w:ascii="Times New Roman" w:hAnsi="Times New Roman" w:cs="Times New Roman"/>
        </w:rPr>
        <w:t xml:space="preserve">In 2023, it seems like that infected people travelled from Dhaka to rural areas and spread the virus to the rural areas where </w:t>
      </w:r>
      <w:r w:rsidRPr="00F06F25">
        <w:rPr>
          <w:rFonts w:ascii="Times New Roman" w:hAnsi="Times New Roman" w:cs="Times New Roman"/>
          <w:i/>
          <w:iCs/>
        </w:rPr>
        <w:t>Ae albopictus</w:t>
      </w:r>
      <w:r>
        <w:rPr>
          <w:rFonts w:ascii="Times New Roman" w:hAnsi="Times New Roman" w:cs="Times New Roman"/>
        </w:rPr>
        <w:t xml:space="preserve"> mosquito maintained the local transmission </w:t>
      </w:r>
      <w:sdt>
        <w:sdtPr>
          <w:rPr>
            <w:rFonts w:ascii="Times New Roman" w:hAnsi="Times New Roman" w:cs="Times New Roman"/>
            <w:color w:val="000000"/>
            <w:vertAlign w:val="superscript"/>
          </w:rPr>
          <w:tag w:val="MENDELEY_CITATION_v3_eyJjaXRhdGlvbklEIjoiTUVOREVMRVlfQ0lUQVRJT05fYWRmNGY3NTgtMzVjYy00OWM3LThkYzAtM2IyMmJiNWNiOGZmIiwicHJvcGVydGllcyI6eyJub3RlSW5kZXgiOjB9LCJpc0VkaXRlZCI6ZmFsc2UsIm1hbnVhbE92ZXJyaWRlIjp7ImlzTWFudWFsbHlPdmVycmlkZGVuIjpmYWxzZSwiY2l0ZXByb2NUZXh0IjoiPHN1cD4xMT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
          <w:id w:val="532846211"/>
          <w:placeholder>
            <w:docPart w:val="43B0658B5CF24073BD1E3C98AEA9FB4E"/>
          </w:placeholder>
        </w:sdtPr>
        <w:sdtContent>
          <w:r w:rsidR="003E12E3" w:rsidRPr="003E12E3">
            <w:rPr>
              <w:rFonts w:ascii="Times New Roman" w:hAnsi="Times New Roman" w:cs="Times New Roman"/>
              <w:color w:val="000000"/>
              <w:vertAlign w:val="superscript"/>
            </w:rPr>
            <w:t>11</w:t>
          </w:r>
        </w:sdtContent>
      </w:sdt>
      <w:r>
        <w:rPr>
          <w:rFonts w:ascii="Times New Roman" w:hAnsi="Times New Roman" w:cs="Times New Roman"/>
        </w:rPr>
        <w:t>. The earlier start of the monsoon this year (ref) also coincided with this and further influenced the growth of the vector population in the rural areas</w:t>
      </w:r>
      <w:sdt>
        <w:sdtPr>
          <w:rPr>
            <w:rFonts w:ascii="Times New Roman" w:hAnsi="Times New Roman" w:cs="Times New Roman"/>
            <w:color w:val="000000"/>
            <w:vertAlign w:val="superscript"/>
          </w:rPr>
          <w:tag w:val="MENDELEY_CITATION_v3_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"/>
          <w:id w:val="1018739127"/>
          <w:placeholder>
            <w:docPart w:val="43B0658B5CF24073BD1E3C98AEA9FB4E"/>
          </w:placeholder>
        </w:sdtPr>
        <w:sdtContent>
          <w:r w:rsidR="003E12E3" w:rsidRPr="003E12E3">
            <w:rPr>
              <w:rFonts w:ascii="Times New Roman" w:hAnsi="Times New Roman" w:cs="Times New Roman"/>
              <w:color w:val="000000"/>
              <w:vertAlign w:val="superscript"/>
            </w:rPr>
            <w:t>18</w:t>
          </w:r>
        </w:sdtContent>
      </w:sdt>
      <w:r>
        <w:rPr>
          <w:rFonts w:ascii="Times New Roman" w:hAnsi="Times New Roman" w:cs="Times New Roman"/>
        </w:rPr>
        <w:t xml:space="preserve">. By 25 July 2023, all 64 districts reported at least </w:t>
      </w:r>
      <w:r>
        <w:rPr>
          <w:rFonts w:ascii="Times New Roman" w:hAnsi="Times New Roman" w:cs="Times New Roman"/>
        </w:rPr>
        <w:lastRenderedPageBreak/>
        <w:t xml:space="preserve">one DENV infection in their hospitals. In that specific time, a total of 37, 688 patients were recorded in the country of which 22349 (59.30%) were recorded in the capital city. The spreading of DENV across the country might have severe consequences for the ongoing outbreak and the coming years. The rural cycle of DENV transmission is usually led by </w:t>
      </w:r>
      <w:r w:rsidRPr="007F2674">
        <w:rPr>
          <w:rFonts w:ascii="Times New Roman" w:hAnsi="Times New Roman" w:cs="Times New Roman"/>
          <w:i/>
          <w:iCs/>
        </w:rPr>
        <w:t>Ae albopictus</w:t>
      </w:r>
      <w:r>
        <w:rPr>
          <w:rFonts w:ascii="Times New Roman" w:hAnsi="Times New Roman" w:cs="Times New Roman"/>
        </w:rPr>
        <w:t xml:space="preserve"> and there is some specific difference that makes </w:t>
      </w:r>
      <w:r w:rsidRPr="002A69E7">
        <w:rPr>
          <w:rFonts w:ascii="Times New Roman" w:hAnsi="Times New Roman" w:cs="Times New Roman"/>
          <w:i/>
          <w:iCs/>
        </w:rPr>
        <w:t>Ae albopictus</w:t>
      </w:r>
      <w:r>
        <w:rPr>
          <w:rFonts w:ascii="Times New Roman" w:hAnsi="Times New Roman" w:cs="Times New Roman"/>
        </w:rPr>
        <w:t xml:space="preserve"> a crucial vector for DENV</w:t>
      </w:r>
      <w:r w:rsidR="00050100">
        <w:rPr>
          <w:rFonts w:ascii="Times New Roman" w:hAnsi="Times New Roman" w:cs="Times New Roman"/>
        </w:rPr>
        <w:t xml:space="preserve">. </w:t>
      </w:r>
    </w:p>
    <w:p w14:paraId="259EED90" w14:textId="77777777" w:rsidR="00216FBE" w:rsidRDefault="00216FBE" w:rsidP="00216FBE">
      <w:pPr>
        <w:spacing w:after="0" w:line="480" w:lineRule="auto"/>
        <w:rPr>
          <w:rFonts w:ascii="Times New Roman" w:hAnsi="Times New Roman" w:cs="Times New Roman"/>
        </w:rPr>
      </w:pPr>
    </w:p>
    <w:p w14:paraId="2A78ADA8" w14:textId="23A2713D" w:rsidR="00675F4E" w:rsidRDefault="00216FBE" w:rsidP="00216FBE">
      <w:pPr>
        <w:spacing w:after="0" w:line="480" w:lineRule="auto"/>
        <w:rPr>
          <w:rFonts w:ascii="Times New Roman" w:hAnsi="Times New Roman" w:cs="Times New Roman"/>
          <w:b/>
          <w:bCs/>
        </w:rPr>
      </w:pPr>
      <w:r w:rsidRPr="00C5086A">
        <w:rPr>
          <w:rFonts w:ascii="Times New Roman" w:hAnsi="Times New Roman" w:cs="Times New Roman"/>
        </w:rPr>
        <w:t xml:space="preserve">Until the reappearance of DENV-serotype 3 in 2019, the DENV virus was mostly endemic in </w:t>
      </w:r>
      <w:r>
        <w:rPr>
          <w:rFonts w:ascii="Times New Roman" w:hAnsi="Times New Roman" w:cs="Times New Roman"/>
        </w:rPr>
        <w:t xml:space="preserve">urban settings with a large portion of </w:t>
      </w:r>
      <w:r w:rsidRPr="00C5086A">
        <w:rPr>
          <w:rFonts w:ascii="Times New Roman" w:hAnsi="Times New Roman" w:cs="Times New Roman"/>
        </w:rPr>
        <w:t xml:space="preserve">people being exposed to the virus in their lifetime </w:t>
      </w:r>
      <w:sdt>
        <w:sdtPr>
          <w:rPr>
            <w:rFonts w:ascii="Times New Roman" w:hAnsi="Times New Roman" w:cs="Times New Roman"/>
            <w:color w:val="000000"/>
            <w:vertAlign w:val="superscript"/>
          </w:rPr>
          <w:tag w:val="MENDELEY_CITATION_v3_eyJjaXRhdGlvbklEIjoiTUVOREVMRVlfQ0lUQVRJT05fNzMxZTY5NDQtMGVjMy00ZmQ3LWJjMzktNmZiODE3NzVlOTMz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1931882716"/>
          <w:placeholder>
            <w:docPart w:val="384904C040854C46A8A30BC08670A20A"/>
          </w:placeholder>
        </w:sdtPr>
        <w:sdtContent>
          <w:r w:rsidR="003E12E3" w:rsidRPr="003E12E3">
            <w:rPr>
              <w:rFonts w:ascii="Times New Roman" w:hAnsi="Times New Roman" w:cs="Times New Roman"/>
              <w:color w:val="000000"/>
              <w:vertAlign w:val="superscript"/>
            </w:rPr>
            <w:t>6</w:t>
          </w:r>
        </w:sdtContent>
      </w:sdt>
      <w:r w:rsidRPr="00C5086A">
        <w:rPr>
          <w:rFonts w:ascii="Times New Roman" w:hAnsi="Times New Roman" w:cs="Times New Roman"/>
        </w:rPr>
        <w:t xml:space="preserve">. The distribution of </w:t>
      </w:r>
      <w:r w:rsidRPr="00C5086A">
        <w:rPr>
          <w:rFonts w:ascii="Times New Roman" w:hAnsi="Times New Roman" w:cs="Times New Roman"/>
          <w:i/>
          <w:iCs/>
        </w:rPr>
        <w:t>Ae. aegypti</w:t>
      </w:r>
      <w:r w:rsidRPr="00C5086A">
        <w:rPr>
          <w:rFonts w:ascii="Times New Roman" w:hAnsi="Times New Roman" w:cs="Times New Roman"/>
        </w:rPr>
        <w:t xml:space="preserve"> which is an urban-dwelling mosquito probably played a role in such high seroprevalence </w:t>
      </w:r>
      <w:sdt>
        <w:sdtPr>
          <w:rPr>
            <w:rFonts w:ascii="Times New Roman" w:hAnsi="Times New Roman" w:cs="Times New Roman"/>
            <w:color w:val="000000"/>
            <w:vertAlign w:val="superscript"/>
          </w:rPr>
          <w:tag w:val="MENDELEY_CITATION_v3_eyJjaXRhdGlvbklEIjoiTUVOREVMRVlfQ0lUQVRJT05fY2RjNDllMTQtNWVjMS00NDNmLWI2MDMtN2I3Y2EzN2RiNTQw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1566479661"/>
          <w:placeholder>
            <w:docPart w:val="384904C040854C46A8A30BC08670A20A"/>
          </w:placeholder>
        </w:sdtPr>
        <w:sdtContent>
          <w:r w:rsidR="003E12E3" w:rsidRPr="003E12E3">
            <w:rPr>
              <w:rFonts w:ascii="Times New Roman" w:hAnsi="Times New Roman" w:cs="Times New Roman"/>
              <w:color w:val="000000"/>
              <w:vertAlign w:val="superscript"/>
            </w:rPr>
            <w:t>6</w:t>
          </w:r>
        </w:sdtContent>
      </w:sdt>
      <w:r w:rsidRPr="00C5086A">
        <w:rPr>
          <w:rFonts w:ascii="Times New Roman" w:hAnsi="Times New Roman" w:cs="Times New Roman"/>
        </w:rPr>
        <w:t>. This high seroprevalence</w:t>
      </w:r>
      <w:r>
        <w:rPr>
          <w:rFonts w:ascii="Times New Roman" w:hAnsi="Times New Roman" w:cs="Times New Roman"/>
        </w:rPr>
        <w:t xml:space="preserve"> in the large cities, especially</w:t>
      </w:r>
      <w:r w:rsidRPr="00C5086A">
        <w:rPr>
          <w:rFonts w:ascii="Times New Roman" w:hAnsi="Times New Roman" w:cs="Times New Roman"/>
        </w:rPr>
        <w:t xml:space="preserve"> in </w:t>
      </w:r>
      <w:r>
        <w:rPr>
          <w:rFonts w:ascii="Times New Roman" w:hAnsi="Times New Roman" w:cs="Times New Roman"/>
        </w:rPr>
        <w:t xml:space="preserve">metropolitan </w:t>
      </w:r>
      <w:r w:rsidRPr="00C5086A">
        <w:rPr>
          <w:rFonts w:ascii="Times New Roman" w:hAnsi="Times New Roman" w:cs="Times New Roman"/>
        </w:rPr>
        <w:t xml:space="preserve">Dhaka created the opportunity of exposing to second, third, or fourth infection with heterogenous serotypes.  </w:t>
      </w:r>
      <w:r>
        <w:rPr>
          <w:rFonts w:ascii="Times New Roman" w:hAnsi="Times New Roman" w:cs="Times New Roman"/>
        </w:rPr>
        <w:t xml:space="preserve">The top five districts with higher CFR for DENV infection are </w:t>
      </w:r>
      <w:r w:rsidRPr="00B61D55">
        <w:rPr>
          <w:rFonts w:ascii="Times New Roman" w:hAnsi="Times New Roman" w:cs="Times New Roman"/>
        </w:rPr>
        <w:t>Faridpur</w:t>
      </w:r>
      <w:r>
        <w:rPr>
          <w:rFonts w:ascii="Times New Roman" w:hAnsi="Times New Roman" w:cs="Times New Roman"/>
        </w:rPr>
        <w:t xml:space="preserve"> </w:t>
      </w:r>
      <w:r w:rsidRPr="00B61D55">
        <w:rPr>
          <w:rFonts w:ascii="Times New Roman" w:hAnsi="Times New Roman" w:cs="Times New Roman"/>
        </w:rPr>
        <w:t>(</w:t>
      </w:r>
      <w:r>
        <w:rPr>
          <w:rFonts w:ascii="Times New Roman" w:hAnsi="Times New Roman" w:cs="Times New Roman"/>
        </w:rPr>
        <w:t>1.45</w:t>
      </w:r>
      <w:r w:rsidRPr="00B61D55">
        <w:rPr>
          <w:rFonts w:ascii="Times New Roman" w:hAnsi="Times New Roman" w:cs="Times New Roman"/>
        </w:rPr>
        <w:t>%)</w:t>
      </w:r>
      <w:r>
        <w:rPr>
          <w:rFonts w:ascii="Times New Roman" w:hAnsi="Times New Roman" w:cs="Times New Roman"/>
        </w:rPr>
        <w:t xml:space="preserve">, </w:t>
      </w:r>
      <w:proofErr w:type="spellStart"/>
      <w:r w:rsidRPr="00B61D55">
        <w:rPr>
          <w:rFonts w:ascii="Times New Roman" w:hAnsi="Times New Roman" w:cs="Times New Roman"/>
        </w:rPr>
        <w:t>Satkhira</w:t>
      </w:r>
      <w:proofErr w:type="spellEnd"/>
      <w:r>
        <w:rPr>
          <w:rFonts w:ascii="Times New Roman" w:hAnsi="Times New Roman" w:cs="Times New Roman"/>
        </w:rPr>
        <w:t xml:space="preserve"> </w:t>
      </w:r>
      <w:r w:rsidRPr="00B61D55">
        <w:rPr>
          <w:rFonts w:ascii="Times New Roman" w:hAnsi="Times New Roman" w:cs="Times New Roman"/>
        </w:rPr>
        <w:t>(</w:t>
      </w:r>
      <w:r>
        <w:rPr>
          <w:rFonts w:ascii="Times New Roman" w:hAnsi="Times New Roman" w:cs="Times New Roman"/>
        </w:rPr>
        <w:t>0.80</w:t>
      </w:r>
      <w:r w:rsidRPr="00B61D55">
        <w:rPr>
          <w:rFonts w:ascii="Times New Roman" w:hAnsi="Times New Roman" w:cs="Times New Roman"/>
        </w:rPr>
        <w:t>%)</w:t>
      </w:r>
      <w:r>
        <w:rPr>
          <w:rFonts w:ascii="Times New Roman" w:hAnsi="Times New Roman" w:cs="Times New Roman"/>
        </w:rPr>
        <w:t xml:space="preserve">, Barisal (0.78%), </w:t>
      </w:r>
      <w:r w:rsidRPr="00B61D55">
        <w:rPr>
          <w:rFonts w:ascii="Times New Roman" w:hAnsi="Times New Roman" w:cs="Times New Roman"/>
        </w:rPr>
        <w:t>Dhaka</w:t>
      </w:r>
      <w:r>
        <w:rPr>
          <w:rFonts w:ascii="Times New Roman" w:hAnsi="Times New Roman" w:cs="Times New Roman"/>
        </w:rPr>
        <w:t xml:space="preserve"> </w:t>
      </w:r>
      <w:r w:rsidRPr="00B61D55">
        <w:rPr>
          <w:rFonts w:ascii="Times New Roman" w:hAnsi="Times New Roman" w:cs="Times New Roman"/>
        </w:rPr>
        <w:t>(0.7</w:t>
      </w:r>
      <w:r>
        <w:rPr>
          <w:rFonts w:ascii="Times New Roman" w:hAnsi="Times New Roman" w:cs="Times New Roman"/>
        </w:rPr>
        <w:t>5</w:t>
      </w:r>
      <w:r w:rsidRPr="00B61D55">
        <w:rPr>
          <w:rFonts w:ascii="Times New Roman" w:hAnsi="Times New Roman" w:cs="Times New Roman"/>
        </w:rPr>
        <w:t>%)</w:t>
      </w:r>
      <w:r>
        <w:rPr>
          <w:rFonts w:ascii="Times New Roman" w:hAnsi="Times New Roman" w:cs="Times New Roman"/>
        </w:rPr>
        <w:t xml:space="preserve">, and Chittagong (0.75%). </w:t>
      </w:r>
      <w:r w:rsidRPr="00C5086A">
        <w:rPr>
          <w:rFonts w:ascii="Times New Roman" w:hAnsi="Times New Roman" w:cs="Times New Roman"/>
        </w:rPr>
        <w:t xml:space="preserve">All four serotypes of the dengue virus have been recorded in Bangladesh at different times since 2000. DENV- </w:t>
      </w:r>
      <w:r>
        <w:rPr>
          <w:rFonts w:ascii="Times New Roman" w:hAnsi="Times New Roman" w:cs="Times New Roman"/>
        </w:rPr>
        <w:t>Serotype</w:t>
      </w:r>
      <w:r w:rsidRPr="00C5086A">
        <w:rPr>
          <w:rFonts w:ascii="Times New Roman" w:hAnsi="Times New Roman" w:cs="Times New Roman"/>
        </w:rPr>
        <w:t xml:space="preserve"> 3 caused a larger outbreak in 2019 and remained a dominant serotype until 2022. DENV-4 reappeared in the year 2022 with co-circulation of DENV-1 and DENV-3. In 2023, DENV-2 became a predominant serotype (</w:t>
      </w:r>
      <w:r>
        <w:rPr>
          <w:rFonts w:ascii="Times New Roman" w:hAnsi="Times New Roman" w:cs="Times New Roman"/>
        </w:rPr>
        <w:t>62</w:t>
      </w:r>
      <w:r w:rsidRPr="00C5086A">
        <w:rPr>
          <w:rFonts w:ascii="Times New Roman" w:hAnsi="Times New Roman" w:cs="Times New Roman"/>
        </w:rPr>
        <w:t>%) along with DENV-3 (</w:t>
      </w:r>
      <w:r>
        <w:rPr>
          <w:rFonts w:ascii="Times New Roman" w:hAnsi="Times New Roman" w:cs="Times New Roman"/>
        </w:rPr>
        <w:t>29</w:t>
      </w:r>
      <w:r w:rsidRPr="00C5086A">
        <w:rPr>
          <w:rFonts w:ascii="Times New Roman" w:hAnsi="Times New Roman" w:cs="Times New Roman"/>
        </w:rPr>
        <w:t>%)</w:t>
      </w:r>
      <w:r>
        <w:rPr>
          <w:rFonts w:ascii="Times New Roman" w:hAnsi="Times New Roman" w:cs="Times New Roman"/>
        </w:rPr>
        <w:t xml:space="preserve"> and co-infection of DENV-2 and DENV-2 (10%) </w:t>
      </w:r>
      <w:sdt>
        <w:sdtPr>
          <w:rPr>
            <w:rFonts w:ascii="Times New Roman" w:hAnsi="Times New Roman" w:cs="Times New Roman"/>
            <w:color w:val="000000"/>
            <w:vertAlign w:val="superscript"/>
          </w:rPr>
          <w:tag w:val="MENDELEY_CITATION_v3_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"/>
          <w:id w:val="684174110"/>
          <w:placeholder>
            <w:docPart w:val="384904C040854C46A8A30BC08670A20A"/>
          </w:placeholder>
        </w:sdtPr>
        <w:sdtContent>
          <w:r w:rsidR="003E12E3" w:rsidRPr="003E12E3">
            <w:rPr>
              <w:rFonts w:ascii="Times New Roman" w:hAnsi="Times New Roman" w:cs="Times New Roman"/>
              <w:color w:val="000000"/>
              <w:vertAlign w:val="superscript"/>
            </w:rPr>
            <w:t>19</w:t>
          </w:r>
        </w:sdtContent>
      </w:sdt>
      <w:r w:rsidRPr="00C5086A">
        <w:rPr>
          <w:rFonts w:ascii="Times New Roman" w:hAnsi="Times New Roman" w:cs="Times New Roman"/>
        </w:rPr>
        <w:t xml:space="preserve">. Thus, exposure to heterogenous serotypes increases the risk of severe dengue infection due to secondary and/or tertiary dengue infection which has a much higher CFR than the primary infection </w:t>
      </w:r>
      <w:sdt>
        <w:sdtPr>
          <w:rPr>
            <w:rFonts w:ascii="Times New Roman" w:hAnsi="Times New Roman" w:cs="Times New Roman"/>
            <w:color w:val="000000"/>
            <w:vertAlign w:val="superscript"/>
          </w:rPr>
          <w:tag w:val="MENDELEY_CITATION_v3_eyJjaXRhdGlvbklEIjoiTUVOREVMRVlfQ0lUQVRJT05fNGQ3Y2FmMjgtYTU2Ny00OTU4LWIxMmItMTNiMmM3NjRjMDNjIiwicHJvcGVydGllcyI6eyJub3RlSW5kZXgiOjB9LCJpc0VkaXRlZCI6ZmFsc2UsIm1hbnVhbE92ZXJyaWRlIjp7ImlzTWFudWFsbHlPdmVycmlkZGVuIjpmYWxzZSwiY2l0ZXByb2NUZXh0IjoiPHN1cD4xNjwvc3VwPi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
          <w:id w:val="1964848438"/>
          <w:placeholder>
            <w:docPart w:val="384904C040854C46A8A30BC08670A20A"/>
          </w:placeholder>
        </w:sdtPr>
        <w:sdtContent>
          <w:r w:rsidR="003E12E3" w:rsidRPr="003E12E3">
            <w:rPr>
              <w:rFonts w:ascii="Times New Roman" w:hAnsi="Times New Roman" w:cs="Times New Roman"/>
              <w:color w:val="000000"/>
              <w:vertAlign w:val="superscript"/>
            </w:rPr>
            <w:t>16</w:t>
          </w:r>
        </w:sdtContent>
      </w:sdt>
      <w:r w:rsidRPr="00C5086A">
        <w:rPr>
          <w:rFonts w:ascii="Times New Roman" w:hAnsi="Times New Roman" w:cs="Times New Roman"/>
        </w:rPr>
        <w:t>.</w:t>
      </w:r>
      <w:r>
        <w:rPr>
          <w:rFonts w:ascii="Times New Roman" w:hAnsi="Times New Roman" w:cs="Times New Roman"/>
        </w:rPr>
        <w:t xml:space="preserve"> The number of reported cases in a different district in Bangladesh is correlated with the population size (r=0.76, p&lt;0.001) of the district</w:t>
      </w:r>
      <w:r w:rsidRPr="00AB02AD">
        <w:rPr>
          <w:rFonts w:ascii="Times New Roman" w:hAnsi="Times New Roman" w:cs="Times New Roman"/>
          <w:b/>
          <w:bCs/>
        </w:rPr>
        <w:t>.</w:t>
      </w:r>
    </w:p>
    <w:p w14:paraId="09A9E6E0" w14:textId="77777777" w:rsidR="00675F4E" w:rsidRDefault="00675F4E" w:rsidP="00842151">
      <w:pPr>
        <w:spacing w:after="0" w:line="480" w:lineRule="auto"/>
        <w:rPr>
          <w:rFonts w:ascii="Times New Roman" w:hAnsi="Times New Roman" w:cs="Times New Roman"/>
          <w:b/>
          <w:bCs/>
        </w:rPr>
      </w:pPr>
    </w:p>
    <w:p w14:paraId="4B017DC6" w14:textId="77777777" w:rsidR="0081380D" w:rsidRDefault="00965A0E" w:rsidP="00842151">
      <w:pPr>
        <w:spacing w:after="0" w:line="480" w:lineRule="auto"/>
        <w:rPr>
          <w:rFonts w:ascii="Times New Roman" w:hAnsi="Times New Roman" w:cs="Times New Roman"/>
          <w:b/>
          <w:bCs/>
        </w:rPr>
      </w:pPr>
      <w:r w:rsidRPr="00842146">
        <w:rPr>
          <w:rFonts w:ascii="Times New Roman" w:hAnsi="Times New Roman" w:cs="Times New Roman"/>
          <w:b/>
          <w:bCs/>
        </w:rPr>
        <w:t xml:space="preserve">Conclusion: </w:t>
      </w:r>
      <w:r w:rsidR="00AC5D20">
        <w:rPr>
          <w:rFonts w:ascii="Times New Roman" w:hAnsi="Times New Roman" w:cs="Times New Roman"/>
          <w:b/>
          <w:bCs/>
        </w:rPr>
        <w:t xml:space="preserve"> </w:t>
      </w:r>
    </w:p>
    <w:p w14:paraId="6BCAC236" w14:textId="65B326DA" w:rsidR="00965A0E" w:rsidRDefault="0081380D" w:rsidP="00842151">
      <w:pPr>
        <w:spacing w:after="0" w:line="480" w:lineRule="auto"/>
        <w:rPr>
          <w:rFonts w:ascii="Times New Roman" w:hAnsi="Times New Roman" w:cs="Times New Roman"/>
        </w:rPr>
      </w:pPr>
      <w:r w:rsidRPr="0081380D">
        <w:rPr>
          <w:rFonts w:ascii="Times New Roman" w:hAnsi="Times New Roman" w:cs="Times New Roman"/>
        </w:rPr>
        <w:t>Bangladesh’s</w:t>
      </w:r>
      <w:r w:rsidR="00AC5D20" w:rsidRPr="0081380D">
        <w:rPr>
          <w:rFonts w:ascii="Times New Roman" w:hAnsi="Times New Roman" w:cs="Times New Roman"/>
        </w:rPr>
        <w:t xml:space="preserve"> 2023 dengue outbreak is characterized by the early onset and surge of dengue cases in the capital city Dhaka with an earlier rainfall in March (</w:t>
      </w:r>
      <w:ins w:id="302" w:author="Mohammad Nayeem Hasan" w:date="2024-01-19T02:08:00Z">
        <w:r w:rsidR="003014FB">
          <w:rPr>
            <w:rFonts w:ascii="Times New Roman" w:hAnsi="Times New Roman" w:cs="Times New Roman"/>
          </w:rPr>
          <w:t>90</w:t>
        </w:r>
      </w:ins>
      <w:del w:id="303" w:author="Mohammad Nayeem Hasan" w:date="2024-01-19T02:08:00Z">
        <w:r w:rsidR="00AC5D20" w:rsidRPr="0081380D" w:rsidDel="003014FB">
          <w:rPr>
            <w:rFonts w:ascii="Times New Roman" w:hAnsi="Times New Roman" w:cs="Times New Roman"/>
          </w:rPr>
          <w:delText>XX</w:delText>
        </w:r>
      </w:del>
      <w:r w:rsidR="00AC5D20" w:rsidRPr="0081380D">
        <w:rPr>
          <w:rFonts w:ascii="Times New Roman" w:hAnsi="Times New Roman" w:cs="Times New Roman"/>
        </w:rPr>
        <w:t xml:space="preserve"> mm) and the spreading of the virus during </w:t>
      </w:r>
      <w:r w:rsidRPr="0081380D">
        <w:rPr>
          <w:rFonts w:ascii="Times New Roman" w:hAnsi="Times New Roman" w:cs="Times New Roman"/>
        </w:rPr>
        <w:t xml:space="preserve">Eid-Al-Adha, the Muslim’s largest religious festival in </w:t>
      </w:r>
      <w:r w:rsidR="00BC66C3">
        <w:rPr>
          <w:rFonts w:ascii="Times New Roman" w:hAnsi="Times New Roman" w:cs="Times New Roman"/>
        </w:rPr>
        <w:t xml:space="preserve">the </w:t>
      </w:r>
      <w:r w:rsidRPr="0081380D">
        <w:rPr>
          <w:rFonts w:ascii="Times New Roman" w:hAnsi="Times New Roman" w:cs="Times New Roman"/>
        </w:rPr>
        <w:t xml:space="preserve">country. </w:t>
      </w:r>
      <w:r w:rsidR="00AC5D20" w:rsidRPr="0081380D">
        <w:rPr>
          <w:rFonts w:ascii="Times New Roman" w:hAnsi="Times New Roman" w:cs="Times New Roman"/>
        </w:rPr>
        <w:t xml:space="preserve"> </w:t>
      </w:r>
      <w:r w:rsidR="00376D43">
        <w:rPr>
          <w:rFonts w:ascii="Times New Roman" w:hAnsi="Times New Roman" w:cs="Times New Roman"/>
        </w:rPr>
        <w:t xml:space="preserve">Although more cases were reported from Outside Dhaka, most deaths were recorded in the capital city Dhaka which might be associated with </w:t>
      </w:r>
      <w:r w:rsidR="00BC66C3">
        <w:rPr>
          <w:rFonts w:ascii="Times New Roman" w:hAnsi="Times New Roman" w:cs="Times New Roman"/>
        </w:rPr>
        <w:t xml:space="preserve">increased secondary infection due to </w:t>
      </w:r>
      <w:r w:rsidR="00A14883">
        <w:rPr>
          <w:rFonts w:ascii="Times New Roman" w:hAnsi="Times New Roman" w:cs="Times New Roman"/>
        </w:rPr>
        <w:t xml:space="preserve">the </w:t>
      </w:r>
      <w:r w:rsidR="00BC66C3">
        <w:rPr>
          <w:rFonts w:ascii="Times New Roman" w:hAnsi="Times New Roman" w:cs="Times New Roman"/>
        </w:rPr>
        <w:t xml:space="preserve">introduction of new serotype DENV-2 in the </w:t>
      </w:r>
      <w:r w:rsidR="00BC66C3">
        <w:rPr>
          <w:rFonts w:ascii="Times New Roman" w:hAnsi="Times New Roman" w:cs="Times New Roman"/>
        </w:rPr>
        <w:lastRenderedPageBreak/>
        <w:t xml:space="preserve">country. </w:t>
      </w:r>
      <w:r w:rsidR="00A14883">
        <w:rPr>
          <w:rFonts w:ascii="Times New Roman" w:hAnsi="Times New Roman" w:cs="Times New Roman"/>
        </w:rPr>
        <w:t xml:space="preserve">Distance from Dhaka city showed an increased risk of a higher number of district-wise cases in Bangladesh. </w:t>
      </w:r>
      <w:r w:rsidR="006851F9">
        <w:rPr>
          <w:rFonts w:ascii="Times New Roman" w:hAnsi="Times New Roman" w:cs="Times New Roman"/>
        </w:rPr>
        <w:t xml:space="preserve"> </w:t>
      </w:r>
      <w:r w:rsidR="00403100">
        <w:rPr>
          <w:rFonts w:ascii="Times New Roman" w:hAnsi="Times New Roman" w:cs="Times New Roman"/>
        </w:rPr>
        <w:t>Bangladesh</w:t>
      </w:r>
      <w:r w:rsidR="006851F9">
        <w:rPr>
          <w:rFonts w:ascii="Times New Roman" w:hAnsi="Times New Roman" w:cs="Times New Roman"/>
        </w:rPr>
        <w:t xml:space="preserve"> </w:t>
      </w:r>
      <w:r w:rsidR="00403100">
        <w:rPr>
          <w:rFonts w:ascii="Times New Roman" w:hAnsi="Times New Roman" w:cs="Times New Roman"/>
        </w:rPr>
        <w:t>needs</w:t>
      </w:r>
      <w:r w:rsidR="006851F9">
        <w:rPr>
          <w:rFonts w:ascii="Times New Roman" w:hAnsi="Times New Roman" w:cs="Times New Roman"/>
        </w:rPr>
        <w:t xml:space="preserve"> </w:t>
      </w:r>
      <w:r w:rsidR="00403100">
        <w:rPr>
          <w:rFonts w:ascii="Times New Roman" w:hAnsi="Times New Roman" w:cs="Times New Roman"/>
        </w:rPr>
        <w:t>short-</w:t>
      </w:r>
      <w:r w:rsidR="006851F9">
        <w:rPr>
          <w:rFonts w:ascii="Times New Roman" w:hAnsi="Times New Roman" w:cs="Times New Roman"/>
        </w:rPr>
        <w:t xml:space="preserve">, </w:t>
      </w:r>
      <w:r w:rsidR="00490376">
        <w:rPr>
          <w:rFonts w:ascii="Times New Roman" w:hAnsi="Times New Roman" w:cs="Times New Roman"/>
        </w:rPr>
        <w:t>medium-</w:t>
      </w:r>
      <w:r w:rsidR="00403100">
        <w:rPr>
          <w:rFonts w:ascii="Times New Roman" w:hAnsi="Times New Roman" w:cs="Times New Roman"/>
        </w:rPr>
        <w:t>-,</w:t>
      </w:r>
      <w:r w:rsidR="006851F9">
        <w:rPr>
          <w:rFonts w:ascii="Times New Roman" w:hAnsi="Times New Roman" w:cs="Times New Roman"/>
        </w:rPr>
        <w:t xml:space="preserve"> and </w:t>
      </w:r>
      <w:r w:rsidR="00403100">
        <w:rPr>
          <w:rFonts w:ascii="Times New Roman" w:hAnsi="Times New Roman" w:cs="Times New Roman"/>
        </w:rPr>
        <w:t>long-term</w:t>
      </w:r>
      <w:r w:rsidR="006851F9">
        <w:rPr>
          <w:rFonts w:ascii="Times New Roman" w:hAnsi="Times New Roman" w:cs="Times New Roman"/>
        </w:rPr>
        <w:t xml:space="preserve"> </w:t>
      </w:r>
      <w:r w:rsidR="00403100">
        <w:rPr>
          <w:rFonts w:ascii="Times New Roman" w:hAnsi="Times New Roman" w:cs="Times New Roman"/>
        </w:rPr>
        <w:t>plans</w:t>
      </w:r>
      <w:r w:rsidR="006851F9">
        <w:rPr>
          <w:rFonts w:ascii="Times New Roman" w:hAnsi="Times New Roman" w:cs="Times New Roman"/>
        </w:rPr>
        <w:t xml:space="preserve"> to control or at least alleviate the burden of </w:t>
      </w:r>
      <w:r w:rsidR="00BD53EA">
        <w:rPr>
          <w:rFonts w:ascii="Times New Roman" w:hAnsi="Times New Roman" w:cs="Times New Roman"/>
        </w:rPr>
        <w:t>dengue-related</w:t>
      </w:r>
      <w:r w:rsidR="006851F9">
        <w:rPr>
          <w:rFonts w:ascii="Times New Roman" w:hAnsi="Times New Roman" w:cs="Times New Roman"/>
        </w:rPr>
        <w:t xml:space="preserve"> cases </w:t>
      </w:r>
      <w:r w:rsidR="00BD53EA">
        <w:rPr>
          <w:rFonts w:ascii="Times New Roman" w:hAnsi="Times New Roman" w:cs="Times New Roman"/>
        </w:rPr>
        <w:t xml:space="preserve">and </w:t>
      </w:r>
      <w:r w:rsidR="006851F9">
        <w:rPr>
          <w:rFonts w:ascii="Times New Roman" w:hAnsi="Times New Roman" w:cs="Times New Roman"/>
        </w:rPr>
        <w:t xml:space="preserve">deaths </w:t>
      </w:r>
      <w:r w:rsidR="00BD53EA">
        <w:rPr>
          <w:rFonts w:ascii="Times New Roman" w:hAnsi="Times New Roman" w:cs="Times New Roman"/>
        </w:rPr>
        <w:t xml:space="preserve">in the country. </w:t>
      </w:r>
      <w:r w:rsidR="00490376">
        <w:rPr>
          <w:rFonts w:ascii="Times New Roman" w:hAnsi="Times New Roman" w:cs="Times New Roman"/>
        </w:rPr>
        <w:t>Besides</w:t>
      </w:r>
      <w:r w:rsidR="005E2E56">
        <w:rPr>
          <w:rFonts w:ascii="Times New Roman" w:hAnsi="Times New Roman" w:cs="Times New Roman"/>
        </w:rPr>
        <w:t xml:space="preserve">, planning is essential to address unusual rainfall which extends </w:t>
      </w:r>
      <w:r w:rsidR="00490376">
        <w:rPr>
          <w:rFonts w:ascii="Times New Roman" w:hAnsi="Times New Roman" w:cs="Times New Roman"/>
        </w:rPr>
        <w:t xml:space="preserve">vector season in the country, </w:t>
      </w:r>
    </w:p>
    <w:p w14:paraId="085CE6A6" w14:textId="77777777" w:rsidR="00AD5619" w:rsidRPr="00C5086A" w:rsidRDefault="00AD5619" w:rsidP="00842151">
      <w:pPr>
        <w:spacing w:after="0" w:line="480" w:lineRule="auto"/>
        <w:rPr>
          <w:rFonts w:ascii="Times New Roman" w:hAnsi="Times New Roman" w:cs="Times New Roman"/>
        </w:rPr>
      </w:pPr>
    </w:p>
    <w:p w14:paraId="031E1E77" w14:textId="77777777" w:rsidR="00F9266E" w:rsidRDefault="00F9266E">
      <w:pPr>
        <w:rPr>
          <w:rFonts w:ascii="Times New Roman" w:hAnsi="Times New Roman" w:cs="Times New Roman"/>
        </w:rPr>
      </w:pPr>
    </w:p>
    <w:p w14:paraId="35835A2D" w14:textId="77777777" w:rsidR="00F9266E" w:rsidRPr="00C5086A" w:rsidRDefault="00F9266E">
      <w:pPr>
        <w:rPr>
          <w:rFonts w:ascii="Times New Roman" w:hAnsi="Times New Roman" w:cs="Times New Roman"/>
        </w:rPr>
      </w:pPr>
    </w:p>
    <w:p w14:paraId="0B274ADE" w14:textId="77777777" w:rsidR="00F9266E" w:rsidRPr="00C5086A" w:rsidRDefault="00F9266E">
      <w:pPr>
        <w:rPr>
          <w:rFonts w:ascii="Times New Roman" w:hAnsi="Times New Roman" w:cs="Times New Roman"/>
        </w:rPr>
      </w:pPr>
      <w:r w:rsidRPr="00C5086A">
        <w:rPr>
          <w:rFonts w:ascii="Times New Roman" w:hAnsi="Times New Roman" w:cs="Times New Roman"/>
        </w:rPr>
        <w:t xml:space="preserve">References: </w:t>
      </w:r>
    </w:p>
    <w:sdt>
      <w:sdtPr>
        <w:rPr>
          <w:rFonts w:ascii="Times New Roman" w:hAnsi="Times New Roman" w:cs="Times New Roman"/>
        </w:rPr>
        <w:tag w:val="MENDELEY_BIBLIOGRAPHY"/>
        <w:id w:val="-1243474614"/>
        <w:placeholder>
          <w:docPart w:val="BEB65B31868F4F0484D832EBC960C08A"/>
        </w:placeholder>
      </w:sdtPr>
      <w:sdtContent>
        <w:p w14:paraId="4EA0DFF5" w14:textId="77777777" w:rsidR="003E12E3" w:rsidRDefault="003E12E3">
          <w:pPr>
            <w:autoSpaceDE w:val="0"/>
            <w:autoSpaceDN w:val="0"/>
            <w:ind w:hanging="640"/>
            <w:divId w:val="1324314745"/>
            <w:rPr>
              <w:rFonts w:eastAsia="Times New Roman"/>
              <w:sz w:val="24"/>
              <w:szCs w:val="24"/>
            </w:rPr>
          </w:pPr>
          <w:r>
            <w:rPr>
              <w:rFonts w:eastAsia="Times New Roman"/>
            </w:rPr>
            <w:t>1</w:t>
          </w:r>
          <w:r>
            <w:rPr>
              <w:rFonts w:eastAsia="Times New Roman"/>
            </w:rPr>
            <w:tab/>
            <w:t xml:space="preserve">Hasan MN, Khalil I, Chowdhury M, </w:t>
          </w:r>
          <w:r>
            <w:rPr>
              <w:rFonts w:eastAsia="Times New Roman"/>
              <w:i/>
              <w:iCs/>
            </w:rPr>
            <w:t>et al.</w:t>
          </w:r>
          <w:r>
            <w:rPr>
              <w:rFonts w:eastAsia="Times New Roman"/>
            </w:rPr>
            <w:t xml:space="preserve"> Two Decades of Endemic Dengue in Bangladesh (2000-2022): Trends, Seasonality, and impact of Temperature and Rainfall Patterns on transmission dynamics. </w:t>
          </w:r>
          <w:proofErr w:type="spellStart"/>
          <w:proofErr w:type="gramStart"/>
          <w:r>
            <w:rPr>
              <w:rFonts w:eastAsia="Times New Roman"/>
              <w:i/>
              <w:iCs/>
            </w:rPr>
            <w:t>Medrxiv</w:t>
          </w:r>
          <w:proofErr w:type="spellEnd"/>
          <w:r>
            <w:rPr>
              <w:rFonts w:eastAsia="Times New Roman"/>
              <w:i/>
              <w:iCs/>
            </w:rPr>
            <w:t> :</w:t>
          </w:r>
          <w:proofErr w:type="gramEnd"/>
          <w:r>
            <w:rPr>
              <w:rFonts w:eastAsia="Times New Roman"/>
              <w:i/>
              <w:iCs/>
            </w:rPr>
            <w:t xml:space="preserve"> https://doi.org/101101/2023071623292380</w:t>
          </w:r>
          <w:r>
            <w:rPr>
              <w:rFonts w:eastAsia="Times New Roman"/>
            </w:rPr>
            <w:t xml:space="preserve"> 2023; </w:t>
          </w:r>
          <w:r>
            <w:rPr>
              <w:rFonts w:eastAsia="Times New Roman"/>
              <w:b/>
              <w:bCs/>
            </w:rPr>
            <w:t>1</w:t>
          </w:r>
          <w:r>
            <w:rPr>
              <w:rFonts w:eastAsia="Times New Roman"/>
            </w:rPr>
            <w:t>: 1–25.</w:t>
          </w:r>
        </w:p>
        <w:p w14:paraId="0CBC93D9" w14:textId="77777777" w:rsidR="003E12E3" w:rsidRDefault="003E12E3">
          <w:pPr>
            <w:autoSpaceDE w:val="0"/>
            <w:autoSpaceDN w:val="0"/>
            <w:ind w:hanging="640"/>
            <w:divId w:val="74517977"/>
            <w:rPr>
              <w:rFonts w:eastAsia="Times New Roman"/>
            </w:rPr>
          </w:pPr>
          <w:r>
            <w:rPr>
              <w:rFonts w:eastAsia="Times New Roman"/>
            </w:rPr>
            <w:t>2</w:t>
          </w:r>
          <w:r>
            <w:rPr>
              <w:rFonts w:eastAsia="Times New Roman"/>
            </w:rPr>
            <w:tab/>
            <w:t>Ministry of Health and Family Welfare (Management Information System). Daily Press release on dengue outbreak, Bangladesh: https://old.dghs.gov.bd/index.php/bd/home/5200-daily-dengue-status-report. Dhaka, 2023.</w:t>
          </w:r>
        </w:p>
        <w:p w14:paraId="39809724" w14:textId="77777777" w:rsidR="003E12E3" w:rsidRDefault="003E12E3">
          <w:pPr>
            <w:autoSpaceDE w:val="0"/>
            <w:autoSpaceDN w:val="0"/>
            <w:ind w:hanging="640"/>
            <w:divId w:val="1190991531"/>
            <w:rPr>
              <w:rFonts w:eastAsia="Times New Roman"/>
            </w:rPr>
          </w:pPr>
          <w:r>
            <w:rPr>
              <w:rFonts w:eastAsia="Times New Roman"/>
            </w:rPr>
            <w:t>3</w:t>
          </w:r>
          <w:r>
            <w:rPr>
              <w:rFonts w:eastAsia="Times New Roman"/>
            </w:rPr>
            <w:tab/>
            <w:t xml:space="preserve">Sharmin S, Glass K, </w:t>
          </w:r>
          <w:proofErr w:type="spellStart"/>
          <w:r>
            <w:rPr>
              <w:rFonts w:eastAsia="Times New Roman"/>
            </w:rPr>
            <w:t>Viennet</w:t>
          </w:r>
          <w:proofErr w:type="spellEnd"/>
          <w:r>
            <w:rPr>
              <w:rFonts w:eastAsia="Times New Roman"/>
            </w:rPr>
            <w:t xml:space="preserve"> E, Harley D. Geostatistical mapping of the seasonal spread of under-reported dengue cases in Bangladesh. </w:t>
          </w:r>
          <w:proofErr w:type="spellStart"/>
          <w:r>
            <w:rPr>
              <w:rFonts w:eastAsia="Times New Roman"/>
              <w:i/>
              <w:iCs/>
            </w:rPr>
            <w:t>PLoS</w:t>
          </w:r>
          <w:proofErr w:type="spellEnd"/>
          <w:r>
            <w:rPr>
              <w:rFonts w:eastAsia="Times New Roman"/>
              <w:i/>
              <w:iCs/>
            </w:rPr>
            <w:t xml:space="preserve"> </w:t>
          </w:r>
          <w:proofErr w:type="spellStart"/>
          <w:r>
            <w:rPr>
              <w:rFonts w:eastAsia="Times New Roman"/>
              <w:i/>
              <w:iCs/>
            </w:rPr>
            <w:t>Negl</w:t>
          </w:r>
          <w:proofErr w:type="spellEnd"/>
          <w:r>
            <w:rPr>
              <w:rFonts w:eastAsia="Times New Roman"/>
              <w:i/>
              <w:iCs/>
            </w:rPr>
            <w:t xml:space="preserve"> Trop Dis</w:t>
          </w:r>
          <w:r>
            <w:rPr>
              <w:rFonts w:eastAsia="Times New Roman"/>
            </w:rPr>
            <w:t xml:space="preserve"> 2018; </w:t>
          </w:r>
          <w:r>
            <w:rPr>
              <w:rFonts w:eastAsia="Times New Roman"/>
              <w:b/>
              <w:bCs/>
            </w:rPr>
            <w:t>12</w:t>
          </w:r>
          <w:r>
            <w:rPr>
              <w:rFonts w:eastAsia="Times New Roman"/>
            </w:rPr>
            <w:t>: e0006947.</w:t>
          </w:r>
        </w:p>
        <w:p w14:paraId="15331978" w14:textId="77777777" w:rsidR="003E12E3" w:rsidRDefault="003E12E3">
          <w:pPr>
            <w:autoSpaceDE w:val="0"/>
            <w:autoSpaceDN w:val="0"/>
            <w:ind w:hanging="640"/>
            <w:divId w:val="583302257"/>
            <w:rPr>
              <w:rFonts w:eastAsia="Times New Roman"/>
            </w:rPr>
          </w:pPr>
          <w:r>
            <w:rPr>
              <w:rFonts w:eastAsia="Times New Roman"/>
            </w:rPr>
            <w:t>4</w:t>
          </w:r>
          <w:r>
            <w:rPr>
              <w:rFonts w:eastAsia="Times New Roman"/>
            </w:rPr>
            <w:tab/>
            <w:t xml:space="preserve">Hossain MS, </w:t>
          </w:r>
          <w:proofErr w:type="spellStart"/>
          <w:r>
            <w:rPr>
              <w:rFonts w:eastAsia="Times New Roman"/>
            </w:rPr>
            <w:t>Siddiqee</w:t>
          </w:r>
          <w:proofErr w:type="spellEnd"/>
          <w:r>
            <w:rPr>
              <w:rFonts w:eastAsia="Times New Roman"/>
            </w:rPr>
            <w:t xml:space="preserve"> MH, Siddiqi UR, Raheem E, Akter R, Hu W. Dengue in a crowded megacity: Lessons learnt from 2019 outbreak in Dhaka, Bangladesh. </w:t>
          </w:r>
          <w:proofErr w:type="spellStart"/>
          <w:r>
            <w:rPr>
              <w:rFonts w:eastAsia="Times New Roman"/>
              <w:i/>
              <w:iCs/>
            </w:rPr>
            <w:t>PLoS</w:t>
          </w:r>
          <w:proofErr w:type="spellEnd"/>
          <w:r>
            <w:rPr>
              <w:rFonts w:eastAsia="Times New Roman"/>
              <w:i/>
              <w:iCs/>
            </w:rPr>
            <w:t xml:space="preserve"> </w:t>
          </w:r>
          <w:proofErr w:type="spellStart"/>
          <w:r>
            <w:rPr>
              <w:rFonts w:eastAsia="Times New Roman"/>
              <w:i/>
              <w:iCs/>
            </w:rPr>
            <w:t>Negl</w:t>
          </w:r>
          <w:proofErr w:type="spellEnd"/>
          <w:r>
            <w:rPr>
              <w:rFonts w:eastAsia="Times New Roman"/>
              <w:i/>
              <w:iCs/>
            </w:rPr>
            <w:t xml:space="preserve"> Trop Dis</w:t>
          </w:r>
          <w:r>
            <w:rPr>
              <w:rFonts w:eastAsia="Times New Roman"/>
            </w:rPr>
            <w:t xml:space="preserve"> 2020; </w:t>
          </w:r>
          <w:r>
            <w:rPr>
              <w:rFonts w:eastAsia="Times New Roman"/>
              <w:b/>
              <w:bCs/>
            </w:rPr>
            <w:t>14</w:t>
          </w:r>
          <w:r>
            <w:rPr>
              <w:rFonts w:eastAsia="Times New Roman"/>
            </w:rPr>
            <w:t>: e0008349.</w:t>
          </w:r>
        </w:p>
        <w:p w14:paraId="6464DED1" w14:textId="77777777" w:rsidR="003E12E3" w:rsidRDefault="003E12E3">
          <w:pPr>
            <w:autoSpaceDE w:val="0"/>
            <w:autoSpaceDN w:val="0"/>
            <w:ind w:hanging="640"/>
            <w:divId w:val="685407591"/>
            <w:rPr>
              <w:rFonts w:eastAsia="Times New Roman"/>
            </w:rPr>
          </w:pPr>
          <w:r>
            <w:rPr>
              <w:rFonts w:eastAsia="Times New Roman"/>
            </w:rPr>
            <w:t>5</w:t>
          </w:r>
          <w:r>
            <w:rPr>
              <w:rFonts w:eastAsia="Times New Roman"/>
            </w:rPr>
            <w:tab/>
            <w:t xml:space="preserve">Rahman KM, Sharker Y, Rumi RA, </w:t>
          </w:r>
          <w:r>
            <w:rPr>
              <w:rFonts w:eastAsia="Times New Roman"/>
              <w:i/>
              <w:iCs/>
            </w:rPr>
            <w:t>et al.</w:t>
          </w:r>
          <w:r>
            <w:rPr>
              <w:rFonts w:eastAsia="Times New Roman"/>
            </w:rPr>
            <w:t xml:space="preserve"> An Association between Rainy Days with Clinical Dengue Fever in Dhaka, Bangladesh: Findings from a Hospital Based Study. </w:t>
          </w:r>
          <w:r>
            <w:rPr>
              <w:rFonts w:eastAsia="Times New Roman"/>
              <w:i/>
              <w:iCs/>
            </w:rPr>
            <w:t>Int J Environ Res Public Health</w:t>
          </w:r>
          <w:r>
            <w:rPr>
              <w:rFonts w:eastAsia="Times New Roman"/>
            </w:rPr>
            <w:t xml:space="preserve"> 2020; </w:t>
          </w:r>
          <w:r>
            <w:rPr>
              <w:rFonts w:eastAsia="Times New Roman"/>
              <w:b/>
              <w:bCs/>
            </w:rPr>
            <w:t>17</w:t>
          </w:r>
          <w:r>
            <w:rPr>
              <w:rFonts w:eastAsia="Times New Roman"/>
            </w:rPr>
            <w:t>: 9506.</w:t>
          </w:r>
        </w:p>
        <w:p w14:paraId="0CC4EA0C" w14:textId="77777777" w:rsidR="003E12E3" w:rsidRDefault="003E12E3">
          <w:pPr>
            <w:autoSpaceDE w:val="0"/>
            <w:autoSpaceDN w:val="0"/>
            <w:ind w:hanging="640"/>
            <w:divId w:val="329873881"/>
            <w:rPr>
              <w:rFonts w:eastAsia="Times New Roman"/>
            </w:rPr>
          </w:pPr>
          <w:r>
            <w:rPr>
              <w:rFonts w:eastAsia="Times New Roman"/>
            </w:rPr>
            <w:t>6</w:t>
          </w:r>
          <w:r>
            <w:rPr>
              <w:rFonts w:eastAsia="Times New Roman"/>
            </w:rPr>
            <w:tab/>
            <w:t xml:space="preserve">Salje H, Paul KK, Paul R, </w:t>
          </w:r>
          <w:r>
            <w:rPr>
              <w:rFonts w:eastAsia="Times New Roman"/>
              <w:i/>
              <w:iCs/>
            </w:rPr>
            <w:t>et al.</w:t>
          </w:r>
          <w:r>
            <w:rPr>
              <w:rFonts w:eastAsia="Times New Roman"/>
            </w:rPr>
            <w:t xml:space="preserve"> Nationally-representative </w:t>
          </w:r>
          <w:proofErr w:type="spellStart"/>
          <w:r>
            <w:rPr>
              <w:rFonts w:eastAsia="Times New Roman"/>
            </w:rPr>
            <w:t>serostudy</w:t>
          </w:r>
          <w:proofErr w:type="spellEnd"/>
          <w:r>
            <w:rPr>
              <w:rFonts w:eastAsia="Times New Roman"/>
            </w:rPr>
            <w:t xml:space="preserve"> of dengue in Bangladesh allows generalizable disease burden estimates. </w:t>
          </w:r>
          <w:r>
            <w:rPr>
              <w:rFonts w:eastAsia="Times New Roman"/>
              <w:i/>
              <w:iCs/>
            </w:rPr>
            <w:t>Elife</w:t>
          </w:r>
          <w:r>
            <w:rPr>
              <w:rFonts w:eastAsia="Times New Roman"/>
            </w:rPr>
            <w:t xml:space="preserve"> 2019; </w:t>
          </w:r>
          <w:r>
            <w:rPr>
              <w:rFonts w:eastAsia="Times New Roman"/>
              <w:b/>
              <w:bCs/>
            </w:rPr>
            <w:t>8</w:t>
          </w:r>
          <w:r>
            <w:rPr>
              <w:rFonts w:eastAsia="Times New Roman"/>
            </w:rPr>
            <w:t>. DOI:10.7554/eLife.42869.</w:t>
          </w:r>
        </w:p>
        <w:p w14:paraId="795373F8" w14:textId="77777777" w:rsidR="003E12E3" w:rsidRDefault="003E12E3">
          <w:pPr>
            <w:autoSpaceDE w:val="0"/>
            <w:autoSpaceDN w:val="0"/>
            <w:ind w:hanging="640"/>
            <w:divId w:val="783613997"/>
            <w:rPr>
              <w:rFonts w:eastAsia="Times New Roman"/>
            </w:rPr>
          </w:pPr>
          <w:r>
            <w:rPr>
              <w:rFonts w:eastAsia="Times New Roman"/>
            </w:rPr>
            <w:t>7</w:t>
          </w:r>
          <w:r>
            <w:rPr>
              <w:rFonts w:eastAsia="Times New Roman"/>
            </w:rPr>
            <w:tab/>
            <w:t xml:space="preserve">Ahsan A, Haider N, Kock R, Benfield C. Possible Drivers of the 2019 Dengue Outbreak in Bangladesh: The Need for a Robust Community-Level Surveillance System. </w:t>
          </w:r>
          <w:r>
            <w:rPr>
              <w:rFonts w:eastAsia="Times New Roman"/>
              <w:i/>
              <w:iCs/>
            </w:rPr>
            <w:t xml:space="preserve">J Med </w:t>
          </w:r>
          <w:proofErr w:type="spellStart"/>
          <w:r>
            <w:rPr>
              <w:rFonts w:eastAsia="Times New Roman"/>
              <w:i/>
              <w:iCs/>
            </w:rPr>
            <w:t>Entomol</w:t>
          </w:r>
          <w:proofErr w:type="spellEnd"/>
          <w:r>
            <w:rPr>
              <w:rFonts w:eastAsia="Times New Roman"/>
            </w:rPr>
            <w:t xml:space="preserve"> 2021; </w:t>
          </w:r>
          <w:r>
            <w:rPr>
              <w:rFonts w:eastAsia="Times New Roman"/>
              <w:b/>
              <w:bCs/>
            </w:rPr>
            <w:t>58</w:t>
          </w:r>
          <w:r>
            <w:rPr>
              <w:rFonts w:eastAsia="Times New Roman"/>
            </w:rPr>
            <w:t>: 37–9.</w:t>
          </w:r>
        </w:p>
        <w:p w14:paraId="1194F858" w14:textId="77777777" w:rsidR="003E12E3" w:rsidRDefault="003E12E3">
          <w:pPr>
            <w:autoSpaceDE w:val="0"/>
            <w:autoSpaceDN w:val="0"/>
            <w:ind w:hanging="640"/>
            <w:divId w:val="1172835102"/>
            <w:rPr>
              <w:rFonts w:eastAsia="Times New Roman"/>
            </w:rPr>
          </w:pPr>
          <w:r>
            <w:rPr>
              <w:rFonts w:eastAsia="Times New Roman"/>
            </w:rPr>
            <w:t>8</w:t>
          </w:r>
          <w:r>
            <w:rPr>
              <w:rFonts w:eastAsia="Times New Roman"/>
            </w:rPr>
            <w:tab/>
            <w:t xml:space="preserve">Bangladesh Bureau of Statistics. Statistical Yearbook Bangladesh 2022, 1st </w:t>
          </w:r>
          <w:proofErr w:type="spellStart"/>
          <w:r>
            <w:rPr>
              <w:rFonts w:eastAsia="Times New Roman"/>
            </w:rPr>
            <w:t>edn</w:t>
          </w:r>
          <w:proofErr w:type="spellEnd"/>
          <w:r>
            <w:rPr>
              <w:rFonts w:eastAsia="Times New Roman"/>
            </w:rPr>
            <w:t>. Dhaka: BBS, 2022.</w:t>
          </w:r>
        </w:p>
        <w:p w14:paraId="1B07F634" w14:textId="77777777" w:rsidR="003E12E3" w:rsidRDefault="003E12E3">
          <w:pPr>
            <w:autoSpaceDE w:val="0"/>
            <w:autoSpaceDN w:val="0"/>
            <w:ind w:hanging="640"/>
            <w:divId w:val="257297462"/>
            <w:rPr>
              <w:rFonts w:eastAsia="Times New Roman"/>
            </w:rPr>
          </w:pPr>
          <w:r>
            <w:rPr>
              <w:rFonts w:eastAsia="Times New Roman"/>
            </w:rPr>
            <w:t>9</w:t>
          </w:r>
          <w:r>
            <w:rPr>
              <w:rFonts w:eastAsia="Times New Roman"/>
            </w:rPr>
            <w:tab/>
            <w:t>WHO. Dengue – the Region of the Americas: https://www.who.int/emergencies/disease-outbreak-news/item/2023-DON475. Geneva, 2023.</w:t>
          </w:r>
        </w:p>
        <w:p w14:paraId="1B7CDF24" w14:textId="77777777" w:rsidR="003E12E3" w:rsidRDefault="003E12E3">
          <w:pPr>
            <w:autoSpaceDE w:val="0"/>
            <w:autoSpaceDN w:val="0"/>
            <w:ind w:hanging="640"/>
            <w:divId w:val="2040425596"/>
            <w:rPr>
              <w:rFonts w:eastAsia="Times New Roman"/>
            </w:rPr>
          </w:pPr>
          <w:r>
            <w:rPr>
              <w:rFonts w:eastAsia="Times New Roman"/>
            </w:rPr>
            <w:t>10</w:t>
          </w:r>
          <w:r>
            <w:rPr>
              <w:rFonts w:eastAsia="Times New Roman"/>
            </w:rPr>
            <w:tab/>
            <w:t xml:space="preserve">WHO </w:t>
          </w:r>
          <w:proofErr w:type="spellStart"/>
          <w:r>
            <w:rPr>
              <w:rFonts w:eastAsia="Times New Roman"/>
            </w:rPr>
            <w:t>Bangaldesh</w:t>
          </w:r>
          <w:proofErr w:type="spellEnd"/>
          <w:r>
            <w:rPr>
              <w:rFonts w:eastAsia="Times New Roman"/>
            </w:rPr>
            <w:t xml:space="preserve">. Dengue Situation Report, Issue # 1, 28 AUG 2023 https://www.who.int/bangladesh/emergencies/dengue-update-2023. </w:t>
          </w:r>
          <w:proofErr w:type="gramStart"/>
          <w:r>
            <w:rPr>
              <w:rFonts w:eastAsia="Times New Roman"/>
            </w:rPr>
            <w:t>Dhaka ,</w:t>
          </w:r>
          <w:proofErr w:type="gramEnd"/>
          <w:r>
            <w:rPr>
              <w:rFonts w:eastAsia="Times New Roman"/>
            </w:rPr>
            <w:t xml:space="preserve"> 2023.</w:t>
          </w:r>
        </w:p>
        <w:p w14:paraId="20892F0A" w14:textId="77777777" w:rsidR="003E12E3" w:rsidRDefault="003E12E3">
          <w:pPr>
            <w:autoSpaceDE w:val="0"/>
            <w:autoSpaceDN w:val="0"/>
            <w:ind w:hanging="640"/>
            <w:divId w:val="1820265152"/>
            <w:rPr>
              <w:rFonts w:eastAsia="Times New Roman"/>
            </w:rPr>
          </w:pPr>
          <w:r>
            <w:rPr>
              <w:rFonts w:eastAsia="Times New Roman"/>
            </w:rPr>
            <w:t>11</w:t>
          </w:r>
          <w:r>
            <w:rPr>
              <w:rFonts w:eastAsia="Times New Roman"/>
            </w:rPr>
            <w:tab/>
            <w:t xml:space="preserve">Haider N, Asaduzzaman M, Hassan MN, </w:t>
          </w:r>
          <w:r>
            <w:rPr>
              <w:rFonts w:eastAsia="Times New Roman"/>
              <w:i/>
              <w:iCs/>
            </w:rPr>
            <w:t>et al.</w:t>
          </w:r>
          <w:r>
            <w:rPr>
              <w:rFonts w:eastAsia="Times New Roman"/>
            </w:rPr>
            <w:t xml:space="preserve"> Bangladesh’s 2023 Dengue outbreak – age/gender-related disparity in morbidity and mortality and geographic variability of epidemic burdens. </w:t>
          </w:r>
          <w:r>
            <w:rPr>
              <w:rFonts w:eastAsia="Times New Roman"/>
              <w:i/>
              <w:iCs/>
            </w:rPr>
            <w:t>International Journal of Infectious Diseases</w:t>
          </w:r>
          <w:r>
            <w:rPr>
              <w:rFonts w:eastAsia="Times New Roman"/>
            </w:rPr>
            <w:t xml:space="preserve"> 2023; published online Sept. </w:t>
          </w:r>
          <w:proofErr w:type="gramStart"/>
          <w:r>
            <w:rPr>
              <w:rFonts w:eastAsia="Times New Roman"/>
            </w:rPr>
            <w:t>DOI:10.1016/j.ijid</w:t>
          </w:r>
          <w:proofErr w:type="gramEnd"/>
          <w:r>
            <w:rPr>
              <w:rFonts w:eastAsia="Times New Roman"/>
            </w:rPr>
            <w:t>.2023.08.026.</w:t>
          </w:r>
        </w:p>
        <w:p w14:paraId="49DE46A2" w14:textId="77777777" w:rsidR="003E12E3" w:rsidRDefault="003E12E3">
          <w:pPr>
            <w:autoSpaceDE w:val="0"/>
            <w:autoSpaceDN w:val="0"/>
            <w:ind w:hanging="640"/>
            <w:divId w:val="1777216267"/>
            <w:rPr>
              <w:rFonts w:eastAsia="Times New Roman"/>
            </w:rPr>
          </w:pPr>
          <w:r>
            <w:rPr>
              <w:rFonts w:eastAsia="Times New Roman"/>
            </w:rPr>
            <w:lastRenderedPageBreak/>
            <w:t>12</w:t>
          </w:r>
          <w:r>
            <w:rPr>
              <w:rFonts w:eastAsia="Times New Roman"/>
            </w:rPr>
            <w:tab/>
            <w:t xml:space="preserve">Haider N, Hasan MN, Khalil I, </w:t>
          </w:r>
          <w:r>
            <w:rPr>
              <w:rFonts w:eastAsia="Times New Roman"/>
              <w:i/>
              <w:iCs/>
            </w:rPr>
            <w:t>et al.</w:t>
          </w:r>
          <w:r>
            <w:rPr>
              <w:rFonts w:eastAsia="Times New Roman"/>
            </w:rPr>
            <w:t xml:space="preserve"> The 2022 dengue outbreak in Bangladesh: hypotheses for the late resurgence of cases and fatalities. </w:t>
          </w:r>
          <w:r>
            <w:rPr>
              <w:rFonts w:eastAsia="Times New Roman"/>
              <w:i/>
              <w:iCs/>
            </w:rPr>
            <w:t xml:space="preserve">J Med </w:t>
          </w:r>
          <w:proofErr w:type="spellStart"/>
          <w:r>
            <w:rPr>
              <w:rFonts w:eastAsia="Times New Roman"/>
              <w:i/>
              <w:iCs/>
            </w:rPr>
            <w:t>Entomol</w:t>
          </w:r>
          <w:proofErr w:type="spellEnd"/>
          <w:r>
            <w:rPr>
              <w:rFonts w:eastAsia="Times New Roman"/>
            </w:rPr>
            <w:t xml:space="preserve"> 2023; published online May 18. DOI:10.1093/</w:t>
          </w:r>
          <w:proofErr w:type="spellStart"/>
          <w:r>
            <w:rPr>
              <w:rFonts w:eastAsia="Times New Roman"/>
            </w:rPr>
            <w:t>jme</w:t>
          </w:r>
          <w:proofErr w:type="spellEnd"/>
          <w:r>
            <w:rPr>
              <w:rFonts w:eastAsia="Times New Roman"/>
            </w:rPr>
            <w:t>/tjad057.</w:t>
          </w:r>
        </w:p>
        <w:p w14:paraId="6F4890F0" w14:textId="77777777" w:rsidR="003E12E3" w:rsidRDefault="003E12E3">
          <w:pPr>
            <w:autoSpaceDE w:val="0"/>
            <w:autoSpaceDN w:val="0"/>
            <w:ind w:hanging="640"/>
            <w:divId w:val="1528828694"/>
            <w:rPr>
              <w:rFonts w:eastAsia="Times New Roman"/>
            </w:rPr>
          </w:pPr>
          <w:r>
            <w:rPr>
              <w:rFonts w:eastAsia="Times New Roman"/>
            </w:rPr>
            <w:t>13</w:t>
          </w:r>
          <w:r>
            <w:rPr>
              <w:rFonts w:eastAsia="Times New Roman"/>
            </w:rPr>
            <w:tab/>
            <w:t xml:space="preserve">World Population Review. World Population by Country </w:t>
          </w:r>
          <w:proofErr w:type="gramStart"/>
          <w:r>
            <w:rPr>
              <w:rFonts w:eastAsia="Times New Roman"/>
            </w:rPr>
            <w:t>2023 .</w:t>
          </w:r>
          <w:proofErr w:type="gramEnd"/>
          <w:r>
            <w:rPr>
              <w:rFonts w:eastAsia="Times New Roman"/>
            </w:rPr>
            <w:t xml:space="preserve"> 2023.</w:t>
          </w:r>
        </w:p>
        <w:p w14:paraId="4DED2A18" w14:textId="77777777" w:rsidR="003E12E3" w:rsidRDefault="003E12E3">
          <w:pPr>
            <w:autoSpaceDE w:val="0"/>
            <w:autoSpaceDN w:val="0"/>
            <w:ind w:hanging="640"/>
            <w:divId w:val="1015762681"/>
            <w:rPr>
              <w:rFonts w:eastAsia="Times New Roman"/>
            </w:rPr>
          </w:pPr>
          <w:r>
            <w:rPr>
              <w:rFonts w:eastAsia="Times New Roman"/>
            </w:rPr>
            <w:t>14</w:t>
          </w:r>
          <w:r>
            <w:rPr>
              <w:rFonts w:eastAsia="Times New Roman"/>
            </w:rPr>
            <w:tab/>
            <w:t xml:space="preserve">Asish PR, Dasgupta S, Rachel G, </w:t>
          </w:r>
          <w:proofErr w:type="spellStart"/>
          <w:r>
            <w:rPr>
              <w:rFonts w:eastAsia="Times New Roman"/>
            </w:rPr>
            <w:t>Bagepally</w:t>
          </w:r>
          <w:proofErr w:type="spellEnd"/>
          <w:r>
            <w:rPr>
              <w:rFonts w:eastAsia="Times New Roman"/>
            </w:rPr>
            <w:t xml:space="preserve"> BS, Girish Kumar CP. Global prevalence of asymptomatic dengue infections - a systematic review and meta-analysis. </w:t>
          </w:r>
          <w:r>
            <w:rPr>
              <w:rFonts w:eastAsia="Times New Roman"/>
              <w:i/>
              <w:iCs/>
            </w:rPr>
            <w:t>International Journal of Infectious Diseases</w:t>
          </w:r>
          <w:r>
            <w:rPr>
              <w:rFonts w:eastAsia="Times New Roman"/>
            </w:rPr>
            <w:t xml:space="preserve"> 2023; </w:t>
          </w:r>
          <w:r>
            <w:rPr>
              <w:rFonts w:eastAsia="Times New Roman"/>
              <w:b/>
              <w:bCs/>
            </w:rPr>
            <w:t>134</w:t>
          </w:r>
          <w:r>
            <w:rPr>
              <w:rFonts w:eastAsia="Times New Roman"/>
            </w:rPr>
            <w:t>: 292–8.</w:t>
          </w:r>
        </w:p>
        <w:p w14:paraId="1E74AB92" w14:textId="77777777" w:rsidR="003E12E3" w:rsidRDefault="003E12E3">
          <w:pPr>
            <w:autoSpaceDE w:val="0"/>
            <w:autoSpaceDN w:val="0"/>
            <w:ind w:hanging="640"/>
            <w:divId w:val="1387221514"/>
            <w:rPr>
              <w:rFonts w:eastAsia="Times New Roman"/>
            </w:rPr>
          </w:pPr>
          <w:r>
            <w:rPr>
              <w:rFonts w:eastAsia="Times New Roman"/>
            </w:rPr>
            <w:t>15</w:t>
          </w:r>
          <w:r>
            <w:rPr>
              <w:rFonts w:eastAsia="Times New Roman"/>
            </w:rPr>
            <w:tab/>
            <w:t>Tribune Desk. Report: 3m people to leave Dhaka, adjacent districts on waterways ahead of Eid-</w:t>
          </w:r>
          <w:proofErr w:type="spellStart"/>
          <w:r>
            <w:rPr>
              <w:rFonts w:eastAsia="Times New Roman"/>
            </w:rPr>
            <w:t>ul</w:t>
          </w:r>
          <w:proofErr w:type="spellEnd"/>
          <w:r>
            <w:rPr>
              <w:rFonts w:eastAsia="Times New Roman"/>
            </w:rPr>
            <w:t>-Azha. Dhaka Tribune. 2023; published online June 18.</w:t>
          </w:r>
        </w:p>
        <w:p w14:paraId="7CE6B323" w14:textId="77777777" w:rsidR="003E12E3" w:rsidRDefault="003E12E3">
          <w:pPr>
            <w:autoSpaceDE w:val="0"/>
            <w:autoSpaceDN w:val="0"/>
            <w:ind w:hanging="640"/>
            <w:divId w:val="1752389903"/>
            <w:rPr>
              <w:rFonts w:eastAsia="Times New Roman"/>
            </w:rPr>
          </w:pPr>
          <w:r>
            <w:rPr>
              <w:rFonts w:eastAsia="Times New Roman"/>
            </w:rPr>
            <w:t>16</w:t>
          </w:r>
          <w:r>
            <w:rPr>
              <w:rFonts w:eastAsia="Times New Roman"/>
            </w:rPr>
            <w:tab/>
            <w:t>WHO. Dengue and severe dengue. https://www.who.int/news-room/fact-sheets/detail/dengue-and-severe-dengue. WHO. 2023</w:t>
          </w:r>
          <w:proofErr w:type="gramStart"/>
          <w:r>
            <w:rPr>
              <w:rFonts w:eastAsia="Times New Roman"/>
            </w:rPr>
            <w:t>; :</w:t>
          </w:r>
          <w:proofErr w:type="gramEnd"/>
          <w:r>
            <w:rPr>
              <w:rFonts w:eastAsia="Times New Roman"/>
            </w:rPr>
            <w:t xml:space="preserve"> 1–3.</w:t>
          </w:r>
        </w:p>
        <w:p w14:paraId="39734146" w14:textId="77777777" w:rsidR="003E12E3" w:rsidRDefault="003E12E3">
          <w:pPr>
            <w:autoSpaceDE w:val="0"/>
            <w:autoSpaceDN w:val="0"/>
            <w:ind w:hanging="640"/>
            <w:divId w:val="721947329"/>
            <w:rPr>
              <w:rFonts w:eastAsia="Times New Roman"/>
            </w:rPr>
          </w:pPr>
          <w:r>
            <w:rPr>
              <w:rFonts w:eastAsia="Times New Roman"/>
            </w:rPr>
            <w:t>17</w:t>
          </w:r>
          <w:r>
            <w:rPr>
              <w:rFonts w:eastAsia="Times New Roman"/>
            </w:rPr>
            <w:tab/>
            <w:t xml:space="preserve">Rahman </w:t>
          </w:r>
          <w:proofErr w:type="spellStart"/>
          <w:r>
            <w:rPr>
              <w:rFonts w:eastAsia="Times New Roman"/>
            </w:rPr>
            <w:t>MdS</w:t>
          </w:r>
          <w:proofErr w:type="spellEnd"/>
          <w:r>
            <w:rPr>
              <w:rFonts w:eastAsia="Times New Roman"/>
            </w:rPr>
            <w:t xml:space="preserve">, Faruk </w:t>
          </w:r>
          <w:proofErr w:type="spellStart"/>
          <w:r>
            <w:rPr>
              <w:rFonts w:eastAsia="Times New Roman"/>
            </w:rPr>
            <w:t>MdO</w:t>
          </w:r>
          <w:proofErr w:type="spellEnd"/>
          <w:r>
            <w:rPr>
              <w:rFonts w:eastAsia="Times New Roman"/>
            </w:rPr>
            <w:t xml:space="preserve">, </w:t>
          </w:r>
          <w:proofErr w:type="spellStart"/>
          <w:r>
            <w:rPr>
              <w:rFonts w:eastAsia="Times New Roman"/>
            </w:rPr>
            <w:t>Tanjila</w:t>
          </w:r>
          <w:proofErr w:type="spellEnd"/>
          <w:r>
            <w:rPr>
              <w:rFonts w:eastAsia="Times New Roman"/>
            </w:rPr>
            <w:t xml:space="preserve"> S, Sabbir NM, Haider N, Chowdhury S. Entomological survey for identification of Aedes larval breeding sites and their distribution in Chattogram, Bangladesh. </w:t>
          </w:r>
          <w:r>
            <w:rPr>
              <w:rFonts w:eastAsia="Times New Roman"/>
              <w:i/>
              <w:iCs/>
            </w:rPr>
            <w:t xml:space="preserve">Beni </w:t>
          </w:r>
          <w:proofErr w:type="spellStart"/>
          <w:r>
            <w:rPr>
              <w:rFonts w:eastAsia="Times New Roman"/>
              <w:i/>
              <w:iCs/>
            </w:rPr>
            <w:t>Suef</w:t>
          </w:r>
          <w:proofErr w:type="spellEnd"/>
          <w:r>
            <w:rPr>
              <w:rFonts w:eastAsia="Times New Roman"/>
              <w:i/>
              <w:iCs/>
            </w:rPr>
            <w:t xml:space="preserve"> </w:t>
          </w:r>
          <w:proofErr w:type="spellStart"/>
          <w:r>
            <w:rPr>
              <w:rFonts w:eastAsia="Times New Roman"/>
              <w:i/>
              <w:iCs/>
            </w:rPr>
            <w:t>Univ</w:t>
          </w:r>
          <w:proofErr w:type="spellEnd"/>
          <w:r>
            <w:rPr>
              <w:rFonts w:eastAsia="Times New Roman"/>
              <w:i/>
              <w:iCs/>
            </w:rPr>
            <w:t xml:space="preserve"> J Basic Appl Sci</w:t>
          </w:r>
          <w:r>
            <w:rPr>
              <w:rFonts w:eastAsia="Times New Roman"/>
            </w:rPr>
            <w:t xml:space="preserve"> 2021; </w:t>
          </w:r>
          <w:r>
            <w:rPr>
              <w:rFonts w:eastAsia="Times New Roman"/>
              <w:b/>
              <w:bCs/>
            </w:rPr>
            <w:t>10</w:t>
          </w:r>
          <w:r>
            <w:rPr>
              <w:rFonts w:eastAsia="Times New Roman"/>
            </w:rPr>
            <w:t>. DOI:10.1186/s43088-021-00122-x.</w:t>
          </w:r>
        </w:p>
        <w:p w14:paraId="159BE224" w14:textId="77777777" w:rsidR="003E12E3" w:rsidRDefault="003E12E3">
          <w:pPr>
            <w:autoSpaceDE w:val="0"/>
            <w:autoSpaceDN w:val="0"/>
            <w:ind w:hanging="640"/>
            <w:divId w:val="247160494"/>
            <w:rPr>
              <w:rFonts w:eastAsia="Times New Roman"/>
            </w:rPr>
          </w:pPr>
          <w:r>
            <w:rPr>
              <w:rFonts w:eastAsia="Times New Roman"/>
            </w:rPr>
            <w:t>18</w:t>
          </w:r>
          <w:r>
            <w:rPr>
              <w:rFonts w:eastAsia="Times New Roman"/>
            </w:rPr>
            <w:tab/>
            <w:t xml:space="preserve">Valdez LD, </w:t>
          </w:r>
          <w:proofErr w:type="spellStart"/>
          <w:r>
            <w:rPr>
              <w:rFonts w:eastAsia="Times New Roman"/>
            </w:rPr>
            <w:t>Sibona</w:t>
          </w:r>
          <w:proofErr w:type="spellEnd"/>
          <w:r>
            <w:rPr>
              <w:rFonts w:eastAsia="Times New Roman"/>
            </w:rPr>
            <w:t xml:space="preserve"> GJ, </w:t>
          </w:r>
          <w:proofErr w:type="spellStart"/>
          <w:r>
            <w:rPr>
              <w:rFonts w:eastAsia="Times New Roman"/>
            </w:rPr>
            <w:t>Condat</w:t>
          </w:r>
          <w:proofErr w:type="spellEnd"/>
          <w:r>
            <w:rPr>
              <w:rFonts w:eastAsia="Times New Roman"/>
            </w:rPr>
            <w:t xml:space="preserve"> CA. Impact of rainfall on Aedes aegypti populations. </w:t>
          </w:r>
          <w:proofErr w:type="spellStart"/>
          <w:r>
            <w:rPr>
              <w:rFonts w:eastAsia="Times New Roman"/>
              <w:i/>
              <w:iCs/>
            </w:rPr>
            <w:t>Ecol</w:t>
          </w:r>
          <w:proofErr w:type="spellEnd"/>
          <w:r>
            <w:rPr>
              <w:rFonts w:eastAsia="Times New Roman"/>
              <w:i/>
              <w:iCs/>
            </w:rPr>
            <w:t xml:space="preserve"> Modell</w:t>
          </w:r>
          <w:r>
            <w:rPr>
              <w:rFonts w:eastAsia="Times New Roman"/>
            </w:rPr>
            <w:t xml:space="preserve"> 2018; </w:t>
          </w:r>
          <w:r>
            <w:rPr>
              <w:rFonts w:eastAsia="Times New Roman"/>
              <w:b/>
              <w:bCs/>
            </w:rPr>
            <w:t>385</w:t>
          </w:r>
          <w:r>
            <w:rPr>
              <w:rFonts w:eastAsia="Times New Roman"/>
            </w:rPr>
            <w:t>: 96–105.</w:t>
          </w:r>
        </w:p>
        <w:p w14:paraId="183F2C0A" w14:textId="77777777" w:rsidR="003E12E3" w:rsidRDefault="003E12E3">
          <w:pPr>
            <w:autoSpaceDE w:val="0"/>
            <w:autoSpaceDN w:val="0"/>
            <w:ind w:hanging="640"/>
            <w:divId w:val="1341082052"/>
            <w:rPr>
              <w:rFonts w:eastAsia="Times New Roman"/>
            </w:rPr>
          </w:pPr>
          <w:r>
            <w:rPr>
              <w:rFonts w:eastAsia="Times New Roman"/>
            </w:rPr>
            <w:t>19</w:t>
          </w:r>
          <w:r>
            <w:rPr>
              <w:rFonts w:eastAsia="Times New Roman"/>
            </w:rPr>
            <w:tab/>
            <w:t>WHO Bangladesh. Dengue - Bangladesh: Situation at a glance 2023. Available at: https://www.who.int/emergencies/disease-outbreak-news/item/2023-DON481#:~:text=WHO%20risk%20assessment,in%20high%20morbidity%20and%20mortality. WHO. 2023</w:t>
          </w:r>
          <w:proofErr w:type="gramStart"/>
          <w:r>
            <w:rPr>
              <w:rFonts w:eastAsia="Times New Roman"/>
            </w:rPr>
            <w:t>; :</w:t>
          </w:r>
          <w:proofErr w:type="gramEnd"/>
          <w:r>
            <w:rPr>
              <w:rFonts w:eastAsia="Times New Roman"/>
            </w:rPr>
            <w:t xml:space="preserve"> 1–1.</w:t>
          </w:r>
        </w:p>
        <w:p w14:paraId="79B8214E" w14:textId="4A892E82" w:rsidR="00F9266E" w:rsidRPr="00C5086A" w:rsidRDefault="003E12E3">
          <w:pPr>
            <w:rPr>
              <w:rFonts w:ascii="Times New Roman" w:hAnsi="Times New Roman" w:cs="Times New Roman"/>
            </w:rPr>
          </w:pPr>
          <w:r>
            <w:rPr>
              <w:rFonts w:eastAsia="Times New Roman"/>
            </w:rPr>
            <w:t> </w:t>
          </w:r>
        </w:p>
      </w:sdtContent>
    </w:sdt>
    <w:p w14:paraId="46990DC8" w14:textId="6E785621" w:rsidR="007D0B7D" w:rsidRPr="00C5086A" w:rsidRDefault="007D0B7D">
      <w:pPr>
        <w:rPr>
          <w:rFonts w:ascii="Times New Roman" w:hAnsi="Times New Roman" w:cs="Times New Roman"/>
        </w:rPr>
        <w:sectPr w:rsidR="007D0B7D" w:rsidRPr="00C5086A" w:rsidSect="00B71DE2">
          <w:pgSz w:w="11906" w:h="16838" w:code="9"/>
          <w:pgMar w:top="1440" w:right="1440" w:bottom="1440" w:left="1440" w:header="708" w:footer="708" w:gutter="0"/>
          <w:cols w:space="708"/>
          <w:docGrid w:linePitch="360"/>
        </w:sectPr>
      </w:pPr>
    </w:p>
    <w:p w14:paraId="392D26A0" w14:textId="6716173F" w:rsidR="00F9266E" w:rsidRDefault="00F9266E" w:rsidP="00490376">
      <w:pPr>
        <w:rPr>
          <w:rFonts w:ascii="Times New Roman" w:hAnsi="Times New Roman" w:cs="Times New Roman"/>
          <w:b/>
          <w:bCs/>
        </w:rPr>
      </w:pPr>
    </w:p>
    <w:p w14:paraId="653B6740" w14:textId="77777777" w:rsidR="007D0B7D" w:rsidRDefault="007D0B7D" w:rsidP="00490376">
      <w:pPr>
        <w:rPr>
          <w:rFonts w:ascii="Times New Roman" w:hAnsi="Times New Roman" w:cs="Times New Roman"/>
          <w:b/>
          <w:bCs/>
        </w:rPr>
      </w:pPr>
    </w:p>
    <w:tbl>
      <w:tblPr>
        <w:tblW w:w="12940" w:type="dxa"/>
        <w:tblLook w:val="04A0" w:firstRow="1" w:lastRow="0" w:firstColumn="1" w:lastColumn="0" w:noHBand="0" w:noVBand="1"/>
      </w:tblPr>
      <w:tblGrid>
        <w:gridCol w:w="1379"/>
        <w:gridCol w:w="872"/>
        <w:gridCol w:w="957"/>
        <w:gridCol w:w="957"/>
        <w:gridCol w:w="957"/>
        <w:gridCol w:w="957"/>
        <w:gridCol w:w="957"/>
        <w:gridCol w:w="1093"/>
        <w:gridCol w:w="957"/>
        <w:gridCol w:w="950"/>
        <w:gridCol w:w="984"/>
        <w:gridCol w:w="950"/>
        <w:gridCol w:w="970"/>
      </w:tblGrid>
      <w:tr w:rsidR="007D0B7D" w:rsidRPr="00C85013" w14:paraId="3C44AB1F" w14:textId="77777777" w:rsidTr="00351D94">
        <w:trPr>
          <w:trHeight w:val="1380"/>
        </w:trPr>
        <w:tc>
          <w:tcPr>
            <w:tcW w:w="13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053AF1"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Divisions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4CB33141"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No cases in Jan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1755CAA"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Feb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5E709543"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Mar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01B0B53"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Apr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488E3CC7"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May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3BE7F07"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June (%)</w:t>
            </w:r>
          </w:p>
        </w:tc>
        <w:tc>
          <w:tcPr>
            <w:tcW w:w="1160" w:type="dxa"/>
            <w:tcBorders>
              <w:top w:val="single" w:sz="4" w:space="0" w:color="auto"/>
              <w:left w:val="nil"/>
              <w:bottom w:val="single" w:sz="4" w:space="0" w:color="auto"/>
              <w:right w:val="single" w:sz="4" w:space="0" w:color="auto"/>
            </w:tcBorders>
            <w:shd w:val="clear" w:color="auto" w:fill="auto"/>
            <w:vAlign w:val="center"/>
            <w:hideMark/>
          </w:tcPr>
          <w:p w14:paraId="0E1BF621"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July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61BE0782"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Aug (%)</w:t>
            </w:r>
          </w:p>
        </w:tc>
        <w:tc>
          <w:tcPr>
            <w:tcW w:w="820" w:type="dxa"/>
            <w:tcBorders>
              <w:top w:val="single" w:sz="4" w:space="0" w:color="auto"/>
              <w:left w:val="nil"/>
              <w:bottom w:val="single" w:sz="4" w:space="0" w:color="auto"/>
              <w:right w:val="single" w:sz="4" w:space="0" w:color="auto"/>
            </w:tcBorders>
            <w:shd w:val="clear" w:color="auto" w:fill="auto"/>
            <w:vAlign w:val="center"/>
            <w:hideMark/>
          </w:tcPr>
          <w:p w14:paraId="5232F6EB"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Sep (%)</w:t>
            </w:r>
          </w:p>
        </w:tc>
        <w:tc>
          <w:tcPr>
            <w:tcW w:w="1000" w:type="dxa"/>
            <w:tcBorders>
              <w:top w:val="single" w:sz="4" w:space="0" w:color="auto"/>
              <w:left w:val="nil"/>
              <w:bottom w:val="single" w:sz="4" w:space="0" w:color="auto"/>
              <w:right w:val="single" w:sz="4" w:space="0" w:color="auto"/>
            </w:tcBorders>
            <w:shd w:val="clear" w:color="auto" w:fill="auto"/>
            <w:vAlign w:val="center"/>
            <w:hideMark/>
          </w:tcPr>
          <w:p w14:paraId="08377668"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Oct (%)</w:t>
            </w:r>
          </w:p>
        </w:tc>
        <w:tc>
          <w:tcPr>
            <w:tcW w:w="880" w:type="dxa"/>
            <w:tcBorders>
              <w:top w:val="single" w:sz="4" w:space="0" w:color="auto"/>
              <w:left w:val="nil"/>
              <w:bottom w:val="single" w:sz="4" w:space="0" w:color="auto"/>
              <w:right w:val="single" w:sz="4" w:space="0" w:color="auto"/>
            </w:tcBorders>
            <w:shd w:val="clear" w:color="auto" w:fill="auto"/>
            <w:vAlign w:val="center"/>
            <w:hideMark/>
          </w:tcPr>
          <w:p w14:paraId="52C62FDF"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Nov (%)</w:t>
            </w:r>
          </w:p>
        </w:tc>
        <w:tc>
          <w:tcPr>
            <w:tcW w:w="980" w:type="dxa"/>
            <w:tcBorders>
              <w:top w:val="single" w:sz="4" w:space="0" w:color="auto"/>
              <w:left w:val="nil"/>
              <w:bottom w:val="single" w:sz="4" w:space="0" w:color="auto"/>
              <w:right w:val="single" w:sz="4" w:space="0" w:color="auto"/>
            </w:tcBorders>
            <w:shd w:val="clear" w:color="auto" w:fill="auto"/>
            <w:vAlign w:val="center"/>
            <w:hideMark/>
          </w:tcPr>
          <w:p w14:paraId="182771C7"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Dec (%)</w:t>
            </w:r>
          </w:p>
        </w:tc>
      </w:tr>
      <w:tr w:rsidR="007D0B7D" w:rsidRPr="00C85013" w14:paraId="4474CC52" w14:textId="77777777" w:rsidTr="00351D94">
        <w:trPr>
          <w:trHeight w:val="288"/>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31659735"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Dhaka city </w:t>
            </w:r>
          </w:p>
        </w:tc>
        <w:tc>
          <w:tcPr>
            <w:tcW w:w="960" w:type="dxa"/>
            <w:tcBorders>
              <w:top w:val="nil"/>
              <w:left w:val="nil"/>
              <w:bottom w:val="single" w:sz="4" w:space="0" w:color="auto"/>
              <w:right w:val="single" w:sz="4" w:space="0" w:color="auto"/>
            </w:tcBorders>
            <w:shd w:val="clear" w:color="auto" w:fill="auto"/>
            <w:vAlign w:val="center"/>
            <w:hideMark/>
          </w:tcPr>
          <w:p w14:paraId="2166A904"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272</w:t>
            </w:r>
          </w:p>
        </w:tc>
        <w:tc>
          <w:tcPr>
            <w:tcW w:w="960" w:type="dxa"/>
            <w:tcBorders>
              <w:top w:val="nil"/>
              <w:left w:val="nil"/>
              <w:bottom w:val="single" w:sz="4" w:space="0" w:color="auto"/>
              <w:right w:val="single" w:sz="4" w:space="0" w:color="auto"/>
            </w:tcBorders>
            <w:shd w:val="clear" w:color="auto" w:fill="auto"/>
            <w:vAlign w:val="center"/>
            <w:hideMark/>
          </w:tcPr>
          <w:p w14:paraId="7A6ED358"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46.11%</w:t>
            </w:r>
          </w:p>
        </w:tc>
        <w:tc>
          <w:tcPr>
            <w:tcW w:w="960" w:type="dxa"/>
            <w:tcBorders>
              <w:top w:val="nil"/>
              <w:left w:val="nil"/>
              <w:bottom w:val="single" w:sz="4" w:space="0" w:color="auto"/>
              <w:right w:val="single" w:sz="4" w:space="0" w:color="auto"/>
            </w:tcBorders>
            <w:shd w:val="clear" w:color="auto" w:fill="auto"/>
            <w:vAlign w:val="center"/>
            <w:hideMark/>
          </w:tcPr>
          <w:p w14:paraId="08AECF75"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66.96%</w:t>
            </w:r>
          </w:p>
        </w:tc>
        <w:tc>
          <w:tcPr>
            <w:tcW w:w="960" w:type="dxa"/>
            <w:tcBorders>
              <w:top w:val="nil"/>
              <w:left w:val="nil"/>
              <w:bottom w:val="single" w:sz="4" w:space="0" w:color="auto"/>
              <w:right w:val="single" w:sz="4" w:space="0" w:color="auto"/>
            </w:tcBorders>
            <w:shd w:val="clear" w:color="auto" w:fill="auto"/>
            <w:vAlign w:val="center"/>
            <w:hideMark/>
          </w:tcPr>
          <w:p w14:paraId="355971FA"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64.58%</w:t>
            </w:r>
          </w:p>
        </w:tc>
        <w:tc>
          <w:tcPr>
            <w:tcW w:w="960" w:type="dxa"/>
            <w:tcBorders>
              <w:top w:val="nil"/>
              <w:left w:val="nil"/>
              <w:bottom w:val="single" w:sz="4" w:space="0" w:color="auto"/>
              <w:right w:val="single" w:sz="4" w:space="0" w:color="auto"/>
            </w:tcBorders>
            <w:shd w:val="clear" w:color="auto" w:fill="auto"/>
            <w:vAlign w:val="center"/>
            <w:hideMark/>
          </w:tcPr>
          <w:p w14:paraId="43765FAF"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83.41%</w:t>
            </w:r>
          </w:p>
        </w:tc>
        <w:tc>
          <w:tcPr>
            <w:tcW w:w="960" w:type="dxa"/>
            <w:tcBorders>
              <w:top w:val="nil"/>
              <w:left w:val="nil"/>
              <w:bottom w:val="single" w:sz="4" w:space="0" w:color="auto"/>
              <w:right w:val="single" w:sz="4" w:space="0" w:color="auto"/>
            </w:tcBorders>
            <w:shd w:val="clear" w:color="auto" w:fill="auto"/>
            <w:vAlign w:val="center"/>
            <w:hideMark/>
          </w:tcPr>
          <w:p w14:paraId="2F418A93"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78.93%</w:t>
            </w:r>
          </w:p>
        </w:tc>
        <w:tc>
          <w:tcPr>
            <w:tcW w:w="1160" w:type="dxa"/>
            <w:tcBorders>
              <w:top w:val="nil"/>
              <w:left w:val="nil"/>
              <w:bottom w:val="single" w:sz="4" w:space="0" w:color="auto"/>
              <w:right w:val="single" w:sz="4" w:space="0" w:color="auto"/>
            </w:tcBorders>
            <w:shd w:val="clear" w:color="auto" w:fill="auto"/>
            <w:vAlign w:val="center"/>
            <w:hideMark/>
          </w:tcPr>
          <w:p w14:paraId="006E069E"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52.72%</w:t>
            </w:r>
          </w:p>
        </w:tc>
        <w:tc>
          <w:tcPr>
            <w:tcW w:w="960" w:type="dxa"/>
            <w:tcBorders>
              <w:top w:val="nil"/>
              <w:left w:val="nil"/>
              <w:bottom w:val="single" w:sz="4" w:space="0" w:color="auto"/>
              <w:right w:val="single" w:sz="4" w:space="0" w:color="auto"/>
            </w:tcBorders>
            <w:shd w:val="clear" w:color="auto" w:fill="auto"/>
            <w:vAlign w:val="center"/>
            <w:hideMark/>
          </w:tcPr>
          <w:p w14:paraId="18008D61"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40.04%</w:t>
            </w:r>
          </w:p>
        </w:tc>
        <w:tc>
          <w:tcPr>
            <w:tcW w:w="820" w:type="dxa"/>
            <w:tcBorders>
              <w:top w:val="nil"/>
              <w:left w:val="nil"/>
              <w:bottom w:val="single" w:sz="4" w:space="0" w:color="auto"/>
              <w:right w:val="single" w:sz="4" w:space="0" w:color="auto"/>
            </w:tcBorders>
            <w:shd w:val="clear" w:color="auto" w:fill="auto"/>
            <w:vAlign w:val="center"/>
            <w:hideMark/>
          </w:tcPr>
          <w:p w14:paraId="683C7BA2"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31.66%</w:t>
            </w:r>
          </w:p>
        </w:tc>
        <w:tc>
          <w:tcPr>
            <w:tcW w:w="1000" w:type="dxa"/>
            <w:tcBorders>
              <w:top w:val="nil"/>
              <w:left w:val="nil"/>
              <w:bottom w:val="single" w:sz="4" w:space="0" w:color="auto"/>
              <w:right w:val="single" w:sz="4" w:space="0" w:color="auto"/>
            </w:tcBorders>
            <w:shd w:val="clear" w:color="auto" w:fill="auto"/>
            <w:vAlign w:val="center"/>
            <w:hideMark/>
          </w:tcPr>
          <w:p w14:paraId="735FE06F"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23.53%</w:t>
            </w:r>
          </w:p>
        </w:tc>
        <w:tc>
          <w:tcPr>
            <w:tcW w:w="880" w:type="dxa"/>
            <w:tcBorders>
              <w:top w:val="nil"/>
              <w:left w:val="nil"/>
              <w:bottom w:val="single" w:sz="4" w:space="0" w:color="auto"/>
              <w:right w:val="single" w:sz="4" w:space="0" w:color="auto"/>
            </w:tcBorders>
            <w:shd w:val="clear" w:color="auto" w:fill="auto"/>
            <w:vAlign w:val="center"/>
            <w:hideMark/>
          </w:tcPr>
          <w:p w14:paraId="4031FE1B"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21.29%</w:t>
            </w:r>
          </w:p>
        </w:tc>
        <w:tc>
          <w:tcPr>
            <w:tcW w:w="980" w:type="dxa"/>
            <w:tcBorders>
              <w:top w:val="nil"/>
              <w:left w:val="nil"/>
              <w:bottom w:val="single" w:sz="4" w:space="0" w:color="auto"/>
              <w:right w:val="single" w:sz="4" w:space="0" w:color="auto"/>
            </w:tcBorders>
            <w:shd w:val="clear" w:color="auto" w:fill="auto"/>
            <w:vAlign w:val="center"/>
            <w:hideMark/>
          </w:tcPr>
          <w:p w14:paraId="58EE2E58" w14:textId="589A8DBD"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23.</w:t>
            </w:r>
            <w:r w:rsidR="00B85C80">
              <w:rPr>
                <w:rFonts w:ascii="Times New Roman" w:eastAsia="Times New Roman" w:hAnsi="Times New Roman" w:cs="Times New Roman"/>
                <w:color w:val="000000"/>
                <w:lang w:val="en-US"/>
              </w:rPr>
              <w:t>39</w:t>
            </w:r>
            <w:r w:rsidRPr="00C85013">
              <w:rPr>
                <w:rFonts w:ascii="Times New Roman" w:eastAsia="Times New Roman" w:hAnsi="Times New Roman" w:cs="Times New Roman"/>
                <w:color w:val="000000"/>
                <w:lang w:val="en-US"/>
              </w:rPr>
              <w:t>%</w:t>
            </w:r>
          </w:p>
        </w:tc>
      </w:tr>
      <w:tr w:rsidR="007D0B7D" w:rsidRPr="00C85013" w14:paraId="6D6B44DE" w14:textId="77777777" w:rsidTr="00351D94">
        <w:trPr>
          <w:trHeight w:val="1104"/>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4FCF4446"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Dhaka division (Except Dhaka city) </w:t>
            </w:r>
          </w:p>
        </w:tc>
        <w:tc>
          <w:tcPr>
            <w:tcW w:w="960" w:type="dxa"/>
            <w:tcBorders>
              <w:top w:val="nil"/>
              <w:left w:val="nil"/>
              <w:bottom w:val="single" w:sz="4" w:space="0" w:color="auto"/>
              <w:right w:val="single" w:sz="4" w:space="0" w:color="auto"/>
            </w:tcBorders>
            <w:shd w:val="clear" w:color="auto" w:fill="auto"/>
            <w:vAlign w:val="center"/>
            <w:hideMark/>
          </w:tcPr>
          <w:p w14:paraId="5D7B0D24"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58</w:t>
            </w:r>
          </w:p>
        </w:tc>
        <w:tc>
          <w:tcPr>
            <w:tcW w:w="960" w:type="dxa"/>
            <w:tcBorders>
              <w:top w:val="nil"/>
              <w:left w:val="nil"/>
              <w:bottom w:val="single" w:sz="4" w:space="0" w:color="auto"/>
              <w:right w:val="single" w:sz="4" w:space="0" w:color="auto"/>
            </w:tcBorders>
            <w:shd w:val="clear" w:color="auto" w:fill="auto"/>
            <w:vAlign w:val="center"/>
            <w:hideMark/>
          </w:tcPr>
          <w:p w14:paraId="54B40481"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10.18%</w:t>
            </w:r>
          </w:p>
        </w:tc>
        <w:tc>
          <w:tcPr>
            <w:tcW w:w="960" w:type="dxa"/>
            <w:tcBorders>
              <w:top w:val="nil"/>
              <w:left w:val="nil"/>
              <w:bottom w:val="single" w:sz="4" w:space="0" w:color="auto"/>
              <w:right w:val="single" w:sz="4" w:space="0" w:color="auto"/>
            </w:tcBorders>
            <w:shd w:val="clear" w:color="auto" w:fill="auto"/>
            <w:vAlign w:val="center"/>
            <w:hideMark/>
          </w:tcPr>
          <w:p w14:paraId="191DAE52"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2.68%</w:t>
            </w:r>
          </w:p>
        </w:tc>
        <w:tc>
          <w:tcPr>
            <w:tcW w:w="960" w:type="dxa"/>
            <w:tcBorders>
              <w:top w:val="nil"/>
              <w:left w:val="nil"/>
              <w:bottom w:val="single" w:sz="4" w:space="0" w:color="auto"/>
              <w:right w:val="single" w:sz="4" w:space="0" w:color="auto"/>
            </w:tcBorders>
            <w:shd w:val="clear" w:color="auto" w:fill="auto"/>
            <w:vAlign w:val="center"/>
            <w:hideMark/>
          </w:tcPr>
          <w:p w14:paraId="22B53105"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2.08%</w:t>
            </w:r>
          </w:p>
        </w:tc>
        <w:tc>
          <w:tcPr>
            <w:tcW w:w="960" w:type="dxa"/>
            <w:tcBorders>
              <w:top w:val="nil"/>
              <w:left w:val="nil"/>
              <w:bottom w:val="single" w:sz="4" w:space="0" w:color="auto"/>
              <w:right w:val="single" w:sz="4" w:space="0" w:color="auto"/>
            </w:tcBorders>
            <w:shd w:val="clear" w:color="auto" w:fill="auto"/>
            <w:vAlign w:val="center"/>
            <w:hideMark/>
          </w:tcPr>
          <w:p w14:paraId="1C264D42"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3.09%</w:t>
            </w:r>
          </w:p>
        </w:tc>
        <w:tc>
          <w:tcPr>
            <w:tcW w:w="960" w:type="dxa"/>
            <w:tcBorders>
              <w:top w:val="nil"/>
              <w:left w:val="nil"/>
              <w:bottom w:val="single" w:sz="4" w:space="0" w:color="auto"/>
              <w:right w:val="single" w:sz="4" w:space="0" w:color="auto"/>
            </w:tcBorders>
            <w:shd w:val="clear" w:color="auto" w:fill="auto"/>
            <w:vAlign w:val="center"/>
            <w:hideMark/>
          </w:tcPr>
          <w:p w14:paraId="046E988C"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3.36%</w:t>
            </w:r>
          </w:p>
        </w:tc>
        <w:tc>
          <w:tcPr>
            <w:tcW w:w="1160" w:type="dxa"/>
            <w:tcBorders>
              <w:top w:val="nil"/>
              <w:left w:val="nil"/>
              <w:bottom w:val="single" w:sz="4" w:space="0" w:color="auto"/>
              <w:right w:val="single" w:sz="4" w:space="0" w:color="auto"/>
            </w:tcBorders>
            <w:shd w:val="clear" w:color="auto" w:fill="auto"/>
            <w:vAlign w:val="center"/>
            <w:hideMark/>
          </w:tcPr>
          <w:p w14:paraId="21DEF5D9"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11.10%</w:t>
            </w:r>
          </w:p>
        </w:tc>
        <w:tc>
          <w:tcPr>
            <w:tcW w:w="960" w:type="dxa"/>
            <w:tcBorders>
              <w:top w:val="nil"/>
              <w:left w:val="nil"/>
              <w:bottom w:val="single" w:sz="4" w:space="0" w:color="auto"/>
              <w:right w:val="single" w:sz="4" w:space="0" w:color="auto"/>
            </w:tcBorders>
            <w:shd w:val="clear" w:color="auto" w:fill="auto"/>
            <w:vAlign w:val="center"/>
            <w:hideMark/>
          </w:tcPr>
          <w:p w14:paraId="018A4826"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16.39%</w:t>
            </w:r>
          </w:p>
        </w:tc>
        <w:tc>
          <w:tcPr>
            <w:tcW w:w="820" w:type="dxa"/>
            <w:tcBorders>
              <w:top w:val="nil"/>
              <w:left w:val="nil"/>
              <w:bottom w:val="single" w:sz="4" w:space="0" w:color="auto"/>
              <w:right w:val="single" w:sz="4" w:space="0" w:color="auto"/>
            </w:tcBorders>
            <w:shd w:val="clear" w:color="auto" w:fill="auto"/>
            <w:vAlign w:val="center"/>
            <w:hideMark/>
          </w:tcPr>
          <w:p w14:paraId="30FE83C4"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19.26%</w:t>
            </w:r>
          </w:p>
        </w:tc>
        <w:tc>
          <w:tcPr>
            <w:tcW w:w="1000" w:type="dxa"/>
            <w:tcBorders>
              <w:top w:val="nil"/>
              <w:left w:val="nil"/>
              <w:bottom w:val="single" w:sz="4" w:space="0" w:color="auto"/>
              <w:right w:val="single" w:sz="4" w:space="0" w:color="auto"/>
            </w:tcBorders>
            <w:shd w:val="clear" w:color="auto" w:fill="auto"/>
            <w:vAlign w:val="center"/>
            <w:hideMark/>
          </w:tcPr>
          <w:p w14:paraId="2F11C541"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23.05%</w:t>
            </w:r>
          </w:p>
        </w:tc>
        <w:tc>
          <w:tcPr>
            <w:tcW w:w="880" w:type="dxa"/>
            <w:tcBorders>
              <w:top w:val="nil"/>
              <w:left w:val="nil"/>
              <w:bottom w:val="single" w:sz="4" w:space="0" w:color="auto"/>
              <w:right w:val="single" w:sz="4" w:space="0" w:color="auto"/>
            </w:tcBorders>
            <w:shd w:val="clear" w:color="auto" w:fill="auto"/>
            <w:vAlign w:val="center"/>
            <w:hideMark/>
          </w:tcPr>
          <w:p w14:paraId="57C925CB"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22.99%</w:t>
            </w:r>
          </w:p>
        </w:tc>
        <w:tc>
          <w:tcPr>
            <w:tcW w:w="980" w:type="dxa"/>
            <w:tcBorders>
              <w:top w:val="nil"/>
              <w:left w:val="nil"/>
              <w:bottom w:val="single" w:sz="4" w:space="0" w:color="auto"/>
              <w:right w:val="single" w:sz="4" w:space="0" w:color="auto"/>
            </w:tcBorders>
            <w:shd w:val="clear" w:color="auto" w:fill="auto"/>
            <w:vAlign w:val="center"/>
            <w:hideMark/>
          </w:tcPr>
          <w:p w14:paraId="5ABBB067" w14:textId="5C9C7C08"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w:t>
            </w:r>
            <w:r w:rsidR="00B85C80">
              <w:rPr>
                <w:rFonts w:ascii="Times New Roman" w:eastAsia="Times New Roman" w:hAnsi="Times New Roman" w:cs="Times New Roman"/>
                <w:color w:val="000000"/>
                <w:lang w:val="en-US"/>
              </w:rPr>
              <w:t>1.95</w:t>
            </w:r>
            <w:r w:rsidRPr="00C85013">
              <w:rPr>
                <w:rFonts w:ascii="Times New Roman" w:eastAsia="Times New Roman" w:hAnsi="Times New Roman" w:cs="Times New Roman"/>
                <w:color w:val="000000"/>
                <w:lang w:val="en-US"/>
              </w:rPr>
              <w:t>%</w:t>
            </w:r>
          </w:p>
        </w:tc>
      </w:tr>
      <w:tr w:rsidR="007D0B7D" w:rsidRPr="00C85013" w14:paraId="3532B2E4" w14:textId="77777777" w:rsidTr="00351D94">
        <w:trPr>
          <w:trHeight w:val="288"/>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473DF69A"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Mymensingh </w:t>
            </w:r>
          </w:p>
        </w:tc>
        <w:tc>
          <w:tcPr>
            <w:tcW w:w="960" w:type="dxa"/>
            <w:tcBorders>
              <w:top w:val="nil"/>
              <w:left w:val="nil"/>
              <w:bottom w:val="single" w:sz="4" w:space="0" w:color="auto"/>
              <w:right w:val="single" w:sz="4" w:space="0" w:color="auto"/>
            </w:tcBorders>
            <w:shd w:val="clear" w:color="auto" w:fill="auto"/>
            <w:vAlign w:val="center"/>
            <w:hideMark/>
          </w:tcPr>
          <w:p w14:paraId="2F2A58D3"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7</w:t>
            </w:r>
          </w:p>
        </w:tc>
        <w:tc>
          <w:tcPr>
            <w:tcW w:w="960" w:type="dxa"/>
            <w:tcBorders>
              <w:top w:val="nil"/>
              <w:left w:val="nil"/>
              <w:bottom w:val="single" w:sz="4" w:space="0" w:color="auto"/>
              <w:right w:val="single" w:sz="4" w:space="0" w:color="auto"/>
            </w:tcBorders>
            <w:shd w:val="clear" w:color="auto" w:fill="auto"/>
            <w:vAlign w:val="center"/>
            <w:hideMark/>
          </w:tcPr>
          <w:p w14:paraId="069E5931"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1.80%</w:t>
            </w:r>
          </w:p>
        </w:tc>
        <w:tc>
          <w:tcPr>
            <w:tcW w:w="960" w:type="dxa"/>
            <w:tcBorders>
              <w:top w:val="nil"/>
              <w:left w:val="nil"/>
              <w:bottom w:val="single" w:sz="4" w:space="0" w:color="auto"/>
              <w:right w:val="single" w:sz="4" w:space="0" w:color="auto"/>
            </w:tcBorders>
            <w:shd w:val="clear" w:color="auto" w:fill="auto"/>
            <w:vAlign w:val="center"/>
            <w:hideMark/>
          </w:tcPr>
          <w:p w14:paraId="03D06BAB"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1.79%</w:t>
            </w:r>
          </w:p>
        </w:tc>
        <w:tc>
          <w:tcPr>
            <w:tcW w:w="960" w:type="dxa"/>
            <w:tcBorders>
              <w:top w:val="nil"/>
              <w:left w:val="nil"/>
              <w:bottom w:val="single" w:sz="4" w:space="0" w:color="auto"/>
              <w:right w:val="single" w:sz="4" w:space="0" w:color="auto"/>
            </w:tcBorders>
            <w:shd w:val="clear" w:color="auto" w:fill="auto"/>
            <w:vAlign w:val="center"/>
            <w:hideMark/>
          </w:tcPr>
          <w:p w14:paraId="6DBF41CE"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1.39%</w:t>
            </w:r>
          </w:p>
        </w:tc>
        <w:tc>
          <w:tcPr>
            <w:tcW w:w="960" w:type="dxa"/>
            <w:tcBorders>
              <w:top w:val="nil"/>
              <w:left w:val="nil"/>
              <w:bottom w:val="single" w:sz="4" w:space="0" w:color="auto"/>
              <w:right w:val="single" w:sz="4" w:space="0" w:color="auto"/>
            </w:tcBorders>
            <w:shd w:val="clear" w:color="auto" w:fill="auto"/>
            <w:vAlign w:val="center"/>
            <w:hideMark/>
          </w:tcPr>
          <w:p w14:paraId="5D4C6F00"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1.25%</w:t>
            </w:r>
          </w:p>
        </w:tc>
        <w:tc>
          <w:tcPr>
            <w:tcW w:w="960" w:type="dxa"/>
            <w:tcBorders>
              <w:top w:val="nil"/>
              <w:left w:val="nil"/>
              <w:bottom w:val="single" w:sz="4" w:space="0" w:color="auto"/>
              <w:right w:val="single" w:sz="4" w:space="0" w:color="auto"/>
            </w:tcBorders>
            <w:shd w:val="clear" w:color="auto" w:fill="auto"/>
            <w:vAlign w:val="center"/>
            <w:hideMark/>
          </w:tcPr>
          <w:p w14:paraId="584B33E2"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1.61%</w:t>
            </w:r>
          </w:p>
        </w:tc>
        <w:tc>
          <w:tcPr>
            <w:tcW w:w="1160" w:type="dxa"/>
            <w:tcBorders>
              <w:top w:val="nil"/>
              <w:left w:val="nil"/>
              <w:bottom w:val="single" w:sz="4" w:space="0" w:color="auto"/>
              <w:right w:val="single" w:sz="4" w:space="0" w:color="auto"/>
            </w:tcBorders>
            <w:shd w:val="clear" w:color="auto" w:fill="auto"/>
            <w:vAlign w:val="center"/>
            <w:hideMark/>
          </w:tcPr>
          <w:p w14:paraId="5812399F"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2.68%</w:t>
            </w:r>
          </w:p>
        </w:tc>
        <w:tc>
          <w:tcPr>
            <w:tcW w:w="960" w:type="dxa"/>
            <w:tcBorders>
              <w:top w:val="nil"/>
              <w:left w:val="nil"/>
              <w:bottom w:val="single" w:sz="4" w:space="0" w:color="auto"/>
              <w:right w:val="single" w:sz="4" w:space="0" w:color="auto"/>
            </w:tcBorders>
            <w:shd w:val="clear" w:color="auto" w:fill="auto"/>
            <w:vAlign w:val="center"/>
            <w:hideMark/>
          </w:tcPr>
          <w:p w14:paraId="4E395E67"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3.16%</w:t>
            </w:r>
          </w:p>
        </w:tc>
        <w:tc>
          <w:tcPr>
            <w:tcW w:w="820" w:type="dxa"/>
            <w:tcBorders>
              <w:top w:val="nil"/>
              <w:left w:val="nil"/>
              <w:bottom w:val="single" w:sz="4" w:space="0" w:color="auto"/>
              <w:right w:val="single" w:sz="4" w:space="0" w:color="auto"/>
            </w:tcBorders>
            <w:shd w:val="clear" w:color="auto" w:fill="auto"/>
            <w:vAlign w:val="center"/>
            <w:hideMark/>
          </w:tcPr>
          <w:p w14:paraId="09E786DD"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2.65%</w:t>
            </w:r>
          </w:p>
        </w:tc>
        <w:tc>
          <w:tcPr>
            <w:tcW w:w="1000" w:type="dxa"/>
            <w:tcBorders>
              <w:top w:val="nil"/>
              <w:left w:val="nil"/>
              <w:bottom w:val="single" w:sz="4" w:space="0" w:color="auto"/>
              <w:right w:val="single" w:sz="4" w:space="0" w:color="auto"/>
            </w:tcBorders>
            <w:shd w:val="clear" w:color="auto" w:fill="auto"/>
            <w:vAlign w:val="center"/>
            <w:hideMark/>
          </w:tcPr>
          <w:p w14:paraId="122D7FEA"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2.02%</w:t>
            </w:r>
          </w:p>
        </w:tc>
        <w:tc>
          <w:tcPr>
            <w:tcW w:w="880" w:type="dxa"/>
            <w:tcBorders>
              <w:top w:val="nil"/>
              <w:left w:val="nil"/>
              <w:bottom w:val="single" w:sz="4" w:space="0" w:color="auto"/>
              <w:right w:val="single" w:sz="4" w:space="0" w:color="auto"/>
            </w:tcBorders>
            <w:shd w:val="clear" w:color="auto" w:fill="auto"/>
            <w:vAlign w:val="center"/>
            <w:hideMark/>
          </w:tcPr>
          <w:p w14:paraId="7690ED40"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2.29%</w:t>
            </w:r>
          </w:p>
        </w:tc>
        <w:tc>
          <w:tcPr>
            <w:tcW w:w="980" w:type="dxa"/>
            <w:tcBorders>
              <w:top w:val="nil"/>
              <w:left w:val="nil"/>
              <w:bottom w:val="single" w:sz="4" w:space="0" w:color="auto"/>
              <w:right w:val="single" w:sz="4" w:space="0" w:color="auto"/>
            </w:tcBorders>
            <w:shd w:val="clear" w:color="auto" w:fill="auto"/>
            <w:vAlign w:val="center"/>
            <w:hideMark/>
          </w:tcPr>
          <w:p w14:paraId="30EAA7C3" w14:textId="0FE112C5" w:rsidR="007D0B7D" w:rsidRPr="00C85013" w:rsidRDefault="007D0B7D" w:rsidP="00351D94">
            <w:pPr>
              <w:spacing w:after="0" w:line="240" w:lineRule="auto"/>
              <w:jc w:val="right"/>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3.1</w:t>
            </w:r>
            <w:r w:rsidR="00B85C80">
              <w:rPr>
                <w:rFonts w:ascii="Times New Roman" w:eastAsia="Times New Roman" w:hAnsi="Times New Roman" w:cs="Times New Roman"/>
                <w:color w:val="000000"/>
                <w:lang w:val="en-US"/>
              </w:rPr>
              <w:t>4</w:t>
            </w:r>
            <w:r w:rsidRPr="00C85013">
              <w:rPr>
                <w:rFonts w:ascii="Times New Roman" w:eastAsia="Times New Roman" w:hAnsi="Times New Roman" w:cs="Times New Roman"/>
                <w:color w:val="000000"/>
                <w:lang w:val="en-US"/>
              </w:rPr>
              <w:t>%</w:t>
            </w:r>
          </w:p>
        </w:tc>
      </w:tr>
      <w:tr w:rsidR="007D0B7D" w:rsidRPr="00C85013" w14:paraId="4049C231" w14:textId="77777777" w:rsidTr="00351D94">
        <w:trPr>
          <w:trHeight w:val="288"/>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7505A081"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Chittagong </w:t>
            </w:r>
          </w:p>
        </w:tc>
        <w:tc>
          <w:tcPr>
            <w:tcW w:w="960" w:type="dxa"/>
            <w:tcBorders>
              <w:top w:val="nil"/>
              <w:left w:val="nil"/>
              <w:bottom w:val="single" w:sz="4" w:space="0" w:color="auto"/>
              <w:right w:val="single" w:sz="4" w:space="0" w:color="auto"/>
            </w:tcBorders>
            <w:shd w:val="clear" w:color="auto" w:fill="auto"/>
            <w:vAlign w:val="center"/>
            <w:hideMark/>
          </w:tcPr>
          <w:p w14:paraId="73EB603C"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140</w:t>
            </w:r>
          </w:p>
        </w:tc>
        <w:tc>
          <w:tcPr>
            <w:tcW w:w="960" w:type="dxa"/>
            <w:tcBorders>
              <w:top w:val="nil"/>
              <w:left w:val="nil"/>
              <w:bottom w:val="single" w:sz="4" w:space="0" w:color="auto"/>
              <w:right w:val="single" w:sz="4" w:space="0" w:color="auto"/>
            </w:tcBorders>
            <w:shd w:val="clear" w:color="auto" w:fill="auto"/>
            <w:vAlign w:val="center"/>
            <w:hideMark/>
          </w:tcPr>
          <w:p w14:paraId="27D7C2E0"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23.95%</w:t>
            </w:r>
          </w:p>
        </w:tc>
        <w:tc>
          <w:tcPr>
            <w:tcW w:w="960" w:type="dxa"/>
            <w:tcBorders>
              <w:top w:val="nil"/>
              <w:left w:val="nil"/>
              <w:bottom w:val="single" w:sz="4" w:space="0" w:color="auto"/>
              <w:right w:val="single" w:sz="4" w:space="0" w:color="auto"/>
            </w:tcBorders>
            <w:shd w:val="clear" w:color="auto" w:fill="auto"/>
            <w:vAlign w:val="center"/>
            <w:hideMark/>
          </w:tcPr>
          <w:p w14:paraId="1B5BE691"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16.07%</w:t>
            </w:r>
          </w:p>
        </w:tc>
        <w:tc>
          <w:tcPr>
            <w:tcW w:w="960" w:type="dxa"/>
            <w:tcBorders>
              <w:top w:val="nil"/>
              <w:left w:val="nil"/>
              <w:bottom w:val="single" w:sz="4" w:space="0" w:color="auto"/>
              <w:right w:val="single" w:sz="4" w:space="0" w:color="auto"/>
            </w:tcBorders>
            <w:shd w:val="clear" w:color="auto" w:fill="auto"/>
            <w:vAlign w:val="center"/>
            <w:hideMark/>
          </w:tcPr>
          <w:p w14:paraId="2FA8FE53"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23.61%</w:t>
            </w:r>
          </w:p>
        </w:tc>
        <w:tc>
          <w:tcPr>
            <w:tcW w:w="960" w:type="dxa"/>
            <w:tcBorders>
              <w:top w:val="nil"/>
              <w:left w:val="nil"/>
              <w:bottom w:val="single" w:sz="4" w:space="0" w:color="auto"/>
              <w:right w:val="single" w:sz="4" w:space="0" w:color="auto"/>
            </w:tcBorders>
            <w:shd w:val="clear" w:color="auto" w:fill="auto"/>
            <w:vAlign w:val="center"/>
            <w:hideMark/>
          </w:tcPr>
          <w:p w14:paraId="01319218"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7.91%</w:t>
            </w:r>
          </w:p>
        </w:tc>
        <w:tc>
          <w:tcPr>
            <w:tcW w:w="960" w:type="dxa"/>
            <w:tcBorders>
              <w:top w:val="nil"/>
              <w:left w:val="nil"/>
              <w:bottom w:val="single" w:sz="4" w:space="0" w:color="auto"/>
              <w:right w:val="single" w:sz="4" w:space="0" w:color="auto"/>
            </w:tcBorders>
            <w:shd w:val="clear" w:color="auto" w:fill="auto"/>
            <w:vAlign w:val="center"/>
            <w:hideMark/>
          </w:tcPr>
          <w:p w14:paraId="65BE5152"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8.11%</w:t>
            </w:r>
          </w:p>
        </w:tc>
        <w:tc>
          <w:tcPr>
            <w:tcW w:w="1160" w:type="dxa"/>
            <w:tcBorders>
              <w:top w:val="nil"/>
              <w:left w:val="nil"/>
              <w:bottom w:val="single" w:sz="4" w:space="0" w:color="auto"/>
              <w:right w:val="single" w:sz="4" w:space="0" w:color="auto"/>
            </w:tcBorders>
            <w:shd w:val="clear" w:color="auto" w:fill="auto"/>
            <w:vAlign w:val="center"/>
            <w:hideMark/>
          </w:tcPr>
          <w:p w14:paraId="5142B63E"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13.36%</w:t>
            </w:r>
          </w:p>
        </w:tc>
        <w:tc>
          <w:tcPr>
            <w:tcW w:w="960" w:type="dxa"/>
            <w:tcBorders>
              <w:top w:val="nil"/>
              <w:left w:val="nil"/>
              <w:bottom w:val="single" w:sz="4" w:space="0" w:color="auto"/>
              <w:right w:val="single" w:sz="4" w:space="0" w:color="auto"/>
            </w:tcBorders>
            <w:shd w:val="clear" w:color="auto" w:fill="auto"/>
            <w:vAlign w:val="center"/>
            <w:hideMark/>
          </w:tcPr>
          <w:p w14:paraId="07564CB5"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14.98%</w:t>
            </w:r>
          </w:p>
        </w:tc>
        <w:tc>
          <w:tcPr>
            <w:tcW w:w="820" w:type="dxa"/>
            <w:tcBorders>
              <w:top w:val="nil"/>
              <w:left w:val="nil"/>
              <w:bottom w:val="single" w:sz="4" w:space="0" w:color="auto"/>
              <w:right w:val="single" w:sz="4" w:space="0" w:color="auto"/>
            </w:tcBorders>
            <w:shd w:val="clear" w:color="auto" w:fill="auto"/>
            <w:vAlign w:val="center"/>
            <w:hideMark/>
          </w:tcPr>
          <w:p w14:paraId="14C9699D"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15.13%</w:t>
            </w:r>
          </w:p>
        </w:tc>
        <w:tc>
          <w:tcPr>
            <w:tcW w:w="1000" w:type="dxa"/>
            <w:tcBorders>
              <w:top w:val="nil"/>
              <w:left w:val="nil"/>
              <w:bottom w:val="single" w:sz="4" w:space="0" w:color="auto"/>
              <w:right w:val="single" w:sz="4" w:space="0" w:color="auto"/>
            </w:tcBorders>
            <w:shd w:val="clear" w:color="auto" w:fill="auto"/>
            <w:vAlign w:val="center"/>
            <w:hideMark/>
          </w:tcPr>
          <w:p w14:paraId="0DE565CF"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13.22%</w:t>
            </w:r>
          </w:p>
        </w:tc>
        <w:tc>
          <w:tcPr>
            <w:tcW w:w="880" w:type="dxa"/>
            <w:tcBorders>
              <w:top w:val="nil"/>
              <w:left w:val="nil"/>
              <w:bottom w:val="single" w:sz="4" w:space="0" w:color="auto"/>
              <w:right w:val="single" w:sz="4" w:space="0" w:color="auto"/>
            </w:tcBorders>
            <w:shd w:val="clear" w:color="auto" w:fill="auto"/>
            <w:vAlign w:val="center"/>
            <w:hideMark/>
          </w:tcPr>
          <w:p w14:paraId="347F6B66"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11.24%</w:t>
            </w:r>
          </w:p>
        </w:tc>
        <w:tc>
          <w:tcPr>
            <w:tcW w:w="980" w:type="dxa"/>
            <w:tcBorders>
              <w:top w:val="nil"/>
              <w:left w:val="nil"/>
              <w:bottom w:val="single" w:sz="4" w:space="0" w:color="auto"/>
              <w:right w:val="single" w:sz="4" w:space="0" w:color="auto"/>
            </w:tcBorders>
            <w:shd w:val="clear" w:color="auto" w:fill="auto"/>
            <w:vAlign w:val="center"/>
            <w:hideMark/>
          </w:tcPr>
          <w:p w14:paraId="1748008C" w14:textId="2AB75F41"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w:t>
            </w:r>
            <w:r>
              <w:rPr>
                <w:rFonts w:ascii="Times New Roman" w:eastAsia="Times New Roman" w:hAnsi="Times New Roman" w:cs="Times New Roman"/>
                <w:color w:val="000000"/>
                <w:lang w:val="en-US"/>
              </w:rPr>
              <w:t>5.</w:t>
            </w:r>
            <w:r w:rsidR="00B85C80">
              <w:rPr>
                <w:rFonts w:ascii="Times New Roman" w:eastAsia="Times New Roman" w:hAnsi="Times New Roman" w:cs="Times New Roman"/>
                <w:color w:val="000000"/>
                <w:lang w:val="en-US"/>
              </w:rPr>
              <w:t>36</w:t>
            </w:r>
            <w:r w:rsidRPr="00C85013">
              <w:rPr>
                <w:rFonts w:ascii="Times New Roman" w:eastAsia="Times New Roman" w:hAnsi="Times New Roman" w:cs="Times New Roman"/>
                <w:color w:val="000000"/>
                <w:lang w:val="en-US"/>
              </w:rPr>
              <w:t>%</w:t>
            </w:r>
          </w:p>
        </w:tc>
      </w:tr>
      <w:tr w:rsidR="007D0B7D" w:rsidRPr="00C85013" w14:paraId="284B6CE0" w14:textId="77777777" w:rsidTr="00351D94">
        <w:trPr>
          <w:trHeight w:val="288"/>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68ABA8A4"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Khulna </w:t>
            </w:r>
          </w:p>
        </w:tc>
        <w:tc>
          <w:tcPr>
            <w:tcW w:w="960" w:type="dxa"/>
            <w:tcBorders>
              <w:top w:val="nil"/>
              <w:left w:val="nil"/>
              <w:bottom w:val="single" w:sz="4" w:space="0" w:color="auto"/>
              <w:right w:val="single" w:sz="4" w:space="0" w:color="auto"/>
            </w:tcBorders>
            <w:shd w:val="clear" w:color="auto" w:fill="auto"/>
            <w:vAlign w:val="center"/>
            <w:hideMark/>
          </w:tcPr>
          <w:p w14:paraId="1C71896D"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24</w:t>
            </w:r>
          </w:p>
        </w:tc>
        <w:tc>
          <w:tcPr>
            <w:tcW w:w="960" w:type="dxa"/>
            <w:tcBorders>
              <w:top w:val="nil"/>
              <w:left w:val="nil"/>
              <w:bottom w:val="single" w:sz="4" w:space="0" w:color="auto"/>
              <w:right w:val="single" w:sz="4" w:space="0" w:color="auto"/>
            </w:tcBorders>
            <w:shd w:val="clear" w:color="auto" w:fill="auto"/>
            <w:vAlign w:val="center"/>
            <w:hideMark/>
          </w:tcPr>
          <w:p w14:paraId="4AB1D903"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4.19%</w:t>
            </w:r>
          </w:p>
        </w:tc>
        <w:tc>
          <w:tcPr>
            <w:tcW w:w="960" w:type="dxa"/>
            <w:tcBorders>
              <w:top w:val="nil"/>
              <w:left w:val="nil"/>
              <w:bottom w:val="single" w:sz="4" w:space="0" w:color="auto"/>
              <w:right w:val="single" w:sz="4" w:space="0" w:color="auto"/>
            </w:tcBorders>
            <w:shd w:val="clear" w:color="auto" w:fill="auto"/>
            <w:vAlign w:val="center"/>
            <w:hideMark/>
          </w:tcPr>
          <w:p w14:paraId="23DF2DB2"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4.46%</w:t>
            </w:r>
          </w:p>
        </w:tc>
        <w:tc>
          <w:tcPr>
            <w:tcW w:w="960" w:type="dxa"/>
            <w:tcBorders>
              <w:top w:val="nil"/>
              <w:left w:val="nil"/>
              <w:bottom w:val="single" w:sz="4" w:space="0" w:color="auto"/>
              <w:right w:val="single" w:sz="4" w:space="0" w:color="auto"/>
            </w:tcBorders>
            <w:shd w:val="clear" w:color="auto" w:fill="auto"/>
            <w:vAlign w:val="center"/>
            <w:hideMark/>
          </w:tcPr>
          <w:p w14:paraId="43E8C4D4"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3.47%</w:t>
            </w:r>
          </w:p>
        </w:tc>
        <w:tc>
          <w:tcPr>
            <w:tcW w:w="960" w:type="dxa"/>
            <w:tcBorders>
              <w:top w:val="nil"/>
              <w:left w:val="nil"/>
              <w:bottom w:val="single" w:sz="4" w:space="0" w:color="auto"/>
              <w:right w:val="single" w:sz="4" w:space="0" w:color="auto"/>
            </w:tcBorders>
            <w:shd w:val="clear" w:color="auto" w:fill="auto"/>
            <w:vAlign w:val="center"/>
            <w:hideMark/>
          </w:tcPr>
          <w:p w14:paraId="53D3D793"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0.77%</w:t>
            </w:r>
          </w:p>
        </w:tc>
        <w:tc>
          <w:tcPr>
            <w:tcW w:w="960" w:type="dxa"/>
            <w:tcBorders>
              <w:top w:val="nil"/>
              <w:left w:val="nil"/>
              <w:bottom w:val="single" w:sz="4" w:space="0" w:color="auto"/>
              <w:right w:val="single" w:sz="4" w:space="0" w:color="auto"/>
            </w:tcBorders>
            <w:shd w:val="clear" w:color="auto" w:fill="auto"/>
            <w:vAlign w:val="center"/>
            <w:hideMark/>
          </w:tcPr>
          <w:p w14:paraId="01020516"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1.98%</w:t>
            </w:r>
          </w:p>
        </w:tc>
        <w:tc>
          <w:tcPr>
            <w:tcW w:w="1160" w:type="dxa"/>
            <w:tcBorders>
              <w:top w:val="nil"/>
              <w:left w:val="nil"/>
              <w:bottom w:val="single" w:sz="4" w:space="0" w:color="auto"/>
              <w:right w:val="single" w:sz="4" w:space="0" w:color="auto"/>
            </w:tcBorders>
            <w:shd w:val="clear" w:color="auto" w:fill="auto"/>
            <w:vAlign w:val="center"/>
            <w:hideMark/>
          </w:tcPr>
          <w:p w14:paraId="4589D8EF"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3.97%</w:t>
            </w:r>
          </w:p>
        </w:tc>
        <w:tc>
          <w:tcPr>
            <w:tcW w:w="960" w:type="dxa"/>
            <w:tcBorders>
              <w:top w:val="nil"/>
              <w:left w:val="nil"/>
              <w:bottom w:val="single" w:sz="4" w:space="0" w:color="auto"/>
              <w:right w:val="single" w:sz="4" w:space="0" w:color="auto"/>
            </w:tcBorders>
            <w:shd w:val="clear" w:color="auto" w:fill="auto"/>
            <w:vAlign w:val="center"/>
            <w:hideMark/>
          </w:tcPr>
          <w:p w14:paraId="54542EA7"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6.27%</w:t>
            </w:r>
          </w:p>
        </w:tc>
        <w:tc>
          <w:tcPr>
            <w:tcW w:w="820" w:type="dxa"/>
            <w:tcBorders>
              <w:top w:val="nil"/>
              <w:left w:val="nil"/>
              <w:bottom w:val="single" w:sz="4" w:space="0" w:color="auto"/>
              <w:right w:val="single" w:sz="4" w:space="0" w:color="auto"/>
            </w:tcBorders>
            <w:shd w:val="clear" w:color="auto" w:fill="auto"/>
            <w:vAlign w:val="center"/>
            <w:hideMark/>
          </w:tcPr>
          <w:p w14:paraId="3C8E9C34"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10.32%</w:t>
            </w:r>
          </w:p>
        </w:tc>
        <w:tc>
          <w:tcPr>
            <w:tcW w:w="1000" w:type="dxa"/>
            <w:tcBorders>
              <w:top w:val="nil"/>
              <w:left w:val="nil"/>
              <w:bottom w:val="single" w:sz="4" w:space="0" w:color="auto"/>
              <w:right w:val="single" w:sz="4" w:space="0" w:color="auto"/>
            </w:tcBorders>
            <w:shd w:val="clear" w:color="auto" w:fill="auto"/>
            <w:vAlign w:val="center"/>
            <w:hideMark/>
          </w:tcPr>
          <w:p w14:paraId="460B4112"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15.64%</w:t>
            </w:r>
          </w:p>
        </w:tc>
        <w:tc>
          <w:tcPr>
            <w:tcW w:w="880" w:type="dxa"/>
            <w:tcBorders>
              <w:top w:val="nil"/>
              <w:left w:val="nil"/>
              <w:bottom w:val="single" w:sz="4" w:space="0" w:color="auto"/>
              <w:right w:val="single" w:sz="4" w:space="0" w:color="auto"/>
            </w:tcBorders>
            <w:shd w:val="clear" w:color="auto" w:fill="auto"/>
            <w:vAlign w:val="center"/>
            <w:hideMark/>
          </w:tcPr>
          <w:p w14:paraId="38CC22A3"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19.49%</w:t>
            </w:r>
          </w:p>
        </w:tc>
        <w:tc>
          <w:tcPr>
            <w:tcW w:w="980" w:type="dxa"/>
            <w:tcBorders>
              <w:top w:val="nil"/>
              <w:left w:val="nil"/>
              <w:bottom w:val="single" w:sz="4" w:space="0" w:color="auto"/>
              <w:right w:val="single" w:sz="4" w:space="0" w:color="auto"/>
            </w:tcBorders>
            <w:shd w:val="clear" w:color="auto" w:fill="auto"/>
            <w:vAlign w:val="center"/>
            <w:hideMark/>
          </w:tcPr>
          <w:p w14:paraId="0A598B8E" w14:textId="622153A5"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w:t>
            </w:r>
            <w:r w:rsidR="00B85C80">
              <w:rPr>
                <w:rFonts w:ascii="Times New Roman" w:eastAsia="Times New Roman" w:hAnsi="Times New Roman" w:cs="Times New Roman"/>
                <w:color w:val="000000"/>
                <w:lang w:val="en-US"/>
              </w:rPr>
              <w:t>6.88</w:t>
            </w:r>
            <w:r w:rsidRPr="00C85013">
              <w:rPr>
                <w:rFonts w:ascii="Times New Roman" w:eastAsia="Times New Roman" w:hAnsi="Times New Roman" w:cs="Times New Roman"/>
                <w:color w:val="000000"/>
                <w:lang w:val="en-US"/>
              </w:rPr>
              <w:t>%</w:t>
            </w:r>
          </w:p>
        </w:tc>
      </w:tr>
      <w:tr w:rsidR="007D0B7D" w:rsidRPr="00C85013" w14:paraId="2F74991F" w14:textId="77777777" w:rsidTr="00351D94">
        <w:trPr>
          <w:trHeight w:val="288"/>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709CA03E"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Rajshahi </w:t>
            </w:r>
          </w:p>
        </w:tc>
        <w:tc>
          <w:tcPr>
            <w:tcW w:w="960" w:type="dxa"/>
            <w:tcBorders>
              <w:top w:val="nil"/>
              <w:left w:val="nil"/>
              <w:bottom w:val="single" w:sz="4" w:space="0" w:color="auto"/>
              <w:right w:val="single" w:sz="4" w:space="0" w:color="auto"/>
            </w:tcBorders>
            <w:shd w:val="clear" w:color="auto" w:fill="auto"/>
            <w:vAlign w:val="center"/>
            <w:hideMark/>
          </w:tcPr>
          <w:p w14:paraId="43BC66AE"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7</w:t>
            </w:r>
          </w:p>
        </w:tc>
        <w:tc>
          <w:tcPr>
            <w:tcW w:w="960" w:type="dxa"/>
            <w:tcBorders>
              <w:top w:val="nil"/>
              <w:left w:val="nil"/>
              <w:bottom w:val="single" w:sz="4" w:space="0" w:color="auto"/>
              <w:right w:val="single" w:sz="4" w:space="0" w:color="auto"/>
            </w:tcBorders>
            <w:shd w:val="clear" w:color="auto" w:fill="auto"/>
            <w:vAlign w:val="center"/>
            <w:hideMark/>
          </w:tcPr>
          <w:p w14:paraId="2DBBFA4D"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0.60%</w:t>
            </w:r>
          </w:p>
        </w:tc>
        <w:tc>
          <w:tcPr>
            <w:tcW w:w="960" w:type="dxa"/>
            <w:tcBorders>
              <w:top w:val="nil"/>
              <w:left w:val="nil"/>
              <w:bottom w:val="single" w:sz="4" w:space="0" w:color="auto"/>
              <w:right w:val="single" w:sz="4" w:space="0" w:color="auto"/>
            </w:tcBorders>
            <w:shd w:val="clear" w:color="auto" w:fill="auto"/>
            <w:vAlign w:val="center"/>
            <w:hideMark/>
          </w:tcPr>
          <w:p w14:paraId="1F7E34B1"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0.89%</w:t>
            </w:r>
          </w:p>
        </w:tc>
        <w:tc>
          <w:tcPr>
            <w:tcW w:w="960" w:type="dxa"/>
            <w:tcBorders>
              <w:top w:val="nil"/>
              <w:left w:val="nil"/>
              <w:bottom w:val="single" w:sz="4" w:space="0" w:color="auto"/>
              <w:right w:val="single" w:sz="4" w:space="0" w:color="auto"/>
            </w:tcBorders>
            <w:shd w:val="clear" w:color="auto" w:fill="auto"/>
            <w:vAlign w:val="center"/>
            <w:hideMark/>
          </w:tcPr>
          <w:p w14:paraId="47B8202D"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0.69%</w:t>
            </w:r>
          </w:p>
        </w:tc>
        <w:tc>
          <w:tcPr>
            <w:tcW w:w="960" w:type="dxa"/>
            <w:tcBorders>
              <w:top w:val="nil"/>
              <w:left w:val="nil"/>
              <w:bottom w:val="single" w:sz="4" w:space="0" w:color="auto"/>
              <w:right w:val="single" w:sz="4" w:space="0" w:color="auto"/>
            </w:tcBorders>
            <w:shd w:val="clear" w:color="auto" w:fill="auto"/>
            <w:vAlign w:val="center"/>
            <w:hideMark/>
          </w:tcPr>
          <w:p w14:paraId="7DB728D3"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0.10%</w:t>
            </w:r>
          </w:p>
        </w:tc>
        <w:tc>
          <w:tcPr>
            <w:tcW w:w="960" w:type="dxa"/>
            <w:tcBorders>
              <w:top w:val="nil"/>
              <w:left w:val="nil"/>
              <w:bottom w:val="single" w:sz="4" w:space="0" w:color="auto"/>
              <w:right w:val="single" w:sz="4" w:space="0" w:color="auto"/>
            </w:tcBorders>
            <w:shd w:val="clear" w:color="auto" w:fill="auto"/>
            <w:vAlign w:val="center"/>
            <w:hideMark/>
          </w:tcPr>
          <w:p w14:paraId="76A6159E"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0.45%</w:t>
            </w:r>
          </w:p>
        </w:tc>
        <w:tc>
          <w:tcPr>
            <w:tcW w:w="1160" w:type="dxa"/>
            <w:tcBorders>
              <w:top w:val="nil"/>
              <w:left w:val="nil"/>
              <w:bottom w:val="single" w:sz="4" w:space="0" w:color="auto"/>
              <w:right w:val="single" w:sz="4" w:space="0" w:color="auto"/>
            </w:tcBorders>
            <w:shd w:val="clear" w:color="auto" w:fill="auto"/>
            <w:vAlign w:val="center"/>
            <w:hideMark/>
          </w:tcPr>
          <w:p w14:paraId="5C984F0D"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2.33%</w:t>
            </w:r>
          </w:p>
        </w:tc>
        <w:tc>
          <w:tcPr>
            <w:tcW w:w="960" w:type="dxa"/>
            <w:tcBorders>
              <w:top w:val="nil"/>
              <w:left w:val="nil"/>
              <w:bottom w:val="single" w:sz="4" w:space="0" w:color="auto"/>
              <w:right w:val="single" w:sz="4" w:space="0" w:color="auto"/>
            </w:tcBorders>
            <w:shd w:val="clear" w:color="auto" w:fill="auto"/>
            <w:vAlign w:val="center"/>
            <w:hideMark/>
          </w:tcPr>
          <w:p w14:paraId="5A1D7AEA"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4.32%</w:t>
            </w:r>
          </w:p>
        </w:tc>
        <w:tc>
          <w:tcPr>
            <w:tcW w:w="820" w:type="dxa"/>
            <w:tcBorders>
              <w:top w:val="nil"/>
              <w:left w:val="nil"/>
              <w:bottom w:val="single" w:sz="4" w:space="0" w:color="auto"/>
              <w:right w:val="single" w:sz="4" w:space="0" w:color="auto"/>
            </w:tcBorders>
            <w:shd w:val="clear" w:color="auto" w:fill="auto"/>
            <w:vAlign w:val="center"/>
            <w:hideMark/>
          </w:tcPr>
          <w:p w14:paraId="38015101"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5.52%</w:t>
            </w:r>
          </w:p>
        </w:tc>
        <w:tc>
          <w:tcPr>
            <w:tcW w:w="1000" w:type="dxa"/>
            <w:tcBorders>
              <w:top w:val="nil"/>
              <w:left w:val="nil"/>
              <w:bottom w:val="single" w:sz="4" w:space="0" w:color="auto"/>
              <w:right w:val="single" w:sz="4" w:space="0" w:color="auto"/>
            </w:tcBorders>
            <w:shd w:val="clear" w:color="auto" w:fill="auto"/>
            <w:vAlign w:val="center"/>
            <w:hideMark/>
          </w:tcPr>
          <w:p w14:paraId="258D5FB8"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8.60%</w:t>
            </w:r>
          </w:p>
        </w:tc>
        <w:tc>
          <w:tcPr>
            <w:tcW w:w="880" w:type="dxa"/>
            <w:tcBorders>
              <w:top w:val="nil"/>
              <w:left w:val="nil"/>
              <w:bottom w:val="single" w:sz="4" w:space="0" w:color="auto"/>
              <w:right w:val="single" w:sz="4" w:space="0" w:color="auto"/>
            </w:tcBorders>
            <w:shd w:val="clear" w:color="auto" w:fill="auto"/>
            <w:vAlign w:val="center"/>
            <w:hideMark/>
          </w:tcPr>
          <w:p w14:paraId="3B9DCCD7"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10.49%</w:t>
            </w:r>
          </w:p>
        </w:tc>
        <w:tc>
          <w:tcPr>
            <w:tcW w:w="980" w:type="dxa"/>
            <w:tcBorders>
              <w:top w:val="nil"/>
              <w:left w:val="nil"/>
              <w:bottom w:val="single" w:sz="4" w:space="0" w:color="auto"/>
              <w:right w:val="single" w:sz="4" w:space="0" w:color="auto"/>
            </w:tcBorders>
            <w:shd w:val="clear" w:color="auto" w:fill="auto"/>
            <w:vAlign w:val="center"/>
            <w:hideMark/>
          </w:tcPr>
          <w:p w14:paraId="2FC83A62" w14:textId="3AA10408"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8.</w:t>
            </w:r>
            <w:r w:rsidR="00B85C80">
              <w:rPr>
                <w:rFonts w:ascii="Times New Roman" w:eastAsia="Times New Roman" w:hAnsi="Times New Roman" w:cs="Times New Roman"/>
                <w:color w:val="000000"/>
                <w:lang w:val="en-US"/>
              </w:rPr>
              <w:t>16</w:t>
            </w:r>
            <w:r w:rsidRPr="00C85013">
              <w:rPr>
                <w:rFonts w:ascii="Times New Roman" w:eastAsia="Times New Roman" w:hAnsi="Times New Roman" w:cs="Times New Roman"/>
                <w:color w:val="000000"/>
                <w:lang w:val="en-US"/>
              </w:rPr>
              <w:t>%</w:t>
            </w:r>
          </w:p>
        </w:tc>
      </w:tr>
      <w:tr w:rsidR="007D0B7D" w:rsidRPr="00C85013" w14:paraId="4B32DD45" w14:textId="77777777" w:rsidTr="00351D94">
        <w:trPr>
          <w:trHeight w:val="288"/>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2722F3BC"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Rangpur </w:t>
            </w:r>
          </w:p>
        </w:tc>
        <w:tc>
          <w:tcPr>
            <w:tcW w:w="960" w:type="dxa"/>
            <w:tcBorders>
              <w:top w:val="nil"/>
              <w:left w:val="nil"/>
              <w:bottom w:val="single" w:sz="4" w:space="0" w:color="auto"/>
              <w:right w:val="single" w:sz="4" w:space="0" w:color="auto"/>
            </w:tcBorders>
            <w:shd w:val="clear" w:color="auto" w:fill="auto"/>
            <w:vAlign w:val="center"/>
            <w:hideMark/>
          </w:tcPr>
          <w:p w14:paraId="02ED32FD"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w:t>
            </w:r>
          </w:p>
        </w:tc>
        <w:tc>
          <w:tcPr>
            <w:tcW w:w="960" w:type="dxa"/>
            <w:tcBorders>
              <w:top w:val="nil"/>
              <w:left w:val="nil"/>
              <w:bottom w:val="single" w:sz="4" w:space="0" w:color="auto"/>
              <w:right w:val="single" w:sz="4" w:space="0" w:color="auto"/>
            </w:tcBorders>
            <w:shd w:val="clear" w:color="auto" w:fill="auto"/>
            <w:vAlign w:val="center"/>
            <w:hideMark/>
          </w:tcPr>
          <w:p w14:paraId="60C9D685"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0.60%</w:t>
            </w:r>
          </w:p>
        </w:tc>
        <w:tc>
          <w:tcPr>
            <w:tcW w:w="960" w:type="dxa"/>
            <w:tcBorders>
              <w:top w:val="nil"/>
              <w:left w:val="nil"/>
              <w:bottom w:val="single" w:sz="4" w:space="0" w:color="auto"/>
              <w:right w:val="single" w:sz="4" w:space="0" w:color="auto"/>
            </w:tcBorders>
            <w:shd w:val="clear" w:color="auto" w:fill="auto"/>
            <w:vAlign w:val="center"/>
            <w:hideMark/>
          </w:tcPr>
          <w:p w14:paraId="3A379884"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0.89%</w:t>
            </w:r>
          </w:p>
        </w:tc>
        <w:tc>
          <w:tcPr>
            <w:tcW w:w="960" w:type="dxa"/>
            <w:tcBorders>
              <w:top w:val="nil"/>
              <w:left w:val="nil"/>
              <w:bottom w:val="single" w:sz="4" w:space="0" w:color="auto"/>
              <w:right w:val="single" w:sz="4" w:space="0" w:color="auto"/>
            </w:tcBorders>
            <w:shd w:val="clear" w:color="auto" w:fill="auto"/>
            <w:vAlign w:val="center"/>
            <w:hideMark/>
          </w:tcPr>
          <w:p w14:paraId="01E2D586"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0.69%</w:t>
            </w:r>
          </w:p>
        </w:tc>
        <w:tc>
          <w:tcPr>
            <w:tcW w:w="960" w:type="dxa"/>
            <w:tcBorders>
              <w:top w:val="nil"/>
              <w:left w:val="nil"/>
              <w:bottom w:val="single" w:sz="4" w:space="0" w:color="auto"/>
              <w:right w:val="single" w:sz="4" w:space="0" w:color="auto"/>
            </w:tcBorders>
            <w:shd w:val="clear" w:color="auto" w:fill="auto"/>
            <w:vAlign w:val="center"/>
            <w:hideMark/>
          </w:tcPr>
          <w:p w14:paraId="762639C9"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0.10%</w:t>
            </w:r>
          </w:p>
        </w:tc>
        <w:tc>
          <w:tcPr>
            <w:tcW w:w="960" w:type="dxa"/>
            <w:tcBorders>
              <w:top w:val="nil"/>
              <w:left w:val="nil"/>
              <w:bottom w:val="single" w:sz="4" w:space="0" w:color="auto"/>
              <w:right w:val="single" w:sz="4" w:space="0" w:color="auto"/>
            </w:tcBorders>
            <w:shd w:val="clear" w:color="auto" w:fill="auto"/>
            <w:vAlign w:val="center"/>
            <w:hideMark/>
          </w:tcPr>
          <w:p w14:paraId="3383D87F"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0.47%</w:t>
            </w:r>
          </w:p>
        </w:tc>
        <w:tc>
          <w:tcPr>
            <w:tcW w:w="1160" w:type="dxa"/>
            <w:tcBorders>
              <w:top w:val="nil"/>
              <w:left w:val="nil"/>
              <w:bottom w:val="single" w:sz="4" w:space="0" w:color="auto"/>
              <w:right w:val="single" w:sz="4" w:space="0" w:color="auto"/>
            </w:tcBorders>
            <w:shd w:val="clear" w:color="auto" w:fill="auto"/>
            <w:vAlign w:val="center"/>
            <w:hideMark/>
          </w:tcPr>
          <w:p w14:paraId="64155015"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1.85%</w:t>
            </w:r>
          </w:p>
        </w:tc>
        <w:tc>
          <w:tcPr>
            <w:tcW w:w="960" w:type="dxa"/>
            <w:tcBorders>
              <w:top w:val="nil"/>
              <w:left w:val="nil"/>
              <w:bottom w:val="single" w:sz="4" w:space="0" w:color="auto"/>
              <w:right w:val="single" w:sz="4" w:space="0" w:color="auto"/>
            </w:tcBorders>
            <w:shd w:val="clear" w:color="auto" w:fill="auto"/>
            <w:vAlign w:val="center"/>
            <w:hideMark/>
          </w:tcPr>
          <w:p w14:paraId="20AE2E91"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2.40%</w:t>
            </w:r>
          </w:p>
        </w:tc>
        <w:tc>
          <w:tcPr>
            <w:tcW w:w="820" w:type="dxa"/>
            <w:tcBorders>
              <w:top w:val="nil"/>
              <w:left w:val="nil"/>
              <w:bottom w:val="single" w:sz="4" w:space="0" w:color="auto"/>
              <w:right w:val="single" w:sz="4" w:space="0" w:color="auto"/>
            </w:tcBorders>
            <w:shd w:val="clear" w:color="auto" w:fill="auto"/>
            <w:vAlign w:val="center"/>
            <w:hideMark/>
          </w:tcPr>
          <w:p w14:paraId="553D2A98"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1.68%</w:t>
            </w:r>
          </w:p>
        </w:tc>
        <w:tc>
          <w:tcPr>
            <w:tcW w:w="1000" w:type="dxa"/>
            <w:tcBorders>
              <w:top w:val="nil"/>
              <w:left w:val="nil"/>
              <w:bottom w:val="single" w:sz="4" w:space="0" w:color="auto"/>
              <w:right w:val="single" w:sz="4" w:space="0" w:color="auto"/>
            </w:tcBorders>
            <w:shd w:val="clear" w:color="auto" w:fill="auto"/>
            <w:vAlign w:val="center"/>
            <w:hideMark/>
          </w:tcPr>
          <w:p w14:paraId="2697F2B8"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1.53%</w:t>
            </w:r>
          </w:p>
        </w:tc>
        <w:tc>
          <w:tcPr>
            <w:tcW w:w="880" w:type="dxa"/>
            <w:tcBorders>
              <w:top w:val="nil"/>
              <w:left w:val="nil"/>
              <w:bottom w:val="single" w:sz="4" w:space="0" w:color="auto"/>
              <w:right w:val="single" w:sz="4" w:space="0" w:color="auto"/>
            </w:tcBorders>
            <w:shd w:val="clear" w:color="auto" w:fill="auto"/>
            <w:vAlign w:val="center"/>
            <w:hideMark/>
          </w:tcPr>
          <w:p w14:paraId="2E474D18"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1.13%</w:t>
            </w:r>
          </w:p>
        </w:tc>
        <w:tc>
          <w:tcPr>
            <w:tcW w:w="980" w:type="dxa"/>
            <w:tcBorders>
              <w:top w:val="nil"/>
              <w:left w:val="nil"/>
              <w:bottom w:val="single" w:sz="4" w:space="0" w:color="auto"/>
              <w:right w:val="single" w:sz="4" w:space="0" w:color="auto"/>
            </w:tcBorders>
            <w:shd w:val="clear" w:color="auto" w:fill="auto"/>
            <w:vAlign w:val="center"/>
            <w:hideMark/>
          </w:tcPr>
          <w:p w14:paraId="006559CE" w14:textId="06D3B276"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w:t>
            </w:r>
            <w:r w:rsidR="00B85C80">
              <w:rPr>
                <w:rFonts w:ascii="Times New Roman" w:eastAsia="Times New Roman" w:hAnsi="Times New Roman" w:cs="Times New Roman"/>
                <w:color w:val="000000"/>
                <w:lang w:val="en-US"/>
              </w:rPr>
              <w:t>57</w:t>
            </w:r>
            <w:r w:rsidRPr="00C85013">
              <w:rPr>
                <w:rFonts w:ascii="Times New Roman" w:eastAsia="Times New Roman" w:hAnsi="Times New Roman" w:cs="Times New Roman"/>
                <w:color w:val="000000"/>
                <w:lang w:val="en-US"/>
              </w:rPr>
              <w:t>%</w:t>
            </w:r>
          </w:p>
        </w:tc>
      </w:tr>
      <w:tr w:rsidR="007D0B7D" w:rsidRPr="00C85013" w14:paraId="6D1B164E" w14:textId="77777777" w:rsidTr="00351D94">
        <w:trPr>
          <w:trHeight w:val="288"/>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795F8B10"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Barisal </w:t>
            </w:r>
          </w:p>
        </w:tc>
        <w:tc>
          <w:tcPr>
            <w:tcW w:w="960" w:type="dxa"/>
            <w:tcBorders>
              <w:top w:val="nil"/>
              <w:left w:val="nil"/>
              <w:bottom w:val="single" w:sz="4" w:space="0" w:color="auto"/>
              <w:right w:val="single" w:sz="4" w:space="0" w:color="auto"/>
            </w:tcBorders>
            <w:shd w:val="clear" w:color="auto" w:fill="auto"/>
            <w:vAlign w:val="center"/>
            <w:hideMark/>
          </w:tcPr>
          <w:p w14:paraId="6166DBB9"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53</w:t>
            </w:r>
          </w:p>
        </w:tc>
        <w:tc>
          <w:tcPr>
            <w:tcW w:w="960" w:type="dxa"/>
            <w:tcBorders>
              <w:top w:val="nil"/>
              <w:left w:val="nil"/>
              <w:bottom w:val="single" w:sz="4" w:space="0" w:color="auto"/>
              <w:right w:val="single" w:sz="4" w:space="0" w:color="auto"/>
            </w:tcBorders>
            <w:shd w:val="clear" w:color="auto" w:fill="auto"/>
            <w:vAlign w:val="center"/>
            <w:hideMark/>
          </w:tcPr>
          <w:p w14:paraId="42082C3D"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16.77%</w:t>
            </w:r>
          </w:p>
        </w:tc>
        <w:tc>
          <w:tcPr>
            <w:tcW w:w="960" w:type="dxa"/>
            <w:tcBorders>
              <w:top w:val="nil"/>
              <w:left w:val="nil"/>
              <w:bottom w:val="single" w:sz="4" w:space="0" w:color="auto"/>
              <w:right w:val="single" w:sz="4" w:space="0" w:color="auto"/>
            </w:tcBorders>
            <w:shd w:val="clear" w:color="auto" w:fill="auto"/>
            <w:vAlign w:val="center"/>
            <w:hideMark/>
          </w:tcPr>
          <w:p w14:paraId="4E95E671"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12.50%</w:t>
            </w:r>
          </w:p>
        </w:tc>
        <w:tc>
          <w:tcPr>
            <w:tcW w:w="960" w:type="dxa"/>
            <w:tcBorders>
              <w:top w:val="nil"/>
              <w:left w:val="nil"/>
              <w:bottom w:val="single" w:sz="4" w:space="0" w:color="auto"/>
              <w:right w:val="single" w:sz="4" w:space="0" w:color="auto"/>
            </w:tcBorders>
            <w:shd w:val="clear" w:color="auto" w:fill="auto"/>
            <w:vAlign w:val="center"/>
            <w:hideMark/>
          </w:tcPr>
          <w:p w14:paraId="67B6656C"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8.33%</w:t>
            </w:r>
          </w:p>
        </w:tc>
        <w:tc>
          <w:tcPr>
            <w:tcW w:w="960" w:type="dxa"/>
            <w:tcBorders>
              <w:top w:val="nil"/>
              <w:left w:val="nil"/>
              <w:bottom w:val="single" w:sz="4" w:space="0" w:color="auto"/>
              <w:right w:val="single" w:sz="4" w:space="0" w:color="auto"/>
            </w:tcBorders>
            <w:shd w:val="clear" w:color="auto" w:fill="auto"/>
            <w:vAlign w:val="center"/>
            <w:hideMark/>
          </w:tcPr>
          <w:p w14:paraId="5B5DE169"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3.95%</w:t>
            </w:r>
          </w:p>
        </w:tc>
        <w:tc>
          <w:tcPr>
            <w:tcW w:w="960" w:type="dxa"/>
            <w:tcBorders>
              <w:top w:val="nil"/>
              <w:left w:val="nil"/>
              <w:bottom w:val="single" w:sz="4" w:space="0" w:color="auto"/>
              <w:right w:val="single" w:sz="4" w:space="0" w:color="auto"/>
            </w:tcBorders>
            <w:shd w:val="clear" w:color="auto" w:fill="auto"/>
            <w:vAlign w:val="center"/>
            <w:hideMark/>
          </w:tcPr>
          <w:p w14:paraId="3B9D58AE"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4.58%</w:t>
            </w:r>
          </w:p>
        </w:tc>
        <w:tc>
          <w:tcPr>
            <w:tcW w:w="1160" w:type="dxa"/>
            <w:tcBorders>
              <w:top w:val="nil"/>
              <w:left w:val="nil"/>
              <w:bottom w:val="single" w:sz="4" w:space="0" w:color="auto"/>
              <w:right w:val="single" w:sz="4" w:space="0" w:color="auto"/>
            </w:tcBorders>
            <w:shd w:val="clear" w:color="auto" w:fill="auto"/>
            <w:vAlign w:val="center"/>
            <w:hideMark/>
          </w:tcPr>
          <w:p w14:paraId="1E5FD564"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11.12%</w:t>
            </w:r>
          </w:p>
        </w:tc>
        <w:tc>
          <w:tcPr>
            <w:tcW w:w="960" w:type="dxa"/>
            <w:tcBorders>
              <w:top w:val="nil"/>
              <w:left w:val="nil"/>
              <w:bottom w:val="single" w:sz="4" w:space="0" w:color="auto"/>
              <w:right w:val="single" w:sz="4" w:space="0" w:color="auto"/>
            </w:tcBorders>
            <w:shd w:val="clear" w:color="auto" w:fill="auto"/>
            <w:vAlign w:val="center"/>
            <w:hideMark/>
          </w:tcPr>
          <w:p w14:paraId="5D8A306C"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11.75%</w:t>
            </w:r>
          </w:p>
        </w:tc>
        <w:tc>
          <w:tcPr>
            <w:tcW w:w="820" w:type="dxa"/>
            <w:tcBorders>
              <w:top w:val="nil"/>
              <w:left w:val="nil"/>
              <w:bottom w:val="single" w:sz="4" w:space="0" w:color="auto"/>
              <w:right w:val="single" w:sz="4" w:space="0" w:color="auto"/>
            </w:tcBorders>
            <w:shd w:val="clear" w:color="auto" w:fill="auto"/>
            <w:vAlign w:val="center"/>
            <w:hideMark/>
          </w:tcPr>
          <w:p w14:paraId="197089EF"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13.46%</w:t>
            </w:r>
          </w:p>
        </w:tc>
        <w:tc>
          <w:tcPr>
            <w:tcW w:w="1000" w:type="dxa"/>
            <w:tcBorders>
              <w:top w:val="nil"/>
              <w:left w:val="nil"/>
              <w:bottom w:val="single" w:sz="4" w:space="0" w:color="auto"/>
              <w:right w:val="single" w:sz="4" w:space="0" w:color="auto"/>
            </w:tcBorders>
            <w:shd w:val="clear" w:color="auto" w:fill="auto"/>
            <w:vAlign w:val="center"/>
            <w:hideMark/>
          </w:tcPr>
          <w:p w14:paraId="0D68627B"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12.18%</w:t>
            </w:r>
          </w:p>
        </w:tc>
        <w:tc>
          <w:tcPr>
            <w:tcW w:w="880" w:type="dxa"/>
            <w:tcBorders>
              <w:top w:val="nil"/>
              <w:left w:val="nil"/>
              <w:bottom w:val="single" w:sz="4" w:space="0" w:color="auto"/>
              <w:right w:val="single" w:sz="4" w:space="0" w:color="auto"/>
            </w:tcBorders>
            <w:shd w:val="clear" w:color="auto" w:fill="auto"/>
            <w:vAlign w:val="center"/>
            <w:hideMark/>
          </w:tcPr>
          <w:p w14:paraId="7896B530"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10.95%</w:t>
            </w:r>
          </w:p>
        </w:tc>
        <w:tc>
          <w:tcPr>
            <w:tcW w:w="980" w:type="dxa"/>
            <w:tcBorders>
              <w:top w:val="nil"/>
              <w:left w:val="nil"/>
              <w:bottom w:val="single" w:sz="4" w:space="0" w:color="auto"/>
              <w:right w:val="single" w:sz="4" w:space="0" w:color="auto"/>
            </w:tcBorders>
            <w:shd w:val="clear" w:color="auto" w:fill="auto"/>
            <w:vAlign w:val="center"/>
            <w:hideMark/>
          </w:tcPr>
          <w:p w14:paraId="48B1EE98" w14:textId="38E6CB50"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9.</w:t>
            </w:r>
            <w:r>
              <w:rPr>
                <w:rFonts w:ascii="Times New Roman" w:eastAsia="Times New Roman" w:hAnsi="Times New Roman" w:cs="Times New Roman"/>
                <w:color w:val="000000"/>
                <w:lang w:val="en-US"/>
              </w:rPr>
              <w:t>4</w:t>
            </w:r>
            <w:r w:rsidR="00B85C80">
              <w:rPr>
                <w:rFonts w:ascii="Times New Roman" w:eastAsia="Times New Roman" w:hAnsi="Times New Roman" w:cs="Times New Roman"/>
                <w:color w:val="000000"/>
                <w:lang w:val="en-US"/>
              </w:rPr>
              <w:t>4</w:t>
            </w:r>
            <w:r w:rsidRPr="00C85013">
              <w:rPr>
                <w:rFonts w:ascii="Times New Roman" w:eastAsia="Times New Roman" w:hAnsi="Times New Roman" w:cs="Times New Roman"/>
                <w:color w:val="000000"/>
                <w:lang w:val="en-US"/>
              </w:rPr>
              <w:t>%</w:t>
            </w:r>
          </w:p>
        </w:tc>
      </w:tr>
      <w:tr w:rsidR="007D0B7D" w:rsidRPr="00C85013" w14:paraId="3550C846" w14:textId="77777777" w:rsidTr="00351D94">
        <w:trPr>
          <w:trHeight w:val="288"/>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4333AD6A"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Sylhet </w:t>
            </w:r>
          </w:p>
        </w:tc>
        <w:tc>
          <w:tcPr>
            <w:tcW w:w="960" w:type="dxa"/>
            <w:tcBorders>
              <w:top w:val="nil"/>
              <w:left w:val="nil"/>
              <w:bottom w:val="single" w:sz="4" w:space="0" w:color="auto"/>
              <w:right w:val="single" w:sz="4" w:space="0" w:color="auto"/>
            </w:tcBorders>
            <w:shd w:val="clear" w:color="auto" w:fill="auto"/>
            <w:vAlign w:val="center"/>
            <w:hideMark/>
          </w:tcPr>
          <w:p w14:paraId="309097BF"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3</w:t>
            </w:r>
          </w:p>
        </w:tc>
        <w:tc>
          <w:tcPr>
            <w:tcW w:w="960" w:type="dxa"/>
            <w:tcBorders>
              <w:top w:val="nil"/>
              <w:left w:val="nil"/>
              <w:bottom w:val="single" w:sz="4" w:space="0" w:color="auto"/>
              <w:right w:val="single" w:sz="4" w:space="0" w:color="auto"/>
            </w:tcBorders>
            <w:shd w:val="clear" w:color="auto" w:fill="auto"/>
            <w:vAlign w:val="center"/>
            <w:hideMark/>
          </w:tcPr>
          <w:p w14:paraId="361A44DE"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0.60%</w:t>
            </w:r>
          </w:p>
        </w:tc>
        <w:tc>
          <w:tcPr>
            <w:tcW w:w="960" w:type="dxa"/>
            <w:tcBorders>
              <w:top w:val="nil"/>
              <w:left w:val="nil"/>
              <w:bottom w:val="single" w:sz="4" w:space="0" w:color="auto"/>
              <w:right w:val="single" w:sz="4" w:space="0" w:color="auto"/>
            </w:tcBorders>
            <w:shd w:val="clear" w:color="auto" w:fill="auto"/>
            <w:vAlign w:val="center"/>
            <w:hideMark/>
          </w:tcPr>
          <w:p w14:paraId="28D0C141"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0.89%</w:t>
            </w:r>
          </w:p>
        </w:tc>
        <w:tc>
          <w:tcPr>
            <w:tcW w:w="960" w:type="dxa"/>
            <w:tcBorders>
              <w:top w:val="nil"/>
              <w:left w:val="nil"/>
              <w:bottom w:val="single" w:sz="4" w:space="0" w:color="auto"/>
              <w:right w:val="single" w:sz="4" w:space="0" w:color="auto"/>
            </w:tcBorders>
            <w:shd w:val="clear" w:color="auto" w:fill="auto"/>
            <w:vAlign w:val="center"/>
            <w:hideMark/>
          </w:tcPr>
          <w:p w14:paraId="6B92B4D3"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0.69%</w:t>
            </w:r>
          </w:p>
        </w:tc>
        <w:tc>
          <w:tcPr>
            <w:tcW w:w="960" w:type="dxa"/>
            <w:tcBorders>
              <w:top w:val="nil"/>
              <w:left w:val="nil"/>
              <w:bottom w:val="single" w:sz="4" w:space="0" w:color="auto"/>
              <w:right w:val="single" w:sz="4" w:space="0" w:color="auto"/>
            </w:tcBorders>
            <w:shd w:val="clear" w:color="auto" w:fill="auto"/>
            <w:vAlign w:val="center"/>
            <w:hideMark/>
          </w:tcPr>
          <w:p w14:paraId="762FF72A"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0.19%</w:t>
            </w:r>
          </w:p>
        </w:tc>
        <w:tc>
          <w:tcPr>
            <w:tcW w:w="960" w:type="dxa"/>
            <w:tcBorders>
              <w:top w:val="nil"/>
              <w:left w:val="nil"/>
              <w:bottom w:val="single" w:sz="4" w:space="0" w:color="auto"/>
              <w:right w:val="single" w:sz="4" w:space="0" w:color="auto"/>
            </w:tcBorders>
            <w:shd w:val="clear" w:color="auto" w:fill="auto"/>
            <w:vAlign w:val="center"/>
            <w:hideMark/>
          </w:tcPr>
          <w:p w14:paraId="2929F17B"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0.64%</w:t>
            </w:r>
          </w:p>
        </w:tc>
        <w:tc>
          <w:tcPr>
            <w:tcW w:w="1160" w:type="dxa"/>
            <w:tcBorders>
              <w:top w:val="nil"/>
              <w:left w:val="nil"/>
              <w:bottom w:val="single" w:sz="4" w:space="0" w:color="auto"/>
              <w:right w:val="single" w:sz="4" w:space="0" w:color="auto"/>
            </w:tcBorders>
            <w:shd w:val="clear" w:color="auto" w:fill="auto"/>
            <w:vAlign w:val="center"/>
            <w:hideMark/>
          </w:tcPr>
          <w:p w14:paraId="4921D2D3"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0.88%</w:t>
            </w:r>
          </w:p>
        </w:tc>
        <w:tc>
          <w:tcPr>
            <w:tcW w:w="960" w:type="dxa"/>
            <w:tcBorders>
              <w:top w:val="nil"/>
              <w:left w:val="nil"/>
              <w:bottom w:val="single" w:sz="4" w:space="0" w:color="auto"/>
              <w:right w:val="single" w:sz="4" w:space="0" w:color="auto"/>
            </w:tcBorders>
            <w:shd w:val="clear" w:color="auto" w:fill="auto"/>
            <w:vAlign w:val="center"/>
            <w:hideMark/>
          </w:tcPr>
          <w:p w14:paraId="31A1CC02"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0.71%</w:t>
            </w:r>
          </w:p>
        </w:tc>
        <w:tc>
          <w:tcPr>
            <w:tcW w:w="820" w:type="dxa"/>
            <w:tcBorders>
              <w:top w:val="nil"/>
              <w:left w:val="nil"/>
              <w:bottom w:val="single" w:sz="4" w:space="0" w:color="auto"/>
              <w:right w:val="single" w:sz="4" w:space="0" w:color="auto"/>
            </w:tcBorders>
            <w:shd w:val="clear" w:color="auto" w:fill="auto"/>
            <w:vAlign w:val="center"/>
            <w:hideMark/>
          </w:tcPr>
          <w:p w14:paraId="271C3D06"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0.32%</w:t>
            </w:r>
          </w:p>
        </w:tc>
        <w:tc>
          <w:tcPr>
            <w:tcW w:w="1000" w:type="dxa"/>
            <w:tcBorders>
              <w:top w:val="nil"/>
              <w:left w:val="nil"/>
              <w:bottom w:val="single" w:sz="4" w:space="0" w:color="auto"/>
              <w:right w:val="single" w:sz="4" w:space="0" w:color="auto"/>
            </w:tcBorders>
            <w:shd w:val="clear" w:color="auto" w:fill="auto"/>
            <w:vAlign w:val="center"/>
            <w:hideMark/>
          </w:tcPr>
          <w:p w14:paraId="015DCFEC"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0.24%</w:t>
            </w:r>
          </w:p>
        </w:tc>
        <w:tc>
          <w:tcPr>
            <w:tcW w:w="880" w:type="dxa"/>
            <w:tcBorders>
              <w:top w:val="nil"/>
              <w:left w:val="nil"/>
              <w:bottom w:val="single" w:sz="4" w:space="0" w:color="auto"/>
              <w:right w:val="single" w:sz="4" w:space="0" w:color="auto"/>
            </w:tcBorders>
            <w:shd w:val="clear" w:color="auto" w:fill="auto"/>
            <w:vAlign w:val="center"/>
            <w:hideMark/>
          </w:tcPr>
          <w:p w14:paraId="06FE41D1"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0.16%</w:t>
            </w:r>
          </w:p>
        </w:tc>
        <w:tc>
          <w:tcPr>
            <w:tcW w:w="980" w:type="dxa"/>
            <w:tcBorders>
              <w:top w:val="nil"/>
              <w:left w:val="nil"/>
              <w:bottom w:val="single" w:sz="4" w:space="0" w:color="auto"/>
              <w:right w:val="single" w:sz="4" w:space="0" w:color="auto"/>
            </w:tcBorders>
            <w:shd w:val="clear" w:color="auto" w:fill="auto"/>
            <w:vAlign w:val="center"/>
            <w:hideMark/>
          </w:tcPr>
          <w:p w14:paraId="632FA16D" w14:textId="37EF6208"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0.1</w:t>
            </w:r>
            <w:r w:rsidR="00B85C80">
              <w:rPr>
                <w:rFonts w:ascii="Times New Roman" w:eastAsia="Times New Roman" w:hAnsi="Times New Roman" w:cs="Times New Roman"/>
                <w:color w:val="000000"/>
                <w:lang w:val="en-US"/>
              </w:rPr>
              <w:t>8</w:t>
            </w:r>
            <w:r w:rsidRPr="00C85013">
              <w:rPr>
                <w:rFonts w:ascii="Times New Roman" w:eastAsia="Times New Roman" w:hAnsi="Times New Roman" w:cs="Times New Roman"/>
                <w:color w:val="000000"/>
                <w:lang w:val="en-US"/>
              </w:rPr>
              <w:t>%</w:t>
            </w:r>
          </w:p>
        </w:tc>
      </w:tr>
    </w:tbl>
    <w:p w14:paraId="481415ED" w14:textId="77777777" w:rsidR="007D0B7D" w:rsidRPr="00986220" w:rsidRDefault="007D0B7D" w:rsidP="00490376">
      <w:pPr>
        <w:rPr>
          <w:rFonts w:ascii="Times New Roman" w:hAnsi="Times New Roman" w:cs="Times New Roman"/>
          <w:b/>
          <w:bCs/>
        </w:rPr>
      </w:pPr>
    </w:p>
    <w:sectPr w:rsidR="007D0B7D" w:rsidRPr="00986220" w:rsidSect="00B71DE2">
      <w:pgSz w:w="16838" w:h="11906" w:orient="landscape"/>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ahman, Mahbubur" w:date="2024-01-01T16:47:00Z" w:initials="MR">
    <w:p w14:paraId="7C8643D8" w14:textId="77777777" w:rsidR="00410331" w:rsidRDefault="00410331" w:rsidP="00410331">
      <w:pPr>
        <w:pStyle w:val="CommentText"/>
      </w:pPr>
      <w:r>
        <w:rPr>
          <w:rStyle w:val="CommentReference"/>
        </w:rPr>
        <w:annotationRef/>
      </w:r>
      <w:r>
        <w:t>Do we need to use deadly?</w:t>
      </w:r>
    </w:p>
  </w:comment>
  <w:comment w:id="1" w:author="Rahman, Mahbubur" w:date="2024-01-01T19:18:00Z" w:initials="MR">
    <w:p w14:paraId="04C00CED" w14:textId="77777777" w:rsidR="004257A4" w:rsidRDefault="004257A4" w:rsidP="004257A4">
      <w:pPr>
        <w:pStyle w:val="CommentText"/>
      </w:pPr>
      <w:r>
        <w:rPr>
          <w:rStyle w:val="CommentReference"/>
        </w:rPr>
        <w:annotationRef/>
      </w:r>
      <w:r>
        <w:t xml:space="preserve">Is it repetition of the earlier sentence for distance from capital city? </w:t>
      </w:r>
    </w:p>
  </w:comment>
  <w:comment w:id="2" w:author="Rahman, Mahbubur" w:date="2024-01-01T19:21:00Z" w:initials="MR">
    <w:p w14:paraId="77868B43" w14:textId="77777777" w:rsidR="00A76A14" w:rsidRDefault="00A76A14" w:rsidP="00A76A14">
      <w:pPr>
        <w:pStyle w:val="CommentText"/>
      </w:pPr>
      <w:r>
        <w:rPr>
          <w:rStyle w:val="CommentReference"/>
        </w:rPr>
        <w:annotationRef/>
      </w:r>
      <w:r>
        <w:t>Somehow reported in early sentence.</w:t>
      </w:r>
    </w:p>
  </w:comment>
  <w:comment w:id="93" w:author="Rahman, Mahbubur" w:date="2024-01-01T19:40:00Z" w:initials="MR">
    <w:p w14:paraId="0615B41B" w14:textId="77777777" w:rsidR="008004C9" w:rsidRDefault="008004C9" w:rsidP="008004C9">
      <w:pPr>
        <w:pStyle w:val="CommentText"/>
      </w:pPr>
      <w:r>
        <w:rPr>
          <w:rStyle w:val="CommentReference"/>
        </w:rPr>
        <w:annotationRef/>
      </w:r>
      <w:r>
        <w:t>Assuming data will be updated for 31 December</w:t>
      </w:r>
    </w:p>
  </w:comment>
  <w:comment w:id="108" w:author="Mohammad Nayeem Hasan" w:date="2024-01-03T23:18:00Z" w:initials="MH">
    <w:p w14:paraId="731B271A" w14:textId="126188DC" w:rsidR="001E03DA" w:rsidRDefault="001E03DA">
      <w:pPr>
        <w:pStyle w:val="CommentText"/>
      </w:pPr>
      <w:r>
        <w:rPr>
          <w:rStyle w:val="CommentReference"/>
        </w:rPr>
        <w:annotationRef/>
      </w:r>
      <w:r w:rsidRPr="001E03DA">
        <w:t xml:space="preserve">I incorporated the preceding table by </w:t>
      </w:r>
      <w:r>
        <w:t>updating</w:t>
      </w:r>
      <w:r w:rsidRPr="001E03DA">
        <w:t xml:space="preserve"> the data until December 31 for figure 3.</w:t>
      </w:r>
    </w:p>
  </w:comment>
  <w:comment w:id="109" w:author="Rahman, Mahbubur" w:date="2024-01-01T23:52:00Z" w:initials="MR">
    <w:p w14:paraId="40795FE2" w14:textId="77777777" w:rsidR="00147811" w:rsidRDefault="00147811" w:rsidP="00147811">
      <w:pPr>
        <w:pStyle w:val="CommentText"/>
      </w:pPr>
      <w:r>
        <w:rPr>
          <w:rStyle w:val="CommentReference"/>
        </w:rPr>
        <w:annotationRef/>
      </w:r>
      <w:r>
        <w:t>Could you please check legend of the graph?</w:t>
      </w:r>
    </w:p>
  </w:comment>
  <w:comment w:id="110" w:author="Rahman, Mahbubur" w:date="2024-01-01T23:55:00Z" w:initials="MR">
    <w:p w14:paraId="3F6E955A" w14:textId="77777777" w:rsidR="00343E77" w:rsidRDefault="00343E77" w:rsidP="00343E77">
      <w:pPr>
        <w:pStyle w:val="CommentText"/>
      </w:pPr>
      <w:r>
        <w:rPr>
          <w:rStyle w:val="CommentReference"/>
        </w:rPr>
        <w:annotationRef/>
      </w:r>
      <w:r>
        <w:t>Please note if Dhaka district is excluding Dhaka City</w:t>
      </w:r>
    </w:p>
  </w:comment>
  <w:comment w:id="111" w:author="Rahman, Mahbubur" w:date="2024-01-01T23:56:00Z" w:initials="MR">
    <w:p w14:paraId="7DD65EFB" w14:textId="77777777" w:rsidR="00B71A06" w:rsidRDefault="00B71A06" w:rsidP="00B71A06">
      <w:pPr>
        <w:pStyle w:val="CommentText"/>
      </w:pPr>
      <w:r>
        <w:rPr>
          <w:rStyle w:val="CommentReference"/>
        </w:rPr>
        <w:annotationRef/>
      </w:r>
      <w:r>
        <w:t xml:space="preserve">Hope this will be updated </w:t>
      </w:r>
    </w:p>
  </w:comment>
  <w:comment w:id="154" w:author="Rahman, Mahbubur" w:date="2024-01-01T23:56:00Z" w:initials="MR">
    <w:p w14:paraId="5291BEB0" w14:textId="77777777" w:rsidR="00BD1F86" w:rsidRDefault="00BD1F86" w:rsidP="00BD1F86">
      <w:pPr>
        <w:pStyle w:val="CommentText"/>
      </w:pPr>
      <w:r>
        <w:rPr>
          <w:rStyle w:val="CommentReference"/>
        </w:rPr>
        <w:annotationRef/>
      </w:r>
      <w:r>
        <w:t xml:space="preserve">Hope this will be updated </w:t>
      </w:r>
    </w:p>
  </w:comment>
  <w:comment w:id="155" w:author="Najmul Haider" w:date="2023-12-28T15:13:00Z" w:initials="NH">
    <w:p w14:paraId="33DDF7AA" w14:textId="6086A9C9" w:rsidR="00496B8A" w:rsidRDefault="00496B8A" w:rsidP="00496B8A">
      <w:pPr>
        <w:pStyle w:val="CommentText"/>
      </w:pPr>
      <w:r>
        <w:rPr>
          <w:rStyle w:val="CommentReference"/>
        </w:rPr>
        <w:annotationRef/>
      </w:r>
      <w:r>
        <w:t>Is this correct? Please check</w:t>
      </w:r>
    </w:p>
  </w:comment>
  <w:comment w:id="156" w:author="Mohammad Nayeem Hasan" w:date="2024-01-07T20:40:00Z" w:initials="MH">
    <w:p w14:paraId="374E5928" w14:textId="4D78227A" w:rsidR="00EB6044" w:rsidRDefault="00EB6044">
      <w:pPr>
        <w:pStyle w:val="CommentText"/>
      </w:pPr>
      <w:r>
        <w:rPr>
          <w:rStyle w:val="CommentReference"/>
        </w:rPr>
        <w:annotationRef/>
      </w:r>
      <w:r>
        <w:t>I updated the result with recent data and it’s almost similar.</w:t>
      </w:r>
    </w:p>
  </w:comment>
  <w:comment w:id="157" w:author="Rahman, Mahbubur" w:date="2024-01-01T23:58:00Z" w:initials="MR">
    <w:p w14:paraId="46775910" w14:textId="77777777" w:rsidR="00B73430" w:rsidRDefault="00B73430" w:rsidP="00B73430">
      <w:pPr>
        <w:pStyle w:val="CommentText"/>
      </w:pPr>
      <w:r>
        <w:rPr>
          <w:rStyle w:val="CommentReference"/>
        </w:rPr>
        <w:annotationRef/>
      </w:r>
      <w:r>
        <w:t>Isn't the same stated by the earlier sentence?</w:t>
      </w:r>
    </w:p>
  </w:comment>
  <w:comment w:id="158" w:author="Rahman, Mahbubur" w:date="2024-01-01T23:59:00Z" w:initials="MR">
    <w:p w14:paraId="1C47C5B2" w14:textId="77777777" w:rsidR="00102EE1" w:rsidRDefault="00102EE1" w:rsidP="00102EE1">
      <w:pPr>
        <w:pStyle w:val="CommentText"/>
      </w:pPr>
      <w:r>
        <w:rPr>
          <w:rStyle w:val="CommentReference"/>
        </w:rPr>
        <w:annotationRef/>
      </w:r>
      <w:r>
        <w:t>Not much sure of the difference from earlier statement. Incidence vs total case? Please clarify</w:t>
      </w:r>
    </w:p>
  </w:comment>
  <w:comment w:id="159" w:author="Rahman, Mahbubur" w:date="2024-01-02T00:03:00Z" w:initials="MR">
    <w:p w14:paraId="366D5E4D" w14:textId="77777777" w:rsidR="00674CE3" w:rsidRDefault="00674CE3" w:rsidP="00674CE3">
      <w:pPr>
        <w:pStyle w:val="CommentText"/>
      </w:pPr>
      <w:r>
        <w:rPr>
          <w:rStyle w:val="CommentReference"/>
        </w:rPr>
        <w:annotationRef/>
      </w:r>
      <w:r>
        <w:t>Please clarify with and with Dhaka means Dhaka City actually</w:t>
      </w:r>
    </w:p>
  </w:comment>
  <w:comment w:id="160" w:author="Rahman, Mahbubur" w:date="2024-01-02T00:06:00Z" w:initials="MR">
    <w:p w14:paraId="6FA114B1" w14:textId="77777777" w:rsidR="007B07DA" w:rsidRDefault="007B07DA" w:rsidP="007B07DA">
      <w:pPr>
        <w:pStyle w:val="CommentText"/>
      </w:pPr>
      <w:r>
        <w:rPr>
          <w:rStyle w:val="CommentReference"/>
        </w:rPr>
        <w:annotationRef/>
      </w:r>
      <w:r>
        <w:t>Why total dengue cases/deaths in Y-axis in first 4 pics and in X-axis in last 2 pics? Shouldn’t they be similar?</w:t>
      </w:r>
    </w:p>
  </w:comment>
  <w:comment w:id="161" w:author="Najmul Haider" w:date="2023-12-28T15:15:00Z" w:initials="NH">
    <w:p w14:paraId="6A92352C" w14:textId="5058B872" w:rsidR="00600548" w:rsidRDefault="00600548" w:rsidP="00600548">
      <w:pPr>
        <w:pStyle w:val="CommentText"/>
      </w:pPr>
      <w:r>
        <w:rPr>
          <w:rStyle w:val="CommentReference"/>
        </w:rPr>
        <w:annotationRef/>
      </w:r>
      <w:r>
        <w:t xml:space="preserve">Y axis of distance from Dhaka - is </w:t>
      </w:r>
      <w:proofErr w:type="spellStart"/>
      <w:r>
        <w:t>is</w:t>
      </w:r>
      <w:proofErr w:type="spellEnd"/>
      <w:r>
        <w:t xml:space="preserve"> also log10? If yes, please write in the Y axis</w:t>
      </w:r>
    </w:p>
  </w:comment>
  <w:comment w:id="162" w:author="Mohammad Nayeem Hasan" w:date="2024-01-07T20:54:00Z" w:initials="MH">
    <w:p w14:paraId="295119BA" w14:textId="7295F2E0" w:rsidR="00830FF1" w:rsidRDefault="00830FF1">
      <w:pPr>
        <w:pStyle w:val="CommentText"/>
      </w:pPr>
      <w:r>
        <w:rPr>
          <w:rStyle w:val="CommentReference"/>
        </w:rPr>
        <w:annotationRef/>
      </w:r>
      <w:r>
        <w:t>No</w:t>
      </w:r>
    </w:p>
  </w:comment>
  <w:comment w:id="170" w:author="Mohammad Nayeem Hasan" w:date="2024-01-07T20:55:00Z" w:initials="MH">
    <w:p w14:paraId="1ADCC0D1" w14:textId="3AF2A765" w:rsidR="00830FF1" w:rsidRDefault="00830FF1">
      <w:pPr>
        <w:pStyle w:val="CommentText"/>
      </w:pPr>
      <w:r>
        <w:rPr>
          <w:rStyle w:val="CommentReference"/>
        </w:rPr>
        <w:annotationRef/>
      </w:r>
      <w:r>
        <w:t>Please, confirm which model should we use.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8643D8" w15:done="0"/>
  <w15:commentEx w15:paraId="04C00CED" w15:done="0"/>
  <w15:commentEx w15:paraId="77868B43" w15:done="0"/>
  <w15:commentEx w15:paraId="0615B41B" w15:done="1"/>
  <w15:commentEx w15:paraId="731B271A" w15:done="0"/>
  <w15:commentEx w15:paraId="40795FE2" w15:done="1"/>
  <w15:commentEx w15:paraId="3F6E955A" w15:done="0"/>
  <w15:commentEx w15:paraId="7DD65EFB" w15:done="1"/>
  <w15:commentEx w15:paraId="5291BEB0" w15:done="1"/>
  <w15:commentEx w15:paraId="33DDF7AA" w15:done="0"/>
  <w15:commentEx w15:paraId="374E5928" w15:paraIdParent="33DDF7AA" w15:done="0"/>
  <w15:commentEx w15:paraId="46775910" w15:done="0"/>
  <w15:commentEx w15:paraId="1C47C5B2" w15:done="0"/>
  <w15:commentEx w15:paraId="366D5E4D" w15:done="1"/>
  <w15:commentEx w15:paraId="6FA114B1" w15:done="1"/>
  <w15:commentEx w15:paraId="6A92352C" w15:done="0"/>
  <w15:commentEx w15:paraId="295119BA" w15:paraIdParent="6A92352C" w15:done="0"/>
  <w15:commentEx w15:paraId="1ADCC0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0316D6D" w16cex:dateUtc="2024-01-01T10:47:00Z"/>
  <w16cex:commentExtensible w16cex:durableId="43D98E2B" w16cex:dateUtc="2024-01-01T13:18:00Z"/>
  <w16cex:commentExtensible w16cex:durableId="75428C0F" w16cex:dateUtc="2024-01-01T13:21:00Z"/>
  <w16cex:commentExtensible w16cex:durableId="1B9C8767" w16cex:dateUtc="2024-01-01T13:40:00Z"/>
  <w16cex:commentExtensible w16cex:durableId="289E0FAC" w16cex:dateUtc="2024-01-03T17:18:00Z"/>
  <w16cex:commentExtensible w16cex:durableId="2CFE5F24" w16cex:dateUtc="2024-01-01T17:52:00Z"/>
  <w16cex:commentExtensible w16cex:durableId="2F9723A9" w16cex:dateUtc="2024-01-01T17:55:00Z"/>
  <w16cex:commentExtensible w16cex:durableId="5D0833E1" w16cex:dateUtc="2024-01-01T17:56:00Z"/>
  <w16cex:commentExtensible w16cex:durableId="3F3719EC" w16cex:dateUtc="2024-01-01T17:56:00Z"/>
  <w16cex:commentExtensible w16cex:durableId="3F044CDB" w16cex:dateUtc="2023-12-28T15:13:00Z"/>
  <w16cex:commentExtensible w16cex:durableId="1D3BF328" w16cex:dateUtc="2024-01-07T14:40:00Z"/>
  <w16cex:commentExtensible w16cex:durableId="1C8509FB" w16cex:dateUtc="2024-01-01T17:58:00Z"/>
  <w16cex:commentExtensible w16cex:durableId="5D88668D" w16cex:dateUtc="2024-01-01T17:59:00Z"/>
  <w16cex:commentExtensible w16cex:durableId="2AC9D51B" w16cex:dateUtc="2024-01-01T18:03:00Z"/>
  <w16cex:commentExtensible w16cex:durableId="3F261BC4" w16cex:dateUtc="2024-01-01T18:06:00Z"/>
  <w16cex:commentExtensible w16cex:durableId="138A2859" w16cex:dateUtc="2023-12-28T15:15:00Z"/>
  <w16cex:commentExtensible w16cex:durableId="287FCFF3" w16cex:dateUtc="2024-01-07T14:54:00Z"/>
  <w16cex:commentExtensible w16cex:durableId="5D44EDE5" w16cex:dateUtc="2024-01-07T14: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8643D8" w16cid:durableId="00316D6D"/>
  <w16cid:commentId w16cid:paraId="04C00CED" w16cid:durableId="43D98E2B"/>
  <w16cid:commentId w16cid:paraId="77868B43" w16cid:durableId="75428C0F"/>
  <w16cid:commentId w16cid:paraId="0615B41B" w16cid:durableId="1B9C8767"/>
  <w16cid:commentId w16cid:paraId="731B271A" w16cid:durableId="289E0FAC"/>
  <w16cid:commentId w16cid:paraId="40795FE2" w16cid:durableId="2CFE5F24"/>
  <w16cid:commentId w16cid:paraId="3F6E955A" w16cid:durableId="2F9723A9"/>
  <w16cid:commentId w16cid:paraId="7DD65EFB" w16cid:durableId="5D0833E1"/>
  <w16cid:commentId w16cid:paraId="5291BEB0" w16cid:durableId="3F3719EC"/>
  <w16cid:commentId w16cid:paraId="33DDF7AA" w16cid:durableId="3F044CDB"/>
  <w16cid:commentId w16cid:paraId="374E5928" w16cid:durableId="1D3BF328"/>
  <w16cid:commentId w16cid:paraId="46775910" w16cid:durableId="1C8509FB"/>
  <w16cid:commentId w16cid:paraId="1C47C5B2" w16cid:durableId="5D88668D"/>
  <w16cid:commentId w16cid:paraId="366D5E4D" w16cid:durableId="2AC9D51B"/>
  <w16cid:commentId w16cid:paraId="6FA114B1" w16cid:durableId="3F261BC4"/>
  <w16cid:commentId w16cid:paraId="6A92352C" w16cid:durableId="138A2859"/>
  <w16cid:commentId w16cid:paraId="295119BA" w16cid:durableId="287FCFF3"/>
  <w16cid:commentId w16cid:paraId="1ADCC0D1" w16cid:durableId="5D44EDE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B7EA0" w14:textId="77777777" w:rsidR="00B71DE2" w:rsidRDefault="00B71DE2" w:rsidP="00672E98">
      <w:pPr>
        <w:spacing w:after="0" w:line="240" w:lineRule="auto"/>
      </w:pPr>
      <w:r>
        <w:separator/>
      </w:r>
    </w:p>
  </w:endnote>
  <w:endnote w:type="continuationSeparator" w:id="0">
    <w:p w14:paraId="52971796" w14:textId="77777777" w:rsidR="00B71DE2" w:rsidRDefault="00B71DE2" w:rsidP="00672E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8715538"/>
      <w:docPartObj>
        <w:docPartGallery w:val="Page Numbers (Bottom of Page)"/>
        <w:docPartUnique/>
      </w:docPartObj>
    </w:sdtPr>
    <w:sdtContent>
      <w:p w14:paraId="3A0940F0" w14:textId="215544EB" w:rsidR="00672E98" w:rsidRDefault="00672E98">
        <w:pPr>
          <w:pStyle w:val="Footer"/>
          <w:jc w:val="center"/>
        </w:pPr>
        <w:r>
          <w:fldChar w:fldCharType="begin"/>
        </w:r>
        <w:r>
          <w:instrText>PAGE   \* MERGEFORMAT</w:instrText>
        </w:r>
        <w:r>
          <w:fldChar w:fldCharType="separate"/>
        </w:r>
        <w:r>
          <w:t>2</w:t>
        </w:r>
        <w:r>
          <w:fldChar w:fldCharType="end"/>
        </w:r>
      </w:p>
    </w:sdtContent>
  </w:sdt>
  <w:p w14:paraId="1D8459A9" w14:textId="77777777" w:rsidR="00672E98" w:rsidRDefault="00672E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60F23" w14:textId="77777777" w:rsidR="00B71DE2" w:rsidRDefault="00B71DE2" w:rsidP="00672E98">
      <w:pPr>
        <w:spacing w:after="0" w:line="240" w:lineRule="auto"/>
      </w:pPr>
      <w:r>
        <w:separator/>
      </w:r>
    </w:p>
  </w:footnote>
  <w:footnote w:type="continuationSeparator" w:id="0">
    <w:p w14:paraId="015803EB" w14:textId="77777777" w:rsidR="00B71DE2" w:rsidRDefault="00B71DE2" w:rsidP="00672E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AC3F50"/>
    <w:multiLevelType w:val="hybridMultilevel"/>
    <w:tmpl w:val="3DC409A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09C7AC6"/>
    <w:multiLevelType w:val="hybridMultilevel"/>
    <w:tmpl w:val="5B38E46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C7757F0"/>
    <w:multiLevelType w:val="hybridMultilevel"/>
    <w:tmpl w:val="20AEFF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10137900">
    <w:abstractNumId w:val="2"/>
  </w:num>
  <w:num w:numId="2" w16cid:durableId="392504759">
    <w:abstractNumId w:val="0"/>
  </w:num>
  <w:num w:numId="3" w16cid:durableId="48910244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hman, Mahbubur">
    <w15:presenceInfo w15:providerId="AD" w15:userId="S::marahman@rvc.ac.uk::425fafc8-4f60-4afb-86be-d4711b0da7a3"/>
  </w15:person>
  <w15:person w15:author="Najmul Haider">
    <w15:presenceInfo w15:providerId="AD" w15:userId="S::n.haider@keele.ac.uk::5a1c00a1-f443-45cb-bc34-0be84e011475"/>
  </w15:person>
  <w15:person w15:author="Mohammad Nayeem Hasan">
    <w15:presenceInfo w15:providerId="Windows Live" w15:userId="5be14f6c7eaf8e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8A0"/>
    <w:rsid w:val="0000090E"/>
    <w:rsid w:val="00002A1A"/>
    <w:rsid w:val="00003447"/>
    <w:rsid w:val="0000505C"/>
    <w:rsid w:val="00006390"/>
    <w:rsid w:val="00006893"/>
    <w:rsid w:val="00006C87"/>
    <w:rsid w:val="00007BE0"/>
    <w:rsid w:val="00007F0D"/>
    <w:rsid w:val="00011651"/>
    <w:rsid w:val="00012528"/>
    <w:rsid w:val="00014849"/>
    <w:rsid w:val="00014F6E"/>
    <w:rsid w:val="00015CA6"/>
    <w:rsid w:val="00017F4C"/>
    <w:rsid w:val="00020984"/>
    <w:rsid w:val="00020C9C"/>
    <w:rsid w:val="00020E90"/>
    <w:rsid w:val="00021342"/>
    <w:rsid w:val="00022851"/>
    <w:rsid w:val="00023E52"/>
    <w:rsid w:val="000244E3"/>
    <w:rsid w:val="0002462C"/>
    <w:rsid w:val="000260DF"/>
    <w:rsid w:val="00026D34"/>
    <w:rsid w:val="00031B5D"/>
    <w:rsid w:val="00032DA2"/>
    <w:rsid w:val="00032E6A"/>
    <w:rsid w:val="000339A4"/>
    <w:rsid w:val="00034D6B"/>
    <w:rsid w:val="0003527C"/>
    <w:rsid w:val="00043DA7"/>
    <w:rsid w:val="00045373"/>
    <w:rsid w:val="0004596C"/>
    <w:rsid w:val="000459C0"/>
    <w:rsid w:val="00045F05"/>
    <w:rsid w:val="000466A1"/>
    <w:rsid w:val="00047182"/>
    <w:rsid w:val="00050100"/>
    <w:rsid w:val="00052639"/>
    <w:rsid w:val="00053A72"/>
    <w:rsid w:val="00053CAE"/>
    <w:rsid w:val="00054125"/>
    <w:rsid w:val="00054312"/>
    <w:rsid w:val="0005437F"/>
    <w:rsid w:val="00057FAC"/>
    <w:rsid w:val="000618B6"/>
    <w:rsid w:val="00061B51"/>
    <w:rsid w:val="000649B3"/>
    <w:rsid w:val="00065063"/>
    <w:rsid w:val="00072FAE"/>
    <w:rsid w:val="000754CF"/>
    <w:rsid w:val="0007728A"/>
    <w:rsid w:val="00077BFE"/>
    <w:rsid w:val="00080043"/>
    <w:rsid w:val="00082F76"/>
    <w:rsid w:val="000858B1"/>
    <w:rsid w:val="00086285"/>
    <w:rsid w:val="00086854"/>
    <w:rsid w:val="00086F5C"/>
    <w:rsid w:val="00090B78"/>
    <w:rsid w:val="00091176"/>
    <w:rsid w:val="000932F8"/>
    <w:rsid w:val="000933C2"/>
    <w:rsid w:val="000939D4"/>
    <w:rsid w:val="00093ECE"/>
    <w:rsid w:val="0009438D"/>
    <w:rsid w:val="00094613"/>
    <w:rsid w:val="000946BF"/>
    <w:rsid w:val="00095129"/>
    <w:rsid w:val="000953DE"/>
    <w:rsid w:val="000954C5"/>
    <w:rsid w:val="0009637C"/>
    <w:rsid w:val="000A008D"/>
    <w:rsid w:val="000A0CE0"/>
    <w:rsid w:val="000A18E3"/>
    <w:rsid w:val="000A265F"/>
    <w:rsid w:val="000A2C54"/>
    <w:rsid w:val="000A4E3B"/>
    <w:rsid w:val="000A6252"/>
    <w:rsid w:val="000A6CCA"/>
    <w:rsid w:val="000B0405"/>
    <w:rsid w:val="000B26F3"/>
    <w:rsid w:val="000B3C31"/>
    <w:rsid w:val="000B44B4"/>
    <w:rsid w:val="000B4CF4"/>
    <w:rsid w:val="000B5389"/>
    <w:rsid w:val="000B542C"/>
    <w:rsid w:val="000B71A7"/>
    <w:rsid w:val="000C0D98"/>
    <w:rsid w:val="000C1688"/>
    <w:rsid w:val="000C1C3E"/>
    <w:rsid w:val="000C3099"/>
    <w:rsid w:val="000C370B"/>
    <w:rsid w:val="000C542D"/>
    <w:rsid w:val="000C5779"/>
    <w:rsid w:val="000C5BE7"/>
    <w:rsid w:val="000D273F"/>
    <w:rsid w:val="000D4104"/>
    <w:rsid w:val="000D468F"/>
    <w:rsid w:val="000D5658"/>
    <w:rsid w:val="000D58F0"/>
    <w:rsid w:val="000D61E4"/>
    <w:rsid w:val="000E005B"/>
    <w:rsid w:val="000E1111"/>
    <w:rsid w:val="000E1553"/>
    <w:rsid w:val="000E2424"/>
    <w:rsid w:val="000E375A"/>
    <w:rsid w:val="000E57A4"/>
    <w:rsid w:val="000E723A"/>
    <w:rsid w:val="000F03B6"/>
    <w:rsid w:val="000F0554"/>
    <w:rsid w:val="000F1A3A"/>
    <w:rsid w:val="000F27BA"/>
    <w:rsid w:val="000F28BE"/>
    <w:rsid w:val="000F29A5"/>
    <w:rsid w:val="000F4014"/>
    <w:rsid w:val="000F4307"/>
    <w:rsid w:val="000F44C9"/>
    <w:rsid w:val="000F595B"/>
    <w:rsid w:val="000F6AA6"/>
    <w:rsid w:val="00102EE1"/>
    <w:rsid w:val="00104FC7"/>
    <w:rsid w:val="00105671"/>
    <w:rsid w:val="00106F80"/>
    <w:rsid w:val="00112A88"/>
    <w:rsid w:val="00116EF9"/>
    <w:rsid w:val="0012055F"/>
    <w:rsid w:val="00121406"/>
    <w:rsid w:val="0012323E"/>
    <w:rsid w:val="001275A7"/>
    <w:rsid w:val="001315F8"/>
    <w:rsid w:val="0013218B"/>
    <w:rsid w:val="001355F6"/>
    <w:rsid w:val="00136A9D"/>
    <w:rsid w:val="00137A69"/>
    <w:rsid w:val="00137BAC"/>
    <w:rsid w:val="00137F0B"/>
    <w:rsid w:val="001427DF"/>
    <w:rsid w:val="00144A69"/>
    <w:rsid w:val="00147811"/>
    <w:rsid w:val="00151111"/>
    <w:rsid w:val="00151E91"/>
    <w:rsid w:val="00153645"/>
    <w:rsid w:val="001551E7"/>
    <w:rsid w:val="00155533"/>
    <w:rsid w:val="00157C5A"/>
    <w:rsid w:val="00160AAC"/>
    <w:rsid w:val="00161068"/>
    <w:rsid w:val="00161A12"/>
    <w:rsid w:val="00162E65"/>
    <w:rsid w:val="00163BF7"/>
    <w:rsid w:val="00165B45"/>
    <w:rsid w:val="0017630B"/>
    <w:rsid w:val="001763AA"/>
    <w:rsid w:val="00176969"/>
    <w:rsid w:val="00180130"/>
    <w:rsid w:val="00181EB8"/>
    <w:rsid w:val="001828AE"/>
    <w:rsid w:val="00186029"/>
    <w:rsid w:val="00187826"/>
    <w:rsid w:val="00191F30"/>
    <w:rsid w:val="00192933"/>
    <w:rsid w:val="00192DB6"/>
    <w:rsid w:val="001941E0"/>
    <w:rsid w:val="001A6605"/>
    <w:rsid w:val="001A7B42"/>
    <w:rsid w:val="001A7DDE"/>
    <w:rsid w:val="001B1733"/>
    <w:rsid w:val="001B1AA3"/>
    <w:rsid w:val="001C13AC"/>
    <w:rsid w:val="001C1543"/>
    <w:rsid w:val="001C5640"/>
    <w:rsid w:val="001C6771"/>
    <w:rsid w:val="001C7624"/>
    <w:rsid w:val="001C7886"/>
    <w:rsid w:val="001C7BD6"/>
    <w:rsid w:val="001D05DC"/>
    <w:rsid w:val="001D4CD9"/>
    <w:rsid w:val="001D626C"/>
    <w:rsid w:val="001D7D62"/>
    <w:rsid w:val="001E03DA"/>
    <w:rsid w:val="001E1527"/>
    <w:rsid w:val="001E16E5"/>
    <w:rsid w:val="001E1B84"/>
    <w:rsid w:val="001E32E7"/>
    <w:rsid w:val="001F097F"/>
    <w:rsid w:val="001F1551"/>
    <w:rsid w:val="001F252A"/>
    <w:rsid w:val="001F5DBB"/>
    <w:rsid w:val="001F7DF4"/>
    <w:rsid w:val="002001CF"/>
    <w:rsid w:val="00203A6A"/>
    <w:rsid w:val="00204863"/>
    <w:rsid w:val="00206E46"/>
    <w:rsid w:val="0020747F"/>
    <w:rsid w:val="0020755A"/>
    <w:rsid w:val="00210DCF"/>
    <w:rsid w:val="00210F44"/>
    <w:rsid w:val="00213902"/>
    <w:rsid w:val="00216470"/>
    <w:rsid w:val="002169AA"/>
    <w:rsid w:val="00216FBE"/>
    <w:rsid w:val="00222841"/>
    <w:rsid w:val="002228A0"/>
    <w:rsid w:val="0022361A"/>
    <w:rsid w:val="00223B93"/>
    <w:rsid w:val="00224BCB"/>
    <w:rsid w:val="00225304"/>
    <w:rsid w:val="0022596A"/>
    <w:rsid w:val="00225CD9"/>
    <w:rsid w:val="00226740"/>
    <w:rsid w:val="00226A38"/>
    <w:rsid w:val="00230E95"/>
    <w:rsid w:val="00231AA0"/>
    <w:rsid w:val="00232EF1"/>
    <w:rsid w:val="002333B6"/>
    <w:rsid w:val="002338D4"/>
    <w:rsid w:val="00234516"/>
    <w:rsid w:val="00237A54"/>
    <w:rsid w:val="00240D20"/>
    <w:rsid w:val="00241380"/>
    <w:rsid w:val="00241E4C"/>
    <w:rsid w:val="00245E61"/>
    <w:rsid w:val="00246B74"/>
    <w:rsid w:val="002527EF"/>
    <w:rsid w:val="00256EBB"/>
    <w:rsid w:val="002606D1"/>
    <w:rsid w:val="002632A9"/>
    <w:rsid w:val="00270FD7"/>
    <w:rsid w:val="00275D78"/>
    <w:rsid w:val="00275F82"/>
    <w:rsid w:val="002779EF"/>
    <w:rsid w:val="0028244C"/>
    <w:rsid w:val="002826D5"/>
    <w:rsid w:val="0028562E"/>
    <w:rsid w:val="00285D18"/>
    <w:rsid w:val="00285F59"/>
    <w:rsid w:val="00286EAF"/>
    <w:rsid w:val="002918F2"/>
    <w:rsid w:val="00292C81"/>
    <w:rsid w:val="002941CA"/>
    <w:rsid w:val="00296FDC"/>
    <w:rsid w:val="002A012B"/>
    <w:rsid w:val="002A3257"/>
    <w:rsid w:val="002A4B44"/>
    <w:rsid w:val="002A69E7"/>
    <w:rsid w:val="002B008D"/>
    <w:rsid w:val="002B2822"/>
    <w:rsid w:val="002B2DA6"/>
    <w:rsid w:val="002B3A82"/>
    <w:rsid w:val="002B48E5"/>
    <w:rsid w:val="002B4AA1"/>
    <w:rsid w:val="002B60DC"/>
    <w:rsid w:val="002B7DEE"/>
    <w:rsid w:val="002B7E08"/>
    <w:rsid w:val="002C45D7"/>
    <w:rsid w:val="002C546B"/>
    <w:rsid w:val="002C6586"/>
    <w:rsid w:val="002C6D2E"/>
    <w:rsid w:val="002C7DC3"/>
    <w:rsid w:val="002D3FC4"/>
    <w:rsid w:val="002D5BF0"/>
    <w:rsid w:val="002D6606"/>
    <w:rsid w:val="002F120F"/>
    <w:rsid w:val="002F1573"/>
    <w:rsid w:val="002F185B"/>
    <w:rsid w:val="002F2E10"/>
    <w:rsid w:val="002F5545"/>
    <w:rsid w:val="002F5E73"/>
    <w:rsid w:val="002F690F"/>
    <w:rsid w:val="002F7622"/>
    <w:rsid w:val="002F7F51"/>
    <w:rsid w:val="002F7F72"/>
    <w:rsid w:val="0030066C"/>
    <w:rsid w:val="003014FB"/>
    <w:rsid w:val="0030413B"/>
    <w:rsid w:val="003053DA"/>
    <w:rsid w:val="003058F6"/>
    <w:rsid w:val="00305A80"/>
    <w:rsid w:val="0031229E"/>
    <w:rsid w:val="00315DD2"/>
    <w:rsid w:val="00320161"/>
    <w:rsid w:val="00324444"/>
    <w:rsid w:val="00325AFA"/>
    <w:rsid w:val="0032719F"/>
    <w:rsid w:val="00330401"/>
    <w:rsid w:val="00335070"/>
    <w:rsid w:val="0033517C"/>
    <w:rsid w:val="00336A83"/>
    <w:rsid w:val="0034176E"/>
    <w:rsid w:val="00342548"/>
    <w:rsid w:val="00342D38"/>
    <w:rsid w:val="00343E77"/>
    <w:rsid w:val="00345A81"/>
    <w:rsid w:val="0034613D"/>
    <w:rsid w:val="0034642B"/>
    <w:rsid w:val="00355C46"/>
    <w:rsid w:val="0035769F"/>
    <w:rsid w:val="00357D04"/>
    <w:rsid w:val="00360F56"/>
    <w:rsid w:val="003613B4"/>
    <w:rsid w:val="0036206E"/>
    <w:rsid w:val="00365C72"/>
    <w:rsid w:val="0037153E"/>
    <w:rsid w:val="00372115"/>
    <w:rsid w:val="0037594C"/>
    <w:rsid w:val="00376D43"/>
    <w:rsid w:val="00381BCD"/>
    <w:rsid w:val="00381DF0"/>
    <w:rsid w:val="003874D8"/>
    <w:rsid w:val="0039683C"/>
    <w:rsid w:val="00396925"/>
    <w:rsid w:val="00397262"/>
    <w:rsid w:val="00397485"/>
    <w:rsid w:val="00397D75"/>
    <w:rsid w:val="003A1661"/>
    <w:rsid w:val="003A3251"/>
    <w:rsid w:val="003A3D95"/>
    <w:rsid w:val="003A6F99"/>
    <w:rsid w:val="003A7878"/>
    <w:rsid w:val="003B0415"/>
    <w:rsid w:val="003B0977"/>
    <w:rsid w:val="003B1958"/>
    <w:rsid w:val="003B1C29"/>
    <w:rsid w:val="003B5FAC"/>
    <w:rsid w:val="003B6303"/>
    <w:rsid w:val="003B68F8"/>
    <w:rsid w:val="003B6F21"/>
    <w:rsid w:val="003C1F08"/>
    <w:rsid w:val="003C3B2A"/>
    <w:rsid w:val="003C518A"/>
    <w:rsid w:val="003C52BF"/>
    <w:rsid w:val="003C79AE"/>
    <w:rsid w:val="003D1379"/>
    <w:rsid w:val="003D1EED"/>
    <w:rsid w:val="003D29F8"/>
    <w:rsid w:val="003D2DCB"/>
    <w:rsid w:val="003D38DC"/>
    <w:rsid w:val="003D482E"/>
    <w:rsid w:val="003D65B2"/>
    <w:rsid w:val="003D76E1"/>
    <w:rsid w:val="003E12E3"/>
    <w:rsid w:val="003E1728"/>
    <w:rsid w:val="003E1787"/>
    <w:rsid w:val="003E1C49"/>
    <w:rsid w:val="003E3177"/>
    <w:rsid w:val="003E59A7"/>
    <w:rsid w:val="003E6BCC"/>
    <w:rsid w:val="003E7E3F"/>
    <w:rsid w:val="003F0238"/>
    <w:rsid w:val="003F114A"/>
    <w:rsid w:val="003F20B7"/>
    <w:rsid w:val="003F4FDA"/>
    <w:rsid w:val="003F590A"/>
    <w:rsid w:val="003F7289"/>
    <w:rsid w:val="004023B3"/>
    <w:rsid w:val="004025B3"/>
    <w:rsid w:val="00403100"/>
    <w:rsid w:val="00403F63"/>
    <w:rsid w:val="0040474D"/>
    <w:rsid w:val="00406821"/>
    <w:rsid w:val="00407ACA"/>
    <w:rsid w:val="00410331"/>
    <w:rsid w:val="00411F2F"/>
    <w:rsid w:val="00414706"/>
    <w:rsid w:val="004151B9"/>
    <w:rsid w:val="00415693"/>
    <w:rsid w:val="00415C9E"/>
    <w:rsid w:val="0041700B"/>
    <w:rsid w:val="00421031"/>
    <w:rsid w:val="0042243D"/>
    <w:rsid w:val="00422C6E"/>
    <w:rsid w:val="004243BB"/>
    <w:rsid w:val="00424A7D"/>
    <w:rsid w:val="004257A4"/>
    <w:rsid w:val="00427FFD"/>
    <w:rsid w:val="00432B6B"/>
    <w:rsid w:val="00433BED"/>
    <w:rsid w:val="00434115"/>
    <w:rsid w:val="00435515"/>
    <w:rsid w:val="0043683E"/>
    <w:rsid w:val="00444396"/>
    <w:rsid w:val="00444568"/>
    <w:rsid w:val="0044651C"/>
    <w:rsid w:val="004501DE"/>
    <w:rsid w:val="00452B1F"/>
    <w:rsid w:val="00453470"/>
    <w:rsid w:val="00454DF0"/>
    <w:rsid w:val="004573DE"/>
    <w:rsid w:val="00457AE2"/>
    <w:rsid w:val="004614BB"/>
    <w:rsid w:val="0046269E"/>
    <w:rsid w:val="00465A7B"/>
    <w:rsid w:val="00466B4D"/>
    <w:rsid w:val="00466D65"/>
    <w:rsid w:val="00472DFB"/>
    <w:rsid w:val="004731DE"/>
    <w:rsid w:val="00474A52"/>
    <w:rsid w:val="004808BA"/>
    <w:rsid w:val="00481767"/>
    <w:rsid w:val="0048376D"/>
    <w:rsid w:val="0048687C"/>
    <w:rsid w:val="004873AE"/>
    <w:rsid w:val="00487B5C"/>
    <w:rsid w:val="00490376"/>
    <w:rsid w:val="004939C4"/>
    <w:rsid w:val="00494378"/>
    <w:rsid w:val="004965C1"/>
    <w:rsid w:val="00496B8A"/>
    <w:rsid w:val="004A0624"/>
    <w:rsid w:val="004A0770"/>
    <w:rsid w:val="004A0C79"/>
    <w:rsid w:val="004A2102"/>
    <w:rsid w:val="004A4D07"/>
    <w:rsid w:val="004A4F0B"/>
    <w:rsid w:val="004A5C36"/>
    <w:rsid w:val="004B26AB"/>
    <w:rsid w:val="004B2D3A"/>
    <w:rsid w:val="004B49AD"/>
    <w:rsid w:val="004B6001"/>
    <w:rsid w:val="004B720F"/>
    <w:rsid w:val="004C7624"/>
    <w:rsid w:val="004C78FF"/>
    <w:rsid w:val="004D2479"/>
    <w:rsid w:val="004D4E99"/>
    <w:rsid w:val="004D593E"/>
    <w:rsid w:val="004D5EEB"/>
    <w:rsid w:val="004D6C7F"/>
    <w:rsid w:val="004E454A"/>
    <w:rsid w:val="004E4753"/>
    <w:rsid w:val="004E5AAD"/>
    <w:rsid w:val="004E5DD0"/>
    <w:rsid w:val="004F0A97"/>
    <w:rsid w:val="004F32DF"/>
    <w:rsid w:val="004F381F"/>
    <w:rsid w:val="004F4E78"/>
    <w:rsid w:val="004F51BA"/>
    <w:rsid w:val="004F5A34"/>
    <w:rsid w:val="004F6DBB"/>
    <w:rsid w:val="004F770F"/>
    <w:rsid w:val="004F7AC1"/>
    <w:rsid w:val="00501401"/>
    <w:rsid w:val="00501E01"/>
    <w:rsid w:val="005028C2"/>
    <w:rsid w:val="00502B91"/>
    <w:rsid w:val="0050402F"/>
    <w:rsid w:val="005053AC"/>
    <w:rsid w:val="00506BC2"/>
    <w:rsid w:val="00507977"/>
    <w:rsid w:val="00507B41"/>
    <w:rsid w:val="0051291D"/>
    <w:rsid w:val="005153F3"/>
    <w:rsid w:val="00516140"/>
    <w:rsid w:val="0051764E"/>
    <w:rsid w:val="005178DF"/>
    <w:rsid w:val="005223FB"/>
    <w:rsid w:val="00523B6B"/>
    <w:rsid w:val="00524FE2"/>
    <w:rsid w:val="00525F48"/>
    <w:rsid w:val="00526674"/>
    <w:rsid w:val="005344F1"/>
    <w:rsid w:val="00534867"/>
    <w:rsid w:val="00536AAD"/>
    <w:rsid w:val="005402A2"/>
    <w:rsid w:val="00540B8F"/>
    <w:rsid w:val="00542350"/>
    <w:rsid w:val="00545435"/>
    <w:rsid w:val="00546C34"/>
    <w:rsid w:val="00547F58"/>
    <w:rsid w:val="00551655"/>
    <w:rsid w:val="00553510"/>
    <w:rsid w:val="00553946"/>
    <w:rsid w:val="00556DBC"/>
    <w:rsid w:val="005601CA"/>
    <w:rsid w:val="00561833"/>
    <w:rsid w:val="00564088"/>
    <w:rsid w:val="0056417A"/>
    <w:rsid w:val="00564579"/>
    <w:rsid w:val="00565B99"/>
    <w:rsid w:val="005756DF"/>
    <w:rsid w:val="0057580D"/>
    <w:rsid w:val="00584AFC"/>
    <w:rsid w:val="0058592C"/>
    <w:rsid w:val="00586E3B"/>
    <w:rsid w:val="00590147"/>
    <w:rsid w:val="00590C5D"/>
    <w:rsid w:val="00592216"/>
    <w:rsid w:val="00592468"/>
    <w:rsid w:val="00592DCE"/>
    <w:rsid w:val="005930EE"/>
    <w:rsid w:val="005937F1"/>
    <w:rsid w:val="005939FF"/>
    <w:rsid w:val="00593F58"/>
    <w:rsid w:val="005953D4"/>
    <w:rsid w:val="00595782"/>
    <w:rsid w:val="005960E8"/>
    <w:rsid w:val="00597AED"/>
    <w:rsid w:val="005A0B6B"/>
    <w:rsid w:val="005A1EED"/>
    <w:rsid w:val="005A6F31"/>
    <w:rsid w:val="005A7724"/>
    <w:rsid w:val="005B0836"/>
    <w:rsid w:val="005B0BA6"/>
    <w:rsid w:val="005B1029"/>
    <w:rsid w:val="005B50EE"/>
    <w:rsid w:val="005B5657"/>
    <w:rsid w:val="005B6E6C"/>
    <w:rsid w:val="005C12FE"/>
    <w:rsid w:val="005C205A"/>
    <w:rsid w:val="005C2A3E"/>
    <w:rsid w:val="005C4522"/>
    <w:rsid w:val="005C52C9"/>
    <w:rsid w:val="005C5CC4"/>
    <w:rsid w:val="005C72ED"/>
    <w:rsid w:val="005D012E"/>
    <w:rsid w:val="005D3722"/>
    <w:rsid w:val="005D5978"/>
    <w:rsid w:val="005E0877"/>
    <w:rsid w:val="005E101D"/>
    <w:rsid w:val="005E13A4"/>
    <w:rsid w:val="005E2048"/>
    <w:rsid w:val="005E2E56"/>
    <w:rsid w:val="005E61D5"/>
    <w:rsid w:val="005E6B2D"/>
    <w:rsid w:val="005E7733"/>
    <w:rsid w:val="005F13BC"/>
    <w:rsid w:val="005F1D2B"/>
    <w:rsid w:val="005F2F07"/>
    <w:rsid w:val="005F3F6B"/>
    <w:rsid w:val="005F4959"/>
    <w:rsid w:val="00600548"/>
    <w:rsid w:val="00602F01"/>
    <w:rsid w:val="00603E03"/>
    <w:rsid w:val="0060537E"/>
    <w:rsid w:val="00606BA0"/>
    <w:rsid w:val="006071A2"/>
    <w:rsid w:val="00607815"/>
    <w:rsid w:val="00607816"/>
    <w:rsid w:val="00610D6A"/>
    <w:rsid w:val="00612A3F"/>
    <w:rsid w:val="00615926"/>
    <w:rsid w:val="00616A78"/>
    <w:rsid w:val="00623244"/>
    <w:rsid w:val="00625A3E"/>
    <w:rsid w:val="00626F43"/>
    <w:rsid w:val="00630193"/>
    <w:rsid w:val="006301AF"/>
    <w:rsid w:val="0063079A"/>
    <w:rsid w:val="00631B68"/>
    <w:rsid w:val="0063299F"/>
    <w:rsid w:val="00632AC3"/>
    <w:rsid w:val="00633EAB"/>
    <w:rsid w:val="00634077"/>
    <w:rsid w:val="00634852"/>
    <w:rsid w:val="00636A22"/>
    <w:rsid w:val="006379E8"/>
    <w:rsid w:val="006403B3"/>
    <w:rsid w:val="00640F5B"/>
    <w:rsid w:val="00644052"/>
    <w:rsid w:val="0064775D"/>
    <w:rsid w:val="00647AEE"/>
    <w:rsid w:val="00650BA9"/>
    <w:rsid w:val="00651562"/>
    <w:rsid w:val="00651D38"/>
    <w:rsid w:val="006541B8"/>
    <w:rsid w:val="00654258"/>
    <w:rsid w:val="0065502B"/>
    <w:rsid w:val="00655F28"/>
    <w:rsid w:val="006562FC"/>
    <w:rsid w:val="00656D5A"/>
    <w:rsid w:val="006622D1"/>
    <w:rsid w:val="00664871"/>
    <w:rsid w:val="006652EF"/>
    <w:rsid w:val="00667971"/>
    <w:rsid w:val="006728BF"/>
    <w:rsid w:val="00672E98"/>
    <w:rsid w:val="00674CE3"/>
    <w:rsid w:val="00675F4E"/>
    <w:rsid w:val="006829B9"/>
    <w:rsid w:val="006845CE"/>
    <w:rsid w:val="006851F9"/>
    <w:rsid w:val="006855E8"/>
    <w:rsid w:val="006860FF"/>
    <w:rsid w:val="0068731D"/>
    <w:rsid w:val="006908BA"/>
    <w:rsid w:val="006923EF"/>
    <w:rsid w:val="006926A7"/>
    <w:rsid w:val="00692F97"/>
    <w:rsid w:val="00693FA0"/>
    <w:rsid w:val="006949DD"/>
    <w:rsid w:val="00694AEB"/>
    <w:rsid w:val="006956D1"/>
    <w:rsid w:val="00695DC8"/>
    <w:rsid w:val="006968B3"/>
    <w:rsid w:val="006A2779"/>
    <w:rsid w:val="006A2A39"/>
    <w:rsid w:val="006A355B"/>
    <w:rsid w:val="006A42D8"/>
    <w:rsid w:val="006B129C"/>
    <w:rsid w:val="006B28A6"/>
    <w:rsid w:val="006B38C4"/>
    <w:rsid w:val="006B3AC6"/>
    <w:rsid w:val="006B7086"/>
    <w:rsid w:val="006B7730"/>
    <w:rsid w:val="006B7CF5"/>
    <w:rsid w:val="006C048F"/>
    <w:rsid w:val="006C151D"/>
    <w:rsid w:val="006C5749"/>
    <w:rsid w:val="006C6EDD"/>
    <w:rsid w:val="006D0B6A"/>
    <w:rsid w:val="006D17E9"/>
    <w:rsid w:val="006D1974"/>
    <w:rsid w:val="006D2525"/>
    <w:rsid w:val="006D783D"/>
    <w:rsid w:val="006E09F7"/>
    <w:rsid w:val="006E2238"/>
    <w:rsid w:val="006E25CD"/>
    <w:rsid w:val="006E469E"/>
    <w:rsid w:val="006E491E"/>
    <w:rsid w:val="006E4A69"/>
    <w:rsid w:val="006F03DA"/>
    <w:rsid w:val="006F1420"/>
    <w:rsid w:val="006F2F92"/>
    <w:rsid w:val="006F35B1"/>
    <w:rsid w:val="006F49A5"/>
    <w:rsid w:val="006F53D5"/>
    <w:rsid w:val="007015BC"/>
    <w:rsid w:val="0070168F"/>
    <w:rsid w:val="00701876"/>
    <w:rsid w:val="00702F9C"/>
    <w:rsid w:val="007042C0"/>
    <w:rsid w:val="0070504C"/>
    <w:rsid w:val="0070586D"/>
    <w:rsid w:val="00705BD2"/>
    <w:rsid w:val="00705F62"/>
    <w:rsid w:val="00706DA1"/>
    <w:rsid w:val="00711023"/>
    <w:rsid w:val="007120B5"/>
    <w:rsid w:val="007123B9"/>
    <w:rsid w:val="00715C24"/>
    <w:rsid w:val="00716A8C"/>
    <w:rsid w:val="00717585"/>
    <w:rsid w:val="00720B4B"/>
    <w:rsid w:val="00724B94"/>
    <w:rsid w:val="00730565"/>
    <w:rsid w:val="007317CF"/>
    <w:rsid w:val="00732C69"/>
    <w:rsid w:val="00732F7B"/>
    <w:rsid w:val="0073527E"/>
    <w:rsid w:val="00737DB0"/>
    <w:rsid w:val="007437F6"/>
    <w:rsid w:val="00743FB4"/>
    <w:rsid w:val="0074416B"/>
    <w:rsid w:val="00744333"/>
    <w:rsid w:val="00744EBA"/>
    <w:rsid w:val="007502CF"/>
    <w:rsid w:val="00752A1E"/>
    <w:rsid w:val="00754BB8"/>
    <w:rsid w:val="00756560"/>
    <w:rsid w:val="0075690A"/>
    <w:rsid w:val="00756ED0"/>
    <w:rsid w:val="00757E55"/>
    <w:rsid w:val="00761484"/>
    <w:rsid w:val="00764001"/>
    <w:rsid w:val="00766BCA"/>
    <w:rsid w:val="00767F15"/>
    <w:rsid w:val="0077479B"/>
    <w:rsid w:val="00782869"/>
    <w:rsid w:val="007844BF"/>
    <w:rsid w:val="00785B46"/>
    <w:rsid w:val="00787674"/>
    <w:rsid w:val="00787786"/>
    <w:rsid w:val="00794630"/>
    <w:rsid w:val="00794EE5"/>
    <w:rsid w:val="00795FE0"/>
    <w:rsid w:val="00797B57"/>
    <w:rsid w:val="007A19F3"/>
    <w:rsid w:val="007A281D"/>
    <w:rsid w:val="007A2C3D"/>
    <w:rsid w:val="007A2CA6"/>
    <w:rsid w:val="007A3294"/>
    <w:rsid w:val="007A3CC5"/>
    <w:rsid w:val="007A505E"/>
    <w:rsid w:val="007A5DB8"/>
    <w:rsid w:val="007A66F4"/>
    <w:rsid w:val="007A6D30"/>
    <w:rsid w:val="007B07DA"/>
    <w:rsid w:val="007B33BB"/>
    <w:rsid w:val="007B36A9"/>
    <w:rsid w:val="007B522D"/>
    <w:rsid w:val="007B5423"/>
    <w:rsid w:val="007B7604"/>
    <w:rsid w:val="007B7C88"/>
    <w:rsid w:val="007C0702"/>
    <w:rsid w:val="007C0B28"/>
    <w:rsid w:val="007C12E5"/>
    <w:rsid w:val="007D036A"/>
    <w:rsid w:val="007D08F0"/>
    <w:rsid w:val="007D0956"/>
    <w:rsid w:val="007D0B7D"/>
    <w:rsid w:val="007D0FCD"/>
    <w:rsid w:val="007D1C5B"/>
    <w:rsid w:val="007D25C1"/>
    <w:rsid w:val="007D27D7"/>
    <w:rsid w:val="007D432A"/>
    <w:rsid w:val="007D7912"/>
    <w:rsid w:val="007E0719"/>
    <w:rsid w:val="007E0AF1"/>
    <w:rsid w:val="007E264F"/>
    <w:rsid w:val="007E391B"/>
    <w:rsid w:val="007E7479"/>
    <w:rsid w:val="007F2674"/>
    <w:rsid w:val="007F27A6"/>
    <w:rsid w:val="007F47CE"/>
    <w:rsid w:val="007F5826"/>
    <w:rsid w:val="007F6C8C"/>
    <w:rsid w:val="007F7A40"/>
    <w:rsid w:val="008001F0"/>
    <w:rsid w:val="008004C9"/>
    <w:rsid w:val="00800E4E"/>
    <w:rsid w:val="008020D6"/>
    <w:rsid w:val="00803399"/>
    <w:rsid w:val="00803760"/>
    <w:rsid w:val="00803BF8"/>
    <w:rsid w:val="00806760"/>
    <w:rsid w:val="00806F22"/>
    <w:rsid w:val="008078E6"/>
    <w:rsid w:val="00807B65"/>
    <w:rsid w:val="00812337"/>
    <w:rsid w:val="0081380D"/>
    <w:rsid w:val="008175CD"/>
    <w:rsid w:val="00817A31"/>
    <w:rsid w:val="00820BC6"/>
    <w:rsid w:val="0082501A"/>
    <w:rsid w:val="0082641D"/>
    <w:rsid w:val="00830FF1"/>
    <w:rsid w:val="008320A8"/>
    <w:rsid w:val="00834322"/>
    <w:rsid w:val="0083555C"/>
    <w:rsid w:val="0083598B"/>
    <w:rsid w:val="008362AB"/>
    <w:rsid w:val="008377B6"/>
    <w:rsid w:val="00837C76"/>
    <w:rsid w:val="00840F2C"/>
    <w:rsid w:val="0084130D"/>
    <w:rsid w:val="00841482"/>
    <w:rsid w:val="00842146"/>
    <w:rsid w:val="00842151"/>
    <w:rsid w:val="008437DA"/>
    <w:rsid w:val="00844266"/>
    <w:rsid w:val="00847469"/>
    <w:rsid w:val="00851575"/>
    <w:rsid w:val="00851F4B"/>
    <w:rsid w:val="008528CA"/>
    <w:rsid w:val="00852E0C"/>
    <w:rsid w:val="0085496B"/>
    <w:rsid w:val="00854C46"/>
    <w:rsid w:val="0086176B"/>
    <w:rsid w:val="008668A0"/>
    <w:rsid w:val="0086706D"/>
    <w:rsid w:val="008673A8"/>
    <w:rsid w:val="0087164B"/>
    <w:rsid w:val="00873496"/>
    <w:rsid w:val="00874467"/>
    <w:rsid w:val="00874BFA"/>
    <w:rsid w:val="008753A7"/>
    <w:rsid w:val="00877B4E"/>
    <w:rsid w:val="0088054B"/>
    <w:rsid w:val="00883C5E"/>
    <w:rsid w:val="00885382"/>
    <w:rsid w:val="00887D9F"/>
    <w:rsid w:val="00887FAA"/>
    <w:rsid w:val="00891F9C"/>
    <w:rsid w:val="00892A61"/>
    <w:rsid w:val="0089385D"/>
    <w:rsid w:val="00897DCD"/>
    <w:rsid w:val="008A099E"/>
    <w:rsid w:val="008A11F0"/>
    <w:rsid w:val="008A1BE0"/>
    <w:rsid w:val="008A20C8"/>
    <w:rsid w:val="008A2628"/>
    <w:rsid w:val="008A26AB"/>
    <w:rsid w:val="008A2766"/>
    <w:rsid w:val="008A30DA"/>
    <w:rsid w:val="008A33FD"/>
    <w:rsid w:val="008A3719"/>
    <w:rsid w:val="008A4AD9"/>
    <w:rsid w:val="008A6883"/>
    <w:rsid w:val="008A7B87"/>
    <w:rsid w:val="008B003D"/>
    <w:rsid w:val="008B1BB9"/>
    <w:rsid w:val="008B1E21"/>
    <w:rsid w:val="008B29C4"/>
    <w:rsid w:val="008B39C8"/>
    <w:rsid w:val="008B3AD1"/>
    <w:rsid w:val="008B5B7C"/>
    <w:rsid w:val="008C0C3C"/>
    <w:rsid w:val="008C1903"/>
    <w:rsid w:val="008C244D"/>
    <w:rsid w:val="008C2A86"/>
    <w:rsid w:val="008C46C5"/>
    <w:rsid w:val="008C7322"/>
    <w:rsid w:val="008D0B2E"/>
    <w:rsid w:val="008D0F05"/>
    <w:rsid w:val="008D1AC2"/>
    <w:rsid w:val="008D281F"/>
    <w:rsid w:val="008D4220"/>
    <w:rsid w:val="008D69DA"/>
    <w:rsid w:val="008D73C9"/>
    <w:rsid w:val="008D7B75"/>
    <w:rsid w:val="008E008F"/>
    <w:rsid w:val="008E357B"/>
    <w:rsid w:val="008F0B70"/>
    <w:rsid w:val="008F2331"/>
    <w:rsid w:val="008F53FF"/>
    <w:rsid w:val="008F7107"/>
    <w:rsid w:val="00907664"/>
    <w:rsid w:val="009079A7"/>
    <w:rsid w:val="00911A0B"/>
    <w:rsid w:val="0091336F"/>
    <w:rsid w:val="00913B76"/>
    <w:rsid w:val="009205B9"/>
    <w:rsid w:val="00923B7D"/>
    <w:rsid w:val="0092520A"/>
    <w:rsid w:val="00931C52"/>
    <w:rsid w:val="0093345F"/>
    <w:rsid w:val="0093439E"/>
    <w:rsid w:val="00937D8D"/>
    <w:rsid w:val="00940709"/>
    <w:rsid w:val="0094077E"/>
    <w:rsid w:val="00941941"/>
    <w:rsid w:val="00942B91"/>
    <w:rsid w:val="00943BA9"/>
    <w:rsid w:val="00943FF3"/>
    <w:rsid w:val="00946D51"/>
    <w:rsid w:val="00952AF5"/>
    <w:rsid w:val="00952B0D"/>
    <w:rsid w:val="009540E8"/>
    <w:rsid w:val="00954D7F"/>
    <w:rsid w:val="009557F0"/>
    <w:rsid w:val="0095640F"/>
    <w:rsid w:val="00957A44"/>
    <w:rsid w:val="00960BA5"/>
    <w:rsid w:val="00964183"/>
    <w:rsid w:val="00965A0E"/>
    <w:rsid w:val="00974B0E"/>
    <w:rsid w:val="00976262"/>
    <w:rsid w:val="009766A7"/>
    <w:rsid w:val="00976F68"/>
    <w:rsid w:val="00981D8A"/>
    <w:rsid w:val="009821E3"/>
    <w:rsid w:val="00983621"/>
    <w:rsid w:val="009847A0"/>
    <w:rsid w:val="00984A4B"/>
    <w:rsid w:val="00985841"/>
    <w:rsid w:val="00985D50"/>
    <w:rsid w:val="00986220"/>
    <w:rsid w:val="0098682B"/>
    <w:rsid w:val="00986EAE"/>
    <w:rsid w:val="00987234"/>
    <w:rsid w:val="00987340"/>
    <w:rsid w:val="00991DAD"/>
    <w:rsid w:val="00994164"/>
    <w:rsid w:val="009946D2"/>
    <w:rsid w:val="009954BB"/>
    <w:rsid w:val="009967C9"/>
    <w:rsid w:val="0099780F"/>
    <w:rsid w:val="00997D14"/>
    <w:rsid w:val="009A2DCE"/>
    <w:rsid w:val="009A4C02"/>
    <w:rsid w:val="009A5762"/>
    <w:rsid w:val="009A620A"/>
    <w:rsid w:val="009A6FAB"/>
    <w:rsid w:val="009B0AD1"/>
    <w:rsid w:val="009B2B2E"/>
    <w:rsid w:val="009B2DAE"/>
    <w:rsid w:val="009B52AB"/>
    <w:rsid w:val="009B62CA"/>
    <w:rsid w:val="009C07B3"/>
    <w:rsid w:val="009C103A"/>
    <w:rsid w:val="009C201B"/>
    <w:rsid w:val="009C3D3A"/>
    <w:rsid w:val="009C4728"/>
    <w:rsid w:val="009C4CE6"/>
    <w:rsid w:val="009C4FEB"/>
    <w:rsid w:val="009C5BCD"/>
    <w:rsid w:val="009C749B"/>
    <w:rsid w:val="009D0035"/>
    <w:rsid w:val="009D12A9"/>
    <w:rsid w:val="009D2BFD"/>
    <w:rsid w:val="009D3534"/>
    <w:rsid w:val="009D44B6"/>
    <w:rsid w:val="009D7956"/>
    <w:rsid w:val="009E1537"/>
    <w:rsid w:val="009E1F24"/>
    <w:rsid w:val="009E51CE"/>
    <w:rsid w:val="009E592A"/>
    <w:rsid w:val="009E632C"/>
    <w:rsid w:val="009F225E"/>
    <w:rsid w:val="009F3EC9"/>
    <w:rsid w:val="009F6AE8"/>
    <w:rsid w:val="009F6EFF"/>
    <w:rsid w:val="009F706B"/>
    <w:rsid w:val="009F7B61"/>
    <w:rsid w:val="00A00FC7"/>
    <w:rsid w:val="00A02871"/>
    <w:rsid w:val="00A033F2"/>
    <w:rsid w:val="00A03A04"/>
    <w:rsid w:val="00A04CDC"/>
    <w:rsid w:val="00A06020"/>
    <w:rsid w:val="00A11350"/>
    <w:rsid w:val="00A11CE2"/>
    <w:rsid w:val="00A127F6"/>
    <w:rsid w:val="00A14196"/>
    <w:rsid w:val="00A14883"/>
    <w:rsid w:val="00A16B0E"/>
    <w:rsid w:val="00A23D0F"/>
    <w:rsid w:val="00A263EE"/>
    <w:rsid w:val="00A307F2"/>
    <w:rsid w:val="00A3212B"/>
    <w:rsid w:val="00A32B2E"/>
    <w:rsid w:val="00A32B79"/>
    <w:rsid w:val="00A32E0A"/>
    <w:rsid w:val="00A33665"/>
    <w:rsid w:val="00A33C55"/>
    <w:rsid w:val="00A34D0B"/>
    <w:rsid w:val="00A43665"/>
    <w:rsid w:val="00A44F8D"/>
    <w:rsid w:val="00A46045"/>
    <w:rsid w:val="00A465D6"/>
    <w:rsid w:val="00A46A08"/>
    <w:rsid w:val="00A52579"/>
    <w:rsid w:val="00A53111"/>
    <w:rsid w:val="00A534E7"/>
    <w:rsid w:val="00A53E52"/>
    <w:rsid w:val="00A54932"/>
    <w:rsid w:val="00A54DA2"/>
    <w:rsid w:val="00A55BE0"/>
    <w:rsid w:val="00A56693"/>
    <w:rsid w:val="00A6020C"/>
    <w:rsid w:val="00A61839"/>
    <w:rsid w:val="00A6185C"/>
    <w:rsid w:val="00A6550C"/>
    <w:rsid w:val="00A65F0D"/>
    <w:rsid w:val="00A67852"/>
    <w:rsid w:val="00A67A01"/>
    <w:rsid w:val="00A67B54"/>
    <w:rsid w:val="00A70112"/>
    <w:rsid w:val="00A73018"/>
    <w:rsid w:val="00A73968"/>
    <w:rsid w:val="00A74E83"/>
    <w:rsid w:val="00A75654"/>
    <w:rsid w:val="00A76A14"/>
    <w:rsid w:val="00A77423"/>
    <w:rsid w:val="00A80117"/>
    <w:rsid w:val="00A80600"/>
    <w:rsid w:val="00A80D06"/>
    <w:rsid w:val="00A8245A"/>
    <w:rsid w:val="00A830FC"/>
    <w:rsid w:val="00A8437D"/>
    <w:rsid w:val="00A84EDA"/>
    <w:rsid w:val="00A851AD"/>
    <w:rsid w:val="00A87403"/>
    <w:rsid w:val="00A91495"/>
    <w:rsid w:val="00A9155D"/>
    <w:rsid w:val="00A93204"/>
    <w:rsid w:val="00A93E82"/>
    <w:rsid w:val="00A93F4A"/>
    <w:rsid w:val="00A94671"/>
    <w:rsid w:val="00A9481E"/>
    <w:rsid w:val="00A94CF5"/>
    <w:rsid w:val="00A9678C"/>
    <w:rsid w:val="00AA22F0"/>
    <w:rsid w:val="00AA2C1D"/>
    <w:rsid w:val="00AA3396"/>
    <w:rsid w:val="00AA45F3"/>
    <w:rsid w:val="00AB02AD"/>
    <w:rsid w:val="00AB0CA8"/>
    <w:rsid w:val="00AB1E7D"/>
    <w:rsid w:val="00AB2946"/>
    <w:rsid w:val="00AB2CA8"/>
    <w:rsid w:val="00AB46A5"/>
    <w:rsid w:val="00AB6D3D"/>
    <w:rsid w:val="00AB6FC3"/>
    <w:rsid w:val="00AC0353"/>
    <w:rsid w:val="00AC1147"/>
    <w:rsid w:val="00AC17B6"/>
    <w:rsid w:val="00AC23D5"/>
    <w:rsid w:val="00AC2B0F"/>
    <w:rsid w:val="00AC2F6F"/>
    <w:rsid w:val="00AC5D20"/>
    <w:rsid w:val="00AD3C94"/>
    <w:rsid w:val="00AD5619"/>
    <w:rsid w:val="00AD796F"/>
    <w:rsid w:val="00AE437E"/>
    <w:rsid w:val="00AE4D7E"/>
    <w:rsid w:val="00AE4EA4"/>
    <w:rsid w:val="00AE5FD7"/>
    <w:rsid w:val="00AF153C"/>
    <w:rsid w:val="00AF1EFD"/>
    <w:rsid w:val="00AF43AD"/>
    <w:rsid w:val="00AF4BE7"/>
    <w:rsid w:val="00AF60A1"/>
    <w:rsid w:val="00AF66BD"/>
    <w:rsid w:val="00B001CC"/>
    <w:rsid w:val="00B0258B"/>
    <w:rsid w:val="00B040B8"/>
    <w:rsid w:val="00B045F5"/>
    <w:rsid w:val="00B04FEB"/>
    <w:rsid w:val="00B06924"/>
    <w:rsid w:val="00B06B11"/>
    <w:rsid w:val="00B0779E"/>
    <w:rsid w:val="00B118A4"/>
    <w:rsid w:val="00B1337D"/>
    <w:rsid w:val="00B14617"/>
    <w:rsid w:val="00B15B62"/>
    <w:rsid w:val="00B1727A"/>
    <w:rsid w:val="00B20475"/>
    <w:rsid w:val="00B2047C"/>
    <w:rsid w:val="00B20FBC"/>
    <w:rsid w:val="00B21A75"/>
    <w:rsid w:val="00B22459"/>
    <w:rsid w:val="00B23B2F"/>
    <w:rsid w:val="00B2444C"/>
    <w:rsid w:val="00B24D5B"/>
    <w:rsid w:val="00B26969"/>
    <w:rsid w:val="00B2786B"/>
    <w:rsid w:val="00B3003E"/>
    <w:rsid w:val="00B32396"/>
    <w:rsid w:val="00B33DCD"/>
    <w:rsid w:val="00B347E0"/>
    <w:rsid w:val="00B373A5"/>
    <w:rsid w:val="00B3797C"/>
    <w:rsid w:val="00B437A7"/>
    <w:rsid w:val="00B43CE1"/>
    <w:rsid w:val="00B45C4A"/>
    <w:rsid w:val="00B51EE0"/>
    <w:rsid w:val="00B52428"/>
    <w:rsid w:val="00B532F4"/>
    <w:rsid w:val="00B5432A"/>
    <w:rsid w:val="00B55B4C"/>
    <w:rsid w:val="00B55E07"/>
    <w:rsid w:val="00B56DC1"/>
    <w:rsid w:val="00B57DF8"/>
    <w:rsid w:val="00B61D55"/>
    <w:rsid w:val="00B630B9"/>
    <w:rsid w:val="00B63AC8"/>
    <w:rsid w:val="00B65980"/>
    <w:rsid w:val="00B663A5"/>
    <w:rsid w:val="00B6722C"/>
    <w:rsid w:val="00B71423"/>
    <w:rsid w:val="00B71A06"/>
    <w:rsid w:val="00B71DE2"/>
    <w:rsid w:val="00B7287E"/>
    <w:rsid w:val="00B73430"/>
    <w:rsid w:val="00B73B42"/>
    <w:rsid w:val="00B73DFC"/>
    <w:rsid w:val="00B7444A"/>
    <w:rsid w:val="00B74E7F"/>
    <w:rsid w:val="00B77D37"/>
    <w:rsid w:val="00B8050F"/>
    <w:rsid w:val="00B81E80"/>
    <w:rsid w:val="00B85C80"/>
    <w:rsid w:val="00B876D9"/>
    <w:rsid w:val="00B910A6"/>
    <w:rsid w:val="00B9645D"/>
    <w:rsid w:val="00BA0D8A"/>
    <w:rsid w:val="00BA1D93"/>
    <w:rsid w:val="00BA28DE"/>
    <w:rsid w:val="00BA36CF"/>
    <w:rsid w:val="00BA4C9C"/>
    <w:rsid w:val="00BA61EE"/>
    <w:rsid w:val="00BA6328"/>
    <w:rsid w:val="00BA73C3"/>
    <w:rsid w:val="00BB32F5"/>
    <w:rsid w:val="00BB3DF0"/>
    <w:rsid w:val="00BB45F5"/>
    <w:rsid w:val="00BB5853"/>
    <w:rsid w:val="00BB66BC"/>
    <w:rsid w:val="00BB6AE0"/>
    <w:rsid w:val="00BC155A"/>
    <w:rsid w:val="00BC1E20"/>
    <w:rsid w:val="00BC2072"/>
    <w:rsid w:val="00BC3A59"/>
    <w:rsid w:val="00BC5973"/>
    <w:rsid w:val="00BC5CDC"/>
    <w:rsid w:val="00BC64C8"/>
    <w:rsid w:val="00BC66C3"/>
    <w:rsid w:val="00BC6E72"/>
    <w:rsid w:val="00BD171D"/>
    <w:rsid w:val="00BD1F86"/>
    <w:rsid w:val="00BD2D33"/>
    <w:rsid w:val="00BD53D6"/>
    <w:rsid w:val="00BD53EA"/>
    <w:rsid w:val="00BD6DDB"/>
    <w:rsid w:val="00BD75B0"/>
    <w:rsid w:val="00BE21BD"/>
    <w:rsid w:val="00BE5EB0"/>
    <w:rsid w:val="00BE6914"/>
    <w:rsid w:val="00BE6A34"/>
    <w:rsid w:val="00BE7B9A"/>
    <w:rsid w:val="00BF0916"/>
    <w:rsid w:val="00BF1653"/>
    <w:rsid w:val="00BF34ED"/>
    <w:rsid w:val="00BF44A4"/>
    <w:rsid w:val="00BF66A6"/>
    <w:rsid w:val="00C02AB6"/>
    <w:rsid w:val="00C03763"/>
    <w:rsid w:val="00C04083"/>
    <w:rsid w:val="00C051B5"/>
    <w:rsid w:val="00C06114"/>
    <w:rsid w:val="00C104A7"/>
    <w:rsid w:val="00C11A2E"/>
    <w:rsid w:val="00C147AC"/>
    <w:rsid w:val="00C14900"/>
    <w:rsid w:val="00C21AE9"/>
    <w:rsid w:val="00C227AB"/>
    <w:rsid w:val="00C22C56"/>
    <w:rsid w:val="00C234A5"/>
    <w:rsid w:val="00C2738E"/>
    <w:rsid w:val="00C27C6C"/>
    <w:rsid w:val="00C27FA4"/>
    <w:rsid w:val="00C30BE7"/>
    <w:rsid w:val="00C32D26"/>
    <w:rsid w:val="00C3607B"/>
    <w:rsid w:val="00C37582"/>
    <w:rsid w:val="00C417E4"/>
    <w:rsid w:val="00C43A2A"/>
    <w:rsid w:val="00C448EF"/>
    <w:rsid w:val="00C5086A"/>
    <w:rsid w:val="00C5121C"/>
    <w:rsid w:val="00C52AE8"/>
    <w:rsid w:val="00C534C4"/>
    <w:rsid w:val="00C53B90"/>
    <w:rsid w:val="00C547C7"/>
    <w:rsid w:val="00C547FF"/>
    <w:rsid w:val="00C56253"/>
    <w:rsid w:val="00C56AB1"/>
    <w:rsid w:val="00C56BC3"/>
    <w:rsid w:val="00C60361"/>
    <w:rsid w:val="00C61065"/>
    <w:rsid w:val="00C6112D"/>
    <w:rsid w:val="00C64F74"/>
    <w:rsid w:val="00C650AF"/>
    <w:rsid w:val="00C6664E"/>
    <w:rsid w:val="00C67697"/>
    <w:rsid w:val="00C70156"/>
    <w:rsid w:val="00C74931"/>
    <w:rsid w:val="00C767A8"/>
    <w:rsid w:val="00C7713E"/>
    <w:rsid w:val="00C80414"/>
    <w:rsid w:val="00C80C52"/>
    <w:rsid w:val="00C8333B"/>
    <w:rsid w:val="00C83F92"/>
    <w:rsid w:val="00C844F6"/>
    <w:rsid w:val="00C84AAE"/>
    <w:rsid w:val="00C85013"/>
    <w:rsid w:val="00C86D14"/>
    <w:rsid w:val="00C870E8"/>
    <w:rsid w:val="00C873AD"/>
    <w:rsid w:val="00C87C4C"/>
    <w:rsid w:val="00C908B2"/>
    <w:rsid w:val="00C9218F"/>
    <w:rsid w:val="00C92492"/>
    <w:rsid w:val="00C92E3E"/>
    <w:rsid w:val="00C93075"/>
    <w:rsid w:val="00C94A8A"/>
    <w:rsid w:val="00C97FC7"/>
    <w:rsid w:val="00CA0B2B"/>
    <w:rsid w:val="00CA4245"/>
    <w:rsid w:val="00CA497A"/>
    <w:rsid w:val="00CA6932"/>
    <w:rsid w:val="00CB025C"/>
    <w:rsid w:val="00CB098F"/>
    <w:rsid w:val="00CB1E98"/>
    <w:rsid w:val="00CB24F9"/>
    <w:rsid w:val="00CB3476"/>
    <w:rsid w:val="00CB5373"/>
    <w:rsid w:val="00CB60CB"/>
    <w:rsid w:val="00CC30FD"/>
    <w:rsid w:val="00CC36B3"/>
    <w:rsid w:val="00CC4AB6"/>
    <w:rsid w:val="00CC5C76"/>
    <w:rsid w:val="00CD041E"/>
    <w:rsid w:val="00CD248E"/>
    <w:rsid w:val="00CD3892"/>
    <w:rsid w:val="00CD53F4"/>
    <w:rsid w:val="00CD5893"/>
    <w:rsid w:val="00CD6BBB"/>
    <w:rsid w:val="00CE27BC"/>
    <w:rsid w:val="00CE5167"/>
    <w:rsid w:val="00CE78F8"/>
    <w:rsid w:val="00CF0ADE"/>
    <w:rsid w:val="00CF0C17"/>
    <w:rsid w:val="00CF1E42"/>
    <w:rsid w:val="00CF33E1"/>
    <w:rsid w:val="00CF5DB0"/>
    <w:rsid w:val="00D001E8"/>
    <w:rsid w:val="00D002E4"/>
    <w:rsid w:val="00D0222B"/>
    <w:rsid w:val="00D059C7"/>
    <w:rsid w:val="00D069C9"/>
    <w:rsid w:val="00D111F5"/>
    <w:rsid w:val="00D14189"/>
    <w:rsid w:val="00D149FC"/>
    <w:rsid w:val="00D16607"/>
    <w:rsid w:val="00D17F83"/>
    <w:rsid w:val="00D2002C"/>
    <w:rsid w:val="00D2349B"/>
    <w:rsid w:val="00D23662"/>
    <w:rsid w:val="00D23FED"/>
    <w:rsid w:val="00D25D3A"/>
    <w:rsid w:val="00D268B0"/>
    <w:rsid w:val="00D26B8A"/>
    <w:rsid w:val="00D26BC6"/>
    <w:rsid w:val="00D26F06"/>
    <w:rsid w:val="00D30340"/>
    <w:rsid w:val="00D30818"/>
    <w:rsid w:val="00D31D2E"/>
    <w:rsid w:val="00D322D6"/>
    <w:rsid w:val="00D32F36"/>
    <w:rsid w:val="00D335E5"/>
    <w:rsid w:val="00D4044A"/>
    <w:rsid w:val="00D419E2"/>
    <w:rsid w:val="00D42BA9"/>
    <w:rsid w:val="00D44B14"/>
    <w:rsid w:val="00D44C57"/>
    <w:rsid w:val="00D44D89"/>
    <w:rsid w:val="00D4551A"/>
    <w:rsid w:val="00D47487"/>
    <w:rsid w:val="00D51CEC"/>
    <w:rsid w:val="00D53940"/>
    <w:rsid w:val="00D53B72"/>
    <w:rsid w:val="00D573C7"/>
    <w:rsid w:val="00D60342"/>
    <w:rsid w:val="00D6055B"/>
    <w:rsid w:val="00D60648"/>
    <w:rsid w:val="00D64A60"/>
    <w:rsid w:val="00D64A8B"/>
    <w:rsid w:val="00D65044"/>
    <w:rsid w:val="00D653CE"/>
    <w:rsid w:val="00D6543B"/>
    <w:rsid w:val="00D66AC7"/>
    <w:rsid w:val="00D71B20"/>
    <w:rsid w:val="00D7205D"/>
    <w:rsid w:val="00D72A27"/>
    <w:rsid w:val="00D73D42"/>
    <w:rsid w:val="00D77E6F"/>
    <w:rsid w:val="00D80CC2"/>
    <w:rsid w:val="00D82DC5"/>
    <w:rsid w:val="00D82E1B"/>
    <w:rsid w:val="00D83933"/>
    <w:rsid w:val="00D865FC"/>
    <w:rsid w:val="00D874D2"/>
    <w:rsid w:val="00D91B63"/>
    <w:rsid w:val="00D92140"/>
    <w:rsid w:val="00D93133"/>
    <w:rsid w:val="00D95D20"/>
    <w:rsid w:val="00D97424"/>
    <w:rsid w:val="00D97F72"/>
    <w:rsid w:val="00DA20C3"/>
    <w:rsid w:val="00DA389C"/>
    <w:rsid w:val="00DA587B"/>
    <w:rsid w:val="00DA74D5"/>
    <w:rsid w:val="00DA77E5"/>
    <w:rsid w:val="00DA77EF"/>
    <w:rsid w:val="00DB0477"/>
    <w:rsid w:val="00DB1336"/>
    <w:rsid w:val="00DB178A"/>
    <w:rsid w:val="00DB1953"/>
    <w:rsid w:val="00DB202A"/>
    <w:rsid w:val="00DB21F3"/>
    <w:rsid w:val="00DB2436"/>
    <w:rsid w:val="00DB3B91"/>
    <w:rsid w:val="00DB4B7A"/>
    <w:rsid w:val="00DB7474"/>
    <w:rsid w:val="00DC0443"/>
    <w:rsid w:val="00DC0C09"/>
    <w:rsid w:val="00DC3005"/>
    <w:rsid w:val="00DC3721"/>
    <w:rsid w:val="00DC4EE7"/>
    <w:rsid w:val="00DC5903"/>
    <w:rsid w:val="00DC62CD"/>
    <w:rsid w:val="00DD0554"/>
    <w:rsid w:val="00DD115B"/>
    <w:rsid w:val="00DD168D"/>
    <w:rsid w:val="00DD4DAA"/>
    <w:rsid w:val="00DD6F58"/>
    <w:rsid w:val="00DD74E9"/>
    <w:rsid w:val="00DD7A34"/>
    <w:rsid w:val="00DE110F"/>
    <w:rsid w:val="00DE147A"/>
    <w:rsid w:val="00DE3F97"/>
    <w:rsid w:val="00DE437F"/>
    <w:rsid w:val="00DE4B8C"/>
    <w:rsid w:val="00DE76D3"/>
    <w:rsid w:val="00DF0B82"/>
    <w:rsid w:val="00DF1EEC"/>
    <w:rsid w:val="00DF2D99"/>
    <w:rsid w:val="00DF33F8"/>
    <w:rsid w:val="00DF5E10"/>
    <w:rsid w:val="00DF5E64"/>
    <w:rsid w:val="00DF794B"/>
    <w:rsid w:val="00E00215"/>
    <w:rsid w:val="00E01FE1"/>
    <w:rsid w:val="00E02366"/>
    <w:rsid w:val="00E0611C"/>
    <w:rsid w:val="00E07860"/>
    <w:rsid w:val="00E10E9E"/>
    <w:rsid w:val="00E12743"/>
    <w:rsid w:val="00E1483D"/>
    <w:rsid w:val="00E152E2"/>
    <w:rsid w:val="00E168AA"/>
    <w:rsid w:val="00E20B4D"/>
    <w:rsid w:val="00E21D1C"/>
    <w:rsid w:val="00E23C94"/>
    <w:rsid w:val="00E24844"/>
    <w:rsid w:val="00E26342"/>
    <w:rsid w:val="00E2667B"/>
    <w:rsid w:val="00E27ED4"/>
    <w:rsid w:val="00E34986"/>
    <w:rsid w:val="00E358C8"/>
    <w:rsid w:val="00E374B7"/>
    <w:rsid w:val="00E37E10"/>
    <w:rsid w:val="00E40A34"/>
    <w:rsid w:val="00E42938"/>
    <w:rsid w:val="00E45029"/>
    <w:rsid w:val="00E451AE"/>
    <w:rsid w:val="00E46D8F"/>
    <w:rsid w:val="00E510C0"/>
    <w:rsid w:val="00E551A7"/>
    <w:rsid w:val="00E55B1F"/>
    <w:rsid w:val="00E56B93"/>
    <w:rsid w:val="00E61940"/>
    <w:rsid w:val="00E62BD8"/>
    <w:rsid w:val="00E63412"/>
    <w:rsid w:val="00E64EBB"/>
    <w:rsid w:val="00E653D3"/>
    <w:rsid w:val="00E65462"/>
    <w:rsid w:val="00E66AE4"/>
    <w:rsid w:val="00E7044A"/>
    <w:rsid w:val="00E708B2"/>
    <w:rsid w:val="00E70CD3"/>
    <w:rsid w:val="00E734EA"/>
    <w:rsid w:val="00E743D5"/>
    <w:rsid w:val="00E7512B"/>
    <w:rsid w:val="00E752E1"/>
    <w:rsid w:val="00E7629C"/>
    <w:rsid w:val="00E8021C"/>
    <w:rsid w:val="00E82861"/>
    <w:rsid w:val="00E83E87"/>
    <w:rsid w:val="00E85588"/>
    <w:rsid w:val="00E85FCA"/>
    <w:rsid w:val="00E8617C"/>
    <w:rsid w:val="00E93F5F"/>
    <w:rsid w:val="00E942DF"/>
    <w:rsid w:val="00E95210"/>
    <w:rsid w:val="00E962FB"/>
    <w:rsid w:val="00E9644F"/>
    <w:rsid w:val="00E97A8B"/>
    <w:rsid w:val="00EA03BA"/>
    <w:rsid w:val="00EA0ADF"/>
    <w:rsid w:val="00EA0F73"/>
    <w:rsid w:val="00EA3D8F"/>
    <w:rsid w:val="00EA3F64"/>
    <w:rsid w:val="00EA4A65"/>
    <w:rsid w:val="00EA4DDF"/>
    <w:rsid w:val="00EA7B75"/>
    <w:rsid w:val="00EA7C4E"/>
    <w:rsid w:val="00EB15CD"/>
    <w:rsid w:val="00EB22E5"/>
    <w:rsid w:val="00EB2C9C"/>
    <w:rsid w:val="00EB430E"/>
    <w:rsid w:val="00EB5EFE"/>
    <w:rsid w:val="00EB6044"/>
    <w:rsid w:val="00EB6B0E"/>
    <w:rsid w:val="00EC086F"/>
    <w:rsid w:val="00EC0E53"/>
    <w:rsid w:val="00EC1358"/>
    <w:rsid w:val="00EC13B6"/>
    <w:rsid w:val="00EC32C6"/>
    <w:rsid w:val="00EC402A"/>
    <w:rsid w:val="00EC5F7F"/>
    <w:rsid w:val="00EC6671"/>
    <w:rsid w:val="00EC7A75"/>
    <w:rsid w:val="00ED1165"/>
    <w:rsid w:val="00ED19B4"/>
    <w:rsid w:val="00ED2574"/>
    <w:rsid w:val="00ED482E"/>
    <w:rsid w:val="00ED7929"/>
    <w:rsid w:val="00EE074B"/>
    <w:rsid w:val="00EE09AF"/>
    <w:rsid w:val="00EE1854"/>
    <w:rsid w:val="00EE23CA"/>
    <w:rsid w:val="00EE4DE7"/>
    <w:rsid w:val="00EF1B52"/>
    <w:rsid w:val="00EF53C7"/>
    <w:rsid w:val="00EF5EF7"/>
    <w:rsid w:val="00F00925"/>
    <w:rsid w:val="00F00DD0"/>
    <w:rsid w:val="00F02335"/>
    <w:rsid w:val="00F035BA"/>
    <w:rsid w:val="00F06F25"/>
    <w:rsid w:val="00F071A4"/>
    <w:rsid w:val="00F07E3F"/>
    <w:rsid w:val="00F104B9"/>
    <w:rsid w:val="00F12592"/>
    <w:rsid w:val="00F17D18"/>
    <w:rsid w:val="00F23918"/>
    <w:rsid w:val="00F26AF0"/>
    <w:rsid w:val="00F328E0"/>
    <w:rsid w:val="00F353A4"/>
    <w:rsid w:val="00F374AE"/>
    <w:rsid w:val="00F37643"/>
    <w:rsid w:val="00F43662"/>
    <w:rsid w:val="00F43D1E"/>
    <w:rsid w:val="00F4494D"/>
    <w:rsid w:val="00F44B2D"/>
    <w:rsid w:val="00F57CCE"/>
    <w:rsid w:val="00F57E09"/>
    <w:rsid w:val="00F622CA"/>
    <w:rsid w:val="00F649D6"/>
    <w:rsid w:val="00F65F1D"/>
    <w:rsid w:val="00F66F85"/>
    <w:rsid w:val="00F703B1"/>
    <w:rsid w:val="00F70A4C"/>
    <w:rsid w:val="00F71177"/>
    <w:rsid w:val="00F75387"/>
    <w:rsid w:val="00F75396"/>
    <w:rsid w:val="00F76B8C"/>
    <w:rsid w:val="00F802A0"/>
    <w:rsid w:val="00F8091C"/>
    <w:rsid w:val="00F81584"/>
    <w:rsid w:val="00F816D7"/>
    <w:rsid w:val="00F854E1"/>
    <w:rsid w:val="00F8612F"/>
    <w:rsid w:val="00F876DC"/>
    <w:rsid w:val="00F917C4"/>
    <w:rsid w:val="00F9266E"/>
    <w:rsid w:val="00F935E6"/>
    <w:rsid w:val="00F96295"/>
    <w:rsid w:val="00F964AB"/>
    <w:rsid w:val="00F977E9"/>
    <w:rsid w:val="00FA37E1"/>
    <w:rsid w:val="00FA4823"/>
    <w:rsid w:val="00FA5E9E"/>
    <w:rsid w:val="00FA60EA"/>
    <w:rsid w:val="00FB06AB"/>
    <w:rsid w:val="00FB1B4B"/>
    <w:rsid w:val="00FB1D65"/>
    <w:rsid w:val="00FB344C"/>
    <w:rsid w:val="00FB43A8"/>
    <w:rsid w:val="00FB471D"/>
    <w:rsid w:val="00FB5609"/>
    <w:rsid w:val="00FB5A24"/>
    <w:rsid w:val="00FB6893"/>
    <w:rsid w:val="00FB6DEE"/>
    <w:rsid w:val="00FB72CA"/>
    <w:rsid w:val="00FB7E44"/>
    <w:rsid w:val="00FC0744"/>
    <w:rsid w:val="00FC1919"/>
    <w:rsid w:val="00FC3E62"/>
    <w:rsid w:val="00FC5C62"/>
    <w:rsid w:val="00FC6EDC"/>
    <w:rsid w:val="00FC7951"/>
    <w:rsid w:val="00FC7C49"/>
    <w:rsid w:val="00FD0AD6"/>
    <w:rsid w:val="00FD2656"/>
    <w:rsid w:val="00FD2C5B"/>
    <w:rsid w:val="00FD3540"/>
    <w:rsid w:val="00FD3E48"/>
    <w:rsid w:val="00FD4C22"/>
    <w:rsid w:val="00FD56A8"/>
    <w:rsid w:val="00FE2E90"/>
    <w:rsid w:val="00FE5BDC"/>
    <w:rsid w:val="00FE5E13"/>
    <w:rsid w:val="00FE7298"/>
    <w:rsid w:val="00FF15AD"/>
    <w:rsid w:val="00FF16E4"/>
    <w:rsid w:val="00FF1F7B"/>
    <w:rsid w:val="00FF6008"/>
    <w:rsid w:val="00FF7AE0"/>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0FD8AD"/>
  <w15:chartTrackingRefBased/>
  <w15:docId w15:val="{F9727BDE-6349-477F-9D9F-15B96F8FE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2CA8"/>
    <w:pPr>
      <w:ind w:left="720"/>
      <w:contextualSpacing/>
    </w:pPr>
  </w:style>
  <w:style w:type="character" w:styleId="CommentReference">
    <w:name w:val="annotation reference"/>
    <w:basedOn w:val="DefaultParagraphFont"/>
    <w:uiPriority w:val="99"/>
    <w:semiHidden/>
    <w:unhideWhenUsed/>
    <w:rsid w:val="00761484"/>
    <w:rPr>
      <w:sz w:val="16"/>
      <w:szCs w:val="16"/>
    </w:rPr>
  </w:style>
  <w:style w:type="paragraph" w:styleId="CommentText">
    <w:name w:val="annotation text"/>
    <w:basedOn w:val="Normal"/>
    <w:link w:val="CommentTextChar"/>
    <w:uiPriority w:val="99"/>
    <w:unhideWhenUsed/>
    <w:rsid w:val="00761484"/>
    <w:pPr>
      <w:spacing w:line="240" w:lineRule="auto"/>
    </w:pPr>
    <w:rPr>
      <w:sz w:val="20"/>
      <w:szCs w:val="20"/>
    </w:rPr>
  </w:style>
  <w:style w:type="character" w:customStyle="1" w:styleId="CommentTextChar">
    <w:name w:val="Comment Text Char"/>
    <w:basedOn w:val="DefaultParagraphFont"/>
    <w:link w:val="CommentText"/>
    <w:uiPriority w:val="99"/>
    <w:rsid w:val="00761484"/>
    <w:rPr>
      <w:sz w:val="20"/>
      <w:szCs w:val="20"/>
    </w:rPr>
  </w:style>
  <w:style w:type="paragraph" w:styleId="CommentSubject">
    <w:name w:val="annotation subject"/>
    <w:basedOn w:val="CommentText"/>
    <w:next w:val="CommentText"/>
    <w:link w:val="CommentSubjectChar"/>
    <w:uiPriority w:val="99"/>
    <w:semiHidden/>
    <w:unhideWhenUsed/>
    <w:rsid w:val="00761484"/>
    <w:rPr>
      <w:b/>
      <w:bCs/>
    </w:rPr>
  </w:style>
  <w:style w:type="character" w:customStyle="1" w:styleId="CommentSubjectChar">
    <w:name w:val="Comment Subject Char"/>
    <w:basedOn w:val="CommentTextChar"/>
    <w:link w:val="CommentSubject"/>
    <w:uiPriority w:val="99"/>
    <w:semiHidden/>
    <w:rsid w:val="00761484"/>
    <w:rPr>
      <w:b/>
      <w:bCs/>
      <w:sz w:val="20"/>
      <w:szCs w:val="20"/>
    </w:rPr>
  </w:style>
  <w:style w:type="character" w:styleId="PlaceholderText">
    <w:name w:val="Placeholder Text"/>
    <w:basedOn w:val="DefaultParagraphFont"/>
    <w:uiPriority w:val="99"/>
    <w:semiHidden/>
    <w:rsid w:val="00787674"/>
    <w:rPr>
      <w:color w:val="808080"/>
    </w:rPr>
  </w:style>
  <w:style w:type="paragraph" w:styleId="Revision">
    <w:name w:val="Revision"/>
    <w:hidden/>
    <w:uiPriority w:val="99"/>
    <w:semiHidden/>
    <w:rsid w:val="009C4728"/>
    <w:pPr>
      <w:spacing w:after="0" w:line="240" w:lineRule="auto"/>
    </w:pPr>
  </w:style>
  <w:style w:type="character" w:styleId="Hyperlink">
    <w:name w:val="Hyperlink"/>
    <w:basedOn w:val="DefaultParagraphFont"/>
    <w:uiPriority w:val="99"/>
    <w:unhideWhenUsed/>
    <w:rsid w:val="0087164B"/>
    <w:rPr>
      <w:color w:val="0563C1" w:themeColor="hyperlink"/>
      <w:u w:val="single"/>
    </w:rPr>
  </w:style>
  <w:style w:type="paragraph" w:styleId="NormalWeb">
    <w:name w:val="Normal (Web)"/>
    <w:basedOn w:val="Normal"/>
    <w:uiPriority w:val="99"/>
    <w:unhideWhenUsed/>
    <w:rsid w:val="00A93E82"/>
    <w:pPr>
      <w:pBdr>
        <w:top w:val="none" w:sz="4" w:space="0" w:color="000000"/>
        <w:left w:val="none" w:sz="4" w:space="0" w:color="000000"/>
        <w:bottom w:val="none" w:sz="4" w:space="0" w:color="000000"/>
        <w:right w:val="none" w:sz="4" w:space="0" w:color="000000"/>
        <w:between w:val="none" w:sz="4" w:space="0" w:color="000000"/>
      </w:pBd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A93E82"/>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UnresolvedMention">
    <w:name w:val="Unresolved Mention"/>
    <w:basedOn w:val="DefaultParagraphFont"/>
    <w:uiPriority w:val="99"/>
    <w:semiHidden/>
    <w:unhideWhenUsed/>
    <w:rsid w:val="001B1AA3"/>
    <w:rPr>
      <w:color w:val="605E5C"/>
      <w:shd w:val="clear" w:color="auto" w:fill="E1DFDD"/>
    </w:rPr>
  </w:style>
  <w:style w:type="character" w:customStyle="1" w:styleId="cf01">
    <w:name w:val="cf01"/>
    <w:basedOn w:val="DefaultParagraphFont"/>
    <w:rsid w:val="00854C46"/>
    <w:rPr>
      <w:rFonts w:ascii="Segoe UI" w:hAnsi="Segoe UI" w:cs="Segoe UI" w:hint="default"/>
      <w:sz w:val="18"/>
      <w:szCs w:val="18"/>
    </w:rPr>
  </w:style>
  <w:style w:type="paragraph" w:customStyle="1" w:styleId="pf0">
    <w:name w:val="pf0"/>
    <w:basedOn w:val="Normal"/>
    <w:rsid w:val="008D281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672E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2E98"/>
  </w:style>
  <w:style w:type="paragraph" w:styleId="Footer">
    <w:name w:val="footer"/>
    <w:basedOn w:val="Normal"/>
    <w:link w:val="FooterChar"/>
    <w:uiPriority w:val="99"/>
    <w:unhideWhenUsed/>
    <w:rsid w:val="00672E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2E98"/>
  </w:style>
  <w:style w:type="paragraph" w:styleId="HTMLPreformatted">
    <w:name w:val="HTML Preformatted"/>
    <w:basedOn w:val="Normal"/>
    <w:link w:val="HTMLPreformattedChar"/>
    <w:uiPriority w:val="99"/>
    <w:unhideWhenUsed/>
    <w:rsid w:val="000543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05437F"/>
    <w:rPr>
      <w:rFonts w:ascii="Courier New" w:eastAsia="Times New Roman" w:hAnsi="Courier New" w:cs="Courier New"/>
      <w:sz w:val="20"/>
      <w:szCs w:val="20"/>
      <w:lang w:val="en-US"/>
    </w:rPr>
  </w:style>
  <w:style w:type="character" w:customStyle="1" w:styleId="gnd-iwgdh3b">
    <w:name w:val="gnd-iwgdh3b"/>
    <w:basedOn w:val="DefaultParagraphFont"/>
    <w:rsid w:val="000543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00353">
      <w:bodyDiv w:val="1"/>
      <w:marLeft w:val="0"/>
      <w:marRight w:val="0"/>
      <w:marTop w:val="0"/>
      <w:marBottom w:val="0"/>
      <w:divBdr>
        <w:top w:val="none" w:sz="0" w:space="0" w:color="auto"/>
        <w:left w:val="none" w:sz="0" w:space="0" w:color="auto"/>
        <w:bottom w:val="none" w:sz="0" w:space="0" w:color="auto"/>
        <w:right w:val="none" w:sz="0" w:space="0" w:color="auto"/>
      </w:divBdr>
      <w:divsChild>
        <w:div w:id="204484710">
          <w:marLeft w:val="640"/>
          <w:marRight w:val="0"/>
          <w:marTop w:val="0"/>
          <w:marBottom w:val="0"/>
          <w:divBdr>
            <w:top w:val="none" w:sz="0" w:space="0" w:color="auto"/>
            <w:left w:val="none" w:sz="0" w:space="0" w:color="auto"/>
            <w:bottom w:val="none" w:sz="0" w:space="0" w:color="auto"/>
            <w:right w:val="none" w:sz="0" w:space="0" w:color="auto"/>
          </w:divBdr>
        </w:div>
        <w:div w:id="1376857401">
          <w:marLeft w:val="640"/>
          <w:marRight w:val="0"/>
          <w:marTop w:val="0"/>
          <w:marBottom w:val="0"/>
          <w:divBdr>
            <w:top w:val="none" w:sz="0" w:space="0" w:color="auto"/>
            <w:left w:val="none" w:sz="0" w:space="0" w:color="auto"/>
            <w:bottom w:val="none" w:sz="0" w:space="0" w:color="auto"/>
            <w:right w:val="none" w:sz="0" w:space="0" w:color="auto"/>
          </w:divBdr>
        </w:div>
        <w:div w:id="1810054604">
          <w:marLeft w:val="640"/>
          <w:marRight w:val="0"/>
          <w:marTop w:val="0"/>
          <w:marBottom w:val="0"/>
          <w:divBdr>
            <w:top w:val="none" w:sz="0" w:space="0" w:color="auto"/>
            <w:left w:val="none" w:sz="0" w:space="0" w:color="auto"/>
            <w:bottom w:val="none" w:sz="0" w:space="0" w:color="auto"/>
            <w:right w:val="none" w:sz="0" w:space="0" w:color="auto"/>
          </w:divBdr>
        </w:div>
        <w:div w:id="1718431456">
          <w:marLeft w:val="640"/>
          <w:marRight w:val="0"/>
          <w:marTop w:val="0"/>
          <w:marBottom w:val="0"/>
          <w:divBdr>
            <w:top w:val="none" w:sz="0" w:space="0" w:color="auto"/>
            <w:left w:val="none" w:sz="0" w:space="0" w:color="auto"/>
            <w:bottom w:val="none" w:sz="0" w:space="0" w:color="auto"/>
            <w:right w:val="none" w:sz="0" w:space="0" w:color="auto"/>
          </w:divBdr>
        </w:div>
        <w:div w:id="1264265407">
          <w:marLeft w:val="640"/>
          <w:marRight w:val="0"/>
          <w:marTop w:val="0"/>
          <w:marBottom w:val="0"/>
          <w:divBdr>
            <w:top w:val="none" w:sz="0" w:space="0" w:color="auto"/>
            <w:left w:val="none" w:sz="0" w:space="0" w:color="auto"/>
            <w:bottom w:val="none" w:sz="0" w:space="0" w:color="auto"/>
            <w:right w:val="none" w:sz="0" w:space="0" w:color="auto"/>
          </w:divBdr>
        </w:div>
        <w:div w:id="1196961754">
          <w:marLeft w:val="640"/>
          <w:marRight w:val="0"/>
          <w:marTop w:val="0"/>
          <w:marBottom w:val="0"/>
          <w:divBdr>
            <w:top w:val="none" w:sz="0" w:space="0" w:color="auto"/>
            <w:left w:val="none" w:sz="0" w:space="0" w:color="auto"/>
            <w:bottom w:val="none" w:sz="0" w:space="0" w:color="auto"/>
            <w:right w:val="none" w:sz="0" w:space="0" w:color="auto"/>
          </w:divBdr>
        </w:div>
        <w:div w:id="1561943776">
          <w:marLeft w:val="640"/>
          <w:marRight w:val="0"/>
          <w:marTop w:val="0"/>
          <w:marBottom w:val="0"/>
          <w:divBdr>
            <w:top w:val="none" w:sz="0" w:space="0" w:color="auto"/>
            <w:left w:val="none" w:sz="0" w:space="0" w:color="auto"/>
            <w:bottom w:val="none" w:sz="0" w:space="0" w:color="auto"/>
            <w:right w:val="none" w:sz="0" w:space="0" w:color="auto"/>
          </w:divBdr>
        </w:div>
        <w:div w:id="1603955815">
          <w:marLeft w:val="640"/>
          <w:marRight w:val="0"/>
          <w:marTop w:val="0"/>
          <w:marBottom w:val="0"/>
          <w:divBdr>
            <w:top w:val="none" w:sz="0" w:space="0" w:color="auto"/>
            <w:left w:val="none" w:sz="0" w:space="0" w:color="auto"/>
            <w:bottom w:val="none" w:sz="0" w:space="0" w:color="auto"/>
            <w:right w:val="none" w:sz="0" w:space="0" w:color="auto"/>
          </w:divBdr>
        </w:div>
        <w:div w:id="1312827190">
          <w:marLeft w:val="640"/>
          <w:marRight w:val="0"/>
          <w:marTop w:val="0"/>
          <w:marBottom w:val="0"/>
          <w:divBdr>
            <w:top w:val="none" w:sz="0" w:space="0" w:color="auto"/>
            <w:left w:val="none" w:sz="0" w:space="0" w:color="auto"/>
            <w:bottom w:val="none" w:sz="0" w:space="0" w:color="auto"/>
            <w:right w:val="none" w:sz="0" w:space="0" w:color="auto"/>
          </w:divBdr>
        </w:div>
        <w:div w:id="1436173990">
          <w:marLeft w:val="640"/>
          <w:marRight w:val="0"/>
          <w:marTop w:val="0"/>
          <w:marBottom w:val="0"/>
          <w:divBdr>
            <w:top w:val="none" w:sz="0" w:space="0" w:color="auto"/>
            <w:left w:val="none" w:sz="0" w:space="0" w:color="auto"/>
            <w:bottom w:val="none" w:sz="0" w:space="0" w:color="auto"/>
            <w:right w:val="none" w:sz="0" w:space="0" w:color="auto"/>
          </w:divBdr>
        </w:div>
        <w:div w:id="1902213197">
          <w:marLeft w:val="640"/>
          <w:marRight w:val="0"/>
          <w:marTop w:val="0"/>
          <w:marBottom w:val="0"/>
          <w:divBdr>
            <w:top w:val="none" w:sz="0" w:space="0" w:color="auto"/>
            <w:left w:val="none" w:sz="0" w:space="0" w:color="auto"/>
            <w:bottom w:val="none" w:sz="0" w:space="0" w:color="auto"/>
            <w:right w:val="none" w:sz="0" w:space="0" w:color="auto"/>
          </w:divBdr>
        </w:div>
        <w:div w:id="1569877145">
          <w:marLeft w:val="640"/>
          <w:marRight w:val="0"/>
          <w:marTop w:val="0"/>
          <w:marBottom w:val="0"/>
          <w:divBdr>
            <w:top w:val="none" w:sz="0" w:space="0" w:color="auto"/>
            <w:left w:val="none" w:sz="0" w:space="0" w:color="auto"/>
            <w:bottom w:val="none" w:sz="0" w:space="0" w:color="auto"/>
            <w:right w:val="none" w:sz="0" w:space="0" w:color="auto"/>
          </w:divBdr>
        </w:div>
        <w:div w:id="1211041573">
          <w:marLeft w:val="640"/>
          <w:marRight w:val="0"/>
          <w:marTop w:val="0"/>
          <w:marBottom w:val="0"/>
          <w:divBdr>
            <w:top w:val="none" w:sz="0" w:space="0" w:color="auto"/>
            <w:left w:val="none" w:sz="0" w:space="0" w:color="auto"/>
            <w:bottom w:val="none" w:sz="0" w:space="0" w:color="auto"/>
            <w:right w:val="none" w:sz="0" w:space="0" w:color="auto"/>
          </w:divBdr>
        </w:div>
        <w:div w:id="503935657">
          <w:marLeft w:val="640"/>
          <w:marRight w:val="0"/>
          <w:marTop w:val="0"/>
          <w:marBottom w:val="0"/>
          <w:divBdr>
            <w:top w:val="none" w:sz="0" w:space="0" w:color="auto"/>
            <w:left w:val="none" w:sz="0" w:space="0" w:color="auto"/>
            <w:bottom w:val="none" w:sz="0" w:space="0" w:color="auto"/>
            <w:right w:val="none" w:sz="0" w:space="0" w:color="auto"/>
          </w:divBdr>
        </w:div>
        <w:div w:id="2014993427">
          <w:marLeft w:val="640"/>
          <w:marRight w:val="0"/>
          <w:marTop w:val="0"/>
          <w:marBottom w:val="0"/>
          <w:divBdr>
            <w:top w:val="none" w:sz="0" w:space="0" w:color="auto"/>
            <w:left w:val="none" w:sz="0" w:space="0" w:color="auto"/>
            <w:bottom w:val="none" w:sz="0" w:space="0" w:color="auto"/>
            <w:right w:val="none" w:sz="0" w:space="0" w:color="auto"/>
          </w:divBdr>
        </w:div>
        <w:div w:id="1597859262">
          <w:marLeft w:val="640"/>
          <w:marRight w:val="0"/>
          <w:marTop w:val="0"/>
          <w:marBottom w:val="0"/>
          <w:divBdr>
            <w:top w:val="none" w:sz="0" w:space="0" w:color="auto"/>
            <w:left w:val="none" w:sz="0" w:space="0" w:color="auto"/>
            <w:bottom w:val="none" w:sz="0" w:space="0" w:color="auto"/>
            <w:right w:val="none" w:sz="0" w:space="0" w:color="auto"/>
          </w:divBdr>
        </w:div>
        <w:div w:id="1397824731">
          <w:marLeft w:val="640"/>
          <w:marRight w:val="0"/>
          <w:marTop w:val="0"/>
          <w:marBottom w:val="0"/>
          <w:divBdr>
            <w:top w:val="none" w:sz="0" w:space="0" w:color="auto"/>
            <w:left w:val="none" w:sz="0" w:space="0" w:color="auto"/>
            <w:bottom w:val="none" w:sz="0" w:space="0" w:color="auto"/>
            <w:right w:val="none" w:sz="0" w:space="0" w:color="auto"/>
          </w:divBdr>
        </w:div>
      </w:divsChild>
    </w:div>
    <w:div w:id="27679839">
      <w:bodyDiv w:val="1"/>
      <w:marLeft w:val="0"/>
      <w:marRight w:val="0"/>
      <w:marTop w:val="0"/>
      <w:marBottom w:val="0"/>
      <w:divBdr>
        <w:top w:val="none" w:sz="0" w:space="0" w:color="auto"/>
        <w:left w:val="none" w:sz="0" w:space="0" w:color="auto"/>
        <w:bottom w:val="none" w:sz="0" w:space="0" w:color="auto"/>
        <w:right w:val="none" w:sz="0" w:space="0" w:color="auto"/>
      </w:divBdr>
      <w:divsChild>
        <w:div w:id="1542471791">
          <w:marLeft w:val="640"/>
          <w:marRight w:val="0"/>
          <w:marTop w:val="0"/>
          <w:marBottom w:val="0"/>
          <w:divBdr>
            <w:top w:val="none" w:sz="0" w:space="0" w:color="auto"/>
            <w:left w:val="none" w:sz="0" w:space="0" w:color="auto"/>
            <w:bottom w:val="none" w:sz="0" w:space="0" w:color="auto"/>
            <w:right w:val="none" w:sz="0" w:space="0" w:color="auto"/>
          </w:divBdr>
        </w:div>
        <w:div w:id="1870952126">
          <w:marLeft w:val="640"/>
          <w:marRight w:val="0"/>
          <w:marTop w:val="0"/>
          <w:marBottom w:val="0"/>
          <w:divBdr>
            <w:top w:val="none" w:sz="0" w:space="0" w:color="auto"/>
            <w:left w:val="none" w:sz="0" w:space="0" w:color="auto"/>
            <w:bottom w:val="none" w:sz="0" w:space="0" w:color="auto"/>
            <w:right w:val="none" w:sz="0" w:space="0" w:color="auto"/>
          </w:divBdr>
        </w:div>
        <w:div w:id="27999793">
          <w:marLeft w:val="640"/>
          <w:marRight w:val="0"/>
          <w:marTop w:val="0"/>
          <w:marBottom w:val="0"/>
          <w:divBdr>
            <w:top w:val="none" w:sz="0" w:space="0" w:color="auto"/>
            <w:left w:val="none" w:sz="0" w:space="0" w:color="auto"/>
            <w:bottom w:val="none" w:sz="0" w:space="0" w:color="auto"/>
            <w:right w:val="none" w:sz="0" w:space="0" w:color="auto"/>
          </w:divBdr>
        </w:div>
      </w:divsChild>
    </w:div>
    <w:div w:id="36516690">
      <w:bodyDiv w:val="1"/>
      <w:marLeft w:val="0"/>
      <w:marRight w:val="0"/>
      <w:marTop w:val="0"/>
      <w:marBottom w:val="0"/>
      <w:divBdr>
        <w:top w:val="none" w:sz="0" w:space="0" w:color="auto"/>
        <w:left w:val="none" w:sz="0" w:space="0" w:color="auto"/>
        <w:bottom w:val="none" w:sz="0" w:space="0" w:color="auto"/>
        <w:right w:val="none" w:sz="0" w:space="0" w:color="auto"/>
      </w:divBdr>
    </w:div>
    <w:div w:id="42799009">
      <w:bodyDiv w:val="1"/>
      <w:marLeft w:val="0"/>
      <w:marRight w:val="0"/>
      <w:marTop w:val="0"/>
      <w:marBottom w:val="0"/>
      <w:divBdr>
        <w:top w:val="none" w:sz="0" w:space="0" w:color="auto"/>
        <w:left w:val="none" w:sz="0" w:space="0" w:color="auto"/>
        <w:bottom w:val="none" w:sz="0" w:space="0" w:color="auto"/>
        <w:right w:val="none" w:sz="0" w:space="0" w:color="auto"/>
      </w:divBdr>
      <w:divsChild>
        <w:div w:id="1324314745">
          <w:marLeft w:val="640"/>
          <w:marRight w:val="0"/>
          <w:marTop w:val="0"/>
          <w:marBottom w:val="0"/>
          <w:divBdr>
            <w:top w:val="none" w:sz="0" w:space="0" w:color="auto"/>
            <w:left w:val="none" w:sz="0" w:space="0" w:color="auto"/>
            <w:bottom w:val="none" w:sz="0" w:space="0" w:color="auto"/>
            <w:right w:val="none" w:sz="0" w:space="0" w:color="auto"/>
          </w:divBdr>
        </w:div>
        <w:div w:id="74517977">
          <w:marLeft w:val="640"/>
          <w:marRight w:val="0"/>
          <w:marTop w:val="0"/>
          <w:marBottom w:val="0"/>
          <w:divBdr>
            <w:top w:val="none" w:sz="0" w:space="0" w:color="auto"/>
            <w:left w:val="none" w:sz="0" w:space="0" w:color="auto"/>
            <w:bottom w:val="none" w:sz="0" w:space="0" w:color="auto"/>
            <w:right w:val="none" w:sz="0" w:space="0" w:color="auto"/>
          </w:divBdr>
        </w:div>
        <w:div w:id="1190991531">
          <w:marLeft w:val="640"/>
          <w:marRight w:val="0"/>
          <w:marTop w:val="0"/>
          <w:marBottom w:val="0"/>
          <w:divBdr>
            <w:top w:val="none" w:sz="0" w:space="0" w:color="auto"/>
            <w:left w:val="none" w:sz="0" w:space="0" w:color="auto"/>
            <w:bottom w:val="none" w:sz="0" w:space="0" w:color="auto"/>
            <w:right w:val="none" w:sz="0" w:space="0" w:color="auto"/>
          </w:divBdr>
        </w:div>
        <w:div w:id="583302257">
          <w:marLeft w:val="640"/>
          <w:marRight w:val="0"/>
          <w:marTop w:val="0"/>
          <w:marBottom w:val="0"/>
          <w:divBdr>
            <w:top w:val="none" w:sz="0" w:space="0" w:color="auto"/>
            <w:left w:val="none" w:sz="0" w:space="0" w:color="auto"/>
            <w:bottom w:val="none" w:sz="0" w:space="0" w:color="auto"/>
            <w:right w:val="none" w:sz="0" w:space="0" w:color="auto"/>
          </w:divBdr>
        </w:div>
        <w:div w:id="685407591">
          <w:marLeft w:val="640"/>
          <w:marRight w:val="0"/>
          <w:marTop w:val="0"/>
          <w:marBottom w:val="0"/>
          <w:divBdr>
            <w:top w:val="none" w:sz="0" w:space="0" w:color="auto"/>
            <w:left w:val="none" w:sz="0" w:space="0" w:color="auto"/>
            <w:bottom w:val="none" w:sz="0" w:space="0" w:color="auto"/>
            <w:right w:val="none" w:sz="0" w:space="0" w:color="auto"/>
          </w:divBdr>
        </w:div>
        <w:div w:id="329873881">
          <w:marLeft w:val="640"/>
          <w:marRight w:val="0"/>
          <w:marTop w:val="0"/>
          <w:marBottom w:val="0"/>
          <w:divBdr>
            <w:top w:val="none" w:sz="0" w:space="0" w:color="auto"/>
            <w:left w:val="none" w:sz="0" w:space="0" w:color="auto"/>
            <w:bottom w:val="none" w:sz="0" w:space="0" w:color="auto"/>
            <w:right w:val="none" w:sz="0" w:space="0" w:color="auto"/>
          </w:divBdr>
        </w:div>
        <w:div w:id="783613997">
          <w:marLeft w:val="640"/>
          <w:marRight w:val="0"/>
          <w:marTop w:val="0"/>
          <w:marBottom w:val="0"/>
          <w:divBdr>
            <w:top w:val="none" w:sz="0" w:space="0" w:color="auto"/>
            <w:left w:val="none" w:sz="0" w:space="0" w:color="auto"/>
            <w:bottom w:val="none" w:sz="0" w:space="0" w:color="auto"/>
            <w:right w:val="none" w:sz="0" w:space="0" w:color="auto"/>
          </w:divBdr>
        </w:div>
        <w:div w:id="1172835102">
          <w:marLeft w:val="640"/>
          <w:marRight w:val="0"/>
          <w:marTop w:val="0"/>
          <w:marBottom w:val="0"/>
          <w:divBdr>
            <w:top w:val="none" w:sz="0" w:space="0" w:color="auto"/>
            <w:left w:val="none" w:sz="0" w:space="0" w:color="auto"/>
            <w:bottom w:val="none" w:sz="0" w:space="0" w:color="auto"/>
            <w:right w:val="none" w:sz="0" w:space="0" w:color="auto"/>
          </w:divBdr>
        </w:div>
        <w:div w:id="257297462">
          <w:marLeft w:val="640"/>
          <w:marRight w:val="0"/>
          <w:marTop w:val="0"/>
          <w:marBottom w:val="0"/>
          <w:divBdr>
            <w:top w:val="none" w:sz="0" w:space="0" w:color="auto"/>
            <w:left w:val="none" w:sz="0" w:space="0" w:color="auto"/>
            <w:bottom w:val="none" w:sz="0" w:space="0" w:color="auto"/>
            <w:right w:val="none" w:sz="0" w:space="0" w:color="auto"/>
          </w:divBdr>
        </w:div>
        <w:div w:id="2040425596">
          <w:marLeft w:val="640"/>
          <w:marRight w:val="0"/>
          <w:marTop w:val="0"/>
          <w:marBottom w:val="0"/>
          <w:divBdr>
            <w:top w:val="none" w:sz="0" w:space="0" w:color="auto"/>
            <w:left w:val="none" w:sz="0" w:space="0" w:color="auto"/>
            <w:bottom w:val="none" w:sz="0" w:space="0" w:color="auto"/>
            <w:right w:val="none" w:sz="0" w:space="0" w:color="auto"/>
          </w:divBdr>
        </w:div>
        <w:div w:id="1820265152">
          <w:marLeft w:val="640"/>
          <w:marRight w:val="0"/>
          <w:marTop w:val="0"/>
          <w:marBottom w:val="0"/>
          <w:divBdr>
            <w:top w:val="none" w:sz="0" w:space="0" w:color="auto"/>
            <w:left w:val="none" w:sz="0" w:space="0" w:color="auto"/>
            <w:bottom w:val="none" w:sz="0" w:space="0" w:color="auto"/>
            <w:right w:val="none" w:sz="0" w:space="0" w:color="auto"/>
          </w:divBdr>
        </w:div>
        <w:div w:id="1777216267">
          <w:marLeft w:val="640"/>
          <w:marRight w:val="0"/>
          <w:marTop w:val="0"/>
          <w:marBottom w:val="0"/>
          <w:divBdr>
            <w:top w:val="none" w:sz="0" w:space="0" w:color="auto"/>
            <w:left w:val="none" w:sz="0" w:space="0" w:color="auto"/>
            <w:bottom w:val="none" w:sz="0" w:space="0" w:color="auto"/>
            <w:right w:val="none" w:sz="0" w:space="0" w:color="auto"/>
          </w:divBdr>
        </w:div>
        <w:div w:id="1528828694">
          <w:marLeft w:val="640"/>
          <w:marRight w:val="0"/>
          <w:marTop w:val="0"/>
          <w:marBottom w:val="0"/>
          <w:divBdr>
            <w:top w:val="none" w:sz="0" w:space="0" w:color="auto"/>
            <w:left w:val="none" w:sz="0" w:space="0" w:color="auto"/>
            <w:bottom w:val="none" w:sz="0" w:space="0" w:color="auto"/>
            <w:right w:val="none" w:sz="0" w:space="0" w:color="auto"/>
          </w:divBdr>
        </w:div>
        <w:div w:id="1015762681">
          <w:marLeft w:val="640"/>
          <w:marRight w:val="0"/>
          <w:marTop w:val="0"/>
          <w:marBottom w:val="0"/>
          <w:divBdr>
            <w:top w:val="none" w:sz="0" w:space="0" w:color="auto"/>
            <w:left w:val="none" w:sz="0" w:space="0" w:color="auto"/>
            <w:bottom w:val="none" w:sz="0" w:space="0" w:color="auto"/>
            <w:right w:val="none" w:sz="0" w:space="0" w:color="auto"/>
          </w:divBdr>
        </w:div>
        <w:div w:id="1387221514">
          <w:marLeft w:val="640"/>
          <w:marRight w:val="0"/>
          <w:marTop w:val="0"/>
          <w:marBottom w:val="0"/>
          <w:divBdr>
            <w:top w:val="none" w:sz="0" w:space="0" w:color="auto"/>
            <w:left w:val="none" w:sz="0" w:space="0" w:color="auto"/>
            <w:bottom w:val="none" w:sz="0" w:space="0" w:color="auto"/>
            <w:right w:val="none" w:sz="0" w:space="0" w:color="auto"/>
          </w:divBdr>
        </w:div>
        <w:div w:id="1752389903">
          <w:marLeft w:val="640"/>
          <w:marRight w:val="0"/>
          <w:marTop w:val="0"/>
          <w:marBottom w:val="0"/>
          <w:divBdr>
            <w:top w:val="none" w:sz="0" w:space="0" w:color="auto"/>
            <w:left w:val="none" w:sz="0" w:space="0" w:color="auto"/>
            <w:bottom w:val="none" w:sz="0" w:space="0" w:color="auto"/>
            <w:right w:val="none" w:sz="0" w:space="0" w:color="auto"/>
          </w:divBdr>
        </w:div>
        <w:div w:id="721947329">
          <w:marLeft w:val="640"/>
          <w:marRight w:val="0"/>
          <w:marTop w:val="0"/>
          <w:marBottom w:val="0"/>
          <w:divBdr>
            <w:top w:val="none" w:sz="0" w:space="0" w:color="auto"/>
            <w:left w:val="none" w:sz="0" w:space="0" w:color="auto"/>
            <w:bottom w:val="none" w:sz="0" w:space="0" w:color="auto"/>
            <w:right w:val="none" w:sz="0" w:space="0" w:color="auto"/>
          </w:divBdr>
        </w:div>
        <w:div w:id="247160494">
          <w:marLeft w:val="640"/>
          <w:marRight w:val="0"/>
          <w:marTop w:val="0"/>
          <w:marBottom w:val="0"/>
          <w:divBdr>
            <w:top w:val="none" w:sz="0" w:space="0" w:color="auto"/>
            <w:left w:val="none" w:sz="0" w:space="0" w:color="auto"/>
            <w:bottom w:val="none" w:sz="0" w:space="0" w:color="auto"/>
            <w:right w:val="none" w:sz="0" w:space="0" w:color="auto"/>
          </w:divBdr>
        </w:div>
        <w:div w:id="1341082052">
          <w:marLeft w:val="640"/>
          <w:marRight w:val="0"/>
          <w:marTop w:val="0"/>
          <w:marBottom w:val="0"/>
          <w:divBdr>
            <w:top w:val="none" w:sz="0" w:space="0" w:color="auto"/>
            <w:left w:val="none" w:sz="0" w:space="0" w:color="auto"/>
            <w:bottom w:val="none" w:sz="0" w:space="0" w:color="auto"/>
            <w:right w:val="none" w:sz="0" w:space="0" w:color="auto"/>
          </w:divBdr>
        </w:div>
      </w:divsChild>
    </w:div>
    <w:div w:id="43724704">
      <w:bodyDiv w:val="1"/>
      <w:marLeft w:val="0"/>
      <w:marRight w:val="0"/>
      <w:marTop w:val="0"/>
      <w:marBottom w:val="0"/>
      <w:divBdr>
        <w:top w:val="none" w:sz="0" w:space="0" w:color="auto"/>
        <w:left w:val="none" w:sz="0" w:space="0" w:color="auto"/>
        <w:bottom w:val="none" w:sz="0" w:space="0" w:color="auto"/>
        <w:right w:val="none" w:sz="0" w:space="0" w:color="auto"/>
      </w:divBdr>
    </w:div>
    <w:div w:id="66729439">
      <w:bodyDiv w:val="1"/>
      <w:marLeft w:val="0"/>
      <w:marRight w:val="0"/>
      <w:marTop w:val="0"/>
      <w:marBottom w:val="0"/>
      <w:divBdr>
        <w:top w:val="none" w:sz="0" w:space="0" w:color="auto"/>
        <w:left w:val="none" w:sz="0" w:space="0" w:color="auto"/>
        <w:bottom w:val="none" w:sz="0" w:space="0" w:color="auto"/>
        <w:right w:val="none" w:sz="0" w:space="0" w:color="auto"/>
      </w:divBdr>
      <w:divsChild>
        <w:div w:id="382292624">
          <w:marLeft w:val="640"/>
          <w:marRight w:val="0"/>
          <w:marTop w:val="0"/>
          <w:marBottom w:val="0"/>
          <w:divBdr>
            <w:top w:val="none" w:sz="0" w:space="0" w:color="auto"/>
            <w:left w:val="none" w:sz="0" w:space="0" w:color="auto"/>
            <w:bottom w:val="none" w:sz="0" w:space="0" w:color="auto"/>
            <w:right w:val="none" w:sz="0" w:space="0" w:color="auto"/>
          </w:divBdr>
        </w:div>
        <w:div w:id="1920821897">
          <w:marLeft w:val="640"/>
          <w:marRight w:val="0"/>
          <w:marTop w:val="0"/>
          <w:marBottom w:val="0"/>
          <w:divBdr>
            <w:top w:val="none" w:sz="0" w:space="0" w:color="auto"/>
            <w:left w:val="none" w:sz="0" w:space="0" w:color="auto"/>
            <w:bottom w:val="none" w:sz="0" w:space="0" w:color="auto"/>
            <w:right w:val="none" w:sz="0" w:space="0" w:color="auto"/>
          </w:divBdr>
        </w:div>
        <w:div w:id="921255849">
          <w:marLeft w:val="640"/>
          <w:marRight w:val="0"/>
          <w:marTop w:val="0"/>
          <w:marBottom w:val="0"/>
          <w:divBdr>
            <w:top w:val="none" w:sz="0" w:space="0" w:color="auto"/>
            <w:left w:val="none" w:sz="0" w:space="0" w:color="auto"/>
            <w:bottom w:val="none" w:sz="0" w:space="0" w:color="auto"/>
            <w:right w:val="none" w:sz="0" w:space="0" w:color="auto"/>
          </w:divBdr>
        </w:div>
        <w:div w:id="1218661481">
          <w:marLeft w:val="640"/>
          <w:marRight w:val="0"/>
          <w:marTop w:val="0"/>
          <w:marBottom w:val="0"/>
          <w:divBdr>
            <w:top w:val="none" w:sz="0" w:space="0" w:color="auto"/>
            <w:left w:val="none" w:sz="0" w:space="0" w:color="auto"/>
            <w:bottom w:val="none" w:sz="0" w:space="0" w:color="auto"/>
            <w:right w:val="none" w:sz="0" w:space="0" w:color="auto"/>
          </w:divBdr>
        </w:div>
        <w:div w:id="1749883483">
          <w:marLeft w:val="640"/>
          <w:marRight w:val="0"/>
          <w:marTop w:val="0"/>
          <w:marBottom w:val="0"/>
          <w:divBdr>
            <w:top w:val="none" w:sz="0" w:space="0" w:color="auto"/>
            <w:left w:val="none" w:sz="0" w:space="0" w:color="auto"/>
            <w:bottom w:val="none" w:sz="0" w:space="0" w:color="auto"/>
            <w:right w:val="none" w:sz="0" w:space="0" w:color="auto"/>
          </w:divBdr>
        </w:div>
        <w:div w:id="404425388">
          <w:marLeft w:val="640"/>
          <w:marRight w:val="0"/>
          <w:marTop w:val="0"/>
          <w:marBottom w:val="0"/>
          <w:divBdr>
            <w:top w:val="none" w:sz="0" w:space="0" w:color="auto"/>
            <w:left w:val="none" w:sz="0" w:space="0" w:color="auto"/>
            <w:bottom w:val="none" w:sz="0" w:space="0" w:color="auto"/>
            <w:right w:val="none" w:sz="0" w:space="0" w:color="auto"/>
          </w:divBdr>
        </w:div>
        <w:div w:id="1970478874">
          <w:marLeft w:val="640"/>
          <w:marRight w:val="0"/>
          <w:marTop w:val="0"/>
          <w:marBottom w:val="0"/>
          <w:divBdr>
            <w:top w:val="none" w:sz="0" w:space="0" w:color="auto"/>
            <w:left w:val="none" w:sz="0" w:space="0" w:color="auto"/>
            <w:bottom w:val="none" w:sz="0" w:space="0" w:color="auto"/>
            <w:right w:val="none" w:sz="0" w:space="0" w:color="auto"/>
          </w:divBdr>
        </w:div>
        <w:div w:id="1032874840">
          <w:marLeft w:val="640"/>
          <w:marRight w:val="0"/>
          <w:marTop w:val="0"/>
          <w:marBottom w:val="0"/>
          <w:divBdr>
            <w:top w:val="none" w:sz="0" w:space="0" w:color="auto"/>
            <w:left w:val="none" w:sz="0" w:space="0" w:color="auto"/>
            <w:bottom w:val="none" w:sz="0" w:space="0" w:color="auto"/>
            <w:right w:val="none" w:sz="0" w:space="0" w:color="auto"/>
          </w:divBdr>
        </w:div>
        <w:div w:id="1056197621">
          <w:marLeft w:val="640"/>
          <w:marRight w:val="0"/>
          <w:marTop w:val="0"/>
          <w:marBottom w:val="0"/>
          <w:divBdr>
            <w:top w:val="none" w:sz="0" w:space="0" w:color="auto"/>
            <w:left w:val="none" w:sz="0" w:space="0" w:color="auto"/>
            <w:bottom w:val="none" w:sz="0" w:space="0" w:color="auto"/>
            <w:right w:val="none" w:sz="0" w:space="0" w:color="auto"/>
          </w:divBdr>
        </w:div>
        <w:div w:id="654535253">
          <w:marLeft w:val="640"/>
          <w:marRight w:val="0"/>
          <w:marTop w:val="0"/>
          <w:marBottom w:val="0"/>
          <w:divBdr>
            <w:top w:val="none" w:sz="0" w:space="0" w:color="auto"/>
            <w:left w:val="none" w:sz="0" w:space="0" w:color="auto"/>
            <w:bottom w:val="none" w:sz="0" w:space="0" w:color="auto"/>
            <w:right w:val="none" w:sz="0" w:space="0" w:color="auto"/>
          </w:divBdr>
        </w:div>
        <w:div w:id="1801533387">
          <w:marLeft w:val="640"/>
          <w:marRight w:val="0"/>
          <w:marTop w:val="0"/>
          <w:marBottom w:val="0"/>
          <w:divBdr>
            <w:top w:val="none" w:sz="0" w:space="0" w:color="auto"/>
            <w:left w:val="none" w:sz="0" w:space="0" w:color="auto"/>
            <w:bottom w:val="none" w:sz="0" w:space="0" w:color="auto"/>
            <w:right w:val="none" w:sz="0" w:space="0" w:color="auto"/>
          </w:divBdr>
        </w:div>
        <w:div w:id="2083987200">
          <w:marLeft w:val="640"/>
          <w:marRight w:val="0"/>
          <w:marTop w:val="0"/>
          <w:marBottom w:val="0"/>
          <w:divBdr>
            <w:top w:val="none" w:sz="0" w:space="0" w:color="auto"/>
            <w:left w:val="none" w:sz="0" w:space="0" w:color="auto"/>
            <w:bottom w:val="none" w:sz="0" w:space="0" w:color="auto"/>
            <w:right w:val="none" w:sz="0" w:space="0" w:color="auto"/>
          </w:divBdr>
        </w:div>
        <w:div w:id="1386178573">
          <w:marLeft w:val="640"/>
          <w:marRight w:val="0"/>
          <w:marTop w:val="0"/>
          <w:marBottom w:val="0"/>
          <w:divBdr>
            <w:top w:val="none" w:sz="0" w:space="0" w:color="auto"/>
            <w:left w:val="none" w:sz="0" w:space="0" w:color="auto"/>
            <w:bottom w:val="none" w:sz="0" w:space="0" w:color="auto"/>
            <w:right w:val="none" w:sz="0" w:space="0" w:color="auto"/>
          </w:divBdr>
        </w:div>
        <w:div w:id="1921523540">
          <w:marLeft w:val="640"/>
          <w:marRight w:val="0"/>
          <w:marTop w:val="0"/>
          <w:marBottom w:val="0"/>
          <w:divBdr>
            <w:top w:val="none" w:sz="0" w:space="0" w:color="auto"/>
            <w:left w:val="none" w:sz="0" w:space="0" w:color="auto"/>
            <w:bottom w:val="none" w:sz="0" w:space="0" w:color="auto"/>
            <w:right w:val="none" w:sz="0" w:space="0" w:color="auto"/>
          </w:divBdr>
        </w:div>
        <w:div w:id="1972781993">
          <w:marLeft w:val="640"/>
          <w:marRight w:val="0"/>
          <w:marTop w:val="0"/>
          <w:marBottom w:val="0"/>
          <w:divBdr>
            <w:top w:val="none" w:sz="0" w:space="0" w:color="auto"/>
            <w:left w:val="none" w:sz="0" w:space="0" w:color="auto"/>
            <w:bottom w:val="none" w:sz="0" w:space="0" w:color="auto"/>
            <w:right w:val="none" w:sz="0" w:space="0" w:color="auto"/>
          </w:divBdr>
        </w:div>
        <w:div w:id="906500468">
          <w:marLeft w:val="640"/>
          <w:marRight w:val="0"/>
          <w:marTop w:val="0"/>
          <w:marBottom w:val="0"/>
          <w:divBdr>
            <w:top w:val="none" w:sz="0" w:space="0" w:color="auto"/>
            <w:left w:val="none" w:sz="0" w:space="0" w:color="auto"/>
            <w:bottom w:val="none" w:sz="0" w:space="0" w:color="auto"/>
            <w:right w:val="none" w:sz="0" w:space="0" w:color="auto"/>
          </w:divBdr>
        </w:div>
        <w:div w:id="2030139330">
          <w:marLeft w:val="640"/>
          <w:marRight w:val="0"/>
          <w:marTop w:val="0"/>
          <w:marBottom w:val="0"/>
          <w:divBdr>
            <w:top w:val="none" w:sz="0" w:space="0" w:color="auto"/>
            <w:left w:val="none" w:sz="0" w:space="0" w:color="auto"/>
            <w:bottom w:val="none" w:sz="0" w:space="0" w:color="auto"/>
            <w:right w:val="none" w:sz="0" w:space="0" w:color="auto"/>
          </w:divBdr>
        </w:div>
        <w:div w:id="18551923">
          <w:marLeft w:val="640"/>
          <w:marRight w:val="0"/>
          <w:marTop w:val="0"/>
          <w:marBottom w:val="0"/>
          <w:divBdr>
            <w:top w:val="none" w:sz="0" w:space="0" w:color="auto"/>
            <w:left w:val="none" w:sz="0" w:space="0" w:color="auto"/>
            <w:bottom w:val="none" w:sz="0" w:space="0" w:color="auto"/>
            <w:right w:val="none" w:sz="0" w:space="0" w:color="auto"/>
          </w:divBdr>
        </w:div>
      </w:divsChild>
    </w:div>
    <w:div w:id="89863329">
      <w:bodyDiv w:val="1"/>
      <w:marLeft w:val="0"/>
      <w:marRight w:val="0"/>
      <w:marTop w:val="0"/>
      <w:marBottom w:val="0"/>
      <w:divBdr>
        <w:top w:val="none" w:sz="0" w:space="0" w:color="auto"/>
        <w:left w:val="none" w:sz="0" w:space="0" w:color="auto"/>
        <w:bottom w:val="none" w:sz="0" w:space="0" w:color="auto"/>
        <w:right w:val="none" w:sz="0" w:space="0" w:color="auto"/>
      </w:divBdr>
    </w:div>
    <w:div w:id="111169099">
      <w:bodyDiv w:val="1"/>
      <w:marLeft w:val="0"/>
      <w:marRight w:val="0"/>
      <w:marTop w:val="0"/>
      <w:marBottom w:val="0"/>
      <w:divBdr>
        <w:top w:val="none" w:sz="0" w:space="0" w:color="auto"/>
        <w:left w:val="none" w:sz="0" w:space="0" w:color="auto"/>
        <w:bottom w:val="none" w:sz="0" w:space="0" w:color="auto"/>
        <w:right w:val="none" w:sz="0" w:space="0" w:color="auto"/>
      </w:divBdr>
      <w:divsChild>
        <w:div w:id="824784980">
          <w:marLeft w:val="640"/>
          <w:marRight w:val="0"/>
          <w:marTop w:val="0"/>
          <w:marBottom w:val="0"/>
          <w:divBdr>
            <w:top w:val="none" w:sz="0" w:space="0" w:color="auto"/>
            <w:left w:val="none" w:sz="0" w:space="0" w:color="auto"/>
            <w:bottom w:val="none" w:sz="0" w:space="0" w:color="auto"/>
            <w:right w:val="none" w:sz="0" w:space="0" w:color="auto"/>
          </w:divBdr>
        </w:div>
        <w:div w:id="200409968">
          <w:marLeft w:val="640"/>
          <w:marRight w:val="0"/>
          <w:marTop w:val="0"/>
          <w:marBottom w:val="0"/>
          <w:divBdr>
            <w:top w:val="none" w:sz="0" w:space="0" w:color="auto"/>
            <w:left w:val="none" w:sz="0" w:space="0" w:color="auto"/>
            <w:bottom w:val="none" w:sz="0" w:space="0" w:color="auto"/>
            <w:right w:val="none" w:sz="0" w:space="0" w:color="auto"/>
          </w:divBdr>
        </w:div>
        <w:div w:id="1605963786">
          <w:marLeft w:val="640"/>
          <w:marRight w:val="0"/>
          <w:marTop w:val="0"/>
          <w:marBottom w:val="0"/>
          <w:divBdr>
            <w:top w:val="none" w:sz="0" w:space="0" w:color="auto"/>
            <w:left w:val="none" w:sz="0" w:space="0" w:color="auto"/>
            <w:bottom w:val="none" w:sz="0" w:space="0" w:color="auto"/>
            <w:right w:val="none" w:sz="0" w:space="0" w:color="auto"/>
          </w:divBdr>
        </w:div>
        <w:div w:id="1334138111">
          <w:marLeft w:val="640"/>
          <w:marRight w:val="0"/>
          <w:marTop w:val="0"/>
          <w:marBottom w:val="0"/>
          <w:divBdr>
            <w:top w:val="none" w:sz="0" w:space="0" w:color="auto"/>
            <w:left w:val="none" w:sz="0" w:space="0" w:color="auto"/>
            <w:bottom w:val="none" w:sz="0" w:space="0" w:color="auto"/>
            <w:right w:val="none" w:sz="0" w:space="0" w:color="auto"/>
          </w:divBdr>
        </w:div>
        <w:div w:id="1486622413">
          <w:marLeft w:val="640"/>
          <w:marRight w:val="0"/>
          <w:marTop w:val="0"/>
          <w:marBottom w:val="0"/>
          <w:divBdr>
            <w:top w:val="none" w:sz="0" w:space="0" w:color="auto"/>
            <w:left w:val="none" w:sz="0" w:space="0" w:color="auto"/>
            <w:bottom w:val="none" w:sz="0" w:space="0" w:color="auto"/>
            <w:right w:val="none" w:sz="0" w:space="0" w:color="auto"/>
          </w:divBdr>
        </w:div>
        <w:div w:id="1834757147">
          <w:marLeft w:val="640"/>
          <w:marRight w:val="0"/>
          <w:marTop w:val="0"/>
          <w:marBottom w:val="0"/>
          <w:divBdr>
            <w:top w:val="none" w:sz="0" w:space="0" w:color="auto"/>
            <w:left w:val="none" w:sz="0" w:space="0" w:color="auto"/>
            <w:bottom w:val="none" w:sz="0" w:space="0" w:color="auto"/>
            <w:right w:val="none" w:sz="0" w:space="0" w:color="auto"/>
          </w:divBdr>
        </w:div>
        <w:div w:id="641079761">
          <w:marLeft w:val="640"/>
          <w:marRight w:val="0"/>
          <w:marTop w:val="0"/>
          <w:marBottom w:val="0"/>
          <w:divBdr>
            <w:top w:val="none" w:sz="0" w:space="0" w:color="auto"/>
            <w:left w:val="none" w:sz="0" w:space="0" w:color="auto"/>
            <w:bottom w:val="none" w:sz="0" w:space="0" w:color="auto"/>
            <w:right w:val="none" w:sz="0" w:space="0" w:color="auto"/>
          </w:divBdr>
        </w:div>
        <w:div w:id="1908682233">
          <w:marLeft w:val="640"/>
          <w:marRight w:val="0"/>
          <w:marTop w:val="0"/>
          <w:marBottom w:val="0"/>
          <w:divBdr>
            <w:top w:val="none" w:sz="0" w:space="0" w:color="auto"/>
            <w:left w:val="none" w:sz="0" w:space="0" w:color="auto"/>
            <w:bottom w:val="none" w:sz="0" w:space="0" w:color="auto"/>
            <w:right w:val="none" w:sz="0" w:space="0" w:color="auto"/>
          </w:divBdr>
        </w:div>
        <w:div w:id="828519853">
          <w:marLeft w:val="640"/>
          <w:marRight w:val="0"/>
          <w:marTop w:val="0"/>
          <w:marBottom w:val="0"/>
          <w:divBdr>
            <w:top w:val="none" w:sz="0" w:space="0" w:color="auto"/>
            <w:left w:val="none" w:sz="0" w:space="0" w:color="auto"/>
            <w:bottom w:val="none" w:sz="0" w:space="0" w:color="auto"/>
            <w:right w:val="none" w:sz="0" w:space="0" w:color="auto"/>
          </w:divBdr>
        </w:div>
        <w:div w:id="1374309417">
          <w:marLeft w:val="640"/>
          <w:marRight w:val="0"/>
          <w:marTop w:val="0"/>
          <w:marBottom w:val="0"/>
          <w:divBdr>
            <w:top w:val="none" w:sz="0" w:space="0" w:color="auto"/>
            <w:left w:val="none" w:sz="0" w:space="0" w:color="auto"/>
            <w:bottom w:val="none" w:sz="0" w:space="0" w:color="auto"/>
            <w:right w:val="none" w:sz="0" w:space="0" w:color="auto"/>
          </w:divBdr>
        </w:div>
        <w:div w:id="1521043886">
          <w:marLeft w:val="640"/>
          <w:marRight w:val="0"/>
          <w:marTop w:val="0"/>
          <w:marBottom w:val="0"/>
          <w:divBdr>
            <w:top w:val="none" w:sz="0" w:space="0" w:color="auto"/>
            <w:left w:val="none" w:sz="0" w:space="0" w:color="auto"/>
            <w:bottom w:val="none" w:sz="0" w:space="0" w:color="auto"/>
            <w:right w:val="none" w:sz="0" w:space="0" w:color="auto"/>
          </w:divBdr>
        </w:div>
        <w:div w:id="609161578">
          <w:marLeft w:val="640"/>
          <w:marRight w:val="0"/>
          <w:marTop w:val="0"/>
          <w:marBottom w:val="0"/>
          <w:divBdr>
            <w:top w:val="none" w:sz="0" w:space="0" w:color="auto"/>
            <w:left w:val="none" w:sz="0" w:space="0" w:color="auto"/>
            <w:bottom w:val="none" w:sz="0" w:space="0" w:color="auto"/>
            <w:right w:val="none" w:sz="0" w:space="0" w:color="auto"/>
          </w:divBdr>
        </w:div>
        <w:div w:id="680594915">
          <w:marLeft w:val="640"/>
          <w:marRight w:val="0"/>
          <w:marTop w:val="0"/>
          <w:marBottom w:val="0"/>
          <w:divBdr>
            <w:top w:val="none" w:sz="0" w:space="0" w:color="auto"/>
            <w:left w:val="none" w:sz="0" w:space="0" w:color="auto"/>
            <w:bottom w:val="none" w:sz="0" w:space="0" w:color="auto"/>
            <w:right w:val="none" w:sz="0" w:space="0" w:color="auto"/>
          </w:divBdr>
        </w:div>
        <w:div w:id="972565663">
          <w:marLeft w:val="640"/>
          <w:marRight w:val="0"/>
          <w:marTop w:val="0"/>
          <w:marBottom w:val="0"/>
          <w:divBdr>
            <w:top w:val="none" w:sz="0" w:space="0" w:color="auto"/>
            <w:left w:val="none" w:sz="0" w:space="0" w:color="auto"/>
            <w:bottom w:val="none" w:sz="0" w:space="0" w:color="auto"/>
            <w:right w:val="none" w:sz="0" w:space="0" w:color="auto"/>
          </w:divBdr>
        </w:div>
        <w:div w:id="1711686814">
          <w:marLeft w:val="640"/>
          <w:marRight w:val="0"/>
          <w:marTop w:val="0"/>
          <w:marBottom w:val="0"/>
          <w:divBdr>
            <w:top w:val="none" w:sz="0" w:space="0" w:color="auto"/>
            <w:left w:val="none" w:sz="0" w:space="0" w:color="auto"/>
            <w:bottom w:val="none" w:sz="0" w:space="0" w:color="auto"/>
            <w:right w:val="none" w:sz="0" w:space="0" w:color="auto"/>
          </w:divBdr>
        </w:div>
        <w:div w:id="121387492">
          <w:marLeft w:val="640"/>
          <w:marRight w:val="0"/>
          <w:marTop w:val="0"/>
          <w:marBottom w:val="0"/>
          <w:divBdr>
            <w:top w:val="none" w:sz="0" w:space="0" w:color="auto"/>
            <w:left w:val="none" w:sz="0" w:space="0" w:color="auto"/>
            <w:bottom w:val="none" w:sz="0" w:space="0" w:color="auto"/>
            <w:right w:val="none" w:sz="0" w:space="0" w:color="auto"/>
          </w:divBdr>
        </w:div>
        <w:div w:id="1995911532">
          <w:marLeft w:val="640"/>
          <w:marRight w:val="0"/>
          <w:marTop w:val="0"/>
          <w:marBottom w:val="0"/>
          <w:divBdr>
            <w:top w:val="none" w:sz="0" w:space="0" w:color="auto"/>
            <w:left w:val="none" w:sz="0" w:space="0" w:color="auto"/>
            <w:bottom w:val="none" w:sz="0" w:space="0" w:color="auto"/>
            <w:right w:val="none" w:sz="0" w:space="0" w:color="auto"/>
          </w:divBdr>
        </w:div>
        <w:div w:id="514078450">
          <w:marLeft w:val="640"/>
          <w:marRight w:val="0"/>
          <w:marTop w:val="0"/>
          <w:marBottom w:val="0"/>
          <w:divBdr>
            <w:top w:val="none" w:sz="0" w:space="0" w:color="auto"/>
            <w:left w:val="none" w:sz="0" w:space="0" w:color="auto"/>
            <w:bottom w:val="none" w:sz="0" w:space="0" w:color="auto"/>
            <w:right w:val="none" w:sz="0" w:space="0" w:color="auto"/>
          </w:divBdr>
        </w:div>
        <w:div w:id="2109229595">
          <w:marLeft w:val="640"/>
          <w:marRight w:val="0"/>
          <w:marTop w:val="0"/>
          <w:marBottom w:val="0"/>
          <w:divBdr>
            <w:top w:val="none" w:sz="0" w:space="0" w:color="auto"/>
            <w:left w:val="none" w:sz="0" w:space="0" w:color="auto"/>
            <w:bottom w:val="none" w:sz="0" w:space="0" w:color="auto"/>
            <w:right w:val="none" w:sz="0" w:space="0" w:color="auto"/>
          </w:divBdr>
        </w:div>
      </w:divsChild>
    </w:div>
    <w:div w:id="132450594">
      <w:bodyDiv w:val="1"/>
      <w:marLeft w:val="0"/>
      <w:marRight w:val="0"/>
      <w:marTop w:val="0"/>
      <w:marBottom w:val="0"/>
      <w:divBdr>
        <w:top w:val="none" w:sz="0" w:space="0" w:color="auto"/>
        <w:left w:val="none" w:sz="0" w:space="0" w:color="auto"/>
        <w:bottom w:val="none" w:sz="0" w:space="0" w:color="auto"/>
        <w:right w:val="none" w:sz="0" w:space="0" w:color="auto"/>
      </w:divBdr>
    </w:div>
    <w:div w:id="143473808">
      <w:bodyDiv w:val="1"/>
      <w:marLeft w:val="0"/>
      <w:marRight w:val="0"/>
      <w:marTop w:val="0"/>
      <w:marBottom w:val="0"/>
      <w:divBdr>
        <w:top w:val="none" w:sz="0" w:space="0" w:color="auto"/>
        <w:left w:val="none" w:sz="0" w:space="0" w:color="auto"/>
        <w:bottom w:val="none" w:sz="0" w:space="0" w:color="auto"/>
        <w:right w:val="none" w:sz="0" w:space="0" w:color="auto"/>
      </w:divBdr>
      <w:divsChild>
        <w:div w:id="1919825004">
          <w:marLeft w:val="640"/>
          <w:marRight w:val="0"/>
          <w:marTop w:val="0"/>
          <w:marBottom w:val="0"/>
          <w:divBdr>
            <w:top w:val="none" w:sz="0" w:space="0" w:color="auto"/>
            <w:left w:val="none" w:sz="0" w:space="0" w:color="auto"/>
            <w:bottom w:val="none" w:sz="0" w:space="0" w:color="auto"/>
            <w:right w:val="none" w:sz="0" w:space="0" w:color="auto"/>
          </w:divBdr>
        </w:div>
        <w:div w:id="680159996">
          <w:marLeft w:val="640"/>
          <w:marRight w:val="0"/>
          <w:marTop w:val="0"/>
          <w:marBottom w:val="0"/>
          <w:divBdr>
            <w:top w:val="none" w:sz="0" w:space="0" w:color="auto"/>
            <w:left w:val="none" w:sz="0" w:space="0" w:color="auto"/>
            <w:bottom w:val="none" w:sz="0" w:space="0" w:color="auto"/>
            <w:right w:val="none" w:sz="0" w:space="0" w:color="auto"/>
          </w:divBdr>
        </w:div>
        <w:div w:id="1550602793">
          <w:marLeft w:val="640"/>
          <w:marRight w:val="0"/>
          <w:marTop w:val="0"/>
          <w:marBottom w:val="0"/>
          <w:divBdr>
            <w:top w:val="none" w:sz="0" w:space="0" w:color="auto"/>
            <w:left w:val="none" w:sz="0" w:space="0" w:color="auto"/>
            <w:bottom w:val="none" w:sz="0" w:space="0" w:color="auto"/>
            <w:right w:val="none" w:sz="0" w:space="0" w:color="auto"/>
          </w:divBdr>
        </w:div>
        <w:div w:id="2119981003">
          <w:marLeft w:val="640"/>
          <w:marRight w:val="0"/>
          <w:marTop w:val="0"/>
          <w:marBottom w:val="0"/>
          <w:divBdr>
            <w:top w:val="none" w:sz="0" w:space="0" w:color="auto"/>
            <w:left w:val="none" w:sz="0" w:space="0" w:color="auto"/>
            <w:bottom w:val="none" w:sz="0" w:space="0" w:color="auto"/>
            <w:right w:val="none" w:sz="0" w:space="0" w:color="auto"/>
          </w:divBdr>
        </w:div>
        <w:div w:id="728499063">
          <w:marLeft w:val="640"/>
          <w:marRight w:val="0"/>
          <w:marTop w:val="0"/>
          <w:marBottom w:val="0"/>
          <w:divBdr>
            <w:top w:val="none" w:sz="0" w:space="0" w:color="auto"/>
            <w:left w:val="none" w:sz="0" w:space="0" w:color="auto"/>
            <w:bottom w:val="none" w:sz="0" w:space="0" w:color="auto"/>
            <w:right w:val="none" w:sz="0" w:space="0" w:color="auto"/>
          </w:divBdr>
        </w:div>
        <w:div w:id="2000960018">
          <w:marLeft w:val="640"/>
          <w:marRight w:val="0"/>
          <w:marTop w:val="0"/>
          <w:marBottom w:val="0"/>
          <w:divBdr>
            <w:top w:val="none" w:sz="0" w:space="0" w:color="auto"/>
            <w:left w:val="none" w:sz="0" w:space="0" w:color="auto"/>
            <w:bottom w:val="none" w:sz="0" w:space="0" w:color="auto"/>
            <w:right w:val="none" w:sz="0" w:space="0" w:color="auto"/>
          </w:divBdr>
        </w:div>
        <w:div w:id="1368722147">
          <w:marLeft w:val="640"/>
          <w:marRight w:val="0"/>
          <w:marTop w:val="0"/>
          <w:marBottom w:val="0"/>
          <w:divBdr>
            <w:top w:val="none" w:sz="0" w:space="0" w:color="auto"/>
            <w:left w:val="none" w:sz="0" w:space="0" w:color="auto"/>
            <w:bottom w:val="none" w:sz="0" w:space="0" w:color="auto"/>
            <w:right w:val="none" w:sz="0" w:space="0" w:color="auto"/>
          </w:divBdr>
        </w:div>
        <w:div w:id="732777739">
          <w:marLeft w:val="640"/>
          <w:marRight w:val="0"/>
          <w:marTop w:val="0"/>
          <w:marBottom w:val="0"/>
          <w:divBdr>
            <w:top w:val="none" w:sz="0" w:space="0" w:color="auto"/>
            <w:left w:val="none" w:sz="0" w:space="0" w:color="auto"/>
            <w:bottom w:val="none" w:sz="0" w:space="0" w:color="auto"/>
            <w:right w:val="none" w:sz="0" w:space="0" w:color="auto"/>
          </w:divBdr>
        </w:div>
        <w:div w:id="1093893145">
          <w:marLeft w:val="640"/>
          <w:marRight w:val="0"/>
          <w:marTop w:val="0"/>
          <w:marBottom w:val="0"/>
          <w:divBdr>
            <w:top w:val="none" w:sz="0" w:space="0" w:color="auto"/>
            <w:left w:val="none" w:sz="0" w:space="0" w:color="auto"/>
            <w:bottom w:val="none" w:sz="0" w:space="0" w:color="auto"/>
            <w:right w:val="none" w:sz="0" w:space="0" w:color="auto"/>
          </w:divBdr>
        </w:div>
      </w:divsChild>
    </w:div>
    <w:div w:id="157773915">
      <w:bodyDiv w:val="1"/>
      <w:marLeft w:val="0"/>
      <w:marRight w:val="0"/>
      <w:marTop w:val="0"/>
      <w:marBottom w:val="0"/>
      <w:divBdr>
        <w:top w:val="none" w:sz="0" w:space="0" w:color="auto"/>
        <w:left w:val="none" w:sz="0" w:space="0" w:color="auto"/>
        <w:bottom w:val="none" w:sz="0" w:space="0" w:color="auto"/>
        <w:right w:val="none" w:sz="0" w:space="0" w:color="auto"/>
      </w:divBdr>
      <w:divsChild>
        <w:div w:id="1914856943">
          <w:marLeft w:val="640"/>
          <w:marRight w:val="0"/>
          <w:marTop w:val="0"/>
          <w:marBottom w:val="0"/>
          <w:divBdr>
            <w:top w:val="none" w:sz="0" w:space="0" w:color="auto"/>
            <w:left w:val="none" w:sz="0" w:space="0" w:color="auto"/>
            <w:bottom w:val="none" w:sz="0" w:space="0" w:color="auto"/>
            <w:right w:val="none" w:sz="0" w:space="0" w:color="auto"/>
          </w:divBdr>
        </w:div>
        <w:div w:id="989137305">
          <w:marLeft w:val="640"/>
          <w:marRight w:val="0"/>
          <w:marTop w:val="0"/>
          <w:marBottom w:val="0"/>
          <w:divBdr>
            <w:top w:val="none" w:sz="0" w:space="0" w:color="auto"/>
            <w:left w:val="none" w:sz="0" w:space="0" w:color="auto"/>
            <w:bottom w:val="none" w:sz="0" w:space="0" w:color="auto"/>
            <w:right w:val="none" w:sz="0" w:space="0" w:color="auto"/>
          </w:divBdr>
        </w:div>
        <w:div w:id="1002468918">
          <w:marLeft w:val="640"/>
          <w:marRight w:val="0"/>
          <w:marTop w:val="0"/>
          <w:marBottom w:val="0"/>
          <w:divBdr>
            <w:top w:val="none" w:sz="0" w:space="0" w:color="auto"/>
            <w:left w:val="none" w:sz="0" w:space="0" w:color="auto"/>
            <w:bottom w:val="none" w:sz="0" w:space="0" w:color="auto"/>
            <w:right w:val="none" w:sz="0" w:space="0" w:color="auto"/>
          </w:divBdr>
        </w:div>
        <w:div w:id="756706444">
          <w:marLeft w:val="640"/>
          <w:marRight w:val="0"/>
          <w:marTop w:val="0"/>
          <w:marBottom w:val="0"/>
          <w:divBdr>
            <w:top w:val="none" w:sz="0" w:space="0" w:color="auto"/>
            <w:left w:val="none" w:sz="0" w:space="0" w:color="auto"/>
            <w:bottom w:val="none" w:sz="0" w:space="0" w:color="auto"/>
            <w:right w:val="none" w:sz="0" w:space="0" w:color="auto"/>
          </w:divBdr>
        </w:div>
        <w:div w:id="1526167590">
          <w:marLeft w:val="640"/>
          <w:marRight w:val="0"/>
          <w:marTop w:val="0"/>
          <w:marBottom w:val="0"/>
          <w:divBdr>
            <w:top w:val="none" w:sz="0" w:space="0" w:color="auto"/>
            <w:left w:val="none" w:sz="0" w:space="0" w:color="auto"/>
            <w:bottom w:val="none" w:sz="0" w:space="0" w:color="auto"/>
            <w:right w:val="none" w:sz="0" w:space="0" w:color="auto"/>
          </w:divBdr>
        </w:div>
        <w:div w:id="1762942878">
          <w:marLeft w:val="640"/>
          <w:marRight w:val="0"/>
          <w:marTop w:val="0"/>
          <w:marBottom w:val="0"/>
          <w:divBdr>
            <w:top w:val="none" w:sz="0" w:space="0" w:color="auto"/>
            <w:left w:val="none" w:sz="0" w:space="0" w:color="auto"/>
            <w:bottom w:val="none" w:sz="0" w:space="0" w:color="auto"/>
            <w:right w:val="none" w:sz="0" w:space="0" w:color="auto"/>
          </w:divBdr>
        </w:div>
        <w:div w:id="1255701877">
          <w:marLeft w:val="640"/>
          <w:marRight w:val="0"/>
          <w:marTop w:val="0"/>
          <w:marBottom w:val="0"/>
          <w:divBdr>
            <w:top w:val="none" w:sz="0" w:space="0" w:color="auto"/>
            <w:left w:val="none" w:sz="0" w:space="0" w:color="auto"/>
            <w:bottom w:val="none" w:sz="0" w:space="0" w:color="auto"/>
            <w:right w:val="none" w:sz="0" w:space="0" w:color="auto"/>
          </w:divBdr>
        </w:div>
        <w:div w:id="686953120">
          <w:marLeft w:val="640"/>
          <w:marRight w:val="0"/>
          <w:marTop w:val="0"/>
          <w:marBottom w:val="0"/>
          <w:divBdr>
            <w:top w:val="none" w:sz="0" w:space="0" w:color="auto"/>
            <w:left w:val="none" w:sz="0" w:space="0" w:color="auto"/>
            <w:bottom w:val="none" w:sz="0" w:space="0" w:color="auto"/>
            <w:right w:val="none" w:sz="0" w:space="0" w:color="auto"/>
          </w:divBdr>
        </w:div>
        <w:div w:id="516315723">
          <w:marLeft w:val="640"/>
          <w:marRight w:val="0"/>
          <w:marTop w:val="0"/>
          <w:marBottom w:val="0"/>
          <w:divBdr>
            <w:top w:val="none" w:sz="0" w:space="0" w:color="auto"/>
            <w:left w:val="none" w:sz="0" w:space="0" w:color="auto"/>
            <w:bottom w:val="none" w:sz="0" w:space="0" w:color="auto"/>
            <w:right w:val="none" w:sz="0" w:space="0" w:color="auto"/>
          </w:divBdr>
        </w:div>
      </w:divsChild>
    </w:div>
    <w:div w:id="164367667">
      <w:bodyDiv w:val="1"/>
      <w:marLeft w:val="0"/>
      <w:marRight w:val="0"/>
      <w:marTop w:val="0"/>
      <w:marBottom w:val="0"/>
      <w:divBdr>
        <w:top w:val="none" w:sz="0" w:space="0" w:color="auto"/>
        <w:left w:val="none" w:sz="0" w:space="0" w:color="auto"/>
        <w:bottom w:val="none" w:sz="0" w:space="0" w:color="auto"/>
        <w:right w:val="none" w:sz="0" w:space="0" w:color="auto"/>
      </w:divBdr>
      <w:divsChild>
        <w:div w:id="2059041165">
          <w:marLeft w:val="640"/>
          <w:marRight w:val="0"/>
          <w:marTop w:val="0"/>
          <w:marBottom w:val="0"/>
          <w:divBdr>
            <w:top w:val="none" w:sz="0" w:space="0" w:color="auto"/>
            <w:left w:val="none" w:sz="0" w:space="0" w:color="auto"/>
            <w:bottom w:val="none" w:sz="0" w:space="0" w:color="auto"/>
            <w:right w:val="none" w:sz="0" w:space="0" w:color="auto"/>
          </w:divBdr>
        </w:div>
        <w:div w:id="1263953223">
          <w:marLeft w:val="640"/>
          <w:marRight w:val="0"/>
          <w:marTop w:val="0"/>
          <w:marBottom w:val="0"/>
          <w:divBdr>
            <w:top w:val="none" w:sz="0" w:space="0" w:color="auto"/>
            <w:left w:val="none" w:sz="0" w:space="0" w:color="auto"/>
            <w:bottom w:val="none" w:sz="0" w:space="0" w:color="auto"/>
            <w:right w:val="none" w:sz="0" w:space="0" w:color="auto"/>
          </w:divBdr>
        </w:div>
        <w:div w:id="33623781">
          <w:marLeft w:val="640"/>
          <w:marRight w:val="0"/>
          <w:marTop w:val="0"/>
          <w:marBottom w:val="0"/>
          <w:divBdr>
            <w:top w:val="none" w:sz="0" w:space="0" w:color="auto"/>
            <w:left w:val="none" w:sz="0" w:space="0" w:color="auto"/>
            <w:bottom w:val="none" w:sz="0" w:space="0" w:color="auto"/>
            <w:right w:val="none" w:sz="0" w:space="0" w:color="auto"/>
          </w:divBdr>
        </w:div>
        <w:div w:id="1676149746">
          <w:marLeft w:val="640"/>
          <w:marRight w:val="0"/>
          <w:marTop w:val="0"/>
          <w:marBottom w:val="0"/>
          <w:divBdr>
            <w:top w:val="none" w:sz="0" w:space="0" w:color="auto"/>
            <w:left w:val="none" w:sz="0" w:space="0" w:color="auto"/>
            <w:bottom w:val="none" w:sz="0" w:space="0" w:color="auto"/>
            <w:right w:val="none" w:sz="0" w:space="0" w:color="auto"/>
          </w:divBdr>
        </w:div>
        <w:div w:id="1403286950">
          <w:marLeft w:val="640"/>
          <w:marRight w:val="0"/>
          <w:marTop w:val="0"/>
          <w:marBottom w:val="0"/>
          <w:divBdr>
            <w:top w:val="none" w:sz="0" w:space="0" w:color="auto"/>
            <w:left w:val="none" w:sz="0" w:space="0" w:color="auto"/>
            <w:bottom w:val="none" w:sz="0" w:space="0" w:color="auto"/>
            <w:right w:val="none" w:sz="0" w:space="0" w:color="auto"/>
          </w:divBdr>
        </w:div>
        <w:div w:id="417092475">
          <w:marLeft w:val="640"/>
          <w:marRight w:val="0"/>
          <w:marTop w:val="0"/>
          <w:marBottom w:val="0"/>
          <w:divBdr>
            <w:top w:val="none" w:sz="0" w:space="0" w:color="auto"/>
            <w:left w:val="none" w:sz="0" w:space="0" w:color="auto"/>
            <w:bottom w:val="none" w:sz="0" w:space="0" w:color="auto"/>
            <w:right w:val="none" w:sz="0" w:space="0" w:color="auto"/>
          </w:divBdr>
        </w:div>
        <w:div w:id="1231112051">
          <w:marLeft w:val="640"/>
          <w:marRight w:val="0"/>
          <w:marTop w:val="0"/>
          <w:marBottom w:val="0"/>
          <w:divBdr>
            <w:top w:val="none" w:sz="0" w:space="0" w:color="auto"/>
            <w:left w:val="none" w:sz="0" w:space="0" w:color="auto"/>
            <w:bottom w:val="none" w:sz="0" w:space="0" w:color="auto"/>
            <w:right w:val="none" w:sz="0" w:space="0" w:color="auto"/>
          </w:divBdr>
        </w:div>
        <w:div w:id="616789044">
          <w:marLeft w:val="640"/>
          <w:marRight w:val="0"/>
          <w:marTop w:val="0"/>
          <w:marBottom w:val="0"/>
          <w:divBdr>
            <w:top w:val="none" w:sz="0" w:space="0" w:color="auto"/>
            <w:left w:val="none" w:sz="0" w:space="0" w:color="auto"/>
            <w:bottom w:val="none" w:sz="0" w:space="0" w:color="auto"/>
            <w:right w:val="none" w:sz="0" w:space="0" w:color="auto"/>
          </w:divBdr>
        </w:div>
        <w:div w:id="624584018">
          <w:marLeft w:val="640"/>
          <w:marRight w:val="0"/>
          <w:marTop w:val="0"/>
          <w:marBottom w:val="0"/>
          <w:divBdr>
            <w:top w:val="none" w:sz="0" w:space="0" w:color="auto"/>
            <w:left w:val="none" w:sz="0" w:space="0" w:color="auto"/>
            <w:bottom w:val="none" w:sz="0" w:space="0" w:color="auto"/>
            <w:right w:val="none" w:sz="0" w:space="0" w:color="auto"/>
          </w:divBdr>
        </w:div>
        <w:div w:id="593317077">
          <w:marLeft w:val="640"/>
          <w:marRight w:val="0"/>
          <w:marTop w:val="0"/>
          <w:marBottom w:val="0"/>
          <w:divBdr>
            <w:top w:val="none" w:sz="0" w:space="0" w:color="auto"/>
            <w:left w:val="none" w:sz="0" w:space="0" w:color="auto"/>
            <w:bottom w:val="none" w:sz="0" w:space="0" w:color="auto"/>
            <w:right w:val="none" w:sz="0" w:space="0" w:color="auto"/>
          </w:divBdr>
        </w:div>
        <w:div w:id="479420338">
          <w:marLeft w:val="640"/>
          <w:marRight w:val="0"/>
          <w:marTop w:val="0"/>
          <w:marBottom w:val="0"/>
          <w:divBdr>
            <w:top w:val="none" w:sz="0" w:space="0" w:color="auto"/>
            <w:left w:val="none" w:sz="0" w:space="0" w:color="auto"/>
            <w:bottom w:val="none" w:sz="0" w:space="0" w:color="auto"/>
            <w:right w:val="none" w:sz="0" w:space="0" w:color="auto"/>
          </w:divBdr>
        </w:div>
        <w:div w:id="1240020252">
          <w:marLeft w:val="640"/>
          <w:marRight w:val="0"/>
          <w:marTop w:val="0"/>
          <w:marBottom w:val="0"/>
          <w:divBdr>
            <w:top w:val="none" w:sz="0" w:space="0" w:color="auto"/>
            <w:left w:val="none" w:sz="0" w:space="0" w:color="auto"/>
            <w:bottom w:val="none" w:sz="0" w:space="0" w:color="auto"/>
            <w:right w:val="none" w:sz="0" w:space="0" w:color="auto"/>
          </w:divBdr>
        </w:div>
      </w:divsChild>
    </w:div>
    <w:div w:id="180358253">
      <w:bodyDiv w:val="1"/>
      <w:marLeft w:val="0"/>
      <w:marRight w:val="0"/>
      <w:marTop w:val="0"/>
      <w:marBottom w:val="0"/>
      <w:divBdr>
        <w:top w:val="none" w:sz="0" w:space="0" w:color="auto"/>
        <w:left w:val="none" w:sz="0" w:space="0" w:color="auto"/>
        <w:bottom w:val="none" w:sz="0" w:space="0" w:color="auto"/>
        <w:right w:val="none" w:sz="0" w:space="0" w:color="auto"/>
      </w:divBdr>
      <w:divsChild>
        <w:div w:id="1297183959">
          <w:marLeft w:val="640"/>
          <w:marRight w:val="0"/>
          <w:marTop w:val="0"/>
          <w:marBottom w:val="0"/>
          <w:divBdr>
            <w:top w:val="none" w:sz="0" w:space="0" w:color="auto"/>
            <w:left w:val="none" w:sz="0" w:space="0" w:color="auto"/>
            <w:bottom w:val="none" w:sz="0" w:space="0" w:color="auto"/>
            <w:right w:val="none" w:sz="0" w:space="0" w:color="auto"/>
          </w:divBdr>
        </w:div>
        <w:div w:id="7147207">
          <w:marLeft w:val="640"/>
          <w:marRight w:val="0"/>
          <w:marTop w:val="0"/>
          <w:marBottom w:val="0"/>
          <w:divBdr>
            <w:top w:val="none" w:sz="0" w:space="0" w:color="auto"/>
            <w:left w:val="none" w:sz="0" w:space="0" w:color="auto"/>
            <w:bottom w:val="none" w:sz="0" w:space="0" w:color="auto"/>
            <w:right w:val="none" w:sz="0" w:space="0" w:color="auto"/>
          </w:divBdr>
        </w:div>
        <w:div w:id="1782335130">
          <w:marLeft w:val="640"/>
          <w:marRight w:val="0"/>
          <w:marTop w:val="0"/>
          <w:marBottom w:val="0"/>
          <w:divBdr>
            <w:top w:val="none" w:sz="0" w:space="0" w:color="auto"/>
            <w:left w:val="none" w:sz="0" w:space="0" w:color="auto"/>
            <w:bottom w:val="none" w:sz="0" w:space="0" w:color="auto"/>
            <w:right w:val="none" w:sz="0" w:space="0" w:color="auto"/>
          </w:divBdr>
        </w:div>
        <w:div w:id="494301408">
          <w:marLeft w:val="640"/>
          <w:marRight w:val="0"/>
          <w:marTop w:val="0"/>
          <w:marBottom w:val="0"/>
          <w:divBdr>
            <w:top w:val="none" w:sz="0" w:space="0" w:color="auto"/>
            <w:left w:val="none" w:sz="0" w:space="0" w:color="auto"/>
            <w:bottom w:val="none" w:sz="0" w:space="0" w:color="auto"/>
            <w:right w:val="none" w:sz="0" w:space="0" w:color="auto"/>
          </w:divBdr>
        </w:div>
        <w:div w:id="2031030125">
          <w:marLeft w:val="640"/>
          <w:marRight w:val="0"/>
          <w:marTop w:val="0"/>
          <w:marBottom w:val="0"/>
          <w:divBdr>
            <w:top w:val="none" w:sz="0" w:space="0" w:color="auto"/>
            <w:left w:val="none" w:sz="0" w:space="0" w:color="auto"/>
            <w:bottom w:val="none" w:sz="0" w:space="0" w:color="auto"/>
            <w:right w:val="none" w:sz="0" w:space="0" w:color="auto"/>
          </w:divBdr>
        </w:div>
        <w:div w:id="1553811519">
          <w:marLeft w:val="640"/>
          <w:marRight w:val="0"/>
          <w:marTop w:val="0"/>
          <w:marBottom w:val="0"/>
          <w:divBdr>
            <w:top w:val="none" w:sz="0" w:space="0" w:color="auto"/>
            <w:left w:val="none" w:sz="0" w:space="0" w:color="auto"/>
            <w:bottom w:val="none" w:sz="0" w:space="0" w:color="auto"/>
            <w:right w:val="none" w:sz="0" w:space="0" w:color="auto"/>
          </w:divBdr>
        </w:div>
        <w:div w:id="1201938499">
          <w:marLeft w:val="640"/>
          <w:marRight w:val="0"/>
          <w:marTop w:val="0"/>
          <w:marBottom w:val="0"/>
          <w:divBdr>
            <w:top w:val="none" w:sz="0" w:space="0" w:color="auto"/>
            <w:left w:val="none" w:sz="0" w:space="0" w:color="auto"/>
            <w:bottom w:val="none" w:sz="0" w:space="0" w:color="auto"/>
            <w:right w:val="none" w:sz="0" w:space="0" w:color="auto"/>
          </w:divBdr>
        </w:div>
        <w:div w:id="973877065">
          <w:marLeft w:val="640"/>
          <w:marRight w:val="0"/>
          <w:marTop w:val="0"/>
          <w:marBottom w:val="0"/>
          <w:divBdr>
            <w:top w:val="none" w:sz="0" w:space="0" w:color="auto"/>
            <w:left w:val="none" w:sz="0" w:space="0" w:color="auto"/>
            <w:bottom w:val="none" w:sz="0" w:space="0" w:color="auto"/>
            <w:right w:val="none" w:sz="0" w:space="0" w:color="auto"/>
          </w:divBdr>
        </w:div>
        <w:div w:id="499586765">
          <w:marLeft w:val="640"/>
          <w:marRight w:val="0"/>
          <w:marTop w:val="0"/>
          <w:marBottom w:val="0"/>
          <w:divBdr>
            <w:top w:val="none" w:sz="0" w:space="0" w:color="auto"/>
            <w:left w:val="none" w:sz="0" w:space="0" w:color="auto"/>
            <w:bottom w:val="none" w:sz="0" w:space="0" w:color="auto"/>
            <w:right w:val="none" w:sz="0" w:space="0" w:color="auto"/>
          </w:divBdr>
        </w:div>
        <w:div w:id="1225943186">
          <w:marLeft w:val="640"/>
          <w:marRight w:val="0"/>
          <w:marTop w:val="0"/>
          <w:marBottom w:val="0"/>
          <w:divBdr>
            <w:top w:val="none" w:sz="0" w:space="0" w:color="auto"/>
            <w:left w:val="none" w:sz="0" w:space="0" w:color="auto"/>
            <w:bottom w:val="none" w:sz="0" w:space="0" w:color="auto"/>
            <w:right w:val="none" w:sz="0" w:space="0" w:color="auto"/>
          </w:divBdr>
        </w:div>
        <w:div w:id="1578512200">
          <w:marLeft w:val="640"/>
          <w:marRight w:val="0"/>
          <w:marTop w:val="0"/>
          <w:marBottom w:val="0"/>
          <w:divBdr>
            <w:top w:val="none" w:sz="0" w:space="0" w:color="auto"/>
            <w:left w:val="none" w:sz="0" w:space="0" w:color="auto"/>
            <w:bottom w:val="none" w:sz="0" w:space="0" w:color="auto"/>
            <w:right w:val="none" w:sz="0" w:space="0" w:color="auto"/>
          </w:divBdr>
        </w:div>
        <w:div w:id="77555173">
          <w:marLeft w:val="640"/>
          <w:marRight w:val="0"/>
          <w:marTop w:val="0"/>
          <w:marBottom w:val="0"/>
          <w:divBdr>
            <w:top w:val="none" w:sz="0" w:space="0" w:color="auto"/>
            <w:left w:val="none" w:sz="0" w:space="0" w:color="auto"/>
            <w:bottom w:val="none" w:sz="0" w:space="0" w:color="auto"/>
            <w:right w:val="none" w:sz="0" w:space="0" w:color="auto"/>
          </w:divBdr>
        </w:div>
        <w:div w:id="980379375">
          <w:marLeft w:val="640"/>
          <w:marRight w:val="0"/>
          <w:marTop w:val="0"/>
          <w:marBottom w:val="0"/>
          <w:divBdr>
            <w:top w:val="none" w:sz="0" w:space="0" w:color="auto"/>
            <w:left w:val="none" w:sz="0" w:space="0" w:color="auto"/>
            <w:bottom w:val="none" w:sz="0" w:space="0" w:color="auto"/>
            <w:right w:val="none" w:sz="0" w:space="0" w:color="auto"/>
          </w:divBdr>
        </w:div>
      </w:divsChild>
    </w:div>
    <w:div w:id="192967025">
      <w:bodyDiv w:val="1"/>
      <w:marLeft w:val="0"/>
      <w:marRight w:val="0"/>
      <w:marTop w:val="0"/>
      <w:marBottom w:val="0"/>
      <w:divBdr>
        <w:top w:val="none" w:sz="0" w:space="0" w:color="auto"/>
        <w:left w:val="none" w:sz="0" w:space="0" w:color="auto"/>
        <w:bottom w:val="none" w:sz="0" w:space="0" w:color="auto"/>
        <w:right w:val="none" w:sz="0" w:space="0" w:color="auto"/>
      </w:divBdr>
    </w:div>
    <w:div w:id="205139120">
      <w:bodyDiv w:val="1"/>
      <w:marLeft w:val="0"/>
      <w:marRight w:val="0"/>
      <w:marTop w:val="0"/>
      <w:marBottom w:val="0"/>
      <w:divBdr>
        <w:top w:val="none" w:sz="0" w:space="0" w:color="auto"/>
        <w:left w:val="none" w:sz="0" w:space="0" w:color="auto"/>
        <w:bottom w:val="none" w:sz="0" w:space="0" w:color="auto"/>
        <w:right w:val="none" w:sz="0" w:space="0" w:color="auto"/>
      </w:divBdr>
      <w:divsChild>
        <w:div w:id="297810275">
          <w:marLeft w:val="640"/>
          <w:marRight w:val="0"/>
          <w:marTop w:val="0"/>
          <w:marBottom w:val="0"/>
          <w:divBdr>
            <w:top w:val="none" w:sz="0" w:space="0" w:color="auto"/>
            <w:left w:val="none" w:sz="0" w:space="0" w:color="auto"/>
            <w:bottom w:val="none" w:sz="0" w:space="0" w:color="auto"/>
            <w:right w:val="none" w:sz="0" w:space="0" w:color="auto"/>
          </w:divBdr>
        </w:div>
        <w:div w:id="794837569">
          <w:marLeft w:val="640"/>
          <w:marRight w:val="0"/>
          <w:marTop w:val="0"/>
          <w:marBottom w:val="0"/>
          <w:divBdr>
            <w:top w:val="none" w:sz="0" w:space="0" w:color="auto"/>
            <w:left w:val="none" w:sz="0" w:space="0" w:color="auto"/>
            <w:bottom w:val="none" w:sz="0" w:space="0" w:color="auto"/>
            <w:right w:val="none" w:sz="0" w:space="0" w:color="auto"/>
          </w:divBdr>
        </w:div>
        <w:div w:id="1569487832">
          <w:marLeft w:val="640"/>
          <w:marRight w:val="0"/>
          <w:marTop w:val="0"/>
          <w:marBottom w:val="0"/>
          <w:divBdr>
            <w:top w:val="none" w:sz="0" w:space="0" w:color="auto"/>
            <w:left w:val="none" w:sz="0" w:space="0" w:color="auto"/>
            <w:bottom w:val="none" w:sz="0" w:space="0" w:color="auto"/>
            <w:right w:val="none" w:sz="0" w:space="0" w:color="auto"/>
          </w:divBdr>
        </w:div>
        <w:div w:id="1203055780">
          <w:marLeft w:val="640"/>
          <w:marRight w:val="0"/>
          <w:marTop w:val="0"/>
          <w:marBottom w:val="0"/>
          <w:divBdr>
            <w:top w:val="none" w:sz="0" w:space="0" w:color="auto"/>
            <w:left w:val="none" w:sz="0" w:space="0" w:color="auto"/>
            <w:bottom w:val="none" w:sz="0" w:space="0" w:color="auto"/>
            <w:right w:val="none" w:sz="0" w:space="0" w:color="auto"/>
          </w:divBdr>
        </w:div>
        <w:div w:id="325210329">
          <w:marLeft w:val="640"/>
          <w:marRight w:val="0"/>
          <w:marTop w:val="0"/>
          <w:marBottom w:val="0"/>
          <w:divBdr>
            <w:top w:val="none" w:sz="0" w:space="0" w:color="auto"/>
            <w:left w:val="none" w:sz="0" w:space="0" w:color="auto"/>
            <w:bottom w:val="none" w:sz="0" w:space="0" w:color="auto"/>
            <w:right w:val="none" w:sz="0" w:space="0" w:color="auto"/>
          </w:divBdr>
        </w:div>
        <w:div w:id="952906183">
          <w:marLeft w:val="640"/>
          <w:marRight w:val="0"/>
          <w:marTop w:val="0"/>
          <w:marBottom w:val="0"/>
          <w:divBdr>
            <w:top w:val="none" w:sz="0" w:space="0" w:color="auto"/>
            <w:left w:val="none" w:sz="0" w:space="0" w:color="auto"/>
            <w:bottom w:val="none" w:sz="0" w:space="0" w:color="auto"/>
            <w:right w:val="none" w:sz="0" w:space="0" w:color="auto"/>
          </w:divBdr>
        </w:div>
        <w:div w:id="1145588962">
          <w:marLeft w:val="640"/>
          <w:marRight w:val="0"/>
          <w:marTop w:val="0"/>
          <w:marBottom w:val="0"/>
          <w:divBdr>
            <w:top w:val="none" w:sz="0" w:space="0" w:color="auto"/>
            <w:left w:val="none" w:sz="0" w:space="0" w:color="auto"/>
            <w:bottom w:val="none" w:sz="0" w:space="0" w:color="auto"/>
            <w:right w:val="none" w:sz="0" w:space="0" w:color="auto"/>
          </w:divBdr>
        </w:div>
        <w:div w:id="664284553">
          <w:marLeft w:val="640"/>
          <w:marRight w:val="0"/>
          <w:marTop w:val="0"/>
          <w:marBottom w:val="0"/>
          <w:divBdr>
            <w:top w:val="none" w:sz="0" w:space="0" w:color="auto"/>
            <w:left w:val="none" w:sz="0" w:space="0" w:color="auto"/>
            <w:bottom w:val="none" w:sz="0" w:space="0" w:color="auto"/>
            <w:right w:val="none" w:sz="0" w:space="0" w:color="auto"/>
          </w:divBdr>
        </w:div>
        <w:div w:id="1827821269">
          <w:marLeft w:val="640"/>
          <w:marRight w:val="0"/>
          <w:marTop w:val="0"/>
          <w:marBottom w:val="0"/>
          <w:divBdr>
            <w:top w:val="none" w:sz="0" w:space="0" w:color="auto"/>
            <w:left w:val="none" w:sz="0" w:space="0" w:color="auto"/>
            <w:bottom w:val="none" w:sz="0" w:space="0" w:color="auto"/>
            <w:right w:val="none" w:sz="0" w:space="0" w:color="auto"/>
          </w:divBdr>
        </w:div>
        <w:div w:id="1234588957">
          <w:marLeft w:val="640"/>
          <w:marRight w:val="0"/>
          <w:marTop w:val="0"/>
          <w:marBottom w:val="0"/>
          <w:divBdr>
            <w:top w:val="none" w:sz="0" w:space="0" w:color="auto"/>
            <w:left w:val="none" w:sz="0" w:space="0" w:color="auto"/>
            <w:bottom w:val="none" w:sz="0" w:space="0" w:color="auto"/>
            <w:right w:val="none" w:sz="0" w:space="0" w:color="auto"/>
          </w:divBdr>
        </w:div>
        <w:div w:id="1363704569">
          <w:marLeft w:val="640"/>
          <w:marRight w:val="0"/>
          <w:marTop w:val="0"/>
          <w:marBottom w:val="0"/>
          <w:divBdr>
            <w:top w:val="none" w:sz="0" w:space="0" w:color="auto"/>
            <w:left w:val="none" w:sz="0" w:space="0" w:color="auto"/>
            <w:bottom w:val="none" w:sz="0" w:space="0" w:color="auto"/>
            <w:right w:val="none" w:sz="0" w:space="0" w:color="auto"/>
          </w:divBdr>
        </w:div>
        <w:div w:id="1013144511">
          <w:marLeft w:val="640"/>
          <w:marRight w:val="0"/>
          <w:marTop w:val="0"/>
          <w:marBottom w:val="0"/>
          <w:divBdr>
            <w:top w:val="none" w:sz="0" w:space="0" w:color="auto"/>
            <w:left w:val="none" w:sz="0" w:space="0" w:color="auto"/>
            <w:bottom w:val="none" w:sz="0" w:space="0" w:color="auto"/>
            <w:right w:val="none" w:sz="0" w:space="0" w:color="auto"/>
          </w:divBdr>
        </w:div>
        <w:div w:id="1451626256">
          <w:marLeft w:val="640"/>
          <w:marRight w:val="0"/>
          <w:marTop w:val="0"/>
          <w:marBottom w:val="0"/>
          <w:divBdr>
            <w:top w:val="none" w:sz="0" w:space="0" w:color="auto"/>
            <w:left w:val="none" w:sz="0" w:space="0" w:color="auto"/>
            <w:bottom w:val="none" w:sz="0" w:space="0" w:color="auto"/>
            <w:right w:val="none" w:sz="0" w:space="0" w:color="auto"/>
          </w:divBdr>
        </w:div>
        <w:div w:id="1881942634">
          <w:marLeft w:val="640"/>
          <w:marRight w:val="0"/>
          <w:marTop w:val="0"/>
          <w:marBottom w:val="0"/>
          <w:divBdr>
            <w:top w:val="none" w:sz="0" w:space="0" w:color="auto"/>
            <w:left w:val="none" w:sz="0" w:space="0" w:color="auto"/>
            <w:bottom w:val="none" w:sz="0" w:space="0" w:color="auto"/>
            <w:right w:val="none" w:sz="0" w:space="0" w:color="auto"/>
          </w:divBdr>
        </w:div>
        <w:div w:id="1125541870">
          <w:marLeft w:val="640"/>
          <w:marRight w:val="0"/>
          <w:marTop w:val="0"/>
          <w:marBottom w:val="0"/>
          <w:divBdr>
            <w:top w:val="none" w:sz="0" w:space="0" w:color="auto"/>
            <w:left w:val="none" w:sz="0" w:space="0" w:color="auto"/>
            <w:bottom w:val="none" w:sz="0" w:space="0" w:color="auto"/>
            <w:right w:val="none" w:sz="0" w:space="0" w:color="auto"/>
          </w:divBdr>
        </w:div>
        <w:div w:id="1074203579">
          <w:marLeft w:val="640"/>
          <w:marRight w:val="0"/>
          <w:marTop w:val="0"/>
          <w:marBottom w:val="0"/>
          <w:divBdr>
            <w:top w:val="none" w:sz="0" w:space="0" w:color="auto"/>
            <w:left w:val="none" w:sz="0" w:space="0" w:color="auto"/>
            <w:bottom w:val="none" w:sz="0" w:space="0" w:color="auto"/>
            <w:right w:val="none" w:sz="0" w:space="0" w:color="auto"/>
          </w:divBdr>
        </w:div>
        <w:div w:id="107816580">
          <w:marLeft w:val="640"/>
          <w:marRight w:val="0"/>
          <w:marTop w:val="0"/>
          <w:marBottom w:val="0"/>
          <w:divBdr>
            <w:top w:val="none" w:sz="0" w:space="0" w:color="auto"/>
            <w:left w:val="none" w:sz="0" w:space="0" w:color="auto"/>
            <w:bottom w:val="none" w:sz="0" w:space="0" w:color="auto"/>
            <w:right w:val="none" w:sz="0" w:space="0" w:color="auto"/>
          </w:divBdr>
        </w:div>
        <w:div w:id="948463470">
          <w:marLeft w:val="640"/>
          <w:marRight w:val="0"/>
          <w:marTop w:val="0"/>
          <w:marBottom w:val="0"/>
          <w:divBdr>
            <w:top w:val="none" w:sz="0" w:space="0" w:color="auto"/>
            <w:left w:val="none" w:sz="0" w:space="0" w:color="auto"/>
            <w:bottom w:val="none" w:sz="0" w:space="0" w:color="auto"/>
            <w:right w:val="none" w:sz="0" w:space="0" w:color="auto"/>
          </w:divBdr>
        </w:div>
      </w:divsChild>
    </w:div>
    <w:div w:id="210651278">
      <w:bodyDiv w:val="1"/>
      <w:marLeft w:val="0"/>
      <w:marRight w:val="0"/>
      <w:marTop w:val="0"/>
      <w:marBottom w:val="0"/>
      <w:divBdr>
        <w:top w:val="none" w:sz="0" w:space="0" w:color="auto"/>
        <w:left w:val="none" w:sz="0" w:space="0" w:color="auto"/>
        <w:bottom w:val="none" w:sz="0" w:space="0" w:color="auto"/>
        <w:right w:val="none" w:sz="0" w:space="0" w:color="auto"/>
      </w:divBdr>
      <w:divsChild>
        <w:div w:id="1707606625">
          <w:marLeft w:val="640"/>
          <w:marRight w:val="0"/>
          <w:marTop w:val="0"/>
          <w:marBottom w:val="0"/>
          <w:divBdr>
            <w:top w:val="none" w:sz="0" w:space="0" w:color="auto"/>
            <w:left w:val="none" w:sz="0" w:space="0" w:color="auto"/>
            <w:bottom w:val="none" w:sz="0" w:space="0" w:color="auto"/>
            <w:right w:val="none" w:sz="0" w:space="0" w:color="auto"/>
          </w:divBdr>
        </w:div>
        <w:div w:id="1236434338">
          <w:marLeft w:val="640"/>
          <w:marRight w:val="0"/>
          <w:marTop w:val="0"/>
          <w:marBottom w:val="0"/>
          <w:divBdr>
            <w:top w:val="none" w:sz="0" w:space="0" w:color="auto"/>
            <w:left w:val="none" w:sz="0" w:space="0" w:color="auto"/>
            <w:bottom w:val="none" w:sz="0" w:space="0" w:color="auto"/>
            <w:right w:val="none" w:sz="0" w:space="0" w:color="auto"/>
          </w:divBdr>
        </w:div>
        <w:div w:id="1407415034">
          <w:marLeft w:val="640"/>
          <w:marRight w:val="0"/>
          <w:marTop w:val="0"/>
          <w:marBottom w:val="0"/>
          <w:divBdr>
            <w:top w:val="none" w:sz="0" w:space="0" w:color="auto"/>
            <w:left w:val="none" w:sz="0" w:space="0" w:color="auto"/>
            <w:bottom w:val="none" w:sz="0" w:space="0" w:color="auto"/>
            <w:right w:val="none" w:sz="0" w:space="0" w:color="auto"/>
          </w:divBdr>
        </w:div>
        <w:div w:id="299846109">
          <w:marLeft w:val="640"/>
          <w:marRight w:val="0"/>
          <w:marTop w:val="0"/>
          <w:marBottom w:val="0"/>
          <w:divBdr>
            <w:top w:val="none" w:sz="0" w:space="0" w:color="auto"/>
            <w:left w:val="none" w:sz="0" w:space="0" w:color="auto"/>
            <w:bottom w:val="none" w:sz="0" w:space="0" w:color="auto"/>
            <w:right w:val="none" w:sz="0" w:space="0" w:color="auto"/>
          </w:divBdr>
        </w:div>
        <w:div w:id="824736893">
          <w:marLeft w:val="640"/>
          <w:marRight w:val="0"/>
          <w:marTop w:val="0"/>
          <w:marBottom w:val="0"/>
          <w:divBdr>
            <w:top w:val="none" w:sz="0" w:space="0" w:color="auto"/>
            <w:left w:val="none" w:sz="0" w:space="0" w:color="auto"/>
            <w:bottom w:val="none" w:sz="0" w:space="0" w:color="auto"/>
            <w:right w:val="none" w:sz="0" w:space="0" w:color="auto"/>
          </w:divBdr>
        </w:div>
        <w:div w:id="2141222961">
          <w:marLeft w:val="640"/>
          <w:marRight w:val="0"/>
          <w:marTop w:val="0"/>
          <w:marBottom w:val="0"/>
          <w:divBdr>
            <w:top w:val="none" w:sz="0" w:space="0" w:color="auto"/>
            <w:left w:val="none" w:sz="0" w:space="0" w:color="auto"/>
            <w:bottom w:val="none" w:sz="0" w:space="0" w:color="auto"/>
            <w:right w:val="none" w:sz="0" w:space="0" w:color="auto"/>
          </w:divBdr>
        </w:div>
        <w:div w:id="714044479">
          <w:marLeft w:val="640"/>
          <w:marRight w:val="0"/>
          <w:marTop w:val="0"/>
          <w:marBottom w:val="0"/>
          <w:divBdr>
            <w:top w:val="none" w:sz="0" w:space="0" w:color="auto"/>
            <w:left w:val="none" w:sz="0" w:space="0" w:color="auto"/>
            <w:bottom w:val="none" w:sz="0" w:space="0" w:color="auto"/>
            <w:right w:val="none" w:sz="0" w:space="0" w:color="auto"/>
          </w:divBdr>
        </w:div>
        <w:div w:id="1353454171">
          <w:marLeft w:val="640"/>
          <w:marRight w:val="0"/>
          <w:marTop w:val="0"/>
          <w:marBottom w:val="0"/>
          <w:divBdr>
            <w:top w:val="none" w:sz="0" w:space="0" w:color="auto"/>
            <w:left w:val="none" w:sz="0" w:space="0" w:color="auto"/>
            <w:bottom w:val="none" w:sz="0" w:space="0" w:color="auto"/>
            <w:right w:val="none" w:sz="0" w:space="0" w:color="auto"/>
          </w:divBdr>
        </w:div>
        <w:div w:id="837231777">
          <w:marLeft w:val="640"/>
          <w:marRight w:val="0"/>
          <w:marTop w:val="0"/>
          <w:marBottom w:val="0"/>
          <w:divBdr>
            <w:top w:val="none" w:sz="0" w:space="0" w:color="auto"/>
            <w:left w:val="none" w:sz="0" w:space="0" w:color="auto"/>
            <w:bottom w:val="none" w:sz="0" w:space="0" w:color="auto"/>
            <w:right w:val="none" w:sz="0" w:space="0" w:color="auto"/>
          </w:divBdr>
        </w:div>
        <w:div w:id="1425683412">
          <w:marLeft w:val="640"/>
          <w:marRight w:val="0"/>
          <w:marTop w:val="0"/>
          <w:marBottom w:val="0"/>
          <w:divBdr>
            <w:top w:val="none" w:sz="0" w:space="0" w:color="auto"/>
            <w:left w:val="none" w:sz="0" w:space="0" w:color="auto"/>
            <w:bottom w:val="none" w:sz="0" w:space="0" w:color="auto"/>
            <w:right w:val="none" w:sz="0" w:space="0" w:color="auto"/>
          </w:divBdr>
        </w:div>
        <w:div w:id="1764258503">
          <w:marLeft w:val="640"/>
          <w:marRight w:val="0"/>
          <w:marTop w:val="0"/>
          <w:marBottom w:val="0"/>
          <w:divBdr>
            <w:top w:val="none" w:sz="0" w:space="0" w:color="auto"/>
            <w:left w:val="none" w:sz="0" w:space="0" w:color="auto"/>
            <w:bottom w:val="none" w:sz="0" w:space="0" w:color="auto"/>
            <w:right w:val="none" w:sz="0" w:space="0" w:color="auto"/>
          </w:divBdr>
        </w:div>
        <w:div w:id="1453788063">
          <w:marLeft w:val="640"/>
          <w:marRight w:val="0"/>
          <w:marTop w:val="0"/>
          <w:marBottom w:val="0"/>
          <w:divBdr>
            <w:top w:val="none" w:sz="0" w:space="0" w:color="auto"/>
            <w:left w:val="none" w:sz="0" w:space="0" w:color="auto"/>
            <w:bottom w:val="none" w:sz="0" w:space="0" w:color="auto"/>
            <w:right w:val="none" w:sz="0" w:space="0" w:color="auto"/>
          </w:divBdr>
        </w:div>
        <w:div w:id="1851213290">
          <w:marLeft w:val="640"/>
          <w:marRight w:val="0"/>
          <w:marTop w:val="0"/>
          <w:marBottom w:val="0"/>
          <w:divBdr>
            <w:top w:val="none" w:sz="0" w:space="0" w:color="auto"/>
            <w:left w:val="none" w:sz="0" w:space="0" w:color="auto"/>
            <w:bottom w:val="none" w:sz="0" w:space="0" w:color="auto"/>
            <w:right w:val="none" w:sz="0" w:space="0" w:color="auto"/>
          </w:divBdr>
        </w:div>
        <w:div w:id="1206022742">
          <w:marLeft w:val="640"/>
          <w:marRight w:val="0"/>
          <w:marTop w:val="0"/>
          <w:marBottom w:val="0"/>
          <w:divBdr>
            <w:top w:val="none" w:sz="0" w:space="0" w:color="auto"/>
            <w:left w:val="none" w:sz="0" w:space="0" w:color="auto"/>
            <w:bottom w:val="none" w:sz="0" w:space="0" w:color="auto"/>
            <w:right w:val="none" w:sz="0" w:space="0" w:color="auto"/>
          </w:divBdr>
        </w:div>
        <w:div w:id="1783181882">
          <w:marLeft w:val="640"/>
          <w:marRight w:val="0"/>
          <w:marTop w:val="0"/>
          <w:marBottom w:val="0"/>
          <w:divBdr>
            <w:top w:val="none" w:sz="0" w:space="0" w:color="auto"/>
            <w:left w:val="none" w:sz="0" w:space="0" w:color="auto"/>
            <w:bottom w:val="none" w:sz="0" w:space="0" w:color="auto"/>
            <w:right w:val="none" w:sz="0" w:space="0" w:color="auto"/>
          </w:divBdr>
        </w:div>
        <w:div w:id="1792741466">
          <w:marLeft w:val="640"/>
          <w:marRight w:val="0"/>
          <w:marTop w:val="0"/>
          <w:marBottom w:val="0"/>
          <w:divBdr>
            <w:top w:val="none" w:sz="0" w:space="0" w:color="auto"/>
            <w:left w:val="none" w:sz="0" w:space="0" w:color="auto"/>
            <w:bottom w:val="none" w:sz="0" w:space="0" w:color="auto"/>
            <w:right w:val="none" w:sz="0" w:space="0" w:color="auto"/>
          </w:divBdr>
        </w:div>
        <w:div w:id="1734237865">
          <w:marLeft w:val="640"/>
          <w:marRight w:val="0"/>
          <w:marTop w:val="0"/>
          <w:marBottom w:val="0"/>
          <w:divBdr>
            <w:top w:val="none" w:sz="0" w:space="0" w:color="auto"/>
            <w:left w:val="none" w:sz="0" w:space="0" w:color="auto"/>
            <w:bottom w:val="none" w:sz="0" w:space="0" w:color="auto"/>
            <w:right w:val="none" w:sz="0" w:space="0" w:color="auto"/>
          </w:divBdr>
        </w:div>
      </w:divsChild>
    </w:div>
    <w:div w:id="211697636">
      <w:bodyDiv w:val="1"/>
      <w:marLeft w:val="0"/>
      <w:marRight w:val="0"/>
      <w:marTop w:val="0"/>
      <w:marBottom w:val="0"/>
      <w:divBdr>
        <w:top w:val="none" w:sz="0" w:space="0" w:color="auto"/>
        <w:left w:val="none" w:sz="0" w:space="0" w:color="auto"/>
        <w:bottom w:val="none" w:sz="0" w:space="0" w:color="auto"/>
        <w:right w:val="none" w:sz="0" w:space="0" w:color="auto"/>
      </w:divBdr>
      <w:divsChild>
        <w:div w:id="773063560">
          <w:marLeft w:val="640"/>
          <w:marRight w:val="0"/>
          <w:marTop w:val="0"/>
          <w:marBottom w:val="0"/>
          <w:divBdr>
            <w:top w:val="none" w:sz="0" w:space="0" w:color="auto"/>
            <w:left w:val="none" w:sz="0" w:space="0" w:color="auto"/>
            <w:bottom w:val="none" w:sz="0" w:space="0" w:color="auto"/>
            <w:right w:val="none" w:sz="0" w:space="0" w:color="auto"/>
          </w:divBdr>
        </w:div>
        <w:div w:id="56588935">
          <w:marLeft w:val="640"/>
          <w:marRight w:val="0"/>
          <w:marTop w:val="0"/>
          <w:marBottom w:val="0"/>
          <w:divBdr>
            <w:top w:val="none" w:sz="0" w:space="0" w:color="auto"/>
            <w:left w:val="none" w:sz="0" w:space="0" w:color="auto"/>
            <w:bottom w:val="none" w:sz="0" w:space="0" w:color="auto"/>
            <w:right w:val="none" w:sz="0" w:space="0" w:color="auto"/>
          </w:divBdr>
        </w:div>
        <w:div w:id="1218542962">
          <w:marLeft w:val="640"/>
          <w:marRight w:val="0"/>
          <w:marTop w:val="0"/>
          <w:marBottom w:val="0"/>
          <w:divBdr>
            <w:top w:val="none" w:sz="0" w:space="0" w:color="auto"/>
            <w:left w:val="none" w:sz="0" w:space="0" w:color="auto"/>
            <w:bottom w:val="none" w:sz="0" w:space="0" w:color="auto"/>
            <w:right w:val="none" w:sz="0" w:space="0" w:color="auto"/>
          </w:divBdr>
        </w:div>
        <w:div w:id="753670326">
          <w:marLeft w:val="640"/>
          <w:marRight w:val="0"/>
          <w:marTop w:val="0"/>
          <w:marBottom w:val="0"/>
          <w:divBdr>
            <w:top w:val="none" w:sz="0" w:space="0" w:color="auto"/>
            <w:left w:val="none" w:sz="0" w:space="0" w:color="auto"/>
            <w:bottom w:val="none" w:sz="0" w:space="0" w:color="auto"/>
            <w:right w:val="none" w:sz="0" w:space="0" w:color="auto"/>
          </w:divBdr>
        </w:div>
        <w:div w:id="61560334">
          <w:marLeft w:val="640"/>
          <w:marRight w:val="0"/>
          <w:marTop w:val="0"/>
          <w:marBottom w:val="0"/>
          <w:divBdr>
            <w:top w:val="none" w:sz="0" w:space="0" w:color="auto"/>
            <w:left w:val="none" w:sz="0" w:space="0" w:color="auto"/>
            <w:bottom w:val="none" w:sz="0" w:space="0" w:color="auto"/>
            <w:right w:val="none" w:sz="0" w:space="0" w:color="auto"/>
          </w:divBdr>
        </w:div>
        <w:div w:id="51466225">
          <w:marLeft w:val="640"/>
          <w:marRight w:val="0"/>
          <w:marTop w:val="0"/>
          <w:marBottom w:val="0"/>
          <w:divBdr>
            <w:top w:val="none" w:sz="0" w:space="0" w:color="auto"/>
            <w:left w:val="none" w:sz="0" w:space="0" w:color="auto"/>
            <w:bottom w:val="none" w:sz="0" w:space="0" w:color="auto"/>
            <w:right w:val="none" w:sz="0" w:space="0" w:color="auto"/>
          </w:divBdr>
        </w:div>
        <w:div w:id="1951357961">
          <w:marLeft w:val="640"/>
          <w:marRight w:val="0"/>
          <w:marTop w:val="0"/>
          <w:marBottom w:val="0"/>
          <w:divBdr>
            <w:top w:val="none" w:sz="0" w:space="0" w:color="auto"/>
            <w:left w:val="none" w:sz="0" w:space="0" w:color="auto"/>
            <w:bottom w:val="none" w:sz="0" w:space="0" w:color="auto"/>
            <w:right w:val="none" w:sz="0" w:space="0" w:color="auto"/>
          </w:divBdr>
        </w:div>
        <w:div w:id="1565722021">
          <w:marLeft w:val="640"/>
          <w:marRight w:val="0"/>
          <w:marTop w:val="0"/>
          <w:marBottom w:val="0"/>
          <w:divBdr>
            <w:top w:val="none" w:sz="0" w:space="0" w:color="auto"/>
            <w:left w:val="none" w:sz="0" w:space="0" w:color="auto"/>
            <w:bottom w:val="none" w:sz="0" w:space="0" w:color="auto"/>
            <w:right w:val="none" w:sz="0" w:space="0" w:color="auto"/>
          </w:divBdr>
        </w:div>
        <w:div w:id="461651199">
          <w:marLeft w:val="640"/>
          <w:marRight w:val="0"/>
          <w:marTop w:val="0"/>
          <w:marBottom w:val="0"/>
          <w:divBdr>
            <w:top w:val="none" w:sz="0" w:space="0" w:color="auto"/>
            <w:left w:val="none" w:sz="0" w:space="0" w:color="auto"/>
            <w:bottom w:val="none" w:sz="0" w:space="0" w:color="auto"/>
            <w:right w:val="none" w:sz="0" w:space="0" w:color="auto"/>
          </w:divBdr>
        </w:div>
        <w:div w:id="168447190">
          <w:marLeft w:val="640"/>
          <w:marRight w:val="0"/>
          <w:marTop w:val="0"/>
          <w:marBottom w:val="0"/>
          <w:divBdr>
            <w:top w:val="none" w:sz="0" w:space="0" w:color="auto"/>
            <w:left w:val="none" w:sz="0" w:space="0" w:color="auto"/>
            <w:bottom w:val="none" w:sz="0" w:space="0" w:color="auto"/>
            <w:right w:val="none" w:sz="0" w:space="0" w:color="auto"/>
          </w:divBdr>
        </w:div>
        <w:div w:id="991252691">
          <w:marLeft w:val="640"/>
          <w:marRight w:val="0"/>
          <w:marTop w:val="0"/>
          <w:marBottom w:val="0"/>
          <w:divBdr>
            <w:top w:val="none" w:sz="0" w:space="0" w:color="auto"/>
            <w:left w:val="none" w:sz="0" w:space="0" w:color="auto"/>
            <w:bottom w:val="none" w:sz="0" w:space="0" w:color="auto"/>
            <w:right w:val="none" w:sz="0" w:space="0" w:color="auto"/>
          </w:divBdr>
        </w:div>
        <w:div w:id="1310667235">
          <w:marLeft w:val="640"/>
          <w:marRight w:val="0"/>
          <w:marTop w:val="0"/>
          <w:marBottom w:val="0"/>
          <w:divBdr>
            <w:top w:val="none" w:sz="0" w:space="0" w:color="auto"/>
            <w:left w:val="none" w:sz="0" w:space="0" w:color="auto"/>
            <w:bottom w:val="none" w:sz="0" w:space="0" w:color="auto"/>
            <w:right w:val="none" w:sz="0" w:space="0" w:color="auto"/>
          </w:divBdr>
        </w:div>
        <w:div w:id="1673530078">
          <w:marLeft w:val="640"/>
          <w:marRight w:val="0"/>
          <w:marTop w:val="0"/>
          <w:marBottom w:val="0"/>
          <w:divBdr>
            <w:top w:val="none" w:sz="0" w:space="0" w:color="auto"/>
            <w:left w:val="none" w:sz="0" w:space="0" w:color="auto"/>
            <w:bottom w:val="none" w:sz="0" w:space="0" w:color="auto"/>
            <w:right w:val="none" w:sz="0" w:space="0" w:color="auto"/>
          </w:divBdr>
        </w:div>
        <w:div w:id="1982147986">
          <w:marLeft w:val="640"/>
          <w:marRight w:val="0"/>
          <w:marTop w:val="0"/>
          <w:marBottom w:val="0"/>
          <w:divBdr>
            <w:top w:val="none" w:sz="0" w:space="0" w:color="auto"/>
            <w:left w:val="none" w:sz="0" w:space="0" w:color="auto"/>
            <w:bottom w:val="none" w:sz="0" w:space="0" w:color="auto"/>
            <w:right w:val="none" w:sz="0" w:space="0" w:color="auto"/>
          </w:divBdr>
        </w:div>
        <w:div w:id="1594123903">
          <w:marLeft w:val="640"/>
          <w:marRight w:val="0"/>
          <w:marTop w:val="0"/>
          <w:marBottom w:val="0"/>
          <w:divBdr>
            <w:top w:val="none" w:sz="0" w:space="0" w:color="auto"/>
            <w:left w:val="none" w:sz="0" w:space="0" w:color="auto"/>
            <w:bottom w:val="none" w:sz="0" w:space="0" w:color="auto"/>
            <w:right w:val="none" w:sz="0" w:space="0" w:color="auto"/>
          </w:divBdr>
        </w:div>
        <w:div w:id="982613617">
          <w:marLeft w:val="640"/>
          <w:marRight w:val="0"/>
          <w:marTop w:val="0"/>
          <w:marBottom w:val="0"/>
          <w:divBdr>
            <w:top w:val="none" w:sz="0" w:space="0" w:color="auto"/>
            <w:left w:val="none" w:sz="0" w:space="0" w:color="auto"/>
            <w:bottom w:val="none" w:sz="0" w:space="0" w:color="auto"/>
            <w:right w:val="none" w:sz="0" w:space="0" w:color="auto"/>
          </w:divBdr>
        </w:div>
        <w:div w:id="1811095715">
          <w:marLeft w:val="640"/>
          <w:marRight w:val="0"/>
          <w:marTop w:val="0"/>
          <w:marBottom w:val="0"/>
          <w:divBdr>
            <w:top w:val="none" w:sz="0" w:space="0" w:color="auto"/>
            <w:left w:val="none" w:sz="0" w:space="0" w:color="auto"/>
            <w:bottom w:val="none" w:sz="0" w:space="0" w:color="auto"/>
            <w:right w:val="none" w:sz="0" w:space="0" w:color="auto"/>
          </w:divBdr>
        </w:div>
      </w:divsChild>
    </w:div>
    <w:div w:id="218052412">
      <w:bodyDiv w:val="1"/>
      <w:marLeft w:val="0"/>
      <w:marRight w:val="0"/>
      <w:marTop w:val="0"/>
      <w:marBottom w:val="0"/>
      <w:divBdr>
        <w:top w:val="none" w:sz="0" w:space="0" w:color="auto"/>
        <w:left w:val="none" w:sz="0" w:space="0" w:color="auto"/>
        <w:bottom w:val="none" w:sz="0" w:space="0" w:color="auto"/>
        <w:right w:val="none" w:sz="0" w:space="0" w:color="auto"/>
      </w:divBdr>
      <w:divsChild>
        <w:div w:id="20521419">
          <w:marLeft w:val="640"/>
          <w:marRight w:val="0"/>
          <w:marTop w:val="0"/>
          <w:marBottom w:val="0"/>
          <w:divBdr>
            <w:top w:val="none" w:sz="0" w:space="0" w:color="auto"/>
            <w:left w:val="none" w:sz="0" w:space="0" w:color="auto"/>
            <w:bottom w:val="none" w:sz="0" w:space="0" w:color="auto"/>
            <w:right w:val="none" w:sz="0" w:space="0" w:color="auto"/>
          </w:divBdr>
        </w:div>
        <w:div w:id="1947346887">
          <w:marLeft w:val="640"/>
          <w:marRight w:val="0"/>
          <w:marTop w:val="0"/>
          <w:marBottom w:val="0"/>
          <w:divBdr>
            <w:top w:val="none" w:sz="0" w:space="0" w:color="auto"/>
            <w:left w:val="none" w:sz="0" w:space="0" w:color="auto"/>
            <w:bottom w:val="none" w:sz="0" w:space="0" w:color="auto"/>
            <w:right w:val="none" w:sz="0" w:space="0" w:color="auto"/>
          </w:divBdr>
        </w:div>
        <w:div w:id="2122727610">
          <w:marLeft w:val="640"/>
          <w:marRight w:val="0"/>
          <w:marTop w:val="0"/>
          <w:marBottom w:val="0"/>
          <w:divBdr>
            <w:top w:val="none" w:sz="0" w:space="0" w:color="auto"/>
            <w:left w:val="none" w:sz="0" w:space="0" w:color="auto"/>
            <w:bottom w:val="none" w:sz="0" w:space="0" w:color="auto"/>
            <w:right w:val="none" w:sz="0" w:space="0" w:color="auto"/>
          </w:divBdr>
        </w:div>
        <w:div w:id="705300197">
          <w:marLeft w:val="640"/>
          <w:marRight w:val="0"/>
          <w:marTop w:val="0"/>
          <w:marBottom w:val="0"/>
          <w:divBdr>
            <w:top w:val="none" w:sz="0" w:space="0" w:color="auto"/>
            <w:left w:val="none" w:sz="0" w:space="0" w:color="auto"/>
            <w:bottom w:val="none" w:sz="0" w:space="0" w:color="auto"/>
            <w:right w:val="none" w:sz="0" w:space="0" w:color="auto"/>
          </w:divBdr>
        </w:div>
        <w:div w:id="159589272">
          <w:marLeft w:val="640"/>
          <w:marRight w:val="0"/>
          <w:marTop w:val="0"/>
          <w:marBottom w:val="0"/>
          <w:divBdr>
            <w:top w:val="none" w:sz="0" w:space="0" w:color="auto"/>
            <w:left w:val="none" w:sz="0" w:space="0" w:color="auto"/>
            <w:bottom w:val="none" w:sz="0" w:space="0" w:color="auto"/>
            <w:right w:val="none" w:sz="0" w:space="0" w:color="auto"/>
          </w:divBdr>
        </w:div>
        <w:div w:id="599727650">
          <w:marLeft w:val="640"/>
          <w:marRight w:val="0"/>
          <w:marTop w:val="0"/>
          <w:marBottom w:val="0"/>
          <w:divBdr>
            <w:top w:val="none" w:sz="0" w:space="0" w:color="auto"/>
            <w:left w:val="none" w:sz="0" w:space="0" w:color="auto"/>
            <w:bottom w:val="none" w:sz="0" w:space="0" w:color="auto"/>
            <w:right w:val="none" w:sz="0" w:space="0" w:color="auto"/>
          </w:divBdr>
        </w:div>
        <w:div w:id="414940325">
          <w:marLeft w:val="640"/>
          <w:marRight w:val="0"/>
          <w:marTop w:val="0"/>
          <w:marBottom w:val="0"/>
          <w:divBdr>
            <w:top w:val="none" w:sz="0" w:space="0" w:color="auto"/>
            <w:left w:val="none" w:sz="0" w:space="0" w:color="auto"/>
            <w:bottom w:val="none" w:sz="0" w:space="0" w:color="auto"/>
            <w:right w:val="none" w:sz="0" w:space="0" w:color="auto"/>
          </w:divBdr>
        </w:div>
        <w:div w:id="1710647507">
          <w:marLeft w:val="640"/>
          <w:marRight w:val="0"/>
          <w:marTop w:val="0"/>
          <w:marBottom w:val="0"/>
          <w:divBdr>
            <w:top w:val="none" w:sz="0" w:space="0" w:color="auto"/>
            <w:left w:val="none" w:sz="0" w:space="0" w:color="auto"/>
            <w:bottom w:val="none" w:sz="0" w:space="0" w:color="auto"/>
            <w:right w:val="none" w:sz="0" w:space="0" w:color="auto"/>
          </w:divBdr>
        </w:div>
      </w:divsChild>
    </w:div>
    <w:div w:id="246040691">
      <w:bodyDiv w:val="1"/>
      <w:marLeft w:val="0"/>
      <w:marRight w:val="0"/>
      <w:marTop w:val="0"/>
      <w:marBottom w:val="0"/>
      <w:divBdr>
        <w:top w:val="none" w:sz="0" w:space="0" w:color="auto"/>
        <w:left w:val="none" w:sz="0" w:space="0" w:color="auto"/>
        <w:bottom w:val="none" w:sz="0" w:space="0" w:color="auto"/>
        <w:right w:val="none" w:sz="0" w:space="0" w:color="auto"/>
      </w:divBdr>
      <w:divsChild>
        <w:div w:id="2055035691">
          <w:marLeft w:val="640"/>
          <w:marRight w:val="0"/>
          <w:marTop w:val="0"/>
          <w:marBottom w:val="0"/>
          <w:divBdr>
            <w:top w:val="none" w:sz="0" w:space="0" w:color="auto"/>
            <w:left w:val="none" w:sz="0" w:space="0" w:color="auto"/>
            <w:bottom w:val="none" w:sz="0" w:space="0" w:color="auto"/>
            <w:right w:val="none" w:sz="0" w:space="0" w:color="auto"/>
          </w:divBdr>
        </w:div>
        <w:div w:id="594899519">
          <w:marLeft w:val="640"/>
          <w:marRight w:val="0"/>
          <w:marTop w:val="0"/>
          <w:marBottom w:val="0"/>
          <w:divBdr>
            <w:top w:val="none" w:sz="0" w:space="0" w:color="auto"/>
            <w:left w:val="none" w:sz="0" w:space="0" w:color="auto"/>
            <w:bottom w:val="none" w:sz="0" w:space="0" w:color="auto"/>
            <w:right w:val="none" w:sz="0" w:space="0" w:color="auto"/>
          </w:divBdr>
        </w:div>
        <w:div w:id="241917777">
          <w:marLeft w:val="640"/>
          <w:marRight w:val="0"/>
          <w:marTop w:val="0"/>
          <w:marBottom w:val="0"/>
          <w:divBdr>
            <w:top w:val="none" w:sz="0" w:space="0" w:color="auto"/>
            <w:left w:val="none" w:sz="0" w:space="0" w:color="auto"/>
            <w:bottom w:val="none" w:sz="0" w:space="0" w:color="auto"/>
            <w:right w:val="none" w:sz="0" w:space="0" w:color="auto"/>
          </w:divBdr>
        </w:div>
        <w:div w:id="1013609776">
          <w:marLeft w:val="640"/>
          <w:marRight w:val="0"/>
          <w:marTop w:val="0"/>
          <w:marBottom w:val="0"/>
          <w:divBdr>
            <w:top w:val="none" w:sz="0" w:space="0" w:color="auto"/>
            <w:left w:val="none" w:sz="0" w:space="0" w:color="auto"/>
            <w:bottom w:val="none" w:sz="0" w:space="0" w:color="auto"/>
            <w:right w:val="none" w:sz="0" w:space="0" w:color="auto"/>
          </w:divBdr>
        </w:div>
        <w:div w:id="1566989634">
          <w:marLeft w:val="640"/>
          <w:marRight w:val="0"/>
          <w:marTop w:val="0"/>
          <w:marBottom w:val="0"/>
          <w:divBdr>
            <w:top w:val="none" w:sz="0" w:space="0" w:color="auto"/>
            <w:left w:val="none" w:sz="0" w:space="0" w:color="auto"/>
            <w:bottom w:val="none" w:sz="0" w:space="0" w:color="auto"/>
            <w:right w:val="none" w:sz="0" w:space="0" w:color="auto"/>
          </w:divBdr>
        </w:div>
        <w:div w:id="1268342516">
          <w:marLeft w:val="640"/>
          <w:marRight w:val="0"/>
          <w:marTop w:val="0"/>
          <w:marBottom w:val="0"/>
          <w:divBdr>
            <w:top w:val="none" w:sz="0" w:space="0" w:color="auto"/>
            <w:left w:val="none" w:sz="0" w:space="0" w:color="auto"/>
            <w:bottom w:val="none" w:sz="0" w:space="0" w:color="auto"/>
            <w:right w:val="none" w:sz="0" w:space="0" w:color="auto"/>
          </w:divBdr>
        </w:div>
        <w:div w:id="1453479798">
          <w:marLeft w:val="640"/>
          <w:marRight w:val="0"/>
          <w:marTop w:val="0"/>
          <w:marBottom w:val="0"/>
          <w:divBdr>
            <w:top w:val="none" w:sz="0" w:space="0" w:color="auto"/>
            <w:left w:val="none" w:sz="0" w:space="0" w:color="auto"/>
            <w:bottom w:val="none" w:sz="0" w:space="0" w:color="auto"/>
            <w:right w:val="none" w:sz="0" w:space="0" w:color="auto"/>
          </w:divBdr>
        </w:div>
        <w:div w:id="2081830336">
          <w:marLeft w:val="640"/>
          <w:marRight w:val="0"/>
          <w:marTop w:val="0"/>
          <w:marBottom w:val="0"/>
          <w:divBdr>
            <w:top w:val="none" w:sz="0" w:space="0" w:color="auto"/>
            <w:left w:val="none" w:sz="0" w:space="0" w:color="auto"/>
            <w:bottom w:val="none" w:sz="0" w:space="0" w:color="auto"/>
            <w:right w:val="none" w:sz="0" w:space="0" w:color="auto"/>
          </w:divBdr>
        </w:div>
        <w:div w:id="797723725">
          <w:marLeft w:val="640"/>
          <w:marRight w:val="0"/>
          <w:marTop w:val="0"/>
          <w:marBottom w:val="0"/>
          <w:divBdr>
            <w:top w:val="none" w:sz="0" w:space="0" w:color="auto"/>
            <w:left w:val="none" w:sz="0" w:space="0" w:color="auto"/>
            <w:bottom w:val="none" w:sz="0" w:space="0" w:color="auto"/>
            <w:right w:val="none" w:sz="0" w:space="0" w:color="auto"/>
          </w:divBdr>
        </w:div>
        <w:div w:id="1408187857">
          <w:marLeft w:val="640"/>
          <w:marRight w:val="0"/>
          <w:marTop w:val="0"/>
          <w:marBottom w:val="0"/>
          <w:divBdr>
            <w:top w:val="none" w:sz="0" w:space="0" w:color="auto"/>
            <w:left w:val="none" w:sz="0" w:space="0" w:color="auto"/>
            <w:bottom w:val="none" w:sz="0" w:space="0" w:color="auto"/>
            <w:right w:val="none" w:sz="0" w:space="0" w:color="auto"/>
          </w:divBdr>
        </w:div>
        <w:div w:id="457190605">
          <w:marLeft w:val="640"/>
          <w:marRight w:val="0"/>
          <w:marTop w:val="0"/>
          <w:marBottom w:val="0"/>
          <w:divBdr>
            <w:top w:val="none" w:sz="0" w:space="0" w:color="auto"/>
            <w:left w:val="none" w:sz="0" w:space="0" w:color="auto"/>
            <w:bottom w:val="none" w:sz="0" w:space="0" w:color="auto"/>
            <w:right w:val="none" w:sz="0" w:space="0" w:color="auto"/>
          </w:divBdr>
        </w:div>
        <w:div w:id="1534994737">
          <w:marLeft w:val="640"/>
          <w:marRight w:val="0"/>
          <w:marTop w:val="0"/>
          <w:marBottom w:val="0"/>
          <w:divBdr>
            <w:top w:val="none" w:sz="0" w:space="0" w:color="auto"/>
            <w:left w:val="none" w:sz="0" w:space="0" w:color="auto"/>
            <w:bottom w:val="none" w:sz="0" w:space="0" w:color="auto"/>
            <w:right w:val="none" w:sz="0" w:space="0" w:color="auto"/>
          </w:divBdr>
        </w:div>
        <w:div w:id="1050419705">
          <w:marLeft w:val="640"/>
          <w:marRight w:val="0"/>
          <w:marTop w:val="0"/>
          <w:marBottom w:val="0"/>
          <w:divBdr>
            <w:top w:val="none" w:sz="0" w:space="0" w:color="auto"/>
            <w:left w:val="none" w:sz="0" w:space="0" w:color="auto"/>
            <w:bottom w:val="none" w:sz="0" w:space="0" w:color="auto"/>
            <w:right w:val="none" w:sz="0" w:space="0" w:color="auto"/>
          </w:divBdr>
        </w:div>
        <w:div w:id="1620525898">
          <w:marLeft w:val="640"/>
          <w:marRight w:val="0"/>
          <w:marTop w:val="0"/>
          <w:marBottom w:val="0"/>
          <w:divBdr>
            <w:top w:val="none" w:sz="0" w:space="0" w:color="auto"/>
            <w:left w:val="none" w:sz="0" w:space="0" w:color="auto"/>
            <w:bottom w:val="none" w:sz="0" w:space="0" w:color="auto"/>
            <w:right w:val="none" w:sz="0" w:space="0" w:color="auto"/>
          </w:divBdr>
        </w:div>
        <w:div w:id="428819598">
          <w:marLeft w:val="640"/>
          <w:marRight w:val="0"/>
          <w:marTop w:val="0"/>
          <w:marBottom w:val="0"/>
          <w:divBdr>
            <w:top w:val="none" w:sz="0" w:space="0" w:color="auto"/>
            <w:left w:val="none" w:sz="0" w:space="0" w:color="auto"/>
            <w:bottom w:val="none" w:sz="0" w:space="0" w:color="auto"/>
            <w:right w:val="none" w:sz="0" w:space="0" w:color="auto"/>
          </w:divBdr>
        </w:div>
      </w:divsChild>
    </w:div>
    <w:div w:id="261572117">
      <w:bodyDiv w:val="1"/>
      <w:marLeft w:val="0"/>
      <w:marRight w:val="0"/>
      <w:marTop w:val="0"/>
      <w:marBottom w:val="0"/>
      <w:divBdr>
        <w:top w:val="none" w:sz="0" w:space="0" w:color="auto"/>
        <w:left w:val="none" w:sz="0" w:space="0" w:color="auto"/>
        <w:bottom w:val="none" w:sz="0" w:space="0" w:color="auto"/>
        <w:right w:val="none" w:sz="0" w:space="0" w:color="auto"/>
      </w:divBdr>
      <w:divsChild>
        <w:div w:id="615990708">
          <w:marLeft w:val="640"/>
          <w:marRight w:val="0"/>
          <w:marTop w:val="0"/>
          <w:marBottom w:val="0"/>
          <w:divBdr>
            <w:top w:val="none" w:sz="0" w:space="0" w:color="auto"/>
            <w:left w:val="none" w:sz="0" w:space="0" w:color="auto"/>
            <w:bottom w:val="none" w:sz="0" w:space="0" w:color="auto"/>
            <w:right w:val="none" w:sz="0" w:space="0" w:color="auto"/>
          </w:divBdr>
        </w:div>
        <w:div w:id="503669126">
          <w:marLeft w:val="640"/>
          <w:marRight w:val="0"/>
          <w:marTop w:val="0"/>
          <w:marBottom w:val="0"/>
          <w:divBdr>
            <w:top w:val="none" w:sz="0" w:space="0" w:color="auto"/>
            <w:left w:val="none" w:sz="0" w:space="0" w:color="auto"/>
            <w:bottom w:val="none" w:sz="0" w:space="0" w:color="auto"/>
            <w:right w:val="none" w:sz="0" w:space="0" w:color="auto"/>
          </w:divBdr>
        </w:div>
        <w:div w:id="1766069533">
          <w:marLeft w:val="640"/>
          <w:marRight w:val="0"/>
          <w:marTop w:val="0"/>
          <w:marBottom w:val="0"/>
          <w:divBdr>
            <w:top w:val="none" w:sz="0" w:space="0" w:color="auto"/>
            <w:left w:val="none" w:sz="0" w:space="0" w:color="auto"/>
            <w:bottom w:val="none" w:sz="0" w:space="0" w:color="auto"/>
            <w:right w:val="none" w:sz="0" w:space="0" w:color="auto"/>
          </w:divBdr>
        </w:div>
        <w:div w:id="383942307">
          <w:marLeft w:val="640"/>
          <w:marRight w:val="0"/>
          <w:marTop w:val="0"/>
          <w:marBottom w:val="0"/>
          <w:divBdr>
            <w:top w:val="none" w:sz="0" w:space="0" w:color="auto"/>
            <w:left w:val="none" w:sz="0" w:space="0" w:color="auto"/>
            <w:bottom w:val="none" w:sz="0" w:space="0" w:color="auto"/>
            <w:right w:val="none" w:sz="0" w:space="0" w:color="auto"/>
          </w:divBdr>
        </w:div>
        <w:div w:id="1484156395">
          <w:marLeft w:val="640"/>
          <w:marRight w:val="0"/>
          <w:marTop w:val="0"/>
          <w:marBottom w:val="0"/>
          <w:divBdr>
            <w:top w:val="none" w:sz="0" w:space="0" w:color="auto"/>
            <w:left w:val="none" w:sz="0" w:space="0" w:color="auto"/>
            <w:bottom w:val="none" w:sz="0" w:space="0" w:color="auto"/>
            <w:right w:val="none" w:sz="0" w:space="0" w:color="auto"/>
          </w:divBdr>
        </w:div>
        <w:div w:id="2066684386">
          <w:marLeft w:val="640"/>
          <w:marRight w:val="0"/>
          <w:marTop w:val="0"/>
          <w:marBottom w:val="0"/>
          <w:divBdr>
            <w:top w:val="none" w:sz="0" w:space="0" w:color="auto"/>
            <w:left w:val="none" w:sz="0" w:space="0" w:color="auto"/>
            <w:bottom w:val="none" w:sz="0" w:space="0" w:color="auto"/>
            <w:right w:val="none" w:sz="0" w:space="0" w:color="auto"/>
          </w:divBdr>
        </w:div>
        <w:div w:id="1904749870">
          <w:marLeft w:val="640"/>
          <w:marRight w:val="0"/>
          <w:marTop w:val="0"/>
          <w:marBottom w:val="0"/>
          <w:divBdr>
            <w:top w:val="none" w:sz="0" w:space="0" w:color="auto"/>
            <w:left w:val="none" w:sz="0" w:space="0" w:color="auto"/>
            <w:bottom w:val="none" w:sz="0" w:space="0" w:color="auto"/>
            <w:right w:val="none" w:sz="0" w:space="0" w:color="auto"/>
          </w:divBdr>
        </w:div>
        <w:div w:id="1407679479">
          <w:marLeft w:val="640"/>
          <w:marRight w:val="0"/>
          <w:marTop w:val="0"/>
          <w:marBottom w:val="0"/>
          <w:divBdr>
            <w:top w:val="none" w:sz="0" w:space="0" w:color="auto"/>
            <w:left w:val="none" w:sz="0" w:space="0" w:color="auto"/>
            <w:bottom w:val="none" w:sz="0" w:space="0" w:color="auto"/>
            <w:right w:val="none" w:sz="0" w:space="0" w:color="auto"/>
          </w:divBdr>
        </w:div>
        <w:div w:id="1621182683">
          <w:marLeft w:val="640"/>
          <w:marRight w:val="0"/>
          <w:marTop w:val="0"/>
          <w:marBottom w:val="0"/>
          <w:divBdr>
            <w:top w:val="none" w:sz="0" w:space="0" w:color="auto"/>
            <w:left w:val="none" w:sz="0" w:space="0" w:color="auto"/>
            <w:bottom w:val="none" w:sz="0" w:space="0" w:color="auto"/>
            <w:right w:val="none" w:sz="0" w:space="0" w:color="auto"/>
          </w:divBdr>
        </w:div>
        <w:div w:id="601186353">
          <w:marLeft w:val="640"/>
          <w:marRight w:val="0"/>
          <w:marTop w:val="0"/>
          <w:marBottom w:val="0"/>
          <w:divBdr>
            <w:top w:val="none" w:sz="0" w:space="0" w:color="auto"/>
            <w:left w:val="none" w:sz="0" w:space="0" w:color="auto"/>
            <w:bottom w:val="none" w:sz="0" w:space="0" w:color="auto"/>
            <w:right w:val="none" w:sz="0" w:space="0" w:color="auto"/>
          </w:divBdr>
        </w:div>
        <w:div w:id="1853378383">
          <w:marLeft w:val="640"/>
          <w:marRight w:val="0"/>
          <w:marTop w:val="0"/>
          <w:marBottom w:val="0"/>
          <w:divBdr>
            <w:top w:val="none" w:sz="0" w:space="0" w:color="auto"/>
            <w:left w:val="none" w:sz="0" w:space="0" w:color="auto"/>
            <w:bottom w:val="none" w:sz="0" w:space="0" w:color="auto"/>
            <w:right w:val="none" w:sz="0" w:space="0" w:color="auto"/>
          </w:divBdr>
        </w:div>
        <w:div w:id="907226786">
          <w:marLeft w:val="640"/>
          <w:marRight w:val="0"/>
          <w:marTop w:val="0"/>
          <w:marBottom w:val="0"/>
          <w:divBdr>
            <w:top w:val="none" w:sz="0" w:space="0" w:color="auto"/>
            <w:left w:val="none" w:sz="0" w:space="0" w:color="auto"/>
            <w:bottom w:val="none" w:sz="0" w:space="0" w:color="auto"/>
            <w:right w:val="none" w:sz="0" w:space="0" w:color="auto"/>
          </w:divBdr>
        </w:div>
      </w:divsChild>
    </w:div>
    <w:div w:id="295572504">
      <w:bodyDiv w:val="1"/>
      <w:marLeft w:val="0"/>
      <w:marRight w:val="0"/>
      <w:marTop w:val="0"/>
      <w:marBottom w:val="0"/>
      <w:divBdr>
        <w:top w:val="none" w:sz="0" w:space="0" w:color="auto"/>
        <w:left w:val="none" w:sz="0" w:space="0" w:color="auto"/>
        <w:bottom w:val="none" w:sz="0" w:space="0" w:color="auto"/>
        <w:right w:val="none" w:sz="0" w:space="0" w:color="auto"/>
      </w:divBdr>
      <w:divsChild>
        <w:div w:id="1972320558">
          <w:marLeft w:val="640"/>
          <w:marRight w:val="0"/>
          <w:marTop w:val="0"/>
          <w:marBottom w:val="0"/>
          <w:divBdr>
            <w:top w:val="none" w:sz="0" w:space="0" w:color="auto"/>
            <w:left w:val="none" w:sz="0" w:space="0" w:color="auto"/>
            <w:bottom w:val="none" w:sz="0" w:space="0" w:color="auto"/>
            <w:right w:val="none" w:sz="0" w:space="0" w:color="auto"/>
          </w:divBdr>
        </w:div>
        <w:div w:id="872302703">
          <w:marLeft w:val="640"/>
          <w:marRight w:val="0"/>
          <w:marTop w:val="0"/>
          <w:marBottom w:val="0"/>
          <w:divBdr>
            <w:top w:val="none" w:sz="0" w:space="0" w:color="auto"/>
            <w:left w:val="none" w:sz="0" w:space="0" w:color="auto"/>
            <w:bottom w:val="none" w:sz="0" w:space="0" w:color="auto"/>
            <w:right w:val="none" w:sz="0" w:space="0" w:color="auto"/>
          </w:divBdr>
        </w:div>
        <w:div w:id="1468619189">
          <w:marLeft w:val="640"/>
          <w:marRight w:val="0"/>
          <w:marTop w:val="0"/>
          <w:marBottom w:val="0"/>
          <w:divBdr>
            <w:top w:val="none" w:sz="0" w:space="0" w:color="auto"/>
            <w:left w:val="none" w:sz="0" w:space="0" w:color="auto"/>
            <w:bottom w:val="none" w:sz="0" w:space="0" w:color="auto"/>
            <w:right w:val="none" w:sz="0" w:space="0" w:color="auto"/>
          </w:divBdr>
        </w:div>
        <w:div w:id="464393022">
          <w:marLeft w:val="640"/>
          <w:marRight w:val="0"/>
          <w:marTop w:val="0"/>
          <w:marBottom w:val="0"/>
          <w:divBdr>
            <w:top w:val="none" w:sz="0" w:space="0" w:color="auto"/>
            <w:left w:val="none" w:sz="0" w:space="0" w:color="auto"/>
            <w:bottom w:val="none" w:sz="0" w:space="0" w:color="auto"/>
            <w:right w:val="none" w:sz="0" w:space="0" w:color="auto"/>
          </w:divBdr>
        </w:div>
        <w:div w:id="1347830713">
          <w:marLeft w:val="640"/>
          <w:marRight w:val="0"/>
          <w:marTop w:val="0"/>
          <w:marBottom w:val="0"/>
          <w:divBdr>
            <w:top w:val="none" w:sz="0" w:space="0" w:color="auto"/>
            <w:left w:val="none" w:sz="0" w:space="0" w:color="auto"/>
            <w:bottom w:val="none" w:sz="0" w:space="0" w:color="auto"/>
            <w:right w:val="none" w:sz="0" w:space="0" w:color="auto"/>
          </w:divBdr>
        </w:div>
        <w:div w:id="935210064">
          <w:marLeft w:val="640"/>
          <w:marRight w:val="0"/>
          <w:marTop w:val="0"/>
          <w:marBottom w:val="0"/>
          <w:divBdr>
            <w:top w:val="none" w:sz="0" w:space="0" w:color="auto"/>
            <w:left w:val="none" w:sz="0" w:space="0" w:color="auto"/>
            <w:bottom w:val="none" w:sz="0" w:space="0" w:color="auto"/>
            <w:right w:val="none" w:sz="0" w:space="0" w:color="auto"/>
          </w:divBdr>
        </w:div>
        <w:div w:id="347954493">
          <w:marLeft w:val="640"/>
          <w:marRight w:val="0"/>
          <w:marTop w:val="0"/>
          <w:marBottom w:val="0"/>
          <w:divBdr>
            <w:top w:val="none" w:sz="0" w:space="0" w:color="auto"/>
            <w:left w:val="none" w:sz="0" w:space="0" w:color="auto"/>
            <w:bottom w:val="none" w:sz="0" w:space="0" w:color="auto"/>
            <w:right w:val="none" w:sz="0" w:space="0" w:color="auto"/>
          </w:divBdr>
        </w:div>
      </w:divsChild>
    </w:div>
    <w:div w:id="346368336">
      <w:bodyDiv w:val="1"/>
      <w:marLeft w:val="0"/>
      <w:marRight w:val="0"/>
      <w:marTop w:val="0"/>
      <w:marBottom w:val="0"/>
      <w:divBdr>
        <w:top w:val="none" w:sz="0" w:space="0" w:color="auto"/>
        <w:left w:val="none" w:sz="0" w:space="0" w:color="auto"/>
        <w:bottom w:val="none" w:sz="0" w:space="0" w:color="auto"/>
        <w:right w:val="none" w:sz="0" w:space="0" w:color="auto"/>
      </w:divBdr>
      <w:divsChild>
        <w:div w:id="1942688598">
          <w:marLeft w:val="640"/>
          <w:marRight w:val="0"/>
          <w:marTop w:val="0"/>
          <w:marBottom w:val="0"/>
          <w:divBdr>
            <w:top w:val="none" w:sz="0" w:space="0" w:color="auto"/>
            <w:left w:val="none" w:sz="0" w:space="0" w:color="auto"/>
            <w:bottom w:val="none" w:sz="0" w:space="0" w:color="auto"/>
            <w:right w:val="none" w:sz="0" w:space="0" w:color="auto"/>
          </w:divBdr>
        </w:div>
        <w:div w:id="1308321206">
          <w:marLeft w:val="640"/>
          <w:marRight w:val="0"/>
          <w:marTop w:val="0"/>
          <w:marBottom w:val="0"/>
          <w:divBdr>
            <w:top w:val="none" w:sz="0" w:space="0" w:color="auto"/>
            <w:left w:val="none" w:sz="0" w:space="0" w:color="auto"/>
            <w:bottom w:val="none" w:sz="0" w:space="0" w:color="auto"/>
            <w:right w:val="none" w:sz="0" w:space="0" w:color="auto"/>
          </w:divBdr>
        </w:div>
        <w:div w:id="299649234">
          <w:marLeft w:val="640"/>
          <w:marRight w:val="0"/>
          <w:marTop w:val="0"/>
          <w:marBottom w:val="0"/>
          <w:divBdr>
            <w:top w:val="none" w:sz="0" w:space="0" w:color="auto"/>
            <w:left w:val="none" w:sz="0" w:space="0" w:color="auto"/>
            <w:bottom w:val="none" w:sz="0" w:space="0" w:color="auto"/>
            <w:right w:val="none" w:sz="0" w:space="0" w:color="auto"/>
          </w:divBdr>
        </w:div>
        <w:div w:id="1200435174">
          <w:marLeft w:val="640"/>
          <w:marRight w:val="0"/>
          <w:marTop w:val="0"/>
          <w:marBottom w:val="0"/>
          <w:divBdr>
            <w:top w:val="none" w:sz="0" w:space="0" w:color="auto"/>
            <w:left w:val="none" w:sz="0" w:space="0" w:color="auto"/>
            <w:bottom w:val="none" w:sz="0" w:space="0" w:color="auto"/>
            <w:right w:val="none" w:sz="0" w:space="0" w:color="auto"/>
          </w:divBdr>
        </w:div>
        <w:div w:id="517503492">
          <w:marLeft w:val="640"/>
          <w:marRight w:val="0"/>
          <w:marTop w:val="0"/>
          <w:marBottom w:val="0"/>
          <w:divBdr>
            <w:top w:val="none" w:sz="0" w:space="0" w:color="auto"/>
            <w:left w:val="none" w:sz="0" w:space="0" w:color="auto"/>
            <w:bottom w:val="none" w:sz="0" w:space="0" w:color="auto"/>
            <w:right w:val="none" w:sz="0" w:space="0" w:color="auto"/>
          </w:divBdr>
        </w:div>
      </w:divsChild>
    </w:div>
    <w:div w:id="348027037">
      <w:bodyDiv w:val="1"/>
      <w:marLeft w:val="0"/>
      <w:marRight w:val="0"/>
      <w:marTop w:val="0"/>
      <w:marBottom w:val="0"/>
      <w:divBdr>
        <w:top w:val="none" w:sz="0" w:space="0" w:color="auto"/>
        <w:left w:val="none" w:sz="0" w:space="0" w:color="auto"/>
        <w:bottom w:val="none" w:sz="0" w:space="0" w:color="auto"/>
        <w:right w:val="none" w:sz="0" w:space="0" w:color="auto"/>
      </w:divBdr>
      <w:divsChild>
        <w:div w:id="1712997991">
          <w:marLeft w:val="640"/>
          <w:marRight w:val="0"/>
          <w:marTop w:val="0"/>
          <w:marBottom w:val="0"/>
          <w:divBdr>
            <w:top w:val="none" w:sz="0" w:space="0" w:color="auto"/>
            <w:left w:val="none" w:sz="0" w:space="0" w:color="auto"/>
            <w:bottom w:val="none" w:sz="0" w:space="0" w:color="auto"/>
            <w:right w:val="none" w:sz="0" w:space="0" w:color="auto"/>
          </w:divBdr>
        </w:div>
        <w:div w:id="109205721">
          <w:marLeft w:val="640"/>
          <w:marRight w:val="0"/>
          <w:marTop w:val="0"/>
          <w:marBottom w:val="0"/>
          <w:divBdr>
            <w:top w:val="none" w:sz="0" w:space="0" w:color="auto"/>
            <w:left w:val="none" w:sz="0" w:space="0" w:color="auto"/>
            <w:bottom w:val="none" w:sz="0" w:space="0" w:color="auto"/>
            <w:right w:val="none" w:sz="0" w:space="0" w:color="auto"/>
          </w:divBdr>
        </w:div>
        <w:div w:id="455493374">
          <w:marLeft w:val="640"/>
          <w:marRight w:val="0"/>
          <w:marTop w:val="0"/>
          <w:marBottom w:val="0"/>
          <w:divBdr>
            <w:top w:val="none" w:sz="0" w:space="0" w:color="auto"/>
            <w:left w:val="none" w:sz="0" w:space="0" w:color="auto"/>
            <w:bottom w:val="none" w:sz="0" w:space="0" w:color="auto"/>
            <w:right w:val="none" w:sz="0" w:space="0" w:color="auto"/>
          </w:divBdr>
        </w:div>
        <w:div w:id="498887947">
          <w:marLeft w:val="640"/>
          <w:marRight w:val="0"/>
          <w:marTop w:val="0"/>
          <w:marBottom w:val="0"/>
          <w:divBdr>
            <w:top w:val="none" w:sz="0" w:space="0" w:color="auto"/>
            <w:left w:val="none" w:sz="0" w:space="0" w:color="auto"/>
            <w:bottom w:val="none" w:sz="0" w:space="0" w:color="auto"/>
            <w:right w:val="none" w:sz="0" w:space="0" w:color="auto"/>
          </w:divBdr>
        </w:div>
        <w:div w:id="2024280800">
          <w:marLeft w:val="640"/>
          <w:marRight w:val="0"/>
          <w:marTop w:val="0"/>
          <w:marBottom w:val="0"/>
          <w:divBdr>
            <w:top w:val="none" w:sz="0" w:space="0" w:color="auto"/>
            <w:left w:val="none" w:sz="0" w:space="0" w:color="auto"/>
            <w:bottom w:val="none" w:sz="0" w:space="0" w:color="auto"/>
            <w:right w:val="none" w:sz="0" w:space="0" w:color="auto"/>
          </w:divBdr>
        </w:div>
        <w:div w:id="464813626">
          <w:marLeft w:val="640"/>
          <w:marRight w:val="0"/>
          <w:marTop w:val="0"/>
          <w:marBottom w:val="0"/>
          <w:divBdr>
            <w:top w:val="none" w:sz="0" w:space="0" w:color="auto"/>
            <w:left w:val="none" w:sz="0" w:space="0" w:color="auto"/>
            <w:bottom w:val="none" w:sz="0" w:space="0" w:color="auto"/>
            <w:right w:val="none" w:sz="0" w:space="0" w:color="auto"/>
          </w:divBdr>
        </w:div>
        <w:div w:id="588273546">
          <w:marLeft w:val="640"/>
          <w:marRight w:val="0"/>
          <w:marTop w:val="0"/>
          <w:marBottom w:val="0"/>
          <w:divBdr>
            <w:top w:val="none" w:sz="0" w:space="0" w:color="auto"/>
            <w:left w:val="none" w:sz="0" w:space="0" w:color="auto"/>
            <w:bottom w:val="none" w:sz="0" w:space="0" w:color="auto"/>
            <w:right w:val="none" w:sz="0" w:space="0" w:color="auto"/>
          </w:divBdr>
        </w:div>
        <w:div w:id="1549687624">
          <w:marLeft w:val="640"/>
          <w:marRight w:val="0"/>
          <w:marTop w:val="0"/>
          <w:marBottom w:val="0"/>
          <w:divBdr>
            <w:top w:val="none" w:sz="0" w:space="0" w:color="auto"/>
            <w:left w:val="none" w:sz="0" w:space="0" w:color="auto"/>
            <w:bottom w:val="none" w:sz="0" w:space="0" w:color="auto"/>
            <w:right w:val="none" w:sz="0" w:space="0" w:color="auto"/>
          </w:divBdr>
        </w:div>
        <w:div w:id="1892569370">
          <w:marLeft w:val="640"/>
          <w:marRight w:val="0"/>
          <w:marTop w:val="0"/>
          <w:marBottom w:val="0"/>
          <w:divBdr>
            <w:top w:val="none" w:sz="0" w:space="0" w:color="auto"/>
            <w:left w:val="none" w:sz="0" w:space="0" w:color="auto"/>
            <w:bottom w:val="none" w:sz="0" w:space="0" w:color="auto"/>
            <w:right w:val="none" w:sz="0" w:space="0" w:color="auto"/>
          </w:divBdr>
        </w:div>
        <w:div w:id="2040037278">
          <w:marLeft w:val="640"/>
          <w:marRight w:val="0"/>
          <w:marTop w:val="0"/>
          <w:marBottom w:val="0"/>
          <w:divBdr>
            <w:top w:val="none" w:sz="0" w:space="0" w:color="auto"/>
            <w:left w:val="none" w:sz="0" w:space="0" w:color="auto"/>
            <w:bottom w:val="none" w:sz="0" w:space="0" w:color="auto"/>
            <w:right w:val="none" w:sz="0" w:space="0" w:color="auto"/>
          </w:divBdr>
        </w:div>
        <w:div w:id="1892837227">
          <w:marLeft w:val="640"/>
          <w:marRight w:val="0"/>
          <w:marTop w:val="0"/>
          <w:marBottom w:val="0"/>
          <w:divBdr>
            <w:top w:val="none" w:sz="0" w:space="0" w:color="auto"/>
            <w:left w:val="none" w:sz="0" w:space="0" w:color="auto"/>
            <w:bottom w:val="none" w:sz="0" w:space="0" w:color="auto"/>
            <w:right w:val="none" w:sz="0" w:space="0" w:color="auto"/>
          </w:divBdr>
        </w:div>
        <w:div w:id="408891879">
          <w:marLeft w:val="640"/>
          <w:marRight w:val="0"/>
          <w:marTop w:val="0"/>
          <w:marBottom w:val="0"/>
          <w:divBdr>
            <w:top w:val="none" w:sz="0" w:space="0" w:color="auto"/>
            <w:left w:val="none" w:sz="0" w:space="0" w:color="auto"/>
            <w:bottom w:val="none" w:sz="0" w:space="0" w:color="auto"/>
            <w:right w:val="none" w:sz="0" w:space="0" w:color="auto"/>
          </w:divBdr>
        </w:div>
      </w:divsChild>
    </w:div>
    <w:div w:id="360475688">
      <w:bodyDiv w:val="1"/>
      <w:marLeft w:val="0"/>
      <w:marRight w:val="0"/>
      <w:marTop w:val="0"/>
      <w:marBottom w:val="0"/>
      <w:divBdr>
        <w:top w:val="none" w:sz="0" w:space="0" w:color="auto"/>
        <w:left w:val="none" w:sz="0" w:space="0" w:color="auto"/>
        <w:bottom w:val="none" w:sz="0" w:space="0" w:color="auto"/>
        <w:right w:val="none" w:sz="0" w:space="0" w:color="auto"/>
      </w:divBdr>
      <w:divsChild>
        <w:div w:id="1099135506">
          <w:marLeft w:val="640"/>
          <w:marRight w:val="0"/>
          <w:marTop w:val="0"/>
          <w:marBottom w:val="0"/>
          <w:divBdr>
            <w:top w:val="none" w:sz="0" w:space="0" w:color="auto"/>
            <w:left w:val="none" w:sz="0" w:space="0" w:color="auto"/>
            <w:bottom w:val="none" w:sz="0" w:space="0" w:color="auto"/>
            <w:right w:val="none" w:sz="0" w:space="0" w:color="auto"/>
          </w:divBdr>
        </w:div>
        <w:div w:id="683242446">
          <w:marLeft w:val="640"/>
          <w:marRight w:val="0"/>
          <w:marTop w:val="0"/>
          <w:marBottom w:val="0"/>
          <w:divBdr>
            <w:top w:val="none" w:sz="0" w:space="0" w:color="auto"/>
            <w:left w:val="none" w:sz="0" w:space="0" w:color="auto"/>
            <w:bottom w:val="none" w:sz="0" w:space="0" w:color="auto"/>
            <w:right w:val="none" w:sz="0" w:space="0" w:color="auto"/>
          </w:divBdr>
        </w:div>
        <w:div w:id="1041437800">
          <w:marLeft w:val="640"/>
          <w:marRight w:val="0"/>
          <w:marTop w:val="0"/>
          <w:marBottom w:val="0"/>
          <w:divBdr>
            <w:top w:val="none" w:sz="0" w:space="0" w:color="auto"/>
            <w:left w:val="none" w:sz="0" w:space="0" w:color="auto"/>
            <w:bottom w:val="none" w:sz="0" w:space="0" w:color="auto"/>
            <w:right w:val="none" w:sz="0" w:space="0" w:color="auto"/>
          </w:divBdr>
        </w:div>
        <w:div w:id="1969312082">
          <w:marLeft w:val="640"/>
          <w:marRight w:val="0"/>
          <w:marTop w:val="0"/>
          <w:marBottom w:val="0"/>
          <w:divBdr>
            <w:top w:val="none" w:sz="0" w:space="0" w:color="auto"/>
            <w:left w:val="none" w:sz="0" w:space="0" w:color="auto"/>
            <w:bottom w:val="none" w:sz="0" w:space="0" w:color="auto"/>
            <w:right w:val="none" w:sz="0" w:space="0" w:color="auto"/>
          </w:divBdr>
        </w:div>
        <w:div w:id="1770419820">
          <w:marLeft w:val="640"/>
          <w:marRight w:val="0"/>
          <w:marTop w:val="0"/>
          <w:marBottom w:val="0"/>
          <w:divBdr>
            <w:top w:val="none" w:sz="0" w:space="0" w:color="auto"/>
            <w:left w:val="none" w:sz="0" w:space="0" w:color="auto"/>
            <w:bottom w:val="none" w:sz="0" w:space="0" w:color="auto"/>
            <w:right w:val="none" w:sz="0" w:space="0" w:color="auto"/>
          </w:divBdr>
        </w:div>
        <w:div w:id="1086071134">
          <w:marLeft w:val="640"/>
          <w:marRight w:val="0"/>
          <w:marTop w:val="0"/>
          <w:marBottom w:val="0"/>
          <w:divBdr>
            <w:top w:val="none" w:sz="0" w:space="0" w:color="auto"/>
            <w:left w:val="none" w:sz="0" w:space="0" w:color="auto"/>
            <w:bottom w:val="none" w:sz="0" w:space="0" w:color="auto"/>
            <w:right w:val="none" w:sz="0" w:space="0" w:color="auto"/>
          </w:divBdr>
        </w:div>
        <w:div w:id="413354245">
          <w:marLeft w:val="640"/>
          <w:marRight w:val="0"/>
          <w:marTop w:val="0"/>
          <w:marBottom w:val="0"/>
          <w:divBdr>
            <w:top w:val="none" w:sz="0" w:space="0" w:color="auto"/>
            <w:left w:val="none" w:sz="0" w:space="0" w:color="auto"/>
            <w:bottom w:val="none" w:sz="0" w:space="0" w:color="auto"/>
            <w:right w:val="none" w:sz="0" w:space="0" w:color="auto"/>
          </w:divBdr>
        </w:div>
        <w:div w:id="1504201371">
          <w:marLeft w:val="640"/>
          <w:marRight w:val="0"/>
          <w:marTop w:val="0"/>
          <w:marBottom w:val="0"/>
          <w:divBdr>
            <w:top w:val="none" w:sz="0" w:space="0" w:color="auto"/>
            <w:left w:val="none" w:sz="0" w:space="0" w:color="auto"/>
            <w:bottom w:val="none" w:sz="0" w:space="0" w:color="auto"/>
            <w:right w:val="none" w:sz="0" w:space="0" w:color="auto"/>
          </w:divBdr>
        </w:div>
        <w:div w:id="782193923">
          <w:marLeft w:val="640"/>
          <w:marRight w:val="0"/>
          <w:marTop w:val="0"/>
          <w:marBottom w:val="0"/>
          <w:divBdr>
            <w:top w:val="none" w:sz="0" w:space="0" w:color="auto"/>
            <w:left w:val="none" w:sz="0" w:space="0" w:color="auto"/>
            <w:bottom w:val="none" w:sz="0" w:space="0" w:color="auto"/>
            <w:right w:val="none" w:sz="0" w:space="0" w:color="auto"/>
          </w:divBdr>
        </w:div>
        <w:div w:id="1942370331">
          <w:marLeft w:val="640"/>
          <w:marRight w:val="0"/>
          <w:marTop w:val="0"/>
          <w:marBottom w:val="0"/>
          <w:divBdr>
            <w:top w:val="none" w:sz="0" w:space="0" w:color="auto"/>
            <w:left w:val="none" w:sz="0" w:space="0" w:color="auto"/>
            <w:bottom w:val="none" w:sz="0" w:space="0" w:color="auto"/>
            <w:right w:val="none" w:sz="0" w:space="0" w:color="auto"/>
          </w:divBdr>
        </w:div>
        <w:div w:id="20866058">
          <w:marLeft w:val="640"/>
          <w:marRight w:val="0"/>
          <w:marTop w:val="0"/>
          <w:marBottom w:val="0"/>
          <w:divBdr>
            <w:top w:val="none" w:sz="0" w:space="0" w:color="auto"/>
            <w:left w:val="none" w:sz="0" w:space="0" w:color="auto"/>
            <w:bottom w:val="none" w:sz="0" w:space="0" w:color="auto"/>
            <w:right w:val="none" w:sz="0" w:space="0" w:color="auto"/>
          </w:divBdr>
        </w:div>
        <w:div w:id="2017877679">
          <w:marLeft w:val="640"/>
          <w:marRight w:val="0"/>
          <w:marTop w:val="0"/>
          <w:marBottom w:val="0"/>
          <w:divBdr>
            <w:top w:val="none" w:sz="0" w:space="0" w:color="auto"/>
            <w:left w:val="none" w:sz="0" w:space="0" w:color="auto"/>
            <w:bottom w:val="none" w:sz="0" w:space="0" w:color="auto"/>
            <w:right w:val="none" w:sz="0" w:space="0" w:color="auto"/>
          </w:divBdr>
        </w:div>
        <w:div w:id="2063945182">
          <w:marLeft w:val="640"/>
          <w:marRight w:val="0"/>
          <w:marTop w:val="0"/>
          <w:marBottom w:val="0"/>
          <w:divBdr>
            <w:top w:val="none" w:sz="0" w:space="0" w:color="auto"/>
            <w:left w:val="none" w:sz="0" w:space="0" w:color="auto"/>
            <w:bottom w:val="none" w:sz="0" w:space="0" w:color="auto"/>
            <w:right w:val="none" w:sz="0" w:space="0" w:color="auto"/>
          </w:divBdr>
        </w:div>
        <w:div w:id="1473905601">
          <w:marLeft w:val="640"/>
          <w:marRight w:val="0"/>
          <w:marTop w:val="0"/>
          <w:marBottom w:val="0"/>
          <w:divBdr>
            <w:top w:val="none" w:sz="0" w:space="0" w:color="auto"/>
            <w:left w:val="none" w:sz="0" w:space="0" w:color="auto"/>
            <w:bottom w:val="none" w:sz="0" w:space="0" w:color="auto"/>
            <w:right w:val="none" w:sz="0" w:space="0" w:color="auto"/>
          </w:divBdr>
        </w:div>
        <w:div w:id="2075160783">
          <w:marLeft w:val="640"/>
          <w:marRight w:val="0"/>
          <w:marTop w:val="0"/>
          <w:marBottom w:val="0"/>
          <w:divBdr>
            <w:top w:val="none" w:sz="0" w:space="0" w:color="auto"/>
            <w:left w:val="none" w:sz="0" w:space="0" w:color="auto"/>
            <w:bottom w:val="none" w:sz="0" w:space="0" w:color="auto"/>
            <w:right w:val="none" w:sz="0" w:space="0" w:color="auto"/>
          </w:divBdr>
        </w:div>
        <w:div w:id="1546604964">
          <w:marLeft w:val="640"/>
          <w:marRight w:val="0"/>
          <w:marTop w:val="0"/>
          <w:marBottom w:val="0"/>
          <w:divBdr>
            <w:top w:val="none" w:sz="0" w:space="0" w:color="auto"/>
            <w:left w:val="none" w:sz="0" w:space="0" w:color="auto"/>
            <w:bottom w:val="none" w:sz="0" w:space="0" w:color="auto"/>
            <w:right w:val="none" w:sz="0" w:space="0" w:color="auto"/>
          </w:divBdr>
        </w:div>
      </w:divsChild>
    </w:div>
    <w:div w:id="362679597">
      <w:bodyDiv w:val="1"/>
      <w:marLeft w:val="0"/>
      <w:marRight w:val="0"/>
      <w:marTop w:val="0"/>
      <w:marBottom w:val="0"/>
      <w:divBdr>
        <w:top w:val="none" w:sz="0" w:space="0" w:color="auto"/>
        <w:left w:val="none" w:sz="0" w:space="0" w:color="auto"/>
        <w:bottom w:val="none" w:sz="0" w:space="0" w:color="auto"/>
        <w:right w:val="none" w:sz="0" w:space="0" w:color="auto"/>
      </w:divBdr>
      <w:divsChild>
        <w:div w:id="28457737">
          <w:marLeft w:val="640"/>
          <w:marRight w:val="0"/>
          <w:marTop w:val="0"/>
          <w:marBottom w:val="0"/>
          <w:divBdr>
            <w:top w:val="none" w:sz="0" w:space="0" w:color="auto"/>
            <w:left w:val="none" w:sz="0" w:space="0" w:color="auto"/>
            <w:bottom w:val="none" w:sz="0" w:space="0" w:color="auto"/>
            <w:right w:val="none" w:sz="0" w:space="0" w:color="auto"/>
          </w:divBdr>
        </w:div>
        <w:div w:id="1787458675">
          <w:marLeft w:val="640"/>
          <w:marRight w:val="0"/>
          <w:marTop w:val="0"/>
          <w:marBottom w:val="0"/>
          <w:divBdr>
            <w:top w:val="none" w:sz="0" w:space="0" w:color="auto"/>
            <w:left w:val="none" w:sz="0" w:space="0" w:color="auto"/>
            <w:bottom w:val="none" w:sz="0" w:space="0" w:color="auto"/>
            <w:right w:val="none" w:sz="0" w:space="0" w:color="auto"/>
          </w:divBdr>
        </w:div>
        <w:div w:id="207188043">
          <w:marLeft w:val="640"/>
          <w:marRight w:val="0"/>
          <w:marTop w:val="0"/>
          <w:marBottom w:val="0"/>
          <w:divBdr>
            <w:top w:val="none" w:sz="0" w:space="0" w:color="auto"/>
            <w:left w:val="none" w:sz="0" w:space="0" w:color="auto"/>
            <w:bottom w:val="none" w:sz="0" w:space="0" w:color="auto"/>
            <w:right w:val="none" w:sz="0" w:space="0" w:color="auto"/>
          </w:divBdr>
        </w:div>
        <w:div w:id="189951408">
          <w:marLeft w:val="640"/>
          <w:marRight w:val="0"/>
          <w:marTop w:val="0"/>
          <w:marBottom w:val="0"/>
          <w:divBdr>
            <w:top w:val="none" w:sz="0" w:space="0" w:color="auto"/>
            <w:left w:val="none" w:sz="0" w:space="0" w:color="auto"/>
            <w:bottom w:val="none" w:sz="0" w:space="0" w:color="auto"/>
            <w:right w:val="none" w:sz="0" w:space="0" w:color="auto"/>
          </w:divBdr>
        </w:div>
        <w:div w:id="254873558">
          <w:marLeft w:val="640"/>
          <w:marRight w:val="0"/>
          <w:marTop w:val="0"/>
          <w:marBottom w:val="0"/>
          <w:divBdr>
            <w:top w:val="none" w:sz="0" w:space="0" w:color="auto"/>
            <w:left w:val="none" w:sz="0" w:space="0" w:color="auto"/>
            <w:bottom w:val="none" w:sz="0" w:space="0" w:color="auto"/>
            <w:right w:val="none" w:sz="0" w:space="0" w:color="auto"/>
          </w:divBdr>
        </w:div>
        <w:div w:id="129133962">
          <w:marLeft w:val="640"/>
          <w:marRight w:val="0"/>
          <w:marTop w:val="0"/>
          <w:marBottom w:val="0"/>
          <w:divBdr>
            <w:top w:val="none" w:sz="0" w:space="0" w:color="auto"/>
            <w:left w:val="none" w:sz="0" w:space="0" w:color="auto"/>
            <w:bottom w:val="none" w:sz="0" w:space="0" w:color="auto"/>
            <w:right w:val="none" w:sz="0" w:space="0" w:color="auto"/>
          </w:divBdr>
        </w:div>
        <w:div w:id="2095129086">
          <w:marLeft w:val="640"/>
          <w:marRight w:val="0"/>
          <w:marTop w:val="0"/>
          <w:marBottom w:val="0"/>
          <w:divBdr>
            <w:top w:val="none" w:sz="0" w:space="0" w:color="auto"/>
            <w:left w:val="none" w:sz="0" w:space="0" w:color="auto"/>
            <w:bottom w:val="none" w:sz="0" w:space="0" w:color="auto"/>
            <w:right w:val="none" w:sz="0" w:space="0" w:color="auto"/>
          </w:divBdr>
        </w:div>
      </w:divsChild>
    </w:div>
    <w:div w:id="372775777">
      <w:bodyDiv w:val="1"/>
      <w:marLeft w:val="0"/>
      <w:marRight w:val="0"/>
      <w:marTop w:val="0"/>
      <w:marBottom w:val="0"/>
      <w:divBdr>
        <w:top w:val="none" w:sz="0" w:space="0" w:color="auto"/>
        <w:left w:val="none" w:sz="0" w:space="0" w:color="auto"/>
        <w:bottom w:val="none" w:sz="0" w:space="0" w:color="auto"/>
        <w:right w:val="none" w:sz="0" w:space="0" w:color="auto"/>
      </w:divBdr>
    </w:div>
    <w:div w:id="412095053">
      <w:bodyDiv w:val="1"/>
      <w:marLeft w:val="0"/>
      <w:marRight w:val="0"/>
      <w:marTop w:val="0"/>
      <w:marBottom w:val="0"/>
      <w:divBdr>
        <w:top w:val="none" w:sz="0" w:space="0" w:color="auto"/>
        <w:left w:val="none" w:sz="0" w:space="0" w:color="auto"/>
        <w:bottom w:val="none" w:sz="0" w:space="0" w:color="auto"/>
        <w:right w:val="none" w:sz="0" w:space="0" w:color="auto"/>
      </w:divBdr>
    </w:div>
    <w:div w:id="479926178">
      <w:bodyDiv w:val="1"/>
      <w:marLeft w:val="0"/>
      <w:marRight w:val="0"/>
      <w:marTop w:val="0"/>
      <w:marBottom w:val="0"/>
      <w:divBdr>
        <w:top w:val="none" w:sz="0" w:space="0" w:color="auto"/>
        <w:left w:val="none" w:sz="0" w:space="0" w:color="auto"/>
        <w:bottom w:val="none" w:sz="0" w:space="0" w:color="auto"/>
        <w:right w:val="none" w:sz="0" w:space="0" w:color="auto"/>
      </w:divBdr>
      <w:divsChild>
        <w:div w:id="965044210">
          <w:marLeft w:val="640"/>
          <w:marRight w:val="0"/>
          <w:marTop w:val="0"/>
          <w:marBottom w:val="0"/>
          <w:divBdr>
            <w:top w:val="none" w:sz="0" w:space="0" w:color="auto"/>
            <w:left w:val="none" w:sz="0" w:space="0" w:color="auto"/>
            <w:bottom w:val="none" w:sz="0" w:space="0" w:color="auto"/>
            <w:right w:val="none" w:sz="0" w:space="0" w:color="auto"/>
          </w:divBdr>
        </w:div>
        <w:div w:id="1439716877">
          <w:marLeft w:val="640"/>
          <w:marRight w:val="0"/>
          <w:marTop w:val="0"/>
          <w:marBottom w:val="0"/>
          <w:divBdr>
            <w:top w:val="none" w:sz="0" w:space="0" w:color="auto"/>
            <w:left w:val="none" w:sz="0" w:space="0" w:color="auto"/>
            <w:bottom w:val="none" w:sz="0" w:space="0" w:color="auto"/>
            <w:right w:val="none" w:sz="0" w:space="0" w:color="auto"/>
          </w:divBdr>
        </w:div>
        <w:div w:id="1483497588">
          <w:marLeft w:val="640"/>
          <w:marRight w:val="0"/>
          <w:marTop w:val="0"/>
          <w:marBottom w:val="0"/>
          <w:divBdr>
            <w:top w:val="none" w:sz="0" w:space="0" w:color="auto"/>
            <w:left w:val="none" w:sz="0" w:space="0" w:color="auto"/>
            <w:bottom w:val="none" w:sz="0" w:space="0" w:color="auto"/>
            <w:right w:val="none" w:sz="0" w:space="0" w:color="auto"/>
          </w:divBdr>
        </w:div>
        <w:div w:id="1552377047">
          <w:marLeft w:val="640"/>
          <w:marRight w:val="0"/>
          <w:marTop w:val="0"/>
          <w:marBottom w:val="0"/>
          <w:divBdr>
            <w:top w:val="none" w:sz="0" w:space="0" w:color="auto"/>
            <w:left w:val="none" w:sz="0" w:space="0" w:color="auto"/>
            <w:bottom w:val="none" w:sz="0" w:space="0" w:color="auto"/>
            <w:right w:val="none" w:sz="0" w:space="0" w:color="auto"/>
          </w:divBdr>
        </w:div>
        <w:div w:id="1119422601">
          <w:marLeft w:val="640"/>
          <w:marRight w:val="0"/>
          <w:marTop w:val="0"/>
          <w:marBottom w:val="0"/>
          <w:divBdr>
            <w:top w:val="none" w:sz="0" w:space="0" w:color="auto"/>
            <w:left w:val="none" w:sz="0" w:space="0" w:color="auto"/>
            <w:bottom w:val="none" w:sz="0" w:space="0" w:color="auto"/>
            <w:right w:val="none" w:sz="0" w:space="0" w:color="auto"/>
          </w:divBdr>
        </w:div>
        <w:div w:id="2098555931">
          <w:marLeft w:val="640"/>
          <w:marRight w:val="0"/>
          <w:marTop w:val="0"/>
          <w:marBottom w:val="0"/>
          <w:divBdr>
            <w:top w:val="none" w:sz="0" w:space="0" w:color="auto"/>
            <w:left w:val="none" w:sz="0" w:space="0" w:color="auto"/>
            <w:bottom w:val="none" w:sz="0" w:space="0" w:color="auto"/>
            <w:right w:val="none" w:sz="0" w:space="0" w:color="auto"/>
          </w:divBdr>
        </w:div>
        <w:div w:id="2108884546">
          <w:marLeft w:val="640"/>
          <w:marRight w:val="0"/>
          <w:marTop w:val="0"/>
          <w:marBottom w:val="0"/>
          <w:divBdr>
            <w:top w:val="none" w:sz="0" w:space="0" w:color="auto"/>
            <w:left w:val="none" w:sz="0" w:space="0" w:color="auto"/>
            <w:bottom w:val="none" w:sz="0" w:space="0" w:color="auto"/>
            <w:right w:val="none" w:sz="0" w:space="0" w:color="auto"/>
          </w:divBdr>
        </w:div>
        <w:div w:id="547376174">
          <w:marLeft w:val="640"/>
          <w:marRight w:val="0"/>
          <w:marTop w:val="0"/>
          <w:marBottom w:val="0"/>
          <w:divBdr>
            <w:top w:val="none" w:sz="0" w:space="0" w:color="auto"/>
            <w:left w:val="none" w:sz="0" w:space="0" w:color="auto"/>
            <w:bottom w:val="none" w:sz="0" w:space="0" w:color="auto"/>
            <w:right w:val="none" w:sz="0" w:space="0" w:color="auto"/>
          </w:divBdr>
        </w:div>
        <w:div w:id="538443810">
          <w:marLeft w:val="640"/>
          <w:marRight w:val="0"/>
          <w:marTop w:val="0"/>
          <w:marBottom w:val="0"/>
          <w:divBdr>
            <w:top w:val="none" w:sz="0" w:space="0" w:color="auto"/>
            <w:left w:val="none" w:sz="0" w:space="0" w:color="auto"/>
            <w:bottom w:val="none" w:sz="0" w:space="0" w:color="auto"/>
            <w:right w:val="none" w:sz="0" w:space="0" w:color="auto"/>
          </w:divBdr>
        </w:div>
        <w:div w:id="693846584">
          <w:marLeft w:val="640"/>
          <w:marRight w:val="0"/>
          <w:marTop w:val="0"/>
          <w:marBottom w:val="0"/>
          <w:divBdr>
            <w:top w:val="none" w:sz="0" w:space="0" w:color="auto"/>
            <w:left w:val="none" w:sz="0" w:space="0" w:color="auto"/>
            <w:bottom w:val="none" w:sz="0" w:space="0" w:color="auto"/>
            <w:right w:val="none" w:sz="0" w:space="0" w:color="auto"/>
          </w:divBdr>
        </w:div>
        <w:div w:id="193660804">
          <w:marLeft w:val="640"/>
          <w:marRight w:val="0"/>
          <w:marTop w:val="0"/>
          <w:marBottom w:val="0"/>
          <w:divBdr>
            <w:top w:val="none" w:sz="0" w:space="0" w:color="auto"/>
            <w:left w:val="none" w:sz="0" w:space="0" w:color="auto"/>
            <w:bottom w:val="none" w:sz="0" w:space="0" w:color="auto"/>
            <w:right w:val="none" w:sz="0" w:space="0" w:color="auto"/>
          </w:divBdr>
        </w:div>
        <w:div w:id="1372723956">
          <w:marLeft w:val="640"/>
          <w:marRight w:val="0"/>
          <w:marTop w:val="0"/>
          <w:marBottom w:val="0"/>
          <w:divBdr>
            <w:top w:val="none" w:sz="0" w:space="0" w:color="auto"/>
            <w:left w:val="none" w:sz="0" w:space="0" w:color="auto"/>
            <w:bottom w:val="none" w:sz="0" w:space="0" w:color="auto"/>
            <w:right w:val="none" w:sz="0" w:space="0" w:color="auto"/>
          </w:divBdr>
        </w:div>
      </w:divsChild>
    </w:div>
    <w:div w:id="509222715">
      <w:bodyDiv w:val="1"/>
      <w:marLeft w:val="0"/>
      <w:marRight w:val="0"/>
      <w:marTop w:val="0"/>
      <w:marBottom w:val="0"/>
      <w:divBdr>
        <w:top w:val="none" w:sz="0" w:space="0" w:color="auto"/>
        <w:left w:val="none" w:sz="0" w:space="0" w:color="auto"/>
        <w:bottom w:val="none" w:sz="0" w:space="0" w:color="auto"/>
        <w:right w:val="none" w:sz="0" w:space="0" w:color="auto"/>
      </w:divBdr>
      <w:divsChild>
        <w:div w:id="1468622974">
          <w:marLeft w:val="640"/>
          <w:marRight w:val="0"/>
          <w:marTop w:val="0"/>
          <w:marBottom w:val="0"/>
          <w:divBdr>
            <w:top w:val="none" w:sz="0" w:space="0" w:color="auto"/>
            <w:left w:val="none" w:sz="0" w:space="0" w:color="auto"/>
            <w:bottom w:val="none" w:sz="0" w:space="0" w:color="auto"/>
            <w:right w:val="none" w:sz="0" w:space="0" w:color="auto"/>
          </w:divBdr>
        </w:div>
        <w:div w:id="1297875493">
          <w:marLeft w:val="640"/>
          <w:marRight w:val="0"/>
          <w:marTop w:val="0"/>
          <w:marBottom w:val="0"/>
          <w:divBdr>
            <w:top w:val="none" w:sz="0" w:space="0" w:color="auto"/>
            <w:left w:val="none" w:sz="0" w:space="0" w:color="auto"/>
            <w:bottom w:val="none" w:sz="0" w:space="0" w:color="auto"/>
            <w:right w:val="none" w:sz="0" w:space="0" w:color="auto"/>
          </w:divBdr>
        </w:div>
        <w:div w:id="1482506142">
          <w:marLeft w:val="640"/>
          <w:marRight w:val="0"/>
          <w:marTop w:val="0"/>
          <w:marBottom w:val="0"/>
          <w:divBdr>
            <w:top w:val="none" w:sz="0" w:space="0" w:color="auto"/>
            <w:left w:val="none" w:sz="0" w:space="0" w:color="auto"/>
            <w:bottom w:val="none" w:sz="0" w:space="0" w:color="auto"/>
            <w:right w:val="none" w:sz="0" w:space="0" w:color="auto"/>
          </w:divBdr>
        </w:div>
        <w:div w:id="439035076">
          <w:marLeft w:val="640"/>
          <w:marRight w:val="0"/>
          <w:marTop w:val="0"/>
          <w:marBottom w:val="0"/>
          <w:divBdr>
            <w:top w:val="none" w:sz="0" w:space="0" w:color="auto"/>
            <w:left w:val="none" w:sz="0" w:space="0" w:color="auto"/>
            <w:bottom w:val="none" w:sz="0" w:space="0" w:color="auto"/>
            <w:right w:val="none" w:sz="0" w:space="0" w:color="auto"/>
          </w:divBdr>
        </w:div>
        <w:div w:id="208420801">
          <w:marLeft w:val="640"/>
          <w:marRight w:val="0"/>
          <w:marTop w:val="0"/>
          <w:marBottom w:val="0"/>
          <w:divBdr>
            <w:top w:val="none" w:sz="0" w:space="0" w:color="auto"/>
            <w:left w:val="none" w:sz="0" w:space="0" w:color="auto"/>
            <w:bottom w:val="none" w:sz="0" w:space="0" w:color="auto"/>
            <w:right w:val="none" w:sz="0" w:space="0" w:color="auto"/>
          </w:divBdr>
        </w:div>
        <w:div w:id="1754617502">
          <w:marLeft w:val="640"/>
          <w:marRight w:val="0"/>
          <w:marTop w:val="0"/>
          <w:marBottom w:val="0"/>
          <w:divBdr>
            <w:top w:val="none" w:sz="0" w:space="0" w:color="auto"/>
            <w:left w:val="none" w:sz="0" w:space="0" w:color="auto"/>
            <w:bottom w:val="none" w:sz="0" w:space="0" w:color="auto"/>
            <w:right w:val="none" w:sz="0" w:space="0" w:color="auto"/>
          </w:divBdr>
        </w:div>
        <w:div w:id="93132195">
          <w:marLeft w:val="640"/>
          <w:marRight w:val="0"/>
          <w:marTop w:val="0"/>
          <w:marBottom w:val="0"/>
          <w:divBdr>
            <w:top w:val="none" w:sz="0" w:space="0" w:color="auto"/>
            <w:left w:val="none" w:sz="0" w:space="0" w:color="auto"/>
            <w:bottom w:val="none" w:sz="0" w:space="0" w:color="auto"/>
            <w:right w:val="none" w:sz="0" w:space="0" w:color="auto"/>
          </w:divBdr>
        </w:div>
      </w:divsChild>
    </w:div>
    <w:div w:id="551817169">
      <w:bodyDiv w:val="1"/>
      <w:marLeft w:val="0"/>
      <w:marRight w:val="0"/>
      <w:marTop w:val="0"/>
      <w:marBottom w:val="0"/>
      <w:divBdr>
        <w:top w:val="none" w:sz="0" w:space="0" w:color="auto"/>
        <w:left w:val="none" w:sz="0" w:space="0" w:color="auto"/>
        <w:bottom w:val="none" w:sz="0" w:space="0" w:color="auto"/>
        <w:right w:val="none" w:sz="0" w:space="0" w:color="auto"/>
      </w:divBdr>
    </w:div>
    <w:div w:id="558714319">
      <w:bodyDiv w:val="1"/>
      <w:marLeft w:val="0"/>
      <w:marRight w:val="0"/>
      <w:marTop w:val="0"/>
      <w:marBottom w:val="0"/>
      <w:divBdr>
        <w:top w:val="none" w:sz="0" w:space="0" w:color="auto"/>
        <w:left w:val="none" w:sz="0" w:space="0" w:color="auto"/>
        <w:bottom w:val="none" w:sz="0" w:space="0" w:color="auto"/>
        <w:right w:val="none" w:sz="0" w:space="0" w:color="auto"/>
      </w:divBdr>
    </w:div>
    <w:div w:id="610742693">
      <w:bodyDiv w:val="1"/>
      <w:marLeft w:val="0"/>
      <w:marRight w:val="0"/>
      <w:marTop w:val="0"/>
      <w:marBottom w:val="0"/>
      <w:divBdr>
        <w:top w:val="none" w:sz="0" w:space="0" w:color="auto"/>
        <w:left w:val="none" w:sz="0" w:space="0" w:color="auto"/>
        <w:bottom w:val="none" w:sz="0" w:space="0" w:color="auto"/>
        <w:right w:val="none" w:sz="0" w:space="0" w:color="auto"/>
      </w:divBdr>
      <w:divsChild>
        <w:div w:id="1549489202">
          <w:marLeft w:val="640"/>
          <w:marRight w:val="0"/>
          <w:marTop w:val="0"/>
          <w:marBottom w:val="0"/>
          <w:divBdr>
            <w:top w:val="none" w:sz="0" w:space="0" w:color="auto"/>
            <w:left w:val="none" w:sz="0" w:space="0" w:color="auto"/>
            <w:bottom w:val="none" w:sz="0" w:space="0" w:color="auto"/>
            <w:right w:val="none" w:sz="0" w:space="0" w:color="auto"/>
          </w:divBdr>
        </w:div>
        <w:div w:id="685208022">
          <w:marLeft w:val="640"/>
          <w:marRight w:val="0"/>
          <w:marTop w:val="0"/>
          <w:marBottom w:val="0"/>
          <w:divBdr>
            <w:top w:val="none" w:sz="0" w:space="0" w:color="auto"/>
            <w:left w:val="none" w:sz="0" w:space="0" w:color="auto"/>
            <w:bottom w:val="none" w:sz="0" w:space="0" w:color="auto"/>
            <w:right w:val="none" w:sz="0" w:space="0" w:color="auto"/>
          </w:divBdr>
        </w:div>
        <w:div w:id="1310935649">
          <w:marLeft w:val="640"/>
          <w:marRight w:val="0"/>
          <w:marTop w:val="0"/>
          <w:marBottom w:val="0"/>
          <w:divBdr>
            <w:top w:val="none" w:sz="0" w:space="0" w:color="auto"/>
            <w:left w:val="none" w:sz="0" w:space="0" w:color="auto"/>
            <w:bottom w:val="none" w:sz="0" w:space="0" w:color="auto"/>
            <w:right w:val="none" w:sz="0" w:space="0" w:color="auto"/>
          </w:divBdr>
        </w:div>
        <w:div w:id="2048411440">
          <w:marLeft w:val="640"/>
          <w:marRight w:val="0"/>
          <w:marTop w:val="0"/>
          <w:marBottom w:val="0"/>
          <w:divBdr>
            <w:top w:val="none" w:sz="0" w:space="0" w:color="auto"/>
            <w:left w:val="none" w:sz="0" w:space="0" w:color="auto"/>
            <w:bottom w:val="none" w:sz="0" w:space="0" w:color="auto"/>
            <w:right w:val="none" w:sz="0" w:space="0" w:color="auto"/>
          </w:divBdr>
        </w:div>
        <w:div w:id="137962266">
          <w:marLeft w:val="640"/>
          <w:marRight w:val="0"/>
          <w:marTop w:val="0"/>
          <w:marBottom w:val="0"/>
          <w:divBdr>
            <w:top w:val="none" w:sz="0" w:space="0" w:color="auto"/>
            <w:left w:val="none" w:sz="0" w:space="0" w:color="auto"/>
            <w:bottom w:val="none" w:sz="0" w:space="0" w:color="auto"/>
            <w:right w:val="none" w:sz="0" w:space="0" w:color="auto"/>
          </w:divBdr>
        </w:div>
        <w:div w:id="829560635">
          <w:marLeft w:val="640"/>
          <w:marRight w:val="0"/>
          <w:marTop w:val="0"/>
          <w:marBottom w:val="0"/>
          <w:divBdr>
            <w:top w:val="none" w:sz="0" w:space="0" w:color="auto"/>
            <w:left w:val="none" w:sz="0" w:space="0" w:color="auto"/>
            <w:bottom w:val="none" w:sz="0" w:space="0" w:color="auto"/>
            <w:right w:val="none" w:sz="0" w:space="0" w:color="auto"/>
          </w:divBdr>
        </w:div>
        <w:div w:id="1152210811">
          <w:marLeft w:val="640"/>
          <w:marRight w:val="0"/>
          <w:marTop w:val="0"/>
          <w:marBottom w:val="0"/>
          <w:divBdr>
            <w:top w:val="none" w:sz="0" w:space="0" w:color="auto"/>
            <w:left w:val="none" w:sz="0" w:space="0" w:color="auto"/>
            <w:bottom w:val="none" w:sz="0" w:space="0" w:color="auto"/>
            <w:right w:val="none" w:sz="0" w:space="0" w:color="auto"/>
          </w:divBdr>
        </w:div>
      </w:divsChild>
    </w:div>
    <w:div w:id="672217982">
      <w:bodyDiv w:val="1"/>
      <w:marLeft w:val="0"/>
      <w:marRight w:val="0"/>
      <w:marTop w:val="0"/>
      <w:marBottom w:val="0"/>
      <w:divBdr>
        <w:top w:val="none" w:sz="0" w:space="0" w:color="auto"/>
        <w:left w:val="none" w:sz="0" w:space="0" w:color="auto"/>
        <w:bottom w:val="none" w:sz="0" w:space="0" w:color="auto"/>
        <w:right w:val="none" w:sz="0" w:space="0" w:color="auto"/>
      </w:divBdr>
      <w:divsChild>
        <w:div w:id="268125560">
          <w:marLeft w:val="640"/>
          <w:marRight w:val="0"/>
          <w:marTop w:val="0"/>
          <w:marBottom w:val="0"/>
          <w:divBdr>
            <w:top w:val="none" w:sz="0" w:space="0" w:color="auto"/>
            <w:left w:val="none" w:sz="0" w:space="0" w:color="auto"/>
            <w:bottom w:val="none" w:sz="0" w:space="0" w:color="auto"/>
            <w:right w:val="none" w:sz="0" w:space="0" w:color="auto"/>
          </w:divBdr>
        </w:div>
        <w:div w:id="673722903">
          <w:marLeft w:val="640"/>
          <w:marRight w:val="0"/>
          <w:marTop w:val="0"/>
          <w:marBottom w:val="0"/>
          <w:divBdr>
            <w:top w:val="none" w:sz="0" w:space="0" w:color="auto"/>
            <w:left w:val="none" w:sz="0" w:space="0" w:color="auto"/>
            <w:bottom w:val="none" w:sz="0" w:space="0" w:color="auto"/>
            <w:right w:val="none" w:sz="0" w:space="0" w:color="auto"/>
          </w:divBdr>
        </w:div>
        <w:div w:id="617297996">
          <w:marLeft w:val="640"/>
          <w:marRight w:val="0"/>
          <w:marTop w:val="0"/>
          <w:marBottom w:val="0"/>
          <w:divBdr>
            <w:top w:val="none" w:sz="0" w:space="0" w:color="auto"/>
            <w:left w:val="none" w:sz="0" w:space="0" w:color="auto"/>
            <w:bottom w:val="none" w:sz="0" w:space="0" w:color="auto"/>
            <w:right w:val="none" w:sz="0" w:space="0" w:color="auto"/>
          </w:divBdr>
        </w:div>
        <w:div w:id="1552568886">
          <w:marLeft w:val="640"/>
          <w:marRight w:val="0"/>
          <w:marTop w:val="0"/>
          <w:marBottom w:val="0"/>
          <w:divBdr>
            <w:top w:val="none" w:sz="0" w:space="0" w:color="auto"/>
            <w:left w:val="none" w:sz="0" w:space="0" w:color="auto"/>
            <w:bottom w:val="none" w:sz="0" w:space="0" w:color="auto"/>
            <w:right w:val="none" w:sz="0" w:space="0" w:color="auto"/>
          </w:divBdr>
        </w:div>
        <w:div w:id="2048991599">
          <w:marLeft w:val="640"/>
          <w:marRight w:val="0"/>
          <w:marTop w:val="0"/>
          <w:marBottom w:val="0"/>
          <w:divBdr>
            <w:top w:val="none" w:sz="0" w:space="0" w:color="auto"/>
            <w:left w:val="none" w:sz="0" w:space="0" w:color="auto"/>
            <w:bottom w:val="none" w:sz="0" w:space="0" w:color="auto"/>
            <w:right w:val="none" w:sz="0" w:space="0" w:color="auto"/>
          </w:divBdr>
        </w:div>
      </w:divsChild>
    </w:div>
    <w:div w:id="720397566">
      <w:bodyDiv w:val="1"/>
      <w:marLeft w:val="0"/>
      <w:marRight w:val="0"/>
      <w:marTop w:val="0"/>
      <w:marBottom w:val="0"/>
      <w:divBdr>
        <w:top w:val="none" w:sz="0" w:space="0" w:color="auto"/>
        <w:left w:val="none" w:sz="0" w:space="0" w:color="auto"/>
        <w:bottom w:val="none" w:sz="0" w:space="0" w:color="auto"/>
        <w:right w:val="none" w:sz="0" w:space="0" w:color="auto"/>
      </w:divBdr>
      <w:divsChild>
        <w:div w:id="690033226">
          <w:marLeft w:val="640"/>
          <w:marRight w:val="0"/>
          <w:marTop w:val="0"/>
          <w:marBottom w:val="0"/>
          <w:divBdr>
            <w:top w:val="none" w:sz="0" w:space="0" w:color="auto"/>
            <w:left w:val="none" w:sz="0" w:space="0" w:color="auto"/>
            <w:bottom w:val="none" w:sz="0" w:space="0" w:color="auto"/>
            <w:right w:val="none" w:sz="0" w:space="0" w:color="auto"/>
          </w:divBdr>
        </w:div>
        <w:div w:id="992299148">
          <w:marLeft w:val="640"/>
          <w:marRight w:val="0"/>
          <w:marTop w:val="0"/>
          <w:marBottom w:val="0"/>
          <w:divBdr>
            <w:top w:val="none" w:sz="0" w:space="0" w:color="auto"/>
            <w:left w:val="none" w:sz="0" w:space="0" w:color="auto"/>
            <w:bottom w:val="none" w:sz="0" w:space="0" w:color="auto"/>
            <w:right w:val="none" w:sz="0" w:space="0" w:color="auto"/>
          </w:divBdr>
        </w:div>
        <w:div w:id="1097825957">
          <w:marLeft w:val="640"/>
          <w:marRight w:val="0"/>
          <w:marTop w:val="0"/>
          <w:marBottom w:val="0"/>
          <w:divBdr>
            <w:top w:val="none" w:sz="0" w:space="0" w:color="auto"/>
            <w:left w:val="none" w:sz="0" w:space="0" w:color="auto"/>
            <w:bottom w:val="none" w:sz="0" w:space="0" w:color="auto"/>
            <w:right w:val="none" w:sz="0" w:space="0" w:color="auto"/>
          </w:divBdr>
        </w:div>
        <w:div w:id="458185941">
          <w:marLeft w:val="640"/>
          <w:marRight w:val="0"/>
          <w:marTop w:val="0"/>
          <w:marBottom w:val="0"/>
          <w:divBdr>
            <w:top w:val="none" w:sz="0" w:space="0" w:color="auto"/>
            <w:left w:val="none" w:sz="0" w:space="0" w:color="auto"/>
            <w:bottom w:val="none" w:sz="0" w:space="0" w:color="auto"/>
            <w:right w:val="none" w:sz="0" w:space="0" w:color="auto"/>
          </w:divBdr>
        </w:div>
        <w:div w:id="2028752821">
          <w:marLeft w:val="640"/>
          <w:marRight w:val="0"/>
          <w:marTop w:val="0"/>
          <w:marBottom w:val="0"/>
          <w:divBdr>
            <w:top w:val="none" w:sz="0" w:space="0" w:color="auto"/>
            <w:left w:val="none" w:sz="0" w:space="0" w:color="auto"/>
            <w:bottom w:val="none" w:sz="0" w:space="0" w:color="auto"/>
            <w:right w:val="none" w:sz="0" w:space="0" w:color="auto"/>
          </w:divBdr>
        </w:div>
        <w:div w:id="2036996412">
          <w:marLeft w:val="640"/>
          <w:marRight w:val="0"/>
          <w:marTop w:val="0"/>
          <w:marBottom w:val="0"/>
          <w:divBdr>
            <w:top w:val="none" w:sz="0" w:space="0" w:color="auto"/>
            <w:left w:val="none" w:sz="0" w:space="0" w:color="auto"/>
            <w:bottom w:val="none" w:sz="0" w:space="0" w:color="auto"/>
            <w:right w:val="none" w:sz="0" w:space="0" w:color="auto"/>
          </w:divBdr>
        </w:div>
        <w:div w:id="746462721">
          <w:marLeft w:val="640"/>
          <w:marRight w:val="0"/>
          <w:marTop w:val="0"/>
          <w:marBottom w:val="0"/>
          <w:divBdr>
            <w:top w:val="none" w:sz="0" w:space="0" w:color="auto"/>
            <w:left w:val="none" w:sz="0" w:space="0" w:color="auto"/>
            <w:bottom w:val="none" w:sz="0" w:space="0" w:color="auto"/>
            <w:right w:val="none" w:sz="0" w:space="0" w:color="auto"/>
          </w:divBdr>
        </w:div>
        <w:div w:id="249704073">
          <w:marLeft w:val="640"/>
          <w:marRight w:val="0"/>
          <w:marTop w:val="0"/>
          <w:marBottom w:val="0"/>
          <w:divBdr>
            <w:top w:val="none" w:sz="0" w:space="0" w:color="auto"/>
            <w:left w:val="none" w:sz="0" w:space="0" w:color="auto"/>
            <w:bottom w:val="none" w:sz="0" w:space="0" w:color="auto"/>
            <w:right w:val="none" w:sz="0" w:space="0" w:color="auto"/>
          </w:divBdr>
        </w:div>
        <w:div w:id="1298030142">
          <w:marLeft w:val="640"/>
          <w:marRight w:val="0"/>
          <w:marTop w:val="0"/>
          <w:marBottom w:val="0"/>
          <w:divBdr>
            <w:top w:val="none" w:sz="0" w:space="0" w:color="auto"/>
            <w:left w:val="none" w:sz="0" w:space="0" w:color="auto"/>
            <w:bottom w:val="none" w:sz="0" w:space="0" w:color="auto"/>
            <w:right w:val="none" w:sz="0" w:space="0" w:color="auto"/>
          </w:divBdr>
        </w:div>
        <w:div w:id="123164092">
          <w:marLeft w:val="640"/>
          <w:marRight w:val="0"/>
          <w:marTop w:val="0"/>
          <w:marBottom w:val="0"/>
          <w:divBdr>
            <w:top w:val="none" w:sz="0" w:space="0" w:color="auto"/>
            <w:left w:val="none" w:sz="0" w:space="0" w:color="auto"/>
            <w:bottom w:val="none" w:sz="0" w:space="0" w:color="auto"/>
            <w:right w:val="none" w:sz="0" w:space="0" w:color="auto"/>
          </w:divBdr>
        </w:div>
        <w:div w:id="1081411100">
          <w:marLeft w:val="640"/>
          <w:marRight w:val="0"/>
          <w:marTop w:val="0"/>
          <w:marBottom w:val="0"/>
          <w:divBdr>
            <w:top w:val="none" w:sz="0" w:space="0" w:color="auto"/>
            <w:left w:val="none" w:sz="0" w:space="0" w:color="auto"/>
            <w:bottom w:val="none" w:sz="0" w:space="0" w:color="auto"/>
            <w:right w:val="none" w:sz="0" w:space="0" w:color="auto"/>
          </w:divBdr>
        </w:div>
        <w:div w:id="1883976072">
          <w:marLeft w:val="640"/>
          <w:marRight w:val="0"/>
          <w:marTop w:val="0"/>
          <w:marBottom w:val="0"/>
          <w:divBdr>
            <w:top w:val="none" w:sz="0" w:space="0" w:color="auto"/>
            <w:left w:val="none" w:sz="0" w:space="0" w:color="auto"/>
            <w:bottom w:val="none" w:sz="0" w:space="0" w:color="auto"/>
            <w:right w:val="none" w:sz="0" w:space="0" w:color="auto"/>
          </w:divBdr>
        </w:div>
        <w:div w:id="1452822979">
          <w:marLeft w:val="640"/>
          <w:marRight w:val="0"/>
          <w:marTop w:val="0"/>
          <w:marBottom w:val="0"/>
          <w:divBdr>
            <w:top w:val="none" w:sz="0" w:space="0" w:color="auto"/>
            <w:left w:val="none" w:sz="0" w:space="0" w:color="auto"/>
            <w:bottom w:val="none" w:sz="0" w:space="0" w:color="auto"/>
            <w:right w:val="none" w:sz="0" w:space="0" w:color="auto"/>
          </w:divBdr>
        </w:div>
        <w:div w:id="1001084117">
          <w:marLeft w:val="640"/>
          <w:marRight w:val="0"/>
          <w:marTop w:val="0"/>
          <w:marBottom w:val="0"/>
          <w:divBdr>
            <w:top w:val="none" w:sz="0" w:space="0" w:color="auto"/>
            <w:left w:val="none" w:sz="0" w:space="0" w:color="auto"/>
            <w:bottom w:val="none" w:sz="0" w:space="0" w:color="auto"/>
            <w:right w:val="none" w:sz="0" w:space="0" w:color="auto"/>
          </w:divBdr>
        </w:div>
        <w:div w:id="238902711">
          <w:marLeft w:val="640"/>
          <w:marRight w:val="0"/>
          <w:marTop w:val="0"/>
          <w:marBottom w:val="0"/>
          <w:divBdr>
            <w:top w:val="none" w:sz="0" w:space="0" w:color="auto"/>
            <w:left w:val="none" w:sz="0" w:space="0" w:color="auto"/>
            <w:bottom w:val="none" w:sz="0" w:space="0" w:color="auto"/>
            <w:right w:val="none" w:sz="0" w:space="0" w:color="auto"/>
          </w:divBdr>
        </w:div>
        <w:div w:id="1276911782">
          <w:marLeft w:val="640"/>
          <w:marRight w:val="0"/>
          <w:marTop w:val="0"/>
          <w:marBottom w:val="0"/>
          <w:divBdr>
            <w:top w:val="none" w:sz="0" w:space="0" w:color="auto"/>
            <w:left w:val="none" w:sz="0" w:space="0" w:color="auto"/>
            <w:bottom w:val="none" w:sz="0" w:space="0" w:color="auto"/>
            <w:right w:val="none" w:sz="0" w:space="0" w:color="auto"/>
          </w:divBdr>
        </w:div>
        <w:div w:id="584998950">
          <w:marLeft w:val="640"/>
          <w:marRight w:val="0"/>
          <w:marTop w:val="0"/>
          <w:marBottom w:val="0"/>
          <w:divBdr>
            <w:top w:val="none" w:sz="0" w:space="0" w:color="auto"/>
            <w:left w:val="none" w:sz="0" w:space="0" w:color="auto"/>
            <w:bottom w:val="none" w:sz="0" w:space="0" w:color="auto"/>
            <w:right w:val="none" w:sz="0" w:space="0" w:color="auto"/>
          </w:divBdr>
        </w:div>
        <w:div w:id="619992968">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sChild>
    </w:div>
    <w:div w:id="740713979">
      <w:bodyDiv w:val="1"/>
      <w:marLeft w:val="0"/>
      <w:marRight w:val="0"/>
      <w:marTop w:val="0"/>
      <w:marBottom w:val="0"/>
      <w:divBdr>
        <w:top w:val="none" w:sz="0" w:space="0" w:color="auto"/>
        <w:left w:val="none" w:sz="0" w:space="0" w:color="auto"/>
        <w:bottom w:val="none" w:sz="0" w:space="0" w:color="auto"/>
        <w:right w:val="none" w:sz="0" w:space="0" w:color="auto"/>
      </w:divBdr>
      <w:divsChild>
        <w:div w:id="851645541">
          <w:marLeft w:val="640"/>
          <w:marRight w:val="0"/>
          <w:marTop w:val="0"/>
          <w:marBottom w:val="0"/>
          <w:divBdr>
            <w:top w:val="none" w:sz="0" w:space="0" w:color="auto"/>
            <w:left w:val="none" w:sz="0" w:space="0" w:color="auto"/>
            <w:bottom w:val="none" w:sz="0" w:space="0" w:color="auto"/>
            <w:right w:val="none" w:sz="0" w:space="0" w:color="auto"/>
          </w:divBdr>
        </w:div>
        <w:div w:id="1794981304">
          <w:marLeft w:val="640"/>
          <w:marRight w:val="0"/>
          <w:marTop w:val="0"/>
          <w:marBottom w:val="0"/>
          <w:divBdr>
            <w:top w:val="none" w:sz="0" w:space="0" w:color="auto"/>
            <w:left w:val="none" w:sz="0" w:space="0" w:color="auto"/>
            <w:bottom w:val="none" w:sz="0" w:space="0" w:color="auto"/>
            <w:right w:val="none" w:sz="0" w:space="0" w:color="auto"/>
          </w:divBdr>
        </w:div>
        <w:div w:id="1423716842">
          <w:marLeft w:val="640"/>
          <w:marRight w:val="0"/>
          <w:marTop w:val="0"/>
          <w:marBottom w:val="0"/>
          <w:divBdr>
            <w:top w:val="none" w:sz="0" w:space="0" w:color="auto"/>
            <w:left w:val="none" w:sz="0" w:space="0" w:color="auto"/>
            <w:bottom w:val="none" w:sz="0" w:space="0" w:color="auto"/>
            <w:right w:val="none" w:sz="0" w:space="0" w:color="auto"/>
          </w:divBdr>
        </w:div>
        <w:div w:id="2123838399">
          <w:marLeft w:val="640"/>
          <w:marRight w:val="0"/>
          <w:marTop w:val="0"/>
          <w:marBottom w:val="0"/>
          <w:divBdr>
            <w:top w:val="none" w:sz="0" w:space="0" w:color="auto"/>
            <w:left w:val="none" w:sz="0" w:space="0" w:color="auto"/>
            <w:bottom w:val="none" w:sz="0" w:space="0" w:color="auto"/>
            <w:right w:val="none" w:sz="0" w:space="0" w:color="auto"/>
          </w:divBdr>
        </w:div>
        <w:div w:id="847601872">
          <w:marLeft w:val="640"/>
          <w:marRight w:val="0"/>
          <w:marTop w:val="0"/>
          <w:marBottom w:val="0"/>
          <w:divBdr>
            <w:top w:val="none" w:sz="0" w:space="0" w:color="auto"/>
            <w:left w:val="none" w:sz="0" w:space="0" w:color="auto"/>
            <w:bottom w:val="none" w:sz="0" w:space="0" w:color="auto"/>
            <w:right w:val="none" w:sz="0" w:space="0" w:color="auto"/>
          </w:divBdr>
        </w:div>
      </w:divsChild>
    </w:div>
    <w:div w:id="762069184">
      <w:bodyDiv w:val="1"/>
      <w:marLeft w:val="0"/>
      <w:marRight w:val="0"/>
      <w:marTop w:val="0"/>
      <w:marBottom w:val="0"/>
      <w:divBdr>
        <w:top w:val="none" w:sz="0" w:space="0" w:color="auto"/>
        <w:left w:val="none" w:sz="0" w:space="0" w:color="auto"/>
        <w:bottom w:val="none" w:sz="0" w:space="0" w:color="auto"/>
        <w:right w:val="none" w:sz="0" w:space="0" w:color="auto"/>
      </w:divBdr>
      <w:divsChild>
        <w:div w:id="2047824790">
          <w:marLeft w:val="640"/>
          <w:marRight w:val="0"/>
          <w:marTop w:val="0"/>
          <w:marBottom w:val="0"/>
          <w:divBdr>
            <w:top w:val="none" w:sz="0" w:space="0" w:color="auto"/>
            <w:left w:val="none" w:sz="0" w:space="0" w:color="auto"/>
            <w:bottom w:val="none" w:sz="0" w:space="0" w:color="auto"/>
            <w:right w:val="none" w:sz="0" w:space="0" w:color="auto"/>
          </w:divBdr>
        </w:div>
        <w:div w:id="960770976">
          <w:marLeft w:val="640"/>
          <w:marRight w:val="0"/>
          <w:marTop w:val="0"/>
          <w:marBottom w:val="0"/>
          <w:divBdr>
            <w:top w:val="none" w:sz="0" w:space="0" w:color="auto"/>
            <w:left w:val="none" w:sz="0" w:space="0" w:color="auto"/>
            <w:bottom w:val="none" w:sz="0" w:space="0" w:color="auto"/>
            <w:right w:val="none" w:sz="0" w:space="0" w:color="auto"/>
          </w:divBdr>
        </w:div>
        <w:div w:id="108593447">
          <w:marLeft w:val="640"/>
          <w:marRight w:val="0"/>
          <w:marTop w:val="0"/>
          <w:marBottom w:val="0"/>
          <w:divBdr>
            <w:top w:val="none" w:sz="0" w:space="0" w:color="auto"/>
            <w:left w:val="none" w:sz="0" w:space="0" w:color="auto"/>
            <w:bottom w:val="none" w:sz="0" w:space="0" w:color="auto"/>
            <w:right w:val="none" w:sz="0" w:space="0" w:color="auto"/>
          </w:divBdr>
        </w:div>
        <w:div w:id="1343554449">
          <w:marLeft w:val="640"/>
          <w:marRight w:val="0"/>
          <w:marTop w:val="0"/>
          <w:marBottom w:val="0"/>
          <w:divBdr>
            <w:top w:val="none" w:sz="0" w:space="0" w:color="auto"/>
            <w:left w:val="none" w:sz="0" w:space="0" w:color="auto"/>
            <w:bottom w:val="none" w:sz="0" w:space="0" w:color="auto"/>
            <w:right w:val="none" w:sz="0" w:space="0" w:color="auto"/>
          </w:divBdr>
        </w:div>
        <w:div w:id="1330644773">
          <w:marLeft w:val="640"/>
          <w:marRight w:val="0"/>
          <w:marTop w:val="0"/>
          <w:marBottom w:val="0"/>
          <w:divBdr>
            <w:top w:val="none" w:sz="0" w:space="0" w:color="auto"/>
            <w:left w:val="none" w:sz="0" w:space="0" w:color="auto"/>
            <w:bottom w:val="none" w:sz="0" w:space="0" w:color="auto"/>
            <w:right w:val="none" w:sz="0" w:space="0" w:color="auto"/>
          </w:divBdr>
        </w:div>
        <w:div w:id="689842897">
          <w:marLeft w:val="640"/>
          <w:marRight w:val="0"/>
          <w:marTop w:val="0"/>
          <w:marBottom w:val="0"/>
          <w:divBdr>
            <w:top w:val="none" w:sz="0" w:space="0" w:color="auto"/>
            <w:left w:val="none" w:sz="0" w:space="0" w:color="auto"/>
            <w:bottom w:val="none" w:sz="0" w:space="0" w:color="auto"/>
            <w:right w:val="none" w:sz="0" w:space="0" w:color="auto"/>
          </w:divBdr>
        </w:div>
        <w:div w:id="819151055">
          <w:marLeft w:val="640"/>
          <w:marRight w:val="0"/>
          <w:marTop w:val="0"/>
          <w:marBottom w:val="0"/>
          <w:divBdr>
            <w:top w:val="none" w:sz="0" w:space="0" w:color="auto"/>
            <w:left w:val="none" w:sz="0" w:space="0" w:color="auto"/>
            <w:bottom w:val="none" w:sz="0" w:space="0" w:color="auto"/>
            <w:right w:val="none" w:sz="0" w:space="0" w:color="auto"/>
          </w:divBdr>
        </w:div>
        <w:div w:id="1487671508">
          <w:marLeft w:val="640"/>
          <w:marRight w:val="0"/>
          <w:marTop w:val="0"/>
          <w:marBottom w:val="0"/>
          <w:divBdr>
            <w:top w:val="none" w:sz="0" w:space="0" w:color="auto"/>
            <w:left w:val="none" w:sz="0" w:space="0" w:color="auto"/>
            <w:bottom w:val="none" w:sz="0" w:space="0" w:color="auto"/>
            <w:right w:val="none" w:sz="0" w:space="0" w:color="auto"/>
          </w:divBdr>
        </w:div>
      </w:divsChild>
    </w:div>
    <w:div w:id="762189910">
      <w:bodyDiv w:val="1"/>
      <w:marLeft w:val="0"/>
      <w:marRight w:val="0"/>
      <w:marTop w:val="0"/>
      <w:marBottom w:val="0"/>
      <w:divBdr>
        <w:top w:val="none" w:sz="0" w:space="0" w:color="auto"/>
        <w:left w:val="none" w:sz="0" w:space="0" w:color="auto"/>
        <w:bottom w:val="none" w:sz="0" w:space="0" w:color="auto"/>
        <w:right w:val="none" w:sz="0" w:space="0" w:color="auto"/>
      </w:divBdr>
      <w:divsChild>
        <w:div w:id="2092382613">
          <w:marLeft w:val="640"/>
          <w:marRight w:val="0"/>
          <w:marTop w:val="0"/>
          <w:marBottom w:val="0"/>
          <w:divBdr>
            <w:top w:val="none" w:sz="0" w:space="0" w:color="auto"/>
            <w:left w:val="none" w:sz="0" w:space="0" w:color="auto"/>
            <w:bottom w:val="none" w:sz="0" w:space="0" w:color="auto"/>
            <w:right w:val="none" w:sz="0" w:space="0" w:color="auto"/>
          </w:divBdr>
        </w:div>
        <w:div w:id="378015697">
          <w:marLeft w:val="640"/>
          <w:marRight w:val="0"/>
          <w:marTop w:val="0"/>
          <w:marBottom w:val="0"/>
          <w:divBdr>
            <w:top w:val="none" w:sz="0" w:space="0" w:color="auto"/>
            <w:left w:val="none" w:sz="0" w:space="0" w:color="auto"/>
            <w:bottom w:val="none" w:sz="0" w:space="0" w:color="auto"/>
            <w:right w:val="none" w:sz="0" w:space="0" w:color="auto"/>
          </w:divBdr>
        </w:div>
        <w:div w:id="1629163952">
          <w:marLeft w:val="640"/>
          <w:marRight w:val="0"/>
          <w:marTop w:val="0"/>
          <w:marBottom w:val="0"/>
          <w:divBdr>
            <w:top w:val="none" w:sz="0" w:space="0" w:color="auto"/>
            <w:left w:val="none" w:sz="0" w:space="0" w:color="auto"/>
            <w:bottom w:val="none" w:sz="0" w:space="0" w:color="auto"/>
            <w:right w:val="none" w:sz="0" w:space="0" w:color="auto"/>
          </w:divBdr>
        </w:div>
        <w:div w:id="180749026">
          <w:marLeft w:val="640"/>
          <w:marRight w:val="0"/>
          <w:marTop w:val="0"/>
          <w:marBottom w:val="0"/>
          <w:divBdr>
            <w:top w:val="none" w:sz="0" w:space="0" w:color="auto"/>
            <w:left w:val="none" w:sz="0" w:space="0" w:color="auto"/>
            <w:bottom w:val="none" w:sz="0" w:space="0" w:color="auto"/>
            <w:right w:val="none" w:sz="0" w:space="0" w:color="auto"/>
          </w:divBdr>
        </w:div>
        <w:div w:id="482696378">
          <w:marLeft w:val="640"/>
          <w:marRight w:val="0"/>
          <w:marTop w:val="0"/>
          <w:marBottom w:val="0"/>
          <w:divBdr>
            <w:top w:val="none" w:sz="0" w:space="0" w:color="auto"/>
            <w:left w:val="none" w:sz="0" w:space="0" w:color="auto"/>
            <w:bottom w:val="none" w:sz="0" w:space="0" w:color="auto"/>
            <w:right w:val="none" w:sz="0" w:space="0" w:color="auto"/>
          </w:divBdr>
        </w:div>
        <w:div w:id="1619489627">
          <w:marLeft w:val="640"/>
          <w:marRight w:val="0"/>
          <w:marTop w:val="0"/>
          <w:marBottom w:val="0"/>
          <w:divBdr>
            <w:top w:val="none" w:sz="0" w:space="0" w:color="auto"/>
            <w:left w:val="none" w:sz="0" w:space="0" w:color="auto"/>
            <w:bottom w:val="none" w:sz="0" w:space="0" w:color="auto"/>
            <w:right w:val="none" w:sz="0" w:space="0" w:color="auto"/>
          </w:divBdr>
        </w:div>
        <w:div w:id="590434111">
          <w:marLeft w:val="640"/>
          <w:marRight w:val="0"/>
          <w:marTop w:val="0"/>
          <w:marBottom w:val="0"/>
          <w:divBdr>
            <w:top w:val="none" w:sz="0" w:space="0" w:color="auto"/>
            <w:left w:val="none" w:sz="0" w:space="0" w:color="auto"/>
            <w:bottom w:val="none" w:sz="0" w:space="0" w:color="auto"/>
            <w:right w:val="none" w:sz="0" w:space="0" w:color="auto"/>
          </w:divBdr>
        </w:div>
        <w:div w:id="1162744080">
          <w:marLeft w:val="640"/>
          <w:marRight w:val="0"/>
          <w:marTop w:val="0"/>
          <w:marBottom w:val="0"/>
          <w:divBdr>
            <w:top w:val="none" w:sz="0" w:space="0" w:color="auto"/>
            <w:left w:val="none" w:sz="0" w:space="0" w:color="auto"/>
            <w:bottom w:val="none" w:sz="0" w:space="0" w:color="auto"/>
            <w:right w:val="none" w:sz="0" w:space="0" w:color="auto"/>
          </w:divBdr>
        </w:div>
        <w:div w:id="444816424">
          <w:marLeft w:val="640"/>
          <w:marRight w:val="0"/>
          <w:marTop w:val="0"/>
          <w:marBottom w:val="0"/>
          <w:divBdr>
            <w:top w:val="none" w:sz="0" w:space="0" w:color="auto"/>
            <w:left w:val="none" w:sz="0" w:space="0" w:color="auto"/>
            <w:bottom w:val="none" w:sz="0" w:space="0" w:color="auto"/>
            <w:right w:val="none" w:sz="0" w:space="0" w:color="auto"/>
          </w:divBdr>
        </w:div>
        <w:div w:id="428818729">
          <w:marLeft w:val="640"/>
          <w:marRight w:val="0"/>
          <w:marTop w:val="0"/>
          <w:marBottom w:val="0"/>
          <w:divBdr>
            <w:top w:val="none" w:sz="0" w:space="0" w:color="auto"/>
            <w:left w:val="none" w:sz="0" w:space="0" w:color="auto"/>
            <w:bottom w:val="none" w:sz="0" w:space="0" w:color="auto"/>
            <w:right w:val="none" w:sz="0" w:space="0" w:color="auto"/>
          </w:divBdr>
        </w:div>
        <w:div w:id="1826971724">
          <w:marLeft w:val="640"/>
          <w:marRight w:val="0"/>
          <w:marTop w:val="0"/>
          <w:marBottom w:val="0"/>
          <w:divBdr>
            <w:top w:val="none" w:sz="0" w:space="0" w:color="auto"/>
            <w:left w:val="none" w:sz="0" w:space="0" w:color="auto"/>
            <w:bottom w:val="none" w:sz="0" w:space="0" w:color="auto"/>
            <w:right w:val="none" w:sz="0" w:space="0" w:color="auto"/>
          </w:divBdr>
        </w:div>
        <w:div w:id="2055959655">
          <w:marLeft w:val="640"/>
          <w:marRight w:val="0"/>
          <w:marTop w:val="0"/>
          <w:marBottom w:val="0"/>
          <w:divBdr>
            <w:top w:val="none" w:sz="0" w:space="0" w:color="auto"/>
            <w:left w:val="none" w:sz="0" w:space="0" w:color="auto"/>
            <w:bottom w:val="none" w:sz="0" w:space="0" w:color="auto"/>
            <w:right w:val="none" w:sz="0" w:space="0" w:color="auto"/>
          </w:divBdr>
        </w:div>
        <w:div w:id="1210917366">
          <w:marLeft w:val="640"/>
          <w:marRight w:val="0"/>
          <w:marTop w:val="0"/>
          <w:marBottom w:val="0"/>
          <w:divBdr>
            <w:top w:val="none" w:sz="0" w:space="0" w:color="auto"/>
            <w:left w:val="none" w:sz="0" w:space="0" w:color="auto"/>
            <w:bottom w:val="none" w:sz="0" w:space="0" w:color="auto"/>
            <w:right w:val="none" w:sz="0" w:space="0" w:color="auto"/>
          </w:divBdr>
        </w:div>
        <w:div w:id="1566377378">
          <w:marLeft w:val="640"/>
          <w:marRight w:val="0"/>
          <w:marTop w:val="0"/>
          <w:marBottom w:val="0"/>
          <w:divBdr>
            <w:top w:val="none" w:sz="0" w:space="0" w:color="auto"/>
            <w:left w:val="none" w:sz="0" w:space="0" w:color="auto"/>
            <w:bottom w:val="none" w:sz="0" w:space="0" w:color="auto"/>
            <w:right w:val="none" w:sz="0" w:space="0" w:color="auto"/>
          </w:divBdr>
        </w:div>
        <w:div w:id="324163372">
          <w:marLeft w:val="640"/>
          <w:marRight w:val="0"/>
          <w:marTop w:val="0"/>
          <w:marBottom w:val="0"/>
          <w:divBdr>
            <w:top w:val="none" w:sz="0" w:space="0" w:color="auto"/>
            <w:left w:val="none" w:sz="0" w:space="0" w:color="auto"/>
            <w:bottom w:val="none" w:sz="0" w:space="0" w:color="auto"/>
            <w:right w:val="none" w:sz="0" w:space="0" w:color="auto"/>
          </w:divBdr>
        </w:div>
        <w:div w:id="1727531015">
          <w:marLeft w:val="640"/>
          <w:marRight w:val="0"/>
          <w:marTop w:val="0"/>
          <w:marBottom w:val="0"/>
          <w:divBdr>
            <w:top w:val="none" w:sz="0" w:space="0" w:color="auto"/>
            <w:left w:val="none" w:sz="0" w:space="0" w:color="auto"/>
            <w:bottom w:val="none" w:sz="0" w:space="0" w:color="auto"/>
            <w:right w:val="none" w:sz="0" w:space="0" w:color="auto"/>
          </w:divBdr>
        </w:div>
        <w:div w:id="152600008">
          <w:marLeft w:val="640"/>
          <w:marRight w:val="0"/>
          <w:marTop w:val="0"/>
          <w:marBottom w:val="0"/>
          <w:divBdr>
            <w:top w:val="none" w:sz="0" w:space="0" w:color="auto"/>
            <w:left w:val="none" w:sz="0" w:space="0" w:color="auto"/>
            <w:bottom w:val="none" w:sz="0" w:space="0" w:color="auto"/>
            <w:right w:val="none" w:sz="0" w:space="0" w:color="auto"/>
          </w:divBdr>
        </w:div>
        <w:div w:id="471555170">
          <w:marLeft w:val="640"/>
          <w:marRight w:val="0"/>
          <w:marTop w:val="0"/>
          <w:marBottom w:val="0"/>
          <w:divBdr>
            <w:top w:val="none" w:sz="0" w:space="0" w:color="auto"/>
            <w:left w:val="none" w:sz="0" w:space="0" w:color="auto"/>
            <w:bottom w:val="none" w:sz="0" w:space="0" w:color="auto"/>
            <w:right w:val="none" w:sz="0" w:space="0" w:color="auto"/>
          </w:divBdr>
        </w:div>
      </w:divsChild>
    </w:div>
    <w:div w:id="763960081">
      <w:bodyDiv w:val="1"/>
      <w:marLeft w:val="0"/>
      <w:marRight w:val="0"/>
      <w:marTop w:val="0"/>
      <w:marBottom w:val="0"/>
      <w:divBdr>
        <w:top w:val="none" w:sz="0" w:space="0" w:color="auto"/>
        <w:left w:val="none" w:sz="0" w:space="0" w:color="auto"/>
        <w:bottom w:val="none" w:sz="0" w:space="0" w:color="auto"/>
        <w:right w:val="none" w:sz="0" w:space="0" w:color="auto"/>
      </w:divBdr>
      <w:divsChild>
        <w:div w:id="868177423">
          <w:marLeft w:val="640"/>
          <w:marRight w:val="0"/>
          <w:marTop w:val="0"/>
          <w:marBottom w:val="0"/>
          <w:divBdr>
            <w:top w:val="none" w:sz="0" w:space="0" w:color="auto"/>
            <w:left w:val="none" w:sz="0" w:space="0" w:color="auto"/>
            <w:bottom w:val="none" w:sz="0" w:space="0" w:color="auto"/>
            <w:right w:val="none" w:sz="0" w:space="0" w:color="auto"/>
          </w:divBdr>
        </w:div>
        <w:div w:id="709301586">
          <w:marLeft w:val="640"/>
          <w:marRight w:val="0"/>
          <w:marTop w:val="0"/>
          <w:marBottom w:val="0"/>
          <w:divBdr>
            <w:top w:val="none" w:sz="0" w:space="0" w:color="auto"/>
            <w:left w:val="none" w:sz="0" w:space="0" w:color="auto"/>
            <w:bottom w:val="none" w:sz="0" w:space="0" w:color="auto"/>
            <w:right w:val="none" w:sz="0" w:space="0" w:color="auto"/>
          </w:divBdr>
        </w:div>
        <w:div w:id="1963462715">
          <w:marLeft w:val="640"/>
          <w:marRight w:val="0"/>
          <w:marTop w:val="0"/>
          <w:marBottom w:val="0"/>
          <w:divBdr>
            <w:top w:val="none" w:sz="0" w:space="0" w:color="auto"/>
            <w:left w:val="none" w:sz="0" w:space="0" w:color="auto"/>
            <w:bottom w:val="none" w:sz="0" w:space="0" w:color="auto"/>
            <w:right w:val="none" w:sz="0" w:space="0" w:color="auto"/>
          </w:divBdr>
        </w:div>
        <w:div w:id="638539992">
          <w:marLeft w:val="640"/>
          <w:marRight w:val="0"/>
          <w:marTop w:val="0"/>
          <w:marBottom w:val="0"/>
          <w:divBdr>
            <w:top w:val="none" w:sz="0" w:space="0" w:color="auto"/>
            <w:left w:val="none" w:sz="0" w:space="0" w:color="auto"/>
            <w:bottom w:val="none" w:sz="0" w:space="0" w:color="auto"/>
            <w:right w:val="none" w:sz="0" w:space="0" w:color="auto"/>
          </w:divBdr>
        </w:div>
        <w:div w:id="1747335907">
          <w:marLeft w:val="640"/>
          <w:marRight w:val="0"/>
          <w:marTop w:val="0"/>
          <w:marBottom w:val="0"/>
          <w:divBdr>
            <w:top w:val="none" w:sz="0" w:space="0" w:color="auto"/>
            <w:left w:val="none" w:sz="0" w:space="0" w:color="auto"/>
            <w:bottom w:val="none" w:sz="0" w:space="0" w:color="auto"/>
            <w:right w:val="none" w:sz="0" w:space="0" w:color="auto"/>
          </w:divBdr>
        </w:div>
        <w:div w:id="550502765">
          <w:marLeft w:val="640"/>
          <w:marRight w:val="0"/>
          <w:marTop w:val="0"/>
          <w:marBottom w:val="0"/>
          <w:divBdr>
            <w:top w:val="none" w:sz="0" w:space="0" w:color="auto"/>
            <w:left w:val="none" w:sz="0" w:space="0" w:color="auto"/>
            <w:bottom w:val="none" w:sz="0" w:space="0" w:color="auto"/>
            <w:right w:val="none" w:sz="0" w:space="0" w:color="auto"/>
          </w:divBdr>
        </w:div>
        <w:div w:id="989015614">
          <w:marLeft w:val="640"/>
          <w:marRight w:val="0"/>
          <w:marTop w:val="0"/>
          <w:marBottom w:val="0"/>
          <w:divBdr>
            <w:top w:val="none" w:sz="0" w:space="0" w:color="auto"/>
            <w:left w:val="none" w:sz="0" w:space="0" w:color="auto"/>
            <w:bottom w:val="none" w:sz="0" w:space="0" w:color="auto"/>
            <w:right w:val="none" w:sz="0" w:space="0" w:color="auto"/>
          </w:divBdr>
        </w:div>
        <w:div w:id="90391951">
          <w:marLeft w:val="640"/>
          <w:marRight w:val="0"/>
          <w:marTop w:val="0"/>
          <w:marBottom w:val="0"/>
          <w:divBdr>
            <w:top w:val="none" w:sz="0" w:space="0" w:color="auto"/>
            <w:left w:val="none" w:sz="0" w:space="0" w:color="auto"/>
            <w:bottom w:val="none" w:sz="0" w:space="0" w:color="auto"/>
            <w:right w:val="none" w:sz="0" w:space="0" w:color="auto"/>
          </w:divBdr>
        </w:div>
        <w:div w:id="585385386">
          <w:marLeft w:val="640"/>
          <w:marRight w:val="0"/>
          <w:marTop w:val="0"/>
          <w:marBottom w:val="0"/>
          <w:divBdr>
            <w:top w:val="none" w:sz="0" w:space="0" w:color="auto"/>
            <w:left w:val="none" w:sz="0" w:space="0" w:color="auto"/>
            <w:bottom w:val="none" w:sz="0" w:space="0" w:color="auto"/>
            <w:right w:val="none" w:sz="0" w:space="0" w:color="auto"/>
          </w:divBdr>
        </w:div>
        <w:div w:id="906190643">
          <w:marLeft w:val="640"/>
          <w:marRight w:val="0"/>
          <w:marTop w:val="0"/>
          <w:marBottom w:val="0"/>
          <w:divBdr>
            <w:top w:val="none" w:sz="0" w:space="0" w:color="auto"/>
            <w:left w:val="none" w:sz="0" w:space="0" w:color="auto"/>
            <w:bottom w:val="none" w:sz="0" w:space="0" w:color="auto"/>
            <w:right w:val="none" w:sz="0" w:space="0" w:color="auto"/>
          </w:divBdr>
        </w:div>
        <w:div w:id="1446536074">
          <w:marLeft w:val="640"/>
          <w:marRight w:val="0"/>
          <w:marTop w:val="0"/>
          <w:marBottom w:val="0"/>
          <w:divBdr>
            <w:top w:val="none" w:sz="0" w:space="0" w:color="auto"/>
            <w:left w:val="none" w:sz="0" w:space="0" w:color="auto"/>
            <w:bottom w:val="none" w:sz="0" w:space="0" w:color="auto"/>
            <w:right w:val="none" w:sz="0" w:space="0" w:color="auto"/>
          </w:divBdr>
        </w:div>
        <w:div w:id="1055737037">
          <w:marLeft w:val="640"/>
          <w:marRight w:val="0"/>
          <w:marTop w:val="0"/>
          <w:marBottom w:val="0"/>
          <w:divBdr>
            <w:top w:val="none" w:sz="0" w:space="0" w:color="auto"/>
            <w:left w:val="none" w:sz="0" w:space="0" w:color="auto"/>
            <w:bottom w:val="none" w:sz="0" w:space="0" w:color="auto"/>
            <w:right w:val="none" w:sz="0" w:space="0" w:color="auto"/>
          </w:divBdr>
        </w:div>
        <w:div w:id="180440744">
          <w:marLeft w:val="640"/>
          <w:marRight w:val="0"/>
          <w:marTop w:val="0"/>
          <w:marBottom w:val="0"/>
          <w:divBdr>
            <w:top w:val="none" w:sz="0" w:space="0" w:color="auto"/>
            <w:left w:val="none" w:sz="0" w:space="0" w:color="auto"/>
            <w:bottom w:val="none" w:sz="0" w:space="0" w:color="auto"/>
            <w:right w:val="none" w:sz="0" w:space="0" w:color="auto"/>
          </w:divBdr>
        </w:div>
      </w:divsChild>
    </w:div>
    <w:div w:id="765075557">
      <w:bodyDiv w:val="1"/>
      <w:marLeft w:val="0"/>
      <w:marRight w:val="0"/>
      <w:marTop w:val="0"/>
      <w:marBottom w:val="0"/>
      <w:divBdr>
        <w:top w:val="none" w:sz="0" w:space="0" w:color="auto"/>
        <w:left w:val="none" w:sz="0" w:space="0" w:color="auto"/>
        <w:bottom w:val="none" w:sz="0" w:space="0" w:color="auto"/>
        <w:right w:val="none" w:sz="0" w:space="0" w:color="auto"/>
      </w:divBdr>
    </w:div>
    <w:div w:id="768282465">
      <w:bodyDiv w:val="1"/>
      <w:marLeft w:val="0"/>
      <w:marRight w:val="0"/>
      <w:marTop w:val="0"/>
      <w:marBottom w:val="0"/>
      <w:divBdr>
        <w:top w:val="none" w:sz="0" w:space="0" w:color="auto"/>
        <w:left w:val="none" w:sz="0" w:space="0" w:color="auto"/>
        <w:bottom w:val="none" w:sz="0" w:space="0" w:color="auto"/>
        <w:right w:val="none" w:sz="0" w:space="0" w:color="auto"/>
      </w:divBdr>
    </w:div>
    <w:div w:id="768475823">
      <w:bodyDiv w:val="1"/>
      <w:marLeft w:val="0"/>
      <w:marRight w:val="0"/>
      <w:marTop w:val="0"/>
      <w:marBottom w:val="0"/>
      <w:divBdr>
        <w:top w:val="none" w:sz="0" w:space="0" w:color="auto"/>
        <w:left w:val="none" w:sz="0" w:space="0" w:color="auto"/>
        <w:bottom w:val="none" w:sz="0" w:space="0" w:color="auto"/>
        <w:right w:val="none" w:sz="0" w:space="0" w:color="auto"/>
      </w:divBdr>
    </w:div>
    <w:div w:id="772286874">
      <w:bodyDiv w:val="1"/>
      <w:marLeft w:val="0"/>
      <w:marRight w:val="0"/>
      <w:marTop w:val="0"/>
      <w:marBottom w:val="0"/>
      <w:divBdr>
        <w:top w:val="none" w:sz="0" w:space="0" w:color="auto"/>
        <w:left w:val="none" w:sz="0" w:space="0" w:color="auto"/>
        <w:bottom w:val="none" w:sz="0" w:space="0" w:color="auto"/>
        <w:right w:val="none" w:sz="0" w:space="0" w:color="auto"/>
      </w:divBdr>
      <w:divsChild>
        <w:div w:id="429621017">
          <w:marLeft w:val="640"/>
          <w:marRight w:val="0"/>
          <w:marTop w:val="0"/>
          <w:marBottom w:val="0"/>
          <w:divBdr>
            <w:top w:val="none" w:sz="0" w:space="0" w:color="auto"/>
            <w:left w:val="none" w:sz="0" w:space="0" w:color="auto"/>
            <w:bottom w:val="none" w:sz="0" w:space="0" w:color="auto"/>
            <w:right w:val="none" w:sz="0" w:space="0" w:color="auto"/>
          </w:divBdr>
        </w:div>
        <w:div w:id="501821055">
          <w:marLeft w:val="640"/>
          <w:marRight w:val="0"/>
          <w:marTop w:val="0"/>
          <w:marBottom w:val="0"/>
          <w:divBdr>
            <w:top w:val="none" w:sz="0" w:space="0" w:color="auto"/>
            <w:left w:val="none" w:sz="0" w:space="0" w:color="auto"/>
            <w:bottom w:val="none" w:sz="0" w:space="0" w:color="auto"/>
            <w:right w:val="none" w:sz="0" w:space="0" w:color="auto"/>
          </w:divBdr>
        </w:div>
        <w:div w:id="1484077805">
          <w:marLeft w:val="640"/>
          <w:marRight w:val="0"/>
          <w:marTop w:val="0"/>
          <w:marBottom w:val="0"/>
          <w:divBdr>
            <w:top w:val="none" w:sz="0" w:space="0" w:color="auto"/>
            <w:left w:val="none" w:sz="0" w:space="0" w:color="auto"/>
            <w:bottom w:val="none" w:sz="0" w:space="0" w:color="auto"/>
            <w:right w:val="none" w:sz="0" w:space="0" w:color="auto"/>
          </w:divBdr>
        </w:div>
        <w:div w:id="880870301">
          <w:marLeft w:val="640"/>
          <w:marRight w:val="0"/>
          <w:marTop w:val="0"/>
          <w:marBottom w:val="0"/>
          <w:divBdr>
            <w:top w:val="none" w:sz="0" w:space="0" w:color="auto"/>
            <w:left w:val="none" w:sz="0" w:space="0" w:color="auto"/>
            <w:bottom w:val="none" w:sz="0" w:space="0" w:color="auto"/>
            <w:right w:val="none" w:sz="0" w:space="0" w:color="auto"/>
          </w:divBdr>
        </w:div>
      </w:divsChild>
    </w:div>
    <w:div w:id="804813547">
      <w:bodyDiv w:val="1"/>
      <w:marLeft w:val="0"/>
      <w:marRight w:val="0"/>
      <w:marTop w:val="0"/>
      <w:marBottom w:val="0"/>
      <w:divBdr>
        <w:top w:val="none" w:sz="0" w:space="0" w:color="auto"/>
        <w:left w:val="none" w:sz="0" w:space="0" w:color="auto"/>
        <w:bottom w:val="none" w:sz="0" w:space="0" w:color="auto"/>
        <w:right w:val="none" w:sz="0" w:space="0" w:color="auto"/>
      </w:divBdr>
      <w:divsChild>
        <w:div w:id="420419148">
          <w:marLeft w:val="640"/>
          <w:marRight w:val="0"/>
          <w:marTop w:val="0"/>
          <w:marBottom w:val="0"/>
          <w:divBdr>
            <w:top w:val="none" w:sz="0" w:space="0" w:color="auto"/>
            <w:left w:val="none" w:sz="0" w:space="0" w:color="auto"/>
            <w:bottom w:val="none" w:sz="0" w:space="0" w:color="auto"/>
            <w:right w:val="none" w:sz="0" w:space="0" w:color="auto"/>
          </w:divBdr>
        </w:div>
        <w:div w:id="1856651464">
          <w:marLeft w:val="640"/>
          <w:marRight w:val="0"/>
          <w:marTop w:val="0"/>
          <w:marBottom w:val="0"/>
          <w:divBdr>
            <w:top w:val="none" w:sz="0" w:space="0" w:color="auto"/>
            <w:left w:val="none" w:sz="0" w:space="0" w:color="auto"/>
            <w:bottom w:val="none" w:sz="0" w:space="0" w:color="auto"/>
            <w:right w:val="none" w:sz="0" w:space="0" w:color="auto"/>
          </w:divBdr>
        </w:div>
        <w:div w:id="1276137930">
          <w:marLeft w:val="640"/>
          <w:marRight w:val="0"/>
          <w:marTop w:val="0"/>
          <w:marBottom w:val="0"/>
          <w:divBdr>
            <w:top w:val="none" w:sz="0" w:space="0" w:color="auto"/>
            <w:left w:val="none" w:sz="0" w:space="0" w:color="auto"/>
            <w:bottom w:val="none" w:sz="0" w:space="0" w:color="auto"/>
            <w:right w:val="none" w:sz="0" w:space="0" w:color="auto"/>
          </w:divBdr>
        </w:div>
        <w:div w:id="1302030838">
          <w:marLeft w:val="640"/>
          <w:marRight w:val="0"/>
          <w:marTop w:val="0"/>
          <w:marBottom w:val="0"/>
          <w:divBdr>
            <w:top w:val="none" w:sz="0" w:space="0" w:color="auto"/>
            <w:left w:val="none" w:sz="0" w:space="0" w:color="auto"/>
            <w:bottom w:val="none" w:sz="0" w:space="0" w:color="auto"/>
            <w:right w:val="none" w:sz="0" w:space="0" w:color="auto"/>
          </w:divBdr>
        </w:div>
        <w:div w:id="607587248">
          <w:marLeft w:val="640"/>
          <w:marRight w:val="0"/>
          <w:marTop w:val="0"/>
          <w:marBottom w:val="0"/>
          <w:divBdr>
            <w:top w:val="none" w:sz="0" w:space="0" w:color="auto"/>
            <w:left w:val="none" w:sz="0" w:space="0" w:color="auto"/>
            <w:bottom w:val="none" w:sz="0" w:space="0" w:color="auto"/>
            <w:right w:val="none" w:sz="0" w:space="0" w:color="auto"/>
          </w:divBdr>
        </w:div>
        <w:div w:id="1725980740">
          <w:marLeft w:val="640"/>
          <w:marRight w:val="0"/>
          <w:marTop w:val="0"/>
          <w:marBottom w:val="0"/>
          <w:divBdr>
            <w:top w:val="none" w:sz="0" w:space="0" w:color="auto"/>
            <w:left w:val="none" w:sz="0" w:space="0" w:color="auto"/>
            <w:bottom w:val="none" w:sz="0" w:space="0" w:color="auto"/>
            <w:right w:val="none" w:sz="0" w:space="0" w:color="auto"/>
          </w:divBdr>
        </w:div>
        <w:div w:id="1027175565">
          <w:marLeft w:val="640"/>
          <w:marRight w:val="0"/>
          <w:marTop w:val="0"/>
          <w:marBottom w:val="0"/>
          <w:divBdr>
            <w:top w:val="none" w:sz="0" w:space="0" w:color="auto"/>
            <w:left w:val="none" w:sz="0" w:space="0" w:color="auto"/>
            <w:bottom w:val="none" w:sz="0" w:space="0" w:color="auto"/>
            <w:right w:val="none" w:sz="0" w:space="0" w:color="auto"/>
          </w:divBdr>
        </w:div>
        <w:div w:id="1783383301">
          <w:marLeft w:val="640"/>
          <w:marRight w:val="0"/>
          <w:marTop w:val="0"/>
          <w:marBottom w:val="0"/>
          <w:divBdr>
            <w:top w:val="none" w:sz="0" w:space="0" w:color="auto"/>
            <w:left w:val="none" w:sz="0" w:space="0" w:color="auto"/>
            <w:bottom w:val="none" w:sz="0" w:space="0" w:color="auto"/>
            <w:right w:val="none" w:sz="0" w:space="0" w:color="auto"/>
          </w:divBdr>
        </w:div>
        <w:div w:id="2056539143">
          <w:marLeft w:val="640"/>
          <w:marRight w:val="0"/>
          <w:marTop w:val="0"/>
          <w:marBottom w:val="0"/>
          <w:divBdr>
            <w:top w:val="none" w:sz="0" w:space="0" w:color="auto"/>
            <w:left w:val="none" w:sz="0" w:space="0" w:color="auto"/>
            <w:bottom w:val="none" w:sz="0" w:space="0" w:color="auto"/>
            <w:right w:val="none" w:sz="0" w:space="0" w:color="auto"/>
          </w:divBdr>
        </w:div>
        <w:div w:id="1246918065">
          <w:marLeft w:val="640"/>
          <w:marRight w:val="0"/>
          <w:marTop w:val="0"/>
          <w:marBottom w:val="0"/>
          <w:divBdr>
            <w:top w:val="none" w:sz="0" w:space="0" w:color="auto"/>
            <w:left w:val="none" w:sz="0" w:space="0" w:color="auto"/>
            <w:bottom w:val="none" w:sz="0" w:space="0" w:color="auto"/>
            <w:right w:val="none" w:sz="0" w:space="0" w:color="auto"/>
          </w:divBdr>
        </w:div>
        <w:div w:id="1117524103">
          <w:marLeft w:val="640"/>
          <w:marRight w:val="0"/>
          <w:marTop w:val="0"/>
          <w:marBottom w:val="0"/>
          <w:divBdr>
            <w:top w:val="none" w:sz="0" w:space="0" w:color="auto"/>
            <w:left w:val="none" w:sz="0" w:space="0" w:color="auto"/>
            <w:bottom w:val="none" w:sz="0" w:space="0" w:color="auto"/>
            <w:right w:val="none" w:sz="0" w:space="0" w:color="auto"/>
          </w:divBdr>
        </w:div>
        <w:div w:id="245190813">
          <w:marLeft w:val="640"/>
          <w:marRight w:val="0"/>
          <w:marTop w:val="0"/>
          <w:marBottom w:val="0"/>
          <w:divBdr>
            <w:top w:val="none" w:sz="0" w:space="0" w:color="auto"/>
            <w:left w:val="none" w:sz="0" w:space="0" w:color="auto"/>
            <w:bottom w:val="none" w:sz="0" w:space="0" w:color="auto"/>
            <w:right w:val="none" w:sz="0" w:space="0" w:color="auto"/>
          </w:divBdr>
        </w:div>
        <w:div w:id="738749176">
          <w:marLeft w:val="640"/>
          <w:marRight w:val="0"/>
          <w:marTop w:val="0"/>
          <w:marBottom w:val="0"/>
          <w:divBdr>
            <w:top w:val="none" w:sz="0" w:space="0" w:color="auto"/>
            <w:left w:val="none" w:sz="0" w:space="0" w:color="auto"/>
            <w:bottom w:val="none" w:sz="0" w:space="0" w:color="auto"/>
            <w:right w:val="none" w:sz="0" w:space="0" w:color="auto"/>
          </w:divBdr>
        </w:div>
        <w:div w:id="1544487270">
          <w:marLeft w:val="640"/>
          <w:marRight w:val="0"/>
          <w:marTop w:val="0"/>
          <w:marBottom w:val="0"/>
          <w:divBdr>
            <w:top w:val="none" w:sz="0" w:space="0" w:color="auto"/>
            <w:left w:val="none" w:sz="0" w:space="0" w:color="auto"/>
            <w:bottom w:val="none" w:sz="0" w:space="0" w:color="auto"/>
            <w:right w:val="none" w:sz="0" w:space="0" w:color="auto"/>
          </w:divBdr>
        </w:div>
        <w:div w:id="1001547913">
          <w:marLeft w:val="640"/>
          <w:marRight w:val="0"/>
          <w:marTop w:val="0"/>
          <w:marBottom w:val="0"/>
          <w:divBdr>
            <w:top w:val="none" w:sz="0" w:space="0" w:color="auto"/>
            <w:left w:val="none" w:sz="0" w:space="0" w:color="auto"/>
            <w:bottom w:val="none" w:sz="0" w:space="0" w:color="auto"/>
            <w:right w:val="none" w:sz="0" w:space="0" w:color="auto"/>
          </w:divBdr>
        </w:div>
        <w:div w:id="2113815139">
          <w:marLeft w:val="640"/>
          <w:marRight w:val="0"/>
          <w:marTop w:val="0"/>
          <w:marBottom w:val="0"/>
          <w:divBdr>
            <w:top w:val="none" w:sz="0" w:space="0" w:color="auto"/>
            <w:left w:val="none" w:sz="0" w:space="0" w:color="auto"/>
            <w:bottom w:val="none" w:sz="0" w:space="0" w:color="auto"/>
            <w:right w:val="none" w:sz="0" w:space="0" w:color="auto"/>
          </w:divBdr>
        </w:div>
        <w:div w:id="1541476621">
          <w:marLeft w:val="640"/>
          <w:marRight w:val="0"/>
          <w:marTop w:val="0"/>
          <w:marBottom w:val="0"/>
          <w:divBdr>
            <w:top w:val="none" w:sz="0" w:space="0" w:color="auto"/>
            <w:left w:val="none" w:sz="0" w:space="0" w:color="auto"/>
            <w:bottom w:val="none" w:sz="0" w:space="0" w:color="auto"/>
            <w:right w:val="none" w:sz="0" w:space="0" w:color="auto"/>
          </w:divBdr>
        </w:div>
      </w:divsChild>
    </w:div>
    <w:div w:id="811214990">
      <w:bodyDiv w:val="1"/>
      <w:marLeft w:val="0"/>
      <w:marRight w:val="0"/>
      <w:marTop w:val="0"/>
      <w:marBottom w:val="0"/>
      <w:divBdr>
        <w:top w:val="none" w:sz="0" w:space="0" w:color="auto"/>
        <w:left w:val="none" w:sz="0" w:space="0" w:color="auto"/>
        <w:bottom w:val="none" w:sz="0" w:space="0" w:color="auto"/>
        <w:right w:val="none" w:sz="0" w:space="0" w:color="auto"/>
      </w:divBdr>
    </w:div>
    <w:div w:id="812985919">
      <w:bodyDiv w:val="1"/>
      <w:marLeft w:val="0"/>
      <w:marRight w:val="0"/>
      <w:marTop w:val="0"/>
      <w:marBottom w:val="0"/>
      <w:divBdr>
        <w:top w:val="none" w:sz="0" w:space="0" w:color="auto"/>
        <w:left w:val="none" w:sz="0" w:space="0" w:color="auto"/>
        <w:bottom w:val="none" w:sz="0" w:space="0" w:color="auto"/>
        <w:right w:val="none" w:sz="0" w:space="0" w:color="auto"/>
      </w:divBdr>
      <w:divsChild>
        <w:div w:id="572400119">
          <w:marLeft w:val="640"/>
          <w:marRight w:val="0"/>
          <w:marTop w:val="0"/>
          <w:marBottom w:val="0"/>
          <w:divBdr>
            <w:top w:val="none" w:sz="0" w:space="0" w:color="auto"/>
            <w:left w:val="none" w:sz="0" w:space="0" w:color="auto"/>
            <w:bottom w:val="none" w:sz="0" w:space="0" w:color="auto"/>
            <w:right w:val="none" w:sz="0" w:space="0" w:color="auto"/>
          </w:divBdr>
        </w:div>
        <w:div w:id="54361157">
          <w:marLeft w:val="640"/>
          <w:marRight w:val="0"/>
          <w:marTop w:val="0"/>
          <w:marBottom w:val="0"/>
          <w:divBdr>
            <w:top w:val="none" w:sz="0" w:space="0" w:color="auto"/>
            <w:left w:val="none" w:sz="0" w:space="0" w:color="auto"/>
            <w:bottom w:val="none" w:sz="0" w:space="0" w:color="auto"/>
            <w:right w:val="none" w:sz="0" w:space="0" w:color="auto"/>
          </w:divBdr>
        </w:div>
        <w:div w:id="260649199">
          <w:marLeft w:val="640"/>
          <w:marRight w:val="0"/>
          <w:marTop w:val="0"/>
          <w:marBottom w:val="0"/>
          <w:divBdr>
            <w:top w:val="none" w:sz="0" w:space="0" w:color="auto"/>
            <w:left w:val="none" w:sz="0" w:space="0" w:color="auto"/>
            <w:bottom w:val="none" w:sz="0" w:space="0" w:color="auto"/>
            <w:right w:val="none" w:sz="0" w:space="0" w:color="auto"/>
          </w:divBdr>
        </w:div>
        <w:div w:id="1634679989">
          <w:marLeft w:val="640"/>
          <w:marRight w:val="0"/>
          <w:marTop w:val="0"/>
          <w:marBottom w:val="0"/>
          <w:divBdr>
            <w:top w:val="none" w:sz="0" w:space="0" w:color="auto"/>
            <w:left w:val="none" w:sz="0" w:space="0" w:color="auto"/>
            <w:bottom w:val="none" w:sz="0" w:space="0" w:color="auto"/>
            <w:right w:val="none" w:sz="0" w:space="0" w:color="auto"/>
          </w:divBdr>
        </w:div>
        <w:div w:id="2044207394">
          <w:marLeft w:val="640"/>
          <w:marRight w:val="0"/>
          <w:marTop w:val="0"/>
          <w:marBottom w:val="0"/>
          <w:divBdr>
            <w:top w:val="none" w:sz="0" w:space="0" w:color="auto"/>
            <w:left w:val="none" w:sz="0" w:space="0" w:color="auto"/>
            <w:bottom w:val="none" w:sz="0" w:space="0" w:color="auto"/>
            <w:right w:val="none" w:sz="0" w:space="0" w:color="auto"/>
          </w:divBdr>
        </w:div>
        <w:div w:id="852689340">
          <w:marLeft w:val="640"/>
          <w:marRight w:val="0"/>
          <w:marTop w:val="0"/>
          <w:marBottom w:val="0"/>
          <w:divBdr>
            <w:top w:val="none" w:sz="0" w:space="0" w:color="auto"/>
            <w:left w:val="none" w:sz="0" w:space="0" w:color="auto"/>
            <w:bottom w:val="none" w:sz="0" w:space="0" w:color="auto"/>
            <w:right w:val="none" w:sz="0" w:space="0" w:color="auto"/>
          </w:divBdr>
        </w:div>
        <w:div w:id="381102086">
          <w:marLeft w:val="640"/>
          <w:marRight w:val="0"/>
          <w:marTop w:val="0"/>
          <w:marBottom w:val="0"/>
          <w:divBdr>
            <w:top w:val="none" w:sz="0" w:space="0" w:color="auto"/>
            <w:left w:val="none" w:sz="0" w:space="0" w:color="auto"/>
            <w:bottom w:val="none" w:sz="0" w:space="0" w:color="auto"/>
            <w:right w:val="none" w:sz="0" w:space="0" w:color="auto"/>
          </w:divBdr>
        </w:div>
        <w:div w:id="177164433">
          <w:marLeft w:val="640"/>
          <w:marRight w:val="0"/>
          <w:marTop w:val="0"/>
          <w:marBottom w:val="0"/>
          <w:divBdr>
            <w:top w:val="none" w:sz="0" w:space="0" w:color="auto"/>
            <w:left w:val="none" w:sz="0" w:space="0" w:color="auto"/>
            <w:bottom w:val="none" w:sz="0" w:space="0" w:color="auto"/>
            <w:right w:val="none" w:sz="0" w:space="0" w:color="auto"/>
          </w:divBdr>
        </w:div>
        <w:div w:id="1519614354">
          <w:marLeft w:val="640"/>
          <w:marRight w:val="0"/>
          <w:marTop w:val="0"/>
          <w:marBottom w:val="0"/>
          <w:divBdr>
            <w:top w:val="none" w:sz="0" w:space="0" w:color="auto"/>
            <w:left w:val="none" w:sz="0" w:space="0" w:color="auto"/>
            <w:bottom w:val="none" w:sz="0" w:space="0" w:color="auto"/>
            <w:right w:val="none" w:sz="0" w:space="0" w:color="auto"/>
          </w:divBdr>
        </w:div>
        <w:div w:id="1919483989">
          <w:marLeft w:val="640"/>
          <w:marRight w:val="0"/>
          <w:marTop w:val="0"/>
          <w:marBottom w:val="0"/>
          <w:divBdr>
            <w:top w:val="none" w:sz="0" w:space="0" w:color="auto"/>
            <w:left w:val="none" w:sz="0" w:space="0" w:color="auto"/>
            <w:bottom w:val="none" w:sz="0" w:space="0" w:color="auto"/>
            <w:right w:val="none" w:sz="0" w:space="0" w:color="auto"/>
          </w:divBdr>
        </w:div>
        <w:div w:id="1160776523">
          <w:marLeft w:val="640"/>
          <w:marRight w:val="0"/>
          <w:marTop w:val="0"/>
          <w:marBottom w:val="0"/>
          <w:divBdr>
            <w:top w:val="none" w:sz="0" w:space="0" w:color="auto"/>
            <w:left w:val="none" w:sz="0" w:space="0" w:color="auto"/>
            <w:bottom w:val="none" w:sz="0" w:space="0" w:color="auto"/>
            <w:right w:val="none" w:sz="0" w:space="0" w:color="auto"/>
          </w:divBdr>
        </w:div>
        <w:div w:id="1064062408">
          <w:marLeft w:val="640"/>
          <w:marRight w:val="0"/>
          <w:marTop w:val="0"/>
          <w:marBottom w:val="0"/>
          <w:divBdr>
            <w:top w:val="none" w:sz="0" w:space="0" w:color="auto"/>
            <w:left w:val="none" w:sz="0" w:space="0" w:color="auto"/>
            <w:bottom w:val="none" w:sz="0" w:space="0" w:color="auto"/>
            <w:right w:val="none" w:sz="0" w:space="0" w:color="auto"/>
          </w:divBdr>
        </w:div>
        <w:div w:id="9991321">
          <w:marLeft w:val="640"/>
          <w:marRight w:val="0"/>
          <w:marTop w:val="0"/>
          <w:marBottom w:val="0"/>
          <w:divBdr>
            <w:top w:val="none" w:sz="0" w:space="0" w:color="auto"/>
            <w:left w:val="none" w:sz="0" w:space="0" w:color="auto"/>
            <w:bottom w:val="none" w:sz="0" w:space="0" w:color="auto"/>
            <w:right w:val="none" w:sz="0" w:space="0" w:color="auto"/>
          </w:divBdr>
        </w:div>
      </w:divsChild>
    </w:div>
    <w:div w:id="815874843">
      <w:bodyDiv w:val="1"/>
      <w:marLeft w:val="0"/>
      <w:marRight w:val="0"/>
      <w:marTop w:val="0"/>
      <w:marBottom w:val="0"/>
      <w:divBdr>
        <w:top w:val="none" w:sz="0" w:space="0" w:color="auto"/>
        <w:left w:val="none" w:sz="0" w:space="0" w:color="auto"/>
        <w:bottom w:val="none" w:sz="0" w:space="0" w:color="auto"/>
        <w:right w:val="none" w:sz="0" w:space="0" w:color="auto"/>
      </w:divBdr>
      <w:divsChild>
        <w:div w:id="1350064998">
          <w:marLeft w:val="640"/>
          <w:marRight w:val="0"/>
          <w:marTop w:val="0"/>
          <w:marBottom w:val="0"/>
          <w:divBdr>
            <w:top w:val="none" w:sz="0" w:space="0" w:color="auto"/>
            <w:left w:val="none" w:sz="0" w:space="0" w:color="auto"/>
            <w:bottom w:val="none" w:sz="0" w:space="0" w:color="auto"/>
            <w:right w:val="none" w:sz="0" w:space="0" w:color="auto"/>
          </w:divBdr>
        </w:div>
        <w:div w:id="2074810036">
          <w:marLeft w:val="640"/>
          <w:marRight w:val="0"/>
          <w:marTop w:val="0"/>
          <w:marBottom w:val="0"/>
          <w:divBdr>
            <w:top w:val="none" w:sz="0" w:space="0" w:color="auto"/>
            <w:left w:val="none" w:sz="0" w:space="0" w:color="auto"/>
            <w:bottom w:val="none" w:sz="0" w:space="0" w:color="auto"/>
            <w:right w:val="none" w:sz="0" w:space="0" w:color="auto"/>
          </w:divBdr>
        </w:div>
        <w:div w:id="2040203529">
          <w:marLeft w:val="640"/>
          <w:marRight w:val="0"/>
          <w:marTop w:val="0"/>
          <w:marBottom w:val="0"/>
          <w:divBdr>
            <w:top w:val="none" w:sz="0" w:space="0" w:color="auto"/>
            <w:left w:val="none" w:sz="0" w:space="0" w:color="auto"/>
            <w:bottom w:val="none" w:sz="0" w:space="0" w:color="auto"/>
            <w:right w:val="none" w:sz="0" w:space="0" w:color="auto"/>
          </w:divBdr>
        </w:div>
        <w:div w:id="589235800">
          <w:marLeft w:val="640"/>
          <w:marRight w:val="0"/>
          <w:marTop w:val="0"/>
          <w:marBottom w:val="0"/>
          <w:divBdr>
            <w:top w:val="none" w:sz="0" w:space="0" w:color="auto"/>
            <w:left w:val="none" w:sz="0" w:space="0" w:color="auto"/>
            <w:bottom w:val="none" w:sz="0" w:space="0" w:color="auto"/>
            <w:right w:val="none" w:sz="0" w:space="0" w:color="auto"/>
          </w:divBdr>
        </w:div>
        <w:div w:id="1559245527">
          <w:marLeft w:val="640"/>
          <w:marRight w:val="0"/>
          <w:marTop w:val="0"/>
          <w:marBottom w:val="0"/>
          <w:divBdr>
            <w:top w:val="none" w:sz="0" w:space="0" w:color="auto"/>
            <w:left w:val="none" w:sz="0" w:space="0" w:color="auto"/>
            <w:bottom w:val="none" w:sz="0" w:space="0" w:color="auto"/>
            <w:right w:val="none" w:sz="0" w:space="0" w:color="auto"/>
          </w:divBdr>
        </w:div>
        <w:div w:id="1891577657">
          <w:marLeft w:val="640"/>
          <w:marRight w:val="0"/>
          <w:marTop w:val="0"/>
          <w:marBottom w:val="0"/>
          <w:divBdr>
            <w:top w:val="none" w:sz="0" w:space="0" w:color="auto"/>
            <w:left w:val="none" w:sz="0" w:space="0" w:color="auto"/>
            <w:bottom w:val="none" w:sz="0" w:space="0" w:color="auto"/>
            <w:right w:val="none" w:sz="0" w:space="0" w:color="auto"/>
          </w:divBdr>
        </w:div>
        <w:div w:id="955602749">
          <w:marLeft w:val="640"/>
          <w:marRight w:val="0"/>
          <w:marTop w:val="0"/>
          <w:marBottom w:val="0"/>
          <w:divBdr>
            <w:top w:val="none" w:sz="0" w:space="0" w:color="auto"/>
            <w:left w:val="none" w:sz="0" w:space="0" w:color="auto"/>
            <w:bottom w:val="none" w:sz="0" w:space="0" w:color="auto"/>
            <w:right w:val="none" w:sz="0" w:space="0" w:color="auto"/>
          </w:divBdr>
        </w:div>
        <w:div w:id="1548371574">
          <w:marLeft w:val="640"/>
          <w:marRight w:val="0"/>
          <w:marTop w:val="0"/>
          <w:marBottom w:val="0"/>
          <w:divBdr>
            <w:top w:val="none" w:sz="0" w:space="0" w:color="auto"/>
            <w:left w:val="none" w:sz="0" w:space="0" w:color="auto"/>
            <w:bottom w:val="none" w:sz="0" w:space="0" w:color="auto"/>
            <w:right w:val="none" w:sz="0" w:space="0" w:color="auto"/>
          </w:divBdr>
        </w:div>
      </w:divsChild>
    </w:div>
    <w:div w:id="836924276">
      <w:bodyDiv w:val="1"/>
      <w:marLeft w:val="0"/>
      <w:marRight w:val="0"/>
      <w:marTop w:val="0"/>
      <w:marBottom w:val="0"/>
      <w:divBdr>
        <w:top w:val="none" w:sz="0" w:space="0" w:color="auto"/>
        <w:left w:val="none" w:sz="0" w:space="0" w:color="auto"/>
        <w:bottom w:val="none" w:sz="0" w:space="0" w:color="auto"/>
        <w:right w:val="none" w:sz="0" w:space="0" w:color="auto"/>
      </w:divBdr>
      <w:divsChild>
        <w:div w:id="162864981">
          <w:marLeft w:val="640"/>
          <w:marRight w:val="0"/>
          <w:marTop w:val="0"/>
          <w:marBottom w:val="0"/>
          <w:divBdr>
            <w:top w:val="none" w:sz="0" w:space="0" w:color="auto"/>
            <w:left w:val="none" w:sz="0" w:space="0" w:color="auto"/>
            <w:bottom w:val="none" w:sz="0" w:space="0" w:color="auto"/>
            <w:right w:val="none" w:sz="0" w:space="0" w:color="auto"/>
          </w:divBdr>
        </w:div>
        <w:div w:id="90705466">
          <w:marLeft w:val="640"/>
          <w:marRight w:val="0"/>
          <w:marTop w:val="0"/>
          <w:marBottom w:val="0"/>
          <w:divBdr>
            <w:top w:val="none" w:sz="0" w:space="0" w:color="auto"/>
            <w:left w:val="none" w:sz="0" w:space="0" w:color="auto"/>
            <w:bottom w:val="none" w:sz="0" w:space="0" w:color="auto"/>
            <w:right w:val="none" w:sz="0" w:space="0" w:color="auto"/>
          </w:divBdr>
        </w:div>
        <w:div w:id="1108433327">
          <w:marLeft w:val="640"/>
          <w:marRight w:val="0"/>
          <w:marTop w:val="0"/>
          <w:marBottom w:val="0"/>
          <w:divBdr>
            <w:top w:val="none" w:sz="0" w:space="0" w:color="auto"/>
            <w:left w:val="none" w:sz="0" w:space="0" w:color="auto"/>
            <w:bottom w:val="none" w:sz="0" w:space="0" w:color="auto"/>
            <w:right w:val="none" w:sz="0" w:space="0" w:color="auto"/>
          </w:divBdr>
        </w:div>
      </w:divsChild>
    </w:div>
    <w:div w:id="837576886">
      <w:bodyDiv w:val="1"/>
      <w:marLeft w:val="0"/>
      <w:marRight w:val="0"/>
      <w:marTop w:val="0"/>
      <w:marBottom w:val="0"/>
      <w:divBdr>
        <w:top w:val="none" w:sz="0" w:space="0" w:color="auto"/>
        <w:left w:val="none" w:sz="0" w:space="0" w:color="auto"/>
        <w:bottom w:val="none" w:sz="0" w:space="0" w:color="auto"/>
        <w:right w:val="none" w:sz="0" w:space="0" w:color="auto"/>
      </w:divBdr>
      <w:divsChild>
        <w:div w:id="414518732">
          <w:marLeft w:val="640"/>
          <w:marRight w:val="0"/>
          <w:marTop w:val="0"/>
          <w:marBottom w:val="0"/>
          <w:divBdr>
            <w:top w:val="none" w:sz="0" w:space="0" w:color="auto"/>
            <w:left w:val="none" w:sz="0" w:space="0" w:color="auto"/>
            <w:bottom w:val="none" w:sz="0" w:space="0" w:color="auto"/>
            <w:right w:val="none" w:sz="0" w:space="0" w:color="auto"/>
          </w:divBdr>
        </w:div>
        <w:div w:id="1146774518">
          <w:marLeft w:val="640"/>
          <w:marRight w:val="0"/>
          <w:marTop w:val="0"/>
          <w:marBottom w:val="0"/>
          <w:divBdr>
            <w:top w:val="none" w:sz="0" w:space="0" w:color="auto"/>
            <w:left w:val="none" w:sz="0" w:space="0" w:color="auto"/>
            <w:bottom w:val="none" w:sz="0" w:space="0" w:color="auto"/>
            <w:right w:val="none" w:sz="0" w:space="0" w:color="auto"/>
          </w:divBdr>
        </w:div>
        <w:div w:id="2038388008">
          <w:marLeft w:val="640"/>
          <w:marRight w:val="0"/>
          <w:marTop w:val="0"/>
          <w:marBottom w:val="0"/>
          <w:divBdr>
            <w:top w:val="none" w:sz="0" w:space="0" w:color="auto"/>
            <w:left w:val="none" w:sz="0" w:space="0" w:color="auto"/>
            <w:bottom w:val="none" w:sz="0" w:space="0" w:color="auto"/>
            <w:right w:val="none" w:sz="0" w:space="0" w:color="auto"/>
          </w:divBdr>
        </w:div>
        <w:div w:id="1929073155">
          <w:marLeft w:val="640"/>
          <w:marRight w:val="0"/>
          <w:marTop w:val="0"/>
          <w:marBottom w:val="0"/>
          <w:divBdr>
            <w:top w:val="none" w:sz="0" w:space="0" w:color="auto"/>
            <w:left w:val="none" w:sz="0" w:space="0" w:color="auto"/>
            <w:bottom w:val="none" w:sz="0" w:space="0" w:color="auto"/>
            <w:right w:val="none" w:sz="0" w:space="0" w:color="auto"/>
          </w:divBdr>
        </w:div>
        <w:div w:id="1317958394">
          <w:marLeft w:val="640"/>
          <w:marRight w:val="0"/>
          <w:marTop w:val="0"/>
          <w:marBottom w:val="0"/>
          <w:divBdr>
            <w:top w:val="none" w:sz="0" w:space="0" w:color="auto"/>
            <w:left w:val="none" w:sz="0" w:space="0" w:color="auto"/>
            <w:bottom w:val="none" w:sz="0" w:space="0" w:color="auto"/>
            <w:right w:val="none" w:sz="0" w:space="0" w:color="auto"/>
          </w:divBdr>
        </w:div>
        <w:div w:id="304356647">
          <w:marLeft w:val="640"/>
          <w:marRight w:val="0"/>
          <w:marTop w:val="0"/>
          <w:marBottom w:val="0"/>
          <w:divBdr>
            <w:top w:val="none" w:sz="0" w:space="0" w:color="auto"/>
            <w:left w:val="none" w:sz="0" w:space="0" w:color="auto"/>
            <w:bottom w:val="none" w:sz="0" w:space="0" w:color="auto"/>
            <w:right w:val="none" w:sz="0" w:space="0" w:color="auto"/>
          </w:divBdr>
        </w:div>
        <w:div w:id="1831746792">
          <w:marLeft w:val="640"/>
          <w:marRight w:val="0"/>
          <w:marTop w:val="0"/>
          <w:marBottom w:val="0"/>
          <w:divBdr>
            <w:top w:val="none" w:sz="0" w:space="0" w:color="auto"/>
            <w:left w:val="none" w:sz="0" w:space="0" w:color="auto"/>
            <w:bottom w:val="none" w:sz="0" w:space="0" w:color="auto"/>
            <w:right w:val="none" w:sz="0" w:space="0" w:color="auto"/>
          </w:divBdr>
        </w:div>
        <w:div w:id="690690801">
          <w:marLeft w:val="640"/>
          <w:marRight w:val="0"/>
          <w:marTop w:val="0"/>
          <w:marBottom w:val="0"/>
          <w:divBdr>
            <w:top w:val="none" w:sz="0" w:space="0" w:color="auto"/>
            <w:left w:val="none" w:sz="0" w:space="0" w:color="auto"/>
            <w:bottom w:val="none" w:sz="0" w:space="0" w:color="auto"/>
            <w:right w:val="none" w:sz="0" w:space="0" w:color="auto"/>
          </w:divBdr>
        </w:div>
        <w:div w:id="365640771">
          <w:marLeft w:val="640"/>
          <w:marRight w:val="0"/>
          <w:marTop w:val="0"/>
          <w:marBottom w:val="0"/>
          <w:divBdr>
            <w:top w:val="none" w:sz="0" w:space="0" w:color="auto"/>
            <w:left w:val="none" w:sz="0" w:space="0" w:color="auto"/>
            <w:bottom w:val="none" w:sz="0" w:space="0" w:color="auto"/>
            <w:right w:val="none" w:sz="0" w:space="0" w:color="auto"/>
          </w:divBdr>
        </w:div>
        <w:div w:id="2107726866">
          <w:marLeft w:val="640"/>
          <w:marRight w:val="0"/>
          <w:marTop w:val="0"/>
          <w:marBottom w:val="0"/>
          <w:divBdr>
            <w:top w:val="none" w:sz="0" w:space="0" w:color="auto"/>
            <w:left w:val="none" w:sz="0" w:space="0" w:color="auto"/>
            <w:bottom w:val="none" w:sz="0" w:space="0" w:color="auto"/>
            <w:right w:val="none" w:sz="0" w:space="0" w:color="auto"/>
          </w:divBdr>
        </w:div>
        <w:div w:id="1333684608">
          <w:marLeft w:val="640"/>
          <w:marRight w:val="0"/>
          <w:marTop w:val="0"/>
          <w:marBottom w:val="0"/>
          <w:divBdr>
            <w:top w:val="none" w:sz="0" w:space="0" w:color="auto"/>
            <w:left w:val="none" w:sz="0" w:space="0" w:color="auto"/>
            <w:bottom w:val="none" w:sz="0" w:space="0" w:color="auto"/>
            <w:right w:val="none" w:sz="0" w:space="0" w:color="auto"/>
          </w:divBdr>
        </w:div>
        <w:div w:id="1766001119">
          <w:marLeft w:val="640"/>
          <w:marRight w:val="0"/>
          <w:marTop w:val="0"/>
          <w:marBottom w:val="0"/>
          <w:divBdr>
            <w:top w:val="none" w:sz="0" w:space="0" w:color="auto"/>
            <w:left w:val="none" w:sz="0" w:space="0" w:color="auto"/>
            <w:bottom w:val="none" w:sz="0" w:space="0" w:color="auto"/>
            <w:right w:val="none" w:sz="0" w:space="0" w:color="auto"/>
          </w:divBdr>
        </w:div>
        <w:div w:id="1262183556">
          <w:marLeft w:val="640"/>
          <w:marRight w:val="0"/>
          <w:marTop w:val="0"/>
          <w:marBottom w:val="0"/>
          <w:divBdr>
            <w:top w:val="none" w:sz="0" w:space="0" w:color="auto"/>
            <w:left w:val="none" w:sz="0" w:space="0" w:color="auto"/>
            <w:bottom w:val="none" w:sz="0" w:space="0" w:color="auto"/>
            <w:right w:val="none" w:sz="0" w:space="0" w:color="auto"/>
          </w:divBdr>
        </w:div>
        <w:div w:id="986588508">
          <w:marLeft w:val="640"/>
          <w:marRight w:val="0"/>
          <w:marTop w:val="0"/>
          <w:marBottom w:val="0"/>
          <w:divBdr>
            <w:top w:val="none" w:sz="0" w:space="0" w:color="auto"/>
            <w:left w:val="none" w:sz="0" w:space="0" w:color="auto"/>
            <w:bottom w:val="none" w:sz="0" w:space="0" w:color="auto"/>
            <w:right w:val="none" w:sz="0" w:space="0" w:color="auto"/>
          </w:divBdr>
        </w:div>
        <w:div w:id="1320306442">
          <w:marLeft w:val="640"/>
          <w:marRight w:val="0"/>
          <w:marTop w:val="0"/>
          <w:marBottom w:val="0"/>
          <w:divBdr>
            <w:top w:val="none" w:sz="0" w:space="0" w:color="auto"/>
            <w:left w:val="none" w:sz="0" w:space="0" w:color="auto"/>
            <w:bottom w:val="none" w:sz="0" w:space="0" w:color="auto"/>
            <w:right w:val="none" w:sz="0" w:space="0" w:color="auto"/>
          </w:divBdr>
        </w:div>
        <w:div w:id="1612937809">
          <w:marLeft w:val="640"/>
          <w:marRight w:val="0"/>
          <w:marTop w:val="0"/>
          <w:marBottom w:val="0"/>
          <w:divBdr>
            <w:top w:val="none" w:sz="0" w:space="0" w:color="auto"/>
            <w:left w:val="none" w:sz="0" w:space="0" w:color="auto"/>
            <w:bottom w:val="none" w:sz="0" w:space="0" w:color="auto"/>
            <w:right w:val="none" w:sz="0" w:space="0" w:color="auto"/>
          </w:divBdr>
        </w:div>
      </w:divsChild>
    </w:div>
    <w:div w:id="841168530">
      <w:bodyDiv w:val="1"/>
      <w:marLeft w:val="0"/>
      <w:marRight w:val="0"/>
      <w:marTop w:val="0"/>
      <w:marBottom w:val="0"/>
      <w:divBdr>
        <w:top w:val="none" w:sz="0" w:space="0" w:color="auto"/>
        <w:left w:val="none" w:sz="0" w:space="0" w:color="auto"/>
        <w:bottom w:val="none" w:sz="0" w:space="0" w:color="auto"/>
        <w:right w:val="none" w:sz="0" w:space="0" w:color="auto"/>
      </w:divBdr>
      <w:divsChild>
        <w:div w:id="1206941426">
          <w:marLeft w:val="640"/>
          <w:marRight w:val="0"/>
          <w:marTop w:val="0"/>
          <w:marBottom w:val="0"/>
          <w:divBdr>
            <w:top w:val="none" w:sz="0" w:space="0" w:color="auto"/>
            <w:left w:val="none" w:sz="0" w:space="0" w:color="auto"/>
            <w:bottom w:val="none" w:sz="0" w:space="0" w:color="auto"/>
            <w:right w:val="none" w:sz="0" w:space="0" w:color="auto"/>
          </w:divBdr>
        </w:div>
        <w:div w:id="1491406262">
          <w:marLeft w:val="640"/>
          <w:marRight w:val="0"/>
          <w:marTop w:val="0"/>
          <w:marBottom w:val="0"/>
          <w:divBdr>
            <w:top w:val="none" w:sz="0" w:space="0" w:color="auto"/>
            <w:left w:val="none" w:sz="0" w:space="0" w:color="auto"/>
            <w:bottom w:val="none" w:sz="0" w:space="0" w:color="auto"/>
            <w:right w:val="none" w:sz="0" w:space="0" w:color="auto"/>
          </w:divBdr>
        </w:div>
        <w:div w:id="443036557">
          <w:marLeft w:val="640"/>
          <w:marRight w:val="0"/>
          <w:marTop w:val="0"/>
          <w:marBottom w:val="0"/>
          <w:divBdr>
            <w:top w:val="none" w:sz="0" w:space="0" w:color="auto"/>
            <w:left w:val="none" w:sz="0" w:space="0" w:color="auto"/>
            <w:bottom w:val="none" w:sz="0" w:space="0" w:color="auto"/>
            <w:right w:val="none" w:sz="0" w:space="0" w:color="auto"/>
          </w:divBdr>
        </w:div>
        <w:div w:id="1257322413">
          <w:marLeft w:val="640"/>
          <w:marRight w:val="0"/>
          <w:marTop w:val="0"/>
          <w:marBottom w:val="0"/>
          <w:divBdr>
            <w:top w:val="none" w:sz="0" w:space="0" w:color="auto"/>
            <w:left w:val="none" w:sz="0" w:space="0" w:color="auto"/>
            <w:bottom w:val="none" w:sz="0" w:space="0" w:color="auto"/>
            <w:right w:val="none" w:sz="0" w:space="0" w:color="auto"/>
          </w:divBdr>
        </w:div>
        <w:div w:id="1907105941">
          <w:marLeft w:val="640"/>
          <w:marRight w:val="0"/>
          <w:marTop w:val="0"/>
          <w:marBottom w:val="0"/>
          <w:divBdr>
            <w:top w:val="none" w:sz="0" w:space="0" w:color="auto"/>
            <w:left w:val="none" w:sz="0" w:space="0" w:color="auto"/>
            <w:bottom w:val="none" w:sz="0" w:space="0" w:color="auto"/>
            <w:right w:val="none" w:sz="0" w:space="0" w:color="auto"/>
          </w:divBdr>
        </w:div>
        <w:div w:id="335495206">
          <w:marLeft w:val="640"/>
          <w:marRight w:val="0"/>
          <w:marTop w:val="0"/>
          <w:marBottom w:val="0"/>
          <w:divBdr>
            <w:top w:val="none" w:sz="0" w:space="0" w:color="auto"/>
            <w:left w:val="none" w:sz="0" w:space="0" w:color="auto"/>
            <w:bottom w:val="none" w:sz="0" w:space="0" w:color="auto"/>
            <w:right w:val="none" w:sz="0" w:space="0" w:color="auto"/>
          </w:divBdr>
        </w:div>
        <w:div w:id="135223218">
          <w:marLeft w:val="640"/>
          <w:marRight w:val="0"/>
          <w:marTop w:val="0"/>
          <w:marBottom w:val="0"/>
          <w:divBdr>
            <w:top w:val="none" w:sz="0" w:space="0" w:color="auto"/>
            <w:left w:val="none" w:sz="0" w:space="0" w:color="auto"/>
            <w:bottom w:val="none" w:sz="0" w:space="0" w:color="auto"/>
            <w:right w:val="none" w:sz="0" w:space="0" w:color="auto"/>
          </w:divBdr>
        </w:div>
        <w:div w:id="2094662796">
          <w:marLeft w:val="640"/>
          <w:marRight w:val="0"/>
          <w:marTop w:val="0"/>
          <w:marBottom w:val="0"/>
          <w:divBdr>
            <w:top w:val="none" w:sz="0" w:space="0" w:color="auto"/>
            <w:left w:val="none" w:sz="0" w:space="0" w:color="auto"/>
            <w:bottom w:val="none" w:sz="0" w:space="0" w:color="auto"/>
            <w:right w:val="none" w:sz="0" w:space="0" w:color="auto"/>
          </w:divBdr>
        </w:div>
        <w:div w:id="143787741">
          <w:marLeft w:val="640"/>
          <w:marRight w:val="0"/>
          <w:marTop w:val="0"/>
          <w:marBottom w:val="0"/>
          <w:divBdr>
            <w:top w:val="none" w:sz="0" w:space="0" w:color="auto"/>
            <w:left w:val="none" w:sz="0" w:space="0" w:color="auto"/>
            <w:bottom w:val="none" w:sz="0" w:space="0" w:color="auto"/>
            <w:right w:val="none" w:sz="0" w:space="0" w:color="auto"/>
          </w:divBdr>
        </w:div>
        <w:div w:id="1131825375">
          <w:marLeft w:val="640"/>
          <w:marRight w:val="0"/>
          <w:marTop w:val="0"/>
          <w:marBottom w:val="0"/>
          <w:divBdr>
            <w:top w:val="none" w:sz="0" w:space="0" w:color="auto"/>
            <w:left w:val="none" w:sz="0" w:space="0" w:color="auto"/>
            <w:bottom w:val="none" w:sz="0" w:space="0" w:color="auto"/>
            <w:right w:val="none" w:sz="0" w:space="0" w:color="auto"/>
          </w:divBdr>
        </w:div>
      </w:divsChild>
    </w:div>
    <w:div w:id="861818199">
      <w:bodyDiv w:val="1"/>
      <w:marLeft w:val="0"/>
      <w:marRight w:val="0"/>
      <w:marTop w:val="0"/>
      <w:marBottom w:val="0"/>
      <w:divBdr>
        <w:top w:val="none" w:sz="0" w:space="0" w:color="auto"/>
        <w:left w:val="none" w:sz="0" w:space="0" w:color="auto"/>
        <w:bottom w:val="none" w:sz="0" w:space="0" w:color="auto"/>
        <w:right w:val="none" w:sz="0" w:space="0" w:color="auto"/>
      </w:divBdr>
      <w:divsChild>
        <w:div w:id="958606109">
          <w:marLeft w:val="640"/>
          <w:marRight w:val="0"/>
          <w:marTop w:val="0"/>
          <w:marBottom w:val="0"/>
          <w:divBdr>
            <w:top w:val="none" w:sz="0" w:space="0" w:color="auto"/>
            <w:left w:val="none" w:sz="0" w:space="0" w:color="auto"/>
            <w:bottom w:val="none" w:sz="0" w:space="0" w:color="auto"/>
            <w:right w:val="none" w:sz="0" w:space="0" w:color="auto"/>
          </w:divBdr>
        </w:div>
        <w:div w:id="442309902">
          <w:marLeft w:val="640"/>
          <w:marRight w:val="0"/>
          <w:marTop w:val="0"/>
          <w:marBottom w:val="0"/>
          <w:divBdr>
            <w:top w:val="none" w:sz="0" w:space="0" w:color="auto"/>
            <w:left w:val="none" w:sz="0" w:space="0" w:color="auto"/>
            <w:bottom w:val="none" w:sz="0" w:space="0" w:color="auto"/>
            <w:right w:val="none" w:sz="0" w:space="0" w:color="auto"/>
          </w:divBdr>
        </w:div>
        <w:div w:id="997802300">
          <w:marLeft w:val="640"/>
          <w:marRight w:val="0"/>
          <w:marTop w:val="0"/>
          <w:marBottom w:val="0"/>
          <w:divBdr>
            <w:top w:val="none" w:sz="0" w:space="0" w:color="auto"/>
            <w:left w:val="none" w:sz="0" w:space="0" w:color="auto"/>
            <w:bottom w:val="none" w:sz="0" w:space="0" w:color="auto"/>
            <w:right w:val="none" w:sz="0" w:space="0" w:color="auto"/>
          </w:divBdr>
        </w:div>
        <w:div w:id="859515709">
          <w:marLeft w:val="640"/>
          <w:marRight w:val="0"/>
          <w:marTop w:val="0"/>
          <w:marBottom w:val="0"/>
          <w:divBdr>
            <w:top w:val="none" w:sz="0" w:space="0" w:color="auto"/>
            <w:left w:val="none" w:sz="0" w:space="0" w:color="auto"/>
            <w:bottom w:val="none" w:sz="0" w:space="0" w:color="auto"/>
            <w:right w:val="none" w:sz="0" w:space="0" w:color="auto"/>
          </w:divBdr>
        </w:div>
        <w:div w:id="1285381094">
          <w:marLeft w:val="640"/>
          <w:marRight w:val="0"/>
          <w:marTop w:val="0"/>
          <w:marBottom w:val="0"/>
          <w:divBdr>
            <w:top w:val="none" w:sz="0" w:space="0" w:color="auto"/>
            <w:left w:val="none" w:sz="0" w:space="0" w:color="auto"/>
            <w:bottom w:val="none" w:sz="0" w:space="0" w:color="auto"/>
            <w:right w:val="none" w:sz="0" w:space="0" w:color="auto"/>
          </w:divBdr>
        </w:div>
        <w:div w:id="808598147">
          <w:marLeft w:val="640"/>
          <w:marRight w:val="0"/>
          <w:marTop w:val="0"/>
          <w:marBottom w:val="0"/>
          <w:divBdr>
            <w:top w:val="none" w:sz="0" w:space="0" w:color="auto"/>
            <w:left w:val="none" w:sz="0" w:space="0" w:color="auto"/>
            <w:bottom w:val="none" w:sz="0" w:space="0" w:color="auto"/>
            <w:right w:val="none" w:sz="0" w:space="0" w:color="auto"/>
          </w:divBdr>
        </w:div>
        <w:div w:id="1353072288">
          <w:marLeft w:val="640"/>
          <w:marRight w:val="0"/>
          <w:marTop w:val="0"/>
          <w:marBottom w:val="0"/>
          <w:divBdr>
            <w:top w:val="none" w:sz="0" w:space="0" w:color="auto"/>
            <w:left w:val="none" w:sz="0" w:space="0" w:color="auto"/>
            <w:bottom w:val="none" w:sz="0" w:space="0" w:color="auto"/>
            <w:right w:val="none" w:sz="0" w:space="0" w:color="auto"/>
          </w:divBdr>
        </w:div>
        <w:div w:id="549027777">
          <w:marLeft w:val="640"/>
          <w:marRight w:val="0"/>
          <w:marTop w:val="0"/>
          <w:marBottom w:val="0"/>
          <w:divBdr>
            <w:top w:val="none" w:sz="0" w:space="0" w:color="auto"/>
            <w:left w:val="none" w:sz="0" w:space="0" w:color="auto"/>
            <w:bottom w:val="none" w:sz="0" w:space="0" w:color="auto"/>
            <w:right w:val="none" w:sz="0" w:space="0" w:color="auto"/>
          </w:divBdr>
        </w:div>
        <w:div w:id="1307316098">
          <w:marLeft w:val="640"/>
          <w:marRight w:val="0"/>
          <w:marTop w:val="0"/>
          <w:marBottom w:val="0"/>
          <w:divBdr>
            <w:top w:val="none" w:sz="0" w:space="0" w:color="auto"/>
            <w:left w:val="none" w:sz="0" w:space="0" w:color="auto"/>
            <w:bottom w:val="none" w:sz="0" w:space="0" w:color="auto"/>
            <w:right w:val="none" w:sz="0" w:space="0" w:color="auto"/>
          </w:divBdr>
        </w:div>
        <w:div w:id="165171527">
          <w:marLeft w:val="640"/>
          <w:marRight w:val="0"/>
          <w:marTop w:val="0"/>
          <w:marBottom w:val="0"/>
          <w:divBdr>
            <w:top w:val="none" w:sz="0" w:space="0" w:color="auto"/>
            <w:left w:val="none" w:sz="0" w:space="0" w:color="auto"/>
            <w:bottom w:val="none" w:sz="0" w:space="0" w:color="auto"/>
            <w:right w:val="none" w:sz="0" w:space="0" w:color="auto"/>
          </w:divBdr>
        </w:div>
        <w:div w:id="815727115">
          <w:marLeft w:val="640"/>
          <w:marRight w:val="0"/>
          <w:marTop w:val="0"/>
          <w:marBottom w:val="0"/>
          <w:divBdr>
            <w:top w:val="none" w:sz="0" w:space="0" w:color="auto"/>
            <w:left w:val="none" w:sz="0" w:space="0" w:color="auto"/>
            <w:bottom w:val="none" w:sz="0" w:space="0" w:color="auto"/>
            <w:right w:val="none" w:sz="0" w:space="0" w:color="auto"/>
          </w:divBdr>
        </w:div>
        <w:div w:id="1749379167">
          <w:marLeft w:val="640"/>
          <w:marRight w:val="0"/>
          <w:marTop w:val="0"/>
          <w:marBottom w:val="0"/>
          <w:divBdr>
            <w:top w:val="none" w:sz="0" w:space="0" w:color="auto"/>
            <w:left w:val="none" w:sz="0" w:space="0" w:color="auto"/>
            <w:bottom w:val="none" w:sz="0" w:space="0" w:color="auto"/>
            <w:right w:val="none" w:sz="0" w:space="0" w:color="auto"/>
          </w:divBdr>
        </w:div>
      </w:divsChild>
    </w:div>
    <w:div w:id="867135181">
      <w:bodyDiv w:val="1"/>
      <w:marLeft w:val="0"/>
      <w:marRight w:val="0"/>
      <w:marTop w:val="0"/>
      <w:marBottom w:val="0"/>
      <w:divBdr>
        <w:top w:val="none" w:sz="0" w:space="0" w:color="auto"/>
        <w:left w:val="none" w:sz="0" w:space="0" w:color="auto"/>
        <w:bottom w:val="none" w:sz="0" w:space="0" w:color="auto"/>
        <w:right w:val="none" w:sz="0" w:space="0" w:color="auto"/>
      </w:divBdr>
      <w:divsChild>
        <w:div w:id="1016922716">
          <w:marLeft w:val="640"/>
          <w:marRight w:val="0"/>
          <w:marTop w:val="0"/>
          <w:marBottom w:val="0"/>
          <w:divBdr>
            <w:top w:val="none" w:sz="0" w:space="0" w:color="auto"/>
            <w:left w:val="none" w:sz="0" w:space="0" w:color="auto"/>
            <w:bottom w:val="none" w:sz="0" w:space="0" w:color="auto"/>
            <w:right w:val="none" w:sz="0" w:space="0" w:color="auto"/>
          </w:divBdr>
        </w:div>
        <w:div w:id="276645416">
          <w:marLeft w:val="640"/>
          <w:marRight w:val="0"/>
          <w:marTop w:val="0"/>
          <w:marBottom w:val="0"/>
          <w:divBdr>
            <w:top w:val="none" w:sz="0" w:space="0" w:color="auto"/>
            <w:left w:val="none" w:sz="0" w:space="0" w:color="auto"/>
            <w:bottom w:val="none" w:sz="0" w:space="0" w:color="auto"/>
            <w:right w:val="none" w:sz="0" w:space="0" w:color="auto"/>
          </w:divBdr>
        </w:div>
        <w:div w:id="368606303">
          <w:marLeft w:val="640"/>
          <w:marRight w:val="0"/>
          <w:marTop w:val="0"/>
          <w:marBottom w:val="0"/>
          <w:divBdr>
            <w:top w:val="none" w:sz="0" w:space="0" w:color="auto"/>
            <w:left w:val="none" w:sz="0" w:space="0" w:color="auto"/>
            <w:bottom w:val="none" w:sz="0" w:space="0" w:color="auto"/>
            <w:right w:val="none" w:sz="0" w:space="0" w:color="auto"/>
          </w:divBdr>
        </w:div>
        <w:div w:id="1845436075">
          <w:marLeft w:val="640"/>
          <w:marRight w:val="0"/>
          <w:marTop w:val="0"/>
          <w:marBottom w:val="0"/>
          <w:divBdr>
            <w:top w:val="none" w:sz="0" w:space="0" w:color="auto"/>
            <w:left w:val="none" w:sz="0" w:space="0" w:color="auto"/>
            <w:bottom w:val="none" w:sz="0" w:space="0" w:color="auto"/>
            <w:right w:val="none" w:sz="0" w:space="0" w:color="auto"/>
          </w:divBdr>
        </w:div>
        <w:div w:id="164635243">
          <w:marLeft w:val="640"/>
          <w:marRight w:val="0"/>
          <w:marTop w:val="0"/>
          <w:marBottom w:val="0"/>
          <w:divBdr>
            <w:top w:val="none" w:sz="0" w:space="0" w:color="auto"/>
            <w:left w:val="none" w:sz="0" w:space="0" w:color="auto"/>
            <w:bottom w:val="none" w:sz="0" w:space="0" w:color="auto"/>
            <w:right w:val="none" w:sz="0" w:space="0" w:color="auto"/>
          </w:divBdr>
        </w:div>
        <w:div w:id="1654946966">
          <w:marLeft w:val="640"/>
          <w:marRight w:val="0"/>
          <w:marTop w:val="0"/>
          <w:marBottom w:val="0"/>
          <w:divBdr>
            <w:top w:val="none" w:sz="0" w:space="0" w:color="auto"/>
            <w:left w:val="none" w:sz="0" w:space="0" w:color="auto"/>
            <w:bottom w:val="none" w:sz="0" w:space="0" w:color="auto"/>
            <w:right w:val="none" w:sz="0" w:space="0" w:color="auto"/>
          </w:divBdr>
        </w:div>
        <w:div w:id="965964296">
          <w:marLeft w:val="640"/>
          <w:marRight w:val="0"/>
          <w:marTop w:val="0"/>
          <w:marBottom w:val="0"/>
          <w:divBdr>
            <w:top w:val="none" w:sz="0" w:space="0" w:color="auto"/>
            <w:left w:val="none" w:sz="0" w:space="0" w:color="auto"/>
            <w:bottom w:val="none" w:sz="0" w:space="0" w:color="auto"/>
            <w:right w:val="none" w:sz="0" w:space="0" w:color="auto"/>
          </w:divBdr>
        </w:div>
        <w:div w:id="1482035827">
          <w:marLeft w:val="640"/>
          <w:marRight w:val="0"/>
          <w:marTop w:val="0"/>
          <w:marBottom w:val="0"/>
          <w:divBdr>
            <w:top w:val="none" w:sz="0" w:space="0" w:color="auto"/>
            <w:left w:val="none" w:sz="0" w:space="0" w:color="auto"/>
            <w:bottom w:val="none" w:sz="0" w:space="0" w:color="auto"/>
            <w:right w:val="none" w:sz="0" w:space="0" w:color="auto"/>
          </w:divBdr>
        </w:div>
        <w:div w:id="1267955781">
          <w:marLeft w:val="640"/>
          <w:marRight w:val="0"/>
          <w:marTop w:val="0"/>
          <w:marBottom w:val="0"/>
          <w:divBdr>
            <w:top w:val="none" w:sz="0" w:space="0" w:color="auto"/>
            <w:left w:val="none" w:sz="0" w:space="0" w:color="auto"/>
            <w:bottom w:val="none" w:sz="0" w:space="0" w:color="auto"/>
            <w:right w:val="none" w:sz="0" w:space="0" w:color="auto"/>
          </w:divBdr>
        </w:div>
        <w:div w:id="396166506">
          <w:marLeft w:val="640"/>
          <w:marRight w:val="0"/>
          <w:marTop w:val="0"/>
          <w:marBottom w:val="0"/>
          <w:divBdr>
            <w:top w:val="none" w:sz="0" w:space="0" w:color="auto"/>
            <w:left w:val="none" w:sz="0" w:space="0" w:color="auto"/>
            <w:bottom w:val="none" w:sz="0" w:space="0" w:color="auto"/>
            <w:right w:val="none" w:sz="0" w:space="0" w:color="auto"/>
          </w:divBdr>
        </w:div>
      </w:divsChild>
    </w:div>
    <w:div w:id="875586781">
      <w:bodyDiv w:val="1"/>
      <w:marLeft w:val="0"/>
      <w:marRight w:val="0"/>
      <w:marTop w:val="0"/>
      <w:marBottom w:val="0"/>
      <w:divBdr>
        <w:top w:val="none" w:sz="0" w:space="0" w:color="auto"/>
        <w:left w:val="none" w:sz="0" w:space="0" w:color="auto"/>
        <w:bottom w:val="none" w:sz="0" w:space="0" w:color="auto"/>
        <w:right w:val="none" w:sz="0" w:space="0" w:color="auto"/>
      </w:divBdr>
      <w:divsChild>
        <w:div w:id="1281254643">
          <w:marLeft w:val="640"/>
          <w:marRight w:val="0"/>
          <w:marTop w:val="0"/>
          <w:marBottom w:val="0"/>
          <w:divBdr>
            <w:top w:val="none" w:sz="0" w:space="0" w:color="auto"/>
            <w:left w:val="none" w:sz="0" w:space="0" w:color="auto"/>
            <w:bottom w:val="none" w:sz="0" w:space="0" w:color="auto"/>
            <w:right w:val="none" w:sz="0" w:space="0" w:color="auto"/>
          </w:divBdr>
        </w:div>
        <w:div w:id="1945840717">
          <w:marLeft w:val="640"/>
          <w:marRight w:val="0"/>
          <w:marTop w:val="0"/>
          <w:marBottom w:val="0"/>
          <w:divBdr>
            <w:top w:val="none" w:sz="0" w:space="0" w:color="auto"/>
            <w:left w:val="none" w:sz="0" w:space="0" w:color="auto"/>
            <w:bottom w:val="none" w:sz="0" w:space="0" w:color="auto"/>
            <w:right w:val="none" w:sz="0" w:space="0" w:color="auto"/>
          </w:divBdr>
        </w:div>
        <w:div w:id="389428198">
          <w:marLeft w:val="640"/>
          <w:marRight w:val="0"/>
          <w:marTop w:val="0"/>
          <w:marBottom w:val="0"/>
          <w:divBdr>
            <w:top w:val="none" w:sz="0" w:space="0" w:color="auto"/>
            <w:left w:val="none" w:sz="0" w:space="0" w:color="auto"/>
            <w:bottom w:val="none" w:sz="0" w:space="0" w:color="auto"/>
            <w:right w:val="none" w:sz="0" w:space="0" w:color="auto"/>
          </w:divBdr>
        </w:div>
        <w:div w:id="328600965">
          <w:marLeft w:val="640"/>
          <w:marRight w:val="0"/>
          <w:marTop w:val="0"/>
          <w:marBottom w:val="0"/>
          <w:divBdr>
            <w:top w:val="none" w:sz="0" w:space="0" w:color="auto"/>
            <w:left w:val="none" w:sz="0" w:space="0" w:color="auto"/>
            <w:bottom w:val="none" w:sz="0" w:space="0" w:color="auto"/>
            <w:right w:val="none" w:sz="0" w:space="0" w:color="auto"/>
          </w:divBdr>
        </w:div>
        <w:div w:id="861089421">
          <w:marLeft w:val="640"/>
          <w:marRight w:val="0"/>
          <w:marTop w:val="0"/>
          <w:marBottom w:val="0"/>
          <w:divBdr>
            <w:top w:val="none" w:sz="0" w:space="0" w:color="auto"/>
            <w:left w:val="none" w:sz="0" w:space="0" w:color="auto"/>
            <w:bottom w:val="none" w:sz="0" w:space="0" w:color="auto"/>
            <w:right w:val="none" w:sz="0" w:space="0" w:color="auto"/>
          </w:divBdr>
        </w:div>
        <w:div w:id="1849832240">
          <w:marLeft w:val="640"/>
          <w:marRight w:val="0"/>
          <w:marTop w:val="0"/>
          <w:marBottom w:val="0"/>
          <w:divBdr>
            <w:top w:val="none" w:sz="0" w:space="0" w:color="auto"/>
            <w:left w:val="none" w:sz="0" w:space="0" w:color="auto"/>
            <w:bottom w:val="none" w:sz="0" w:space="0" w:color="auto"/>
            <w:right w:val="none" w:sz="0" w:space="0" w:color="auto"/>
          </w:divBdr>
        </w:div>
        <w:div w:id="1168666622">
          <w:marLeft w:val="640"/>
          <w:marRight w:val="0"/>
          <w:marTop w:val="0"/>
          <w:marBottom w:val="0"/>
          <w:divBdr>
            <w:top w:val="none" w:sz="0" w:space="0" w:color="auto"/>
            <w:left w:val="none" w:sz="0" w:space="0" w:color="auto"/>
            <w:bottom w:val="none" w:sz="0" w:space="0" w:color="auto"/>
            <w:right w:val="none" w:sz="0" w:space="0" w:color="auto"/>
          </w:divBdr>
        </w:div>
        <w:div w:id="185218217">
          <w:marLeft w:val="640"/>
          <w:marRight w:val="0"/>
          <w:marTop w:val="0"/>
          <w:marBottom w:val="0"/>
          <w:divBdr>
            <w:top w:val="none" w:sz="0" w:space="0" w:color="auto"/>
            <w:left w:val="none" w:sz="0" w:space="0" w:color="auto"/>
            <w:bottom w:val="none" w:sz="0" w:space="0" w:color="auto"/>
            <w:right w:val="none" w:sz="0" w:space="0" w:color="auto"/>
          </w:divBdr>
        </w:div>
        <w:div w:id="1405491043">
          <w:marLeft w:val="640"/>
          <w:marRight w:val="0"/>
          <w:marTop w:val="0"/>
          <w:marBottom w:val="0"/>
          <w:divBdr>
            <w:top w:val="none" w:sz="0" w:space="0" w:color="auto"/>
            <w:left w:val="none" w:sz="0" w:space="0" w:color="auto"/>
            <w:bottom w:val="none" w:sz="0" w:space="0" w:color="auto"/>
            <w:right w:val="none" w:sz="0" w:space="0" w:color="auto"/>
          </w:divBdr>
        </w:div>
        <w:div w:id="1137919896">
          <w:marLeft w:val="640"/>
          <w:marRight w:val="0"/>
          <w:marTop w:val="0"/>
          <w:marBottom w:val="0"/>
          <w:divBdr>
            <w:top w:val="none" w:sz="0" w:space="0" w:color="auto"/>
            <w:left w:val="none" w:sz="0" w:space="0" w:color="auto"/>
            <w:bottom w:val="none" w:sz="0" w:space="0" w:color="auto"/>
            <w:right w:val="none" w:sz="0" w:space="0" w:color="auto"/>
          </w:divBdr>
        </w:div>
      </w:divsChild>
    </w:div>
    <w:div w:id="891775413">
      <w:bodyDiv w:val="1"/>
      <w:marLeft w:val="0"/>
      <w:marRight w:val="0"/>
      <w:marTop w:val="0"/>
      <w:marBottom w:val="0"/>
      <w:divBdr>
        <w:top w:val="none" w:sz="0" w:space="0" w:color="auto"/>
        <w:left w:val="none" w:sz="0" w:space="0" w:color="auto"/>
        <w:bottom w:val="none" w:sz="0" w:space="0" w:color="auto"/>
        <w:right w:val="none" w:sz="0" w:space="0" w:color="auto"/>
      </w:divBdr>
      <w:divsChild>
        <w:div w:id="829103435">
          <w:marLeft w:val="640"/>
          <w:marRight w:val="0"/>
          <w:marTop w:val="0"/>
          <w:marBottom w:val="0"/>
          <w:divBdr>
            <w:top w:val="none" w:sz="0" w:space="0" w:color="auto"/>
            <w:left w:val="none" w:sz="0" w:space="0" w:color="auto"/>
            <w:bottom w:val="none" w:sz="0" w:space="0" w:color="auto"/>
            <w:right w:val="none" w:sz="0" w:space="0" w:color="auto"/>
          </w:divBdr>
        </w:div>
        <w:div w:id="1681926347">
          <w:marLeft w:val="640"/>
          <w:marRight w:val="0"/>
          <w:marTop w:val="0"/>
          <w:marBottom w:val="0"/>
          <w:divBdr>
            <w:top w:val="none" w:sz="0" w:space="0" w:color="auto"/>
            <w:left w:val="none" w:sz="0" w:space="0" w:color="auto"/>
            <w:bottom w:val="none" w:sz="0" w:space="0" w:color="auto"/>
            <w:right w:val="none" w:sz="0" w:space="0" w:color="auto"/>
          </w:divBdr>
        </w:div>
        <w:div w:id="141191637">
          <w:marLeft w:val="640"/>
          <w:marRight w:val="0"/>
          <w:marTop w:val="0"/>
          <w:marBottom w:val="0"/>
          <w:divBdr>
            <w:top w:val="none" w:sz="0" w:space="0" w:color="auto"/>
            <w:left w:val="none" w:sz="0" w:space="0" w:color="auto"/>
            <w:bottom w:val="none" w:sz="0" w:space="0" w:color="auto"/>
            <w:right w:val="none" w:sz="0" w:space="0" w:color="auto"/>
          </w:divBdr>
        </w:div>
        <w:div w:id="774905665">
          <w:marLeft w:val="640"/>
          <w:marRight w:val="0"/>
          <w:marTop w:val="0"/>
          <w:marBottom w:val="0"/>
          <w:divBdr>
            <w:top w:val="none" w:sz="0" w:space="0" w:color="auto"/>
            <w:left w:val="none" w:sz="0" w:space="0" w:color="auto"/>
            <w:bottom w:val="none" w:sz="0" w:space="0" w:color="auto"/>
            <w:right w:val="none" w:sz="0" w:space="0" w:color="auto"/>
          </w:divBdr>
        </w:div>
        <w:div w:id="393937984">
          <w:marLeft w:val="640"/>
          <w:marRight w:val="0"/>
          <w:marTop w:val="0"/>
          <w:marBottom w:val="0"/>
          <w:divBdr>
            <w:top w:val="none" w:sz="0" w:space="0" w:color="auto"/>
            <w:left w:val="none" w:sz="0" w:space="0" w:color="auto"/>
            <w:bottom w:val="none" w:sz="0" w:space="0" w:color="auto"/>
            <w:right w:val="none" w:sz="0" w:space="0" w:color="auto"/>
          </w:divBdr>
        </w:div>
        <w:div w:id="392199558">
          <w:marLeft w:val="640"/>
          <w:marRight w:val="0"/>
          <w:marTop w:val="0"/>
          <w:marBottom w:val="0"/>
          <w:divBdr>
            <w:top w:val="none" w:sz="0" w:space="0" w:color="auto"/>
            <w:left w:val="none" w:sz="0" w:space="0" w:color="auto"/>
            <w:bottom w:val="none" w:sz="0" w:space="0" w:color="auto"/>
            <w:right w:val="none" w:sz="0" w:space="0" w:color="auto"/>
          </w:divBdr>
        </w:div>
        <w:div w:id="813520765">
          <w:marLeft w:val="640"/>
          <w:marRight w:val="0"/>
          <w:marTop w:val="0"/>
          <w:marBottom w:val="0"/>
          <w:divBdr>
            <w:top w:val="none" w:sz="0" w:space="0" w:color="auto"/>
            <w:left w:val="none" w:sz="0" w:space="0" w:color="auto"/>
            <w:bottom w:val="none" w:sz="0" w:space="0" w:color="auto"/>
            <w:right w:val="none" w:sz="0" w:space="0" w:color="auto"/>
          </w:divBdr>
        </w:div>
        <w:div w:id="1722242438">
          <w:marLeft w:val="640"/>
          <w:marRight w:val="0"/>
          <w:marTop w:val="0"/>
          <w:marBottom w:val="0"/>
          <w:divBdr>
            <w:top w:val="none" w:sz="0" w:space="0" w:color="auto"/>
            <w:left w:val="none" w:sz="0" w:space="0" w:color="auto"/>
            <w:bottom w:val="none" w:sz="0" w:space="0" w:color="auto"/>
            <w:right w:val="none" w:sz="0" w:space="0" w:color="auto"/>
          </w:divBdr>
        </w:div>
        <w:div w:id="194469342">
          <w:marLeft w:val="640"/>
          <w:marRight w:val="0"/>
          <w:marTop w:val="0"/>
          <w:marBottom w:val="0"/>
          <w:divBdr>
            <w:top w:val="none" w:sz="0" w:space="0" w:color="auto"/>
            <w:left w:val="none" w:sz="0" w:space="0" w:color="auto"/>
            <w:bottom w:val="none" w:sz="0" w:space="0" w:color="auto"/>
            <w:right w:val="none" w:sz="0" w:space="0" w:color="auto"/>
          </w:divBdr>
        </w:div>
      </w:divsChild>
    </w:div>
    <w:div w:id="901528166">
      <w:bodyDiv w:val="1"/>
      <w:marLeft w:val="0"/>
      <w:marRight w:val="0"/>
      <w:marTop w:val="0"/>
      <w:marBottom w:val="0"/>
      <w:divBdr>
        <w:top w:val="none" w:sz="0" w:space="0" w:color="auto"/>
        <w:left w:val="none" w:sz="0" w:space="0" w:color="auto"/>
        <w:bottom w:val="none" w:sz="0" w:space="0" w:color="auto"/>
        <w:right w:val="none" w:sz="0" w:space="0" w:color="auto"/>
      </w:divBdr>
      <w:divsChild>
        <w:div w:id="95487561">
          <w:marLeft w:val="640"/>
          <w:marRight w:val="0"/>
          <w:marTop w:val="0"/>
          <w:marBottom w:val="0"/>
          <w:divBdr>
            <w:top w:val="none" w:sz="0" w:space="0" w:color="auto"/>
            <w:left w:val="none" w:sz="0" w:space="0" w:color="auto"/>
            <w:bottom w:val="none" w:sz="0" w:space="0" w:color="auto"/>
            <w:right w:val="none" w:sz="0" w:space="0" w:color="auto"/>
          </w:divBdr>
        </w:div>
        <w:div w:id="604505730">
          <w:marLeft w:val="640"/>
          <w:marRight w:val="0"/>
          <w:marTop w:val="0"/>
          <w:marBottom w:val="0"/>
          <w:divBdr>
            <w:top w:val="none" w:sz="0" w:space="0" w:color="auto"/>
            <w:left w:val="none" w:sz="0" w:space="0" w:color="auto"/>
            <w:bottom w:val="none" w:sz="0" w:space="0" w:color="auto"/>
            <w:right w:val="none" w:sz="0" w:space="0" w:color="auto"/>
          </w:divBdr>
        </w:div>
        <w:div w:id="731461960">
          <w:marLeft w:val="640"/>
          <w:marRight w:val="0"/>
          <w:marTop w:val="0"/>
          <w:marBottom w:val="0"/>
          <w:divBdr>
            <w:top w:val="none" w:sz="0" w:space="0" w:color="auto"/>
            <w:left w:val="none" w:sz="0" w:space="0" w:color="auto"/>
            <w:bottom w:val="none" w:sz="0" w:space="0" w:color="auto"/>
            <w:right w:val="none" w:sz="0" w:space="0" w:color="auto"/>
          </w:divBdr>
        </w:div>
        <w:div w:id="219099525">
          <w:marLeft w:val="640"/>
          <w:marRight w:val="0"/>
          <w:marTop w:val="0"/>
          <w:marBottom w:val="0"/>
          <w:divBdr>
            <w:top w:val="none" w:sz="0" w:space="0" w:color="auto"/>
            <w:left w:val="none" w:sz="0" w:space="0" w:color="auto"/>
            <w:bottom w:val="none" w:sz="0" w:space="0" w:color="auto"/>
            <w:right w:val="none" w:sz="0" w:space="0" w:color="auto"/>
          </w:divBdr>
        </w:div>
        <w:div w:id="1263954870">
          <w:marLeft w:val="640"/>
          <w:marRight w:val="0"/>
          <w:marTop w:val="0"/>
          <w:marBottom w:val="0"/>
          <w:divBdr>
            <w:top w:val="none" w:sz="0" w:space="0" w:color="auto"/>
            <w:left w:val="none" w:sz="0" w:space="0" w:color="auto"/>
            <w:bottom w:val="none" w:sz="0" w:space="0" w:color="auto"/>
            <w:right w:val="none" w:sz="0" w:space="0" w:color="auto"/>
          </w:divBdr>
        </w:div>
        <w:div w:id="1227883647">
          <w:marLeft w:val="640"/>
          <w:marRight w:val="0"/>
          <w:marTop w:val="0"/>
          <w:marBottom w:val="0"/>
          <w:divBdr>
            <w:top w:val="none" w:sz="0" w:space="0" w:color="auto"/>
            <w:left w:val="none" w:sz="0" w:space="0" w:color="auto"/>
            <w:bottom w:val="none" w:sz="0" w:space="0" w:color="auto"/>
            <w:right w:val="none" w:sz="0" w:space="0" w:color="auto"/>
          </w:divBdr>
        </w:div>
        <w:div w:id="2050645049">
          <w:marLeft w:val="640"/>
          <w:marRight w:val="0"/>
          <w:marTop w:val="0"/>
          <w:marBottom w:val="0"/>
          <w:divBdr>
            <w:top w:val="none" w:sz="0" w:space="0" w:color="auto"/>
            <w:left w:val="none" w:sz="0" w:space="0" w:color="auto"/>
            <w:bottom w:val="none" w:sz="0" w:space="0" w:color="auto"/>
            <w:right w:val="none" w:sz="0" w:space="0" w:color="auto"/>
          </w:divBdr>
        </w:div>
        <w:div w:id="119734346">
          <w:marLeft w:val="640"/>
          <w:marRight w:val="0"/>
          <w:marTop w:val="0"/>
          <w:marBottom w:val="0"/>
          <w:divBdr>
            <w:top w:val="none" w:sz="0" w:space="0" w:color="auto"/>
            <w:left w:val="none" w:sz="0" w:space="0" w:color="auto"/>
            <w:bottom w:val="none" w:sz="0" w:space="0" w:color="auto"/>
            <w:right w:val="none" w:sz="0" w:space="0" w:color="auto"/>
          </w:divBdr>
        </w:div>
        <w:div w:id="423190682">
          <w:marLeft w:val="640"/>
          <w:marRight w:val="0"/>
          <w:marTop w:val="0"/>
          <w:marBottom w:val="0"/>
          <w:divBdr>
            <w:top w:val="none" w:sz="0" w:space="0" w:color="auto"/>
            <w:left w:val="none" w:sz="0" w:space="0" w:color="auto"/>
            <w:bottom w:val="none" w:sz="0" w:space="0" w:color="auto"/>
            <w:right w:val="none" w:sz="0" w:space="0" w:color="auto"/>
          </w:divBdr>
        </w:div>
        <w:div w:id="448864845">
          <w:marLeft w:val="640"/>
          <w:marRight w:val="0"/>
          <w:marTop w:val="0"/>
          <w:marBottom w:val="0"/>
          <w:divBdr>
            <w:top w:val="none" w:sz="0" w:space="0" w:color="auto"/>
            <w:left w:val="none" w:sz="0" w:space="0" w:color="auto"/>
            <w:bottom w:val="none" w:sz="0" w:space="0" w:color="auto"/>
            <w:right w:val="none" w:sz="0" w:space="0" w:color="auto"/>
          </w:divBdr>
        </w:div>
        <w:div w:id="1678998643">
          <w:marLeft w:val="640"/>
          <w:marRight w:val="0"/>
          <w:marTop w:val="0"/>
          <w:marBottom w:val="0"/>
          <w:divBdr>
            <w:top w:val="none" w:sz="0" w:space="0" w:color="auto"/>
            <w:left w:val="none" w:sz="0" w:space="0" w:color="auto"/>
            <w:bottom w:val="none" w:sz="0" w:space="0" w:color="auto"/>
            <w:right w:val="none" w:sz="0" w:space="0" w:color="auto"/>
          </w:divBdr>
        </w:div>
        <w:div w:id="1991135749">
          <w:marLeft w:val="640"/>
          <w:marRight w:val="0"/>
          <w:marTop w:val="0"/>
          <w:marBottom w:val="0"/>
          <w:divBdr>
            <w:top w:val="none" w:sz="0" w:space="0" w:color="auto"/>
            <w:left w:val="none" w:sz="0" w:space="0" w:color="auto"/>
            <w:bottom w:val="none" w:sz="0" w:space="0" w:color="auto"/>
            <w:right w:val="none" w:sz="0" w:space="0" w:color="auto"/>
          </w:divBdr>
        </w:div>
        <w:div w:id="838079372">
          <w:marLeft w:val="640"/>
          <w:marRight w:val="0"/>
          <w:marTop w:val="0"/>
          <w:marBottom w:val="0"/>
          <w:divBdr>
            <w:top w:val="none" w:sz="0" w:space="0" w:color="auto"/>
            <w:left w:val="none" w:sz="0" w:space="0" w:color="auto"/>
            <w:bottom w:val="none" w:sz="0" w:space="0" w:color="auto"/>
            <w:right w:val="none" w:sz="0" w:space="0" w:color="auto"/>
          </w:divBdr>
        </w:div>
        <w:div w:id="1658221711">
          <w:marLeft w:val="640"/>
          <w:marRight w:val="0"/>
          <w:marTop w:val="0"/>
          <w:marBottom w:val="0"/>
          <w:divBdr>
            <w:top w:val="none" w:sz="0" w:space="0" w:color="auto"/>
            <w:left w:val="none" w:sz="0" w:space="0" w:color="auto"/>
            <w:bottom w:val="none" w:sz="0" w:space="0" w:color="auto"/>
            <w:right w:val="none" w:sz="0" w:space="0" w:color="auto"/>
          </w:divBdr>
        </w:div>
        <w:div w:id="962537029">
          <w:marLeft w:val="640"/>
          <w:marRight w:val="0"/>
          <w:marTop w:val="0"/>
          <w:marBottom w:val="0"/>
          <w:divBdr>
            <w:top w:val="none" w:sz="0" w:space="0" w:color="auto"/>
            <w:left w:val="none" w:sz="0" w:space="0" w:color="auto"/>
            <w:bottom w:val="none" w:sz="0" w:space="0" w:color="auto"/>
            <w:right w:val="none" w:sz="0" w:space="0" w:color="auto"/>
          </w:divBdr>
        </w:div>
      </w:divsChild>
    </w:div>
    <w:div w:id="916741588">
      <w:bodyDiv w:val="1"/>
      <w:marLeft w:val="0"/>
      <w:marRight w:val="0"/>
      <w:marTop w:val="0"/>
      <w:marBottom w:val="0"/>
      <w:divBdr>
        <w:top w:val="none" w:sz="0" w:space="0" w:color="auto"/>
        <w:left w:val="none" w:sz="0" w:space="0" w:color="auto"/>
        <w:bottom w:val="none" w:sz="0" w:space="0" w:color="auto"/>
        <w:right w:val="none" w:sz="0" w:space="0" w:color="auto"/>
      </w:divBdr>
      <w:divsChild>
        <w:div w:id="860512368">
          <w:marLeft w:val="640"/>
          <w:marRight w:val="0"/>
          <w:marTop w:val="0"/>
          <w:marBottom w:val="0"/>
          <w:divBdr>
            <w:top w:val="none" w:sz="0" w:space="0" w:color="auto"/>
            <w:left w:val="none" w:sz="0" w:space="0" w:color="auto"/>
            <w:bottom w:val="none" w:sz="0" w:space="0" w:color="auto"/>
            <w:right w:val="none" w:sz="0" w:space="0" w:color="auto"/>
          </w:divBdr>
        </w:div>
        <w:div w:id="1539780058">
          <w:marLeft w:val="640"/>
          <w:marRight w:val="0"/>
          <w:marTop w:val="0"/>
          <w:marBottom w:val="0"/>
          <w:divBdr>
            <w:top w:val="none" w:sz="0" w:space="0" w:color="auto"/>
            <w:left w:val="none" w:sz="0" w:space="0" w:color="auto"/>
            <w:bottom w:val="none" w:sz="0" w:space="0" w:color="auto"/>
            <w:right w:val="none" w:sz="0" w:space="0" w:color="auto"/>
          </w:divBdr>
        </w:div>
        <w:div w:id="514733511">
          <w:marLeft w:val="640"/>
          <w:marRight w:val="0"/>
          <w:marTop w:val="0"/>
          <w:marBottom w:val="0"/>
          <w:divBdr>
            <w:top w:val="none" w:sz="0" w:space="0" w:color="auto"/>
            <w:left w:val="none" w:sz="0" w:space="0" w:color="auto"/>
            <w:bottom w:val="none" w:sz="0" w:space="0" w:color="auto"/>
            <w:right w:val="none" w:sz="0" w:space="0" w:color="auto"/>
          </w:divBdr>
        </w:div>
        <w:div w:id="455295776">
          <w:marLeft w:val="640"/>
          <w:marRight w:val="0"/>
          <w:marTop w:val="0"/>
          <w:marBottom w:val="0"/>
          <w:divBdr>
            <w:top w:val="none" w:sz="0" w:space="0" w:color="auto"/>
            <w:left w:val="none" w:sz="0" w:space="0" w:color="auto"/>
            <w:bottom w:val="none" w:sz="0" w:space="0" w:color="auto"/>
            <w:right w:val="none" w:sz="0" w:space="0" w:color="auto"/>
          </w:divBdr>
        </w:div>
        <w:div w:id="1048215262">
          <w:marLeft w:val="640"/>
          <w:marRight w:val="0"/>
          <w:marTop w:val="0"/>
          <w:marBottom w:val="0"/>
          <w:divBdr>
            <w:top w:val="none" w:sz="0" w:space="0" w:color="auto"/>
            <w:left w:val="none" w:sz="0" w:space="0" w:color="auto"/>
            <w:bottom w:val="none" w:sz="0" w:space="0" w:color="auto"/>
            <w:right w:val="none" w:sz="0" w:space="0" w:color="auto"/>
          </w:divBdr>
        </w:div>
      </w:divsChild>
    </w:div>
    <w:div w:id="926689767">
      <w:bodyDiv w:val="1"/>
      <w:marLeft w:val="0"/>
      <w:marRight w:val="0"/>
      <w:marTop w:val="0"/>
      <w:marBottom w:val="0"/>
      <w:divBdr>
        <w:top w:val="none" w:sz="0" w:space="0" w:color="auto"/>
        <w:left w:val="none" w:sz="0" w:space="0" w:color="auto"/>
        <w:bottom w:val="none" w:sz="0" w:space="0" w:color="auto"/>
        <w:right w:val="none" w:sz="0" w:space="0" w:color="auto"/>
      </w:divBdr>
    </w:div>
    <w:div w:id="931472986">
      <w:bodyDiv w:val="1"/>
      <w:marLeft w:val="0"/>
      <w:marRight w:val="0"/>
      <w:marTop w:val="0"/>
      <w:marBottom w:val="0"/>
      <w:divBdr>
        <w:top w:val="none" w:sz="0" w:space="0" w:color="auto"/>
        <w:left w:val="none" w:sz="0" w:space="0" w:color="auto"/>
        <w:bottom w:val="none" w:sz="0" w:space="0" w:color="auto"/>
        <w:right w:val="none" w:sz="0" w:space="0" w:color="auto"/>
      </w:divBdr>
      <w:divsChild>
        <w:div w:id="1804349759">
          <w:marLeft w:val="640"/>
          <w:marRight w:val="0"/>
          <w:marTop w:val="0"/>
          <w:marBottom w:val="0"/>
          <w:divBdr>
            <w:top w:val="none" w:sz="0" w:space="0" w:color="auto"/>
            <w:left w:val="none" w:sz="0" w:space="0" w:color="auto"/>
            <w:bottom w:val="none" w:sz="0" w:space="0" w:color="auto"/>
            <w:right w:val="none" w:sz="0" w:space="0" w:color="auto"/>
          </w:divBdr>
        </w:div>
        <w:div w:id="1649093281">
          <w:marLeft w:val="640"/>
          <w:marRight w:val="0"/>
          <w:marTop w:val="0"/>
          <w:marBottom w:val="0"/>
          <w:divBdr>
            <w:top w:val="none" w:sz="0" w:space="0" w:color="auto"/>
            <w:left w:val="none" w:sz="0" w:space="0" w:color="auto"/>
            <w:bottom w:val="none" w:sz="0" w:space="0" w:color="auto"/>
            <w:right w:val="none" w:sz="0" w:space="0" w:color="auto"/>
          </w:divBdr>
        </w:div>
        <w:div w:id="1990090462">
          <w:marLeft w:val="640"/>
          <w:marRight w:val="0"/>
          <w:marTop w:val="0"/>
          <w:marBottom w:val="0"/>
          <w:divBdr>
            <w:top w:val="none" w:sz="0" w:space="0" w:color="auto"/>
            <w:left w:val="none" w:sz="0" w:space="0" w:color="auto"/>
            <w:bottom w:val="none" w:sz="0" w:space="0" w:color="auto"/>
            <w:right w:val="none" w:sz="0" w:space="0" w:color="auto"/>
          </w:divBdr>
        </w:div>
        <w:div w:id="2106801519">
          <w:marLeft w:val="640"/>
          <w:marRight w:val="0"/>
          <w:marTop w:val="0"/>
          <w:marBottom w:val="0"/>
          <w:divBdr>
            <w:top w:val="none" w:sz="0" w:space="0" w:color="auto"/>
            <w:left w:val="none" w:sz="0" w:space="0" w:color="auto"/>
            <w:bottom w:val="none" w:sz="0" w:space="0" w:color="auto"/>
            <w:right w:val="none" w:sz="0" w:space="0" w:color="auto"/>
          </w:divBdr>
        </w:div>
        <w:div w:id="1997104181">
          <w:marLeft w:val="640"/>
          <w:marRight w:val="0"/>
          <w:marTop w:val="0"/>
          <w:marBottom w:val="0"/>
          <w:divBdr>
            <w:top w:val="none" w:sz="0" w:space="0" w:color="auto"/>
            <w:left w:val="none" w:sz="0" w:space="0" w:color="auto"/>
            <w:bottom w:val="none" w:sz="0" w:space="0" w:color="auto"/>
            <w:right w:val="none" w:sz="0" w:space="0" w:color="auto"/>
          </w:divBdr>
        </w:div>
        <w:div w:id="1849523351">
          <w:marLeft w:val="640"/>
          <w:marRight w:val="0"/>
          <w:marTop w:val="0"/>
          <w:marBottom w:val="0"/>
          <w:divBdr>
            <w:top w:val="none" w:sz="0" w:space="0" w:color="auto"/>
            <w:left w:val="none" w:sz="0" w:space="0" w:color="auto"/>
            <w:bottom w:val="none" w:sz="0" w:space="0" w:color="auto"/>
            <w:right w:val="none" w:sz="0" w:space="0" w:color="auto"/>
          </w:divBdr>
        </w:div>
        <w:div w:id="1705793299">
          <w:marLeft w:val="640"/>
          <w:marRight w:val="0"/>
          <w:marTop w:val="0"/>
          <w:marBottom w:val="0"/>
          <w:divBdr>
            <w:top w:val="none" w:sz="0" w:space="0" w:color="auto"/>
            <w:left w:val="none" w:sz="0" w:space="0" w:color="auto"/>
            <w:bottom w:val="none" w:sz="0" w:space="0" w:color="auto"/>
            <w:right w:val="none" w:sz="0" w:space="0" w:color="auto"/>
          </w:divBdr>
        </w:div>
        <w:div w:id="215626072">
          <w:marLeft w:val="640"/>
          <w:marRight w:val="0"/>
          <w:marTop w:val="0"/>
          <w:marBottom w:val="0"/>
          <w:divBdr>
            <w:top w:val="none" w:sz="0" w:space="0" w:color="auto"/>
            <w:left w:val="none" w:sz="0" w:space="0" w:color="auto"/>
            <w:bottom w:val="none" w:sz="0" w:space="0" w:color="auto"/>
            <w:right w:val="none" w:sz="0" w:space="0" w:color="auto"/>
          </w:divBdr>
        </w:div>
        <w:div w:id="495658079">
          <w:marLeft w:val="640"/>
          <w:marRight w:val="0"/>
          <w:marTop w:val="0"/>
          <w:marBottom w:val="0"/>
          <w:divBdr>
            <w:top w:val="none" w:sz="0" w:space="0" w:color="auto"/>
            <w:left w:val="none" w:sz="0" w:space="0" w:color="auto"/>
            <w:bottom w:val="none" w:sz="0" w:space="0" w:color="auto"/>
            <w:right w:val="none" w:sz="0" w:space="0" w:color="auto"/>
          </w:divBdr>
        </w:div>
        <w:div w:id="1456290798">
          <w:marLeft w:val="640"/>
          <w:marRight w:val="0"/>
          <w:marTop w:val="0"/>
          <w:marBottom w:val="0"/>
          <w:divBdr>
            <w:top w:val="none" w:sz="0" w:space="0" w:color="auto"/>
            <w:left w:val="none" w:sz="0" w:space="0" w:color="auto"/>
            <w:bottom w:val="none" w:sz="0" w:space="0" w:color="auto"/>
            <w:right w:val="none" w:sz="0" w:space="0" w:color="auto"/>
          </w:divBdr>
        </w:div>
        <w:div w:id="556085278">
          <w:marLeft w:val="640"/>
          <w:marRight w:val="0"/>
          <w:marTop w:val="0"/>
          <w:marBottom w:val="0"/>
          <w:divBdr>
            <w:top w:val="none" w:sz="0" w:space="0" w:color="auto"/>
            <w:left w:val="none" w:sz="0" w:space="0" w:color="auto"/>
            <w:bottom w:val="none" w:sz="0" w:space="0" w:color="auto"/>
            <w:right w:val="none" w:sz="0" w:space="0" w:color="auto"/>
          </w:divBdr>
        </w:div>
        <w:div w:id="1931232040">
          <w:marLeft w:val="640"/>
          <w:marRight w:val="0"/>
          <w:marTop w:val="0"/>
          <w:marBottom w:val="0"/>
          <w:divBdr>
            <w:top w:val="none" w:sz="0" w:space="0" w:color="auto"/>
            <w:left w:val="none" w:sz="0" w:space="0" w:color="auto"/>
            <w:bottom w:val="none" w:sz="0" w:space="0" w:color="auto"/>
            <w:right w:val="none" w:sz="0" w:space="0" w:color="auto"/>
          </w:divBdr>
        </w:div>
        <w:div w:id="1902209684">
          <w:marLeft w:val="640"/>
          <w:marRight w:val="0"/>
          <w:marTop w:val="0"/>
          <w:marBottom w:val="0"/>
          <w:divBdr>
            <w:top w:val="none" w:sz="0" w:space="0" w:color="auto"/>
            <w:left w:val="none" w:sz="0" w:space="0" w:color="auto"/>
            <w:bottom w:val="none" w:sz="0" w:space="0" w:color="auto"/>
            <w:right w:val="none" w:sz="0" w:space="0" w:color="auto"/>
          </w:divBdr>
        </w:div>
        <w:div w:id="1372530969">
          <w:marLeft w:val="640"/>
          <w:marRight w:val="0"/>
          <w:marTop w:val="0"/>
          <w:marBottom w:val="0"/>
          <w:divBdr>
            <w:top w:val="none" w:sz="0" w:space="0" w:color="auto"/>
            <w:left w:val="none" w:sz="0" w:space="0" w:color="auto"/>
            <w:bottom w:val="none" w:sz="0" w:space="0" w:color="auto"/>
            <w:right w:val="none" w:sz="0" w:space="0" w:color="auto"/>
          </w:divBdr>
        </w:div>
        <w:div w:id="948703476">
          <w:marLeft w:val="640"/>
          <w:marRight w:val="0"/>
          <w:marTop w:val="0"/>
          <w:marBottom w:val="0"/>
          <w:divBdr>
            <w:top w:val="none" w:sz="0" w:space="0" w:color="auto"/>
            <w:left w:val="none" w:sz="0" w:space="0" w:color="auto"/>
            <w:bottom w:val="none" w:sz="0" w:space="0" w:color="auto"/>
            <w:right w:val="none" w:sz="0" w:space="0" w:color="auto"/>
          </w:divBdr>
        </w:div>
        <w:div w:id="1955671961">
          <w:marLeft w:val="640"/>
          <w:marRight w:val="0"/>
          <w:marTop w:val="0"/>
          <w:marBottom w:val="0"/>
          <w:divBdr>
            <w:top w:val="none" w:sz="0" w:space="0" w:color="auto"/>
            <w:left w:val="none" w:sz="0" w:space="0" w:color="auto"/>
            <w:bottom w:val="none" w:sz="0" w:space="0" w:color="auto"/>
            <w:right w:val="none" w:sz="0" w:space="0" w:color="auto"/>
          </w:divBdr>
        </w:div>
        <w:div w:id="402219372">
          <w:marLeft w:val="640"/>
          <w:marRight w:val="0"/>
          <w:marTop w:val="0"/>
          <w:marBottom w:val="0"/>
          <w:divBdr>
            <w:top w:val="none" w:sz="0" w:space="0" w:color="auto"/>
            <w:left w:val="none" w:sz="0" w:space="0" w:color="auto"/>
            <w:bottom w:val="none" w:sz="0" w:space="0" w:color="auto"/>
            <w:right w:val="none" w:sz="0" w:space="0" w:color="auto"/>
          </w:divBdr>
        </w:div>
        <w:div w:id="546649403">
          <w:marLeft w:val="640"/>
          <w:marRight w:val="0"/>
          <w:marTop w:val="0"/>
          <w:marBottom w:val="0"/>
          <w:divBdr>
            <w:top w:val="none" w:sz="0" w:space="0" w:color="auto"/>
            <w:left w:val="none" w:sz="0" w:space="0" w:color="auto"/>
            <w:bottom w:val="none" w:sz="0" w:space="0" w:color="auto"/>
            <w:right w:val="none" w:sz="0" w:space="0" w:color="auto"/>
          </w:divBdr>
        </w:div>
      </w:divsChild>
    </w:div>
    <w:div w:id="942809622">
      <w:bodyDiv w:val="1"/>
      <w:marLeft w:val="0"/>
      <w:marRight w:val="0"/>
      <w:marTop w:val="0"/>
      <w:marBottom w:val="0"/>
      <w:divBdr>
        <w:top w:val="none" w:sz="0" w:space="0" w:color="auto"/>
        <w:left w:val="none" w:sz="0" w:space="0" w:color="auto"/>
        <w:bottom w:val="none" w:sz="0" w:space="0" w:color="auto"/>
        <w:right w:val="none" w:sz="0" w:space="0" w:color="auto"/>
      </w:divBdr>
      <w:divsChild>
        <w:div w:id="152644670">
          <w:marLeft w:val="640"/>
          <w:marRight w:val="0"/>
          <w:marTop w:val="0"/>
          <w:marBottom w:val="0"/>
          <w:divBdr>
            <w:top w:val="none" w:sz="0" w:space="0" w:color="auto"/>
            <w:left w:val="none" w:sz="0" w:space="0" w:color="auto"/>
            <w:bottom w:val="none" w:sz="0" w:space="0" w:color="auto"/>
            <w:right w:val="none" w:sz="0" w:space="0" w:color="auto"/>
          </w:divBdr>
        </w:div>
        <w:div w:id="1328364636">
          <w:marLeft w:val="640"/>
          <w:marRight w:val="0"/>
          <w:marTop w:val="0"/>
          <w:marBottom w:val="0"/>
          <w:divBdr>
            <w:top w:val="none" w:sz="0" w:space="0" w:color="auto"/>
            <w:left w:val="none" w:sz="0" w:space="0" w:color="auto"/>
            <w:bottom w:val="none" w:sz="0" w:space="0" w:color="auto"/>
            <w:right w:val="none" w:sz="0" w:space="0" w:color="auto"/>
          </w:divBdr>
        </w:div>
        <w:div w:id="663901891">
          <w:marLeft w:val="640"/>
          <w:marRight w:val="0"/>
          <w:marTop w:val="0"/>
          <w:marBottom w:val="0"/>
          <w:divBdr>
            <w:top w:val="none" w:sz="0" w:space="0" w:color="auto"/>
            <w:left w:val="none" w:sz="0" w:space="0" w:color="auto"/>
            <w:bottom w:val="none" w:sz="0" w:space="0" w:color="auto"/>
            <w:right w:val="none" w:sz="0" w:space="0" w:color="auto"/>
          </w:divBdr>
        </w:div>
        <w:div w:id="709652320">
          <w:marLeft w:val="640"/>
          <w:marRight w:val="0"/>
          <w:marTop w:val="0"/>
          <w:marBottom w:val="0"/>
          <w:divBdr>
            <w:top w:val="none" w:sz="0" w:space="0" w:color="auto"/>
            <w:left w:val="none" w:sz="0" w:space="0" w:color="auto"/>
            <w:bottom w:val="none" w:sz="0" w:space="0" w:color="auto"/>
            <w:right w:val="none" w:sz="0" w:space="0" w:color="auto"/>
          </w:divBdr>
        </w:div>
        <w:div w:id="1915819013">
          <w:marLeft w:val="640"/>
          <w:marRight w:val="0"/>
          <w:marTop w:val="0"/>
          <w:marBottom w:val="0"/>
          <w:divBdr>
            <w:top w:val="none" w:sz="0" w:space="0" w:color="auto"/>
            <w:left w:val="none" w:sz="0" w:space="0" w:color="auto"/>
            <w:bottom w:val="none" w:sz="0" w:space="0" w:color="auto"/>
            <w:right w:val="none" w:sz="0" w:space="0" w:color="auto"/>
          </w:divBdr>
        </w:div>
        <w:div w:id="312106186">
          <w:marLeft w:val="640"/>
          <w:marRight w:val="0"/>
          <w:marTop w:val="0"/>
          <w:marBottom w:val="0"/>
          <w:divBdr>
            <w:top w:val="none" w:sz="0" w:space="0" w:color="auto"/>
            <w:left w:val="none" w:sz="0" w:space="0" w:color="auto"/>
            <w:bottom w:val="none" w:sz="0" w:space="0" w:color="auto"/>
            <w:right w:val="none" w:sz="0" w:space="0" w:color="auto"/>
          </w:divBdr>
        </w:div>
        <w:div w:id="1364554705">
          <w:marLeft w:val="640"/>
          <w:marRight w:val="0"/>
          <w:marTop w:val="0"/>
          <w:marBottom w:val="0"/>
          <w:divBdr>
            <w:top w:val="none" w:sz="0" w:space="0" w:color="auto"/>
            <w:left w:val="none" w:sz="0" w:space="0" w:color="auto"/>
            <w:bottom w:val="none" w:sz="0" w:space="0" w:color="auto"/>
            <w:right w:val="none" w:sz="0" w:space="0" w:color="auto"/>
          </w:divBdr>
        </w:div>
        <w:div w:id="1100638434">
          <w:marLeft w:val="640"/>
          <w:marRight w:val="0"/>
          <w:marTop w:val="0"/>
          <w:marBottom w:val="0"/>
          <w:divBdr>
            <w:top w:val="none" w:sz="0" w:space="0" w:color="auto"/>
            <w:left w:val="none" w:sz="0" w:space="0" w:color="auto"/>
            <w:bottom w:val="none" w:sz="0" w:space="0" w:color="auto"/>
            <w:right w:val="none" w:sz="0" w:space="0" w:color="auto"/>
          </w:divBdr>
        </w:div>
        <w:div w:id="1119957821">
          <w:marLeft w:val="640"/>
          <w:marRight w:val="0"/>
          <w:marTop w:val="0"/>
          <w:marBottom w:val="0"/>
          <w:divBdr>
            <w:top w:val="none" w:sz="0" w:space="0" w:color="auto"/>
            <w:left w:val="none" w:sz="0" w:space="0" w:color="auto"/>
            <w:bottom w:val="none" w:sz="0" w:space="0" w:color="auto"/>
            <w:right w:val="none" w:sz="0" w:space="0" w:color="auto"/>
          </w:divBdr>
        </w:div>
        <w:div w:id="1066563370">
          <w:marLeft w:val="640"/>
          <w:marRight w:val="0"/>
          <w:marTop w:val="0"/>
          <w:marBottom w:val="0"/>
          <w:divBdr>
            <w:top w:val="none" w:sz="0" w:space="0" w:color="auto"/>
            <w:left w:val="none" w:sz="0" w:space="0" w:color="auto"/>
            <w:bottom w:val="none" w:sz="0" w:space="0" w:color="auto"/>
            <w:right w:val="none" w:sz="0" w:space="0" w:color="auto"/>
          </w:divBdr>
        </w:div>
      </w:divsChild>
    </w:div>
    <w:div w:id="974717665">
      <w:bodyDiv w:val="1"/>
      <w:marLeft w:val="0"/>
      <w:marRight w:val="0"/>
      <w:marTop w:val="0"/>
      <w:marBottom w:val="0"/>
      <w:divBdr>
        <w:top w:val="none" w:sz="0" w:space="0" w:color="auto"/>
        <w:left w:val="none" w:sz="0" w:space="0" w:color="auto"/>
        <w:bottom w:val="none" w:sz="0" w:space="0" w:color="auto"/>
        <w:right w:val="none" w:sz="0" w:space="0" w:color="auto"/>
      </w:divBdr>
      <w:divsChild>
        <w:div w:id="853569264">
          <w:marLeft w:val="640"/>
          <w:marRight w:val="0"/>
          <w:marTop w:val="0"/>
          <w:marBottom w:val="0"/>
          <w:divBdr>
            <w:top w:val="none" w:sz="0" w:space="0" w:color="auto"/>
            <w:left w:val="none" w:sz="0" w:space="0" w:color="auto"/>
            <w:bottom w:val="none" w:sz="0" w:space="0" w:color="auto"/>
            <w:right w:val="none" w:sz="0" w:space="0" w:color="auto"/>
          </w:divBdr>
        </w:div>
        <w:div w:id="325519631">
          <w:marLeft w:val="640"/>
          <w:marRight w:val="0"/>
          <w:marTop w:val="0"/>
          <w:marBottom w:val="0"/>
          <w:divBdr>
            <w:top w:val="none" w:sz="0" w:space="0" w:color="auto"/>
            <w:left w:val="none" w:sz="0" w:space="0" w:color="auto"/>
            <w:bottom w:val="none" w:sz="0" w:space="0" w:color="auto"/>
            <w:right w:val="none" w:sz="0" w:space="0" w:color="auto"/>
          </w:divBdr>
        </w:div>
        <w:div w:id="468783284">
          <w:marLeft w:val="640"/>
          <w:marRight w:val="0"/>
          <w:marTop w:val="0"/>
          <w:marBottom w:val="0"/>
          <w:divBdr>
            <w:top w:val="none" w:sz="0" w:space="0" w:color="auto"/>
            <w:left w:val="none" w:sz="0" w:space="0" w:color="auto"/>
            <w:bottom w:val="none" w:sz="0" w:space="0" w:color="auto"/>
            <w:right w:val="none" w:sz="0" w:space="0" w:color="auto"/>
          </w:divBdr>
        </w:div>
        <w:div w:id="1659385650">
          <w:marLeft w:val="640"/>
          <w:marRight w:val="0"/>
          <w:marTop w:val="0"/>
          <w:marBottom w:val="0"/>
          <w:divBdr>
            <w:top w:val="none" w:sz="0" w:space="0" w:color="auto"/>
            <w:left w:val="none" w:sz="0" w:space="0" w:color="auto"/>
            <w:bottom w:val="none" w:sz="0" w:space="0" w:color="auto"/>
            <w:right w:val="none" w:sz="0" w:space="0" w:color="auto"/>
          </w:divBdr>
        </w:div>
        <w:div w:id="513346976">
          <w:marLeft w:val="640"/>
          <w:marRight w:val="0"/>
          <w:marTop w:val="0"/>
          <w:marBottom w:val="0"/>
          <w:divBdr>
            <w:top w:val="none" w:sz="0" w:space="0" w:color="auto"/>
            <w:left w:val="none" w:sz="0" w:space="0" w:color="auto"/>
            <w:bottom w:val="none" w:sz="0" w:space="0" w:color="auto"/>
            <w:right w:val="none" w:sz="0" w:space="0" w:color="auto"/>
          </w:divBdr>
        </w:div>
        <w:div w:id="924144355">
          <w:marLeft w:val="640"/>
          <w:marRight w:val="0"/>
          <w:marTop w:val="0"/>
          <w:marBottom w:val="0"/>
          <w:divBdr>
            <w:top w:val="none" w:sz="0" w:space="0" w:color="auto"/>
            <w:left w:val="none" w:sz="0" w:space="0" w:color="auto"/>
            <w:bottom w:val="none" w:sz="0" w:space="0" w:color="auto"/>
            <w:right w:val="none" w:sz="0" w:space="0" w:color="auto"/>
          </w:divBdr>
        </w:div>
        <w:div w:id="1949122646">
          <w:marLeft w:val="640"/>
          <w:marRight w:val="0"/>
          <w:marTop w:val="0"/>
          <w:marBottom w:val="0"/>
          <w:divBdr>
            <w:top w:val="none" w:sz="0" w:space="0" w:color="auto"/>
            <w:left w:val="none" w:sz="0" w:space="0" w:color="auto"/>
            <w:bottom w:val="none" w:sz="0" w:space="0" w:color="auto"/>
            <w:right w:val="none" w:sz="0" w:space="0" w:color="auto"/>
          </w:divBdr>
        </w:div>
        <w:div w:id="874583072">
          <w:marLeft w:val="640"/>
          <w:marRight w:val="0"/>
          <w:marTop w:val="0"/>
          <w:marBottom w:val="0"/>
          <w:divBdr>
            <w:top w:val="none" w:sz="0" w:space="0" w:color="auto"/>
            <w:left w:val="none" w:sz="0" w:space="0" w:color="auto"/>
            <w:bottom w:val="none" w:sz="0" w:space="0" w:color="auto"/>
            <w:right w:val="none" w:sz="0" w:space="0" w:color="auto"/>
          </w:divBdr>
        </w:div>
        <w:div w:id="763652814">
          <w:marLeft w:val="640"/>
          <w:marRight w:val="0"/>
          <w:marTop w:val="0"/>
          <w:marBottom w:val="0"/>
          <w:divBdr>
            <w:top w:val="none" w:sz="0" w:space="0" w:color="auto"/>
            <w:left w:val="none" w:sz="0" w:space="0" w:color="auto"/>
            <w:bottom w:val="none" w:sz="0" w:space="0" w:color="auto"/>
            <w:right w:val="none" w:sz="0" w:space="0" w:color="auto"/>
          </w:divBdr>
        </w:div>
        <w:div w:id="226116740">
          <w:marLeft w:val="640"/>
          <w:marRight w:val="0"/>
          <w:marTop w:val="0"/>
          <w:marBottom w:val="0"/>
          <w:divBdr>
            <w:top w:val="none" w:sz="0" w:space="0" w:color="auto"/>
            <w:left w:val="none" w:sz="0" w:space="0" w:color="auto"/>
            <w:bottom w:val="none" w:sz="0" w:space="0" w:color="auto"/>
            <w:right w:val="none" w:sz="0" w:space="0" w:color="auto"/>
          </w:divBdr>
        </w:div>
        <w:div w:id="482544486">
          <w:marLeft w:val="640"/>
          <w:marRight w:val="0"/>
          <w:marTop w:val="0"/>
          <w:marBottom w:val="0"/>
          <w:divBdr>
            <w:top w:val="none" w:sz="0" w:space="0" w:color="auto"/>
            <w:left w:val="none" w:sz="0" w:space="0" w:color="auto"/>
            <w:bottom w:val="none" w:sz="0" w:space="0" w:color="auto"/>
            <w:right w:val="none" w:sz="0" w:space="0" w:color="auto"/>
          </w:divBdr>
        </w:div>
        <w:div w:id="1407190012">
          <w:marLeft w:val="640"/>
          <w:marRight w:val="0"/>
          <w:marTop w:val="0"/>
          <w:marBottom w:val="0"/>
          <w:divBdr>
            <w:top w:val="none" w:sz="0" w:space="0" w:color="auto"/>
            <w:left w:val="none" w:sz="0" w:space="0" w:color="auto"/>
            <w:bottom w:val="none" w:sz="0" w:space="0" w:color="auto"/>
            <w:right w:val="none" w:sz="0" w:space="0" w:color="auto"/>
          </w:divBdr>
        </w:div>
        <w:div w:id="1624727845">
          <w:marLeft w:val="640"/>
          <w:marRight w:val="0"/>
          <w:marTop w:val="0"/>
          <w:marBottom w:val="0"/>
          <w:divBdr>
            <w:top w:val="none" w:sz="0" w:space="0" w:color="auto"/>
            <w:left w:val="none" w:sz="0" w:space="0" w:color="auto"/>
            <w:bottom w:val="none" w:sz="0" w:space="0" w:color="auto"/>
            <w:right w:val="none" w:sz="0" w:space="0" w:color="auto"/>
          </w:divBdr>
        </w:div>
        <w:div w:id="2060323837">
          <w:marLeft w:val="640"/>
          <w:marRight w:val="0"/>
          <w:marTop w:val="0"/>
          <w:marBottom w:val="0"/>
          <w:divBdr>
            <w:top w:val="none" w:sz="0" w:space="0" w:color="auto"/>
            <w:left w:val="none" w:sz="0" w:space="0" w:color="auto"/>
            <w:bottom w:val="none" w:sz="0" w:space="0" w:color="auto"/>
            <w:right w:val="none" w:sz="0" w:space="0" w:color="auto"/>
          </w:divBdr>
        </w:div>
        <w:div w:id="2126265824">
          <w:marLeft w:val="640"/>
          <w:marRight w:val="0"/>
          <w:marTop w:val="0"/>
          <w:marBottom w:val="0"/>
          <w:divBdr>
            <w:top w:val="none" w:sz="0" w:space="0" w:color="auto"/>
            <w:left w:val="none" w:sz="0" w:space="0" w:color="auto"/>
            <w:bottom w:val="none" w:sz="0" w:space="0" w:color="auto"/>
            <w:right w:val="none" w:sz="0" w:space="0" w:color="auto"/>
          </w:divBdr>
        </w:div>
        <w:div w:id="1633514596">
          <w:marLeft w:val="640"/>
          <w:marRight w:val="0"/>
          <w:marTop w:val="0"/>
          <w:marBottom w:val="0"/>
          <w:divBdr>
            <w:top w:val="none" w:sz="0" w:space="0" w:color="auto"/>
            <w:left w:val="none" w:sz="0" w:space="0" w:color="auto"/>
            <w:bottom w:val="none" w:sz="0" w:space="0" w:color="auto"/>
            <w:right w:val="none" w:sz="0" w:space="0" w:color="auto"/>
          </w:divBdr>
        </w:div>
      </w:divsChild>
    </w:div>
    <w:div w:id="975794038">
      <w:bodyDiv w:val="1"/>
      <w:marLeft w:val="0"/>
      <w:marRight w:val="0"/>
      <w:marTop w:val="0"/>
      <w:marBottom w:val="0"/>
      <w:divBdr>
        <w:top w:val="none" w:sz="0" w:space="0" w:color="auto"/>
        <w:left w:val="none" w:sz="0" w:space="0" w:color="auto"/>
        <w:bottom w:val="none" w:sz="0" w:space="0" w:color="auto"/>
        <w:right w:val="none" w:sz="0" w:space="0" w:color="auto"/>
      </w:divBdr>
      <w:divsChild>
        <w:div w:id="355929175">
          <w:marLeft w:val="640"/>
          <w:marRight w:val="0"/>
          <w:marTop w:val="0"/>
          <w:marBottom w:val="0"/>
          <w:divBdr>
            <w:top w:val="none" w:sz="0" w:space="0" w:color="auto"/>
            <w:left w:val="none" w:sz="0" w:space="0" w:color="auto"/>
            <w:bottom w:val="none" w:sz="0" w:space="0" w:color="auto"/>
            <w:right w:val="none" w:sz="0" w:space="0" w:color="auto"/>
          </w:divBdr>
        </w:div>
        <w:div w:id="1863745187">
          <w:marLeft w:val="640"/>
          <w:marRight w:val="0"/>
          <w:marTop w:val="0"/>
          <w:marBottom w:val="0"/>
          <w:divBdr>
            <w:top w:val="none" w:sz="0" w:space="0" w:color="auto"/>
            <w:left w:val="none" w:sz="0" w:space="0" w:color="auto"/>
            <w:bottom w:val="none" w:sz="0" w:space="0" w:color="auto"/>
            <w:right w:val="none" w:sz="0" w:space="0" w:color="auto"/>
          </w:divBdr>
        </w:div>
        <w:div w:id="1508447156">
          <w:marLeft w:val="640"/>
          <w:marRight w:val="0"/>
          <w:marTop w:val="0"/>
          <w:marBottom w:val="0"/>
          <w:divBdr>
            <w:top w:val="none" w:sz="0" w:space="0" w:color="auto"/>
            <w:left w:val="none" w:sz="0" w:space="0" w:color="auto"/>
            <w:bottom w:val="none" w:sz="0" w:space="0" w:color="auto"/>
            <w:right w:val="none" w:sz="0" w:space="0" w:color="auto"/>
          </w:divBdr>
        </w:div>
        <w:div w:id="1978486174">
          <w:marLeft w:val="640"/>
          <w:marRight w:val="0"/>
          <w:marTop w:val="0"/>
          <w:marBottom w:val="0"/>
          <w:divBdr>
            <w:top w:val="none" w:sz="0" w:space="0" w:color="auto"/>
            <w:left w:val="none" w:sz="0" w:space="0" w:color="auto"/>
            <w:bottom w:val="none" w:sz="0" w:space="0" w:color="auto"/>
            <w:right w:val="none" w:sz="0" w:space="0" w:color="auto"/>
          </w:divBdr>
        </w:div>
        <w:div w:id="967778734">
          <w:marLeft w:val="640"/>
          <w:marRight w:val="0"/>
          <w:marTop w:val="0"/>
          <w:marBottom w:val="0"/>
          <w:divBdr>
            <w:top w:val="none" w:sz="0" w:space="0" w:color="auto"/>
            <w:left w:val="none" w:sz="0" w:space="0" w:color="auto"/>
            <w:bottom w:val="none" w:sz="0" w:space="0" w:color="auto"/>
            <w:right w:val="none" w:sz="0" w:space="0" w:color="auto"/>
          </w:divBdr>
        </w:div>
        <w:div w:id="442194208">
          <w:marLeft w:val="640"/>
          <w:marRight w:val="0"/>
          <w:marTop w:val="0"/>
          <w:marBottom w:val="0"/>
          <w:divBdr>
            <w:top w:val="none" w:sz="0" w:space="0" w:color="auto"/>
            <w:left w:val="none" w:sz="0" w:space="0" w:color="auto"/>
            <w:bottom w:val="none" w:sz="0" w:space="0" w:color="auto"/>
            <w:right w:val="none" w:sz="0" w:space="0" w:color="auto"/>
          </w:divBdr>
        </w:div>
        <w:div w:id="1242641648">
          <w:marLeft w:val="640"/>
          <w:marRight w:val="0"/>
          <w:marTop w:val="0"/>
          <w:marBottom w:val="0"/>
          <w:divBdr>
            <w:top w:val="none" w:sz="0" w:space="0" w:color="auto"/>
            <w:left w:val="none" w:sz="0" w:space="0" w:color="auto"/>
            <w:bottom w:val="none" w:sz="0" w:space="0" w:color="auto"/>
            <w:right w:val="none" w:sz="0" w:space="0" w:color="auto"/>
          </w:divBdr>
        </w:div>
        <w:div w:id="48303617">
          <w:marLeft w:val="640"/>
          <w:marRight w:val="0"/>
          <w:marTop w:val="0"/>
          <w:marBottom w:val="0"/>
          <w:divBdr>
            <w:top w:val="none" w:sz="0" w:space="0" w:color="auto"/>
            <w:left w:val="none" w:sz="0" w:space="0" w:color="auto"/>
            <w:bottom w:val="none" w:sz="0" w:space="0" w:color="auto"/>
            <w:right w:val="none" w:sz="0" w:space="0" w:color="auto"/>
          </w:divBdr>
        </w:div>
      </w:divsChild>
    </w:div>
    <w:div w:id="976687853">
      <w:bodyDiv w:val="1"/>
      <w:marLeft w:val="0"/>
      <w:marRight w:val="0"/>
      <w:marTop w:val="0"/>
      <w:marBottom w:val="0"/>
      <w:divBdr>
        <w:top w:val="none" w:sz="0" w:space="0" w:color="auto"/>
        <w:left w:val="none" w:sz="0" w:space="0" w:color="auto"/>
        <w:bottom w:val="none" w:sz="0" w:space="0" w:color="auto"/>
        <w:right w:val="none" w:sz="0" w:space="0" w:color="auto"/>
      </w:divBdr>
      <w:divsChild>
        <w:div w:id="1457722369">
          <w:marLeft w:val="640"/>
          <w:marRight w:val="0"/>
          <w:marTop w:val="0"/>
          <w:marBottom w:val="0"/>
          <w:divBdr>
            <w:top w:val="none" w:sz="0" w:space="0" w:color="auto"/>
            <w:left w:val="none" w:sz="0" w:space="0" w:color="auto"/>
            <w:bottom w:val="none" w:sz="0" w:space="0" w:color="auto"/>
            <w:right w:val="none" w:sz="0" w:space="0" w:color="auto"/>
          </w:divBdr>
        </w:div>
        <w:div w:id="1862475269">
          <w:marLeft w:val="640"/>
          <w:marRight w:val="0"/>
          <w:marTop w:val="0"/>
          <w:marBottom w:val="0"/>
          <w:divBdr>
            <w:top w:val="none" w:sz="0" w:space="0" w:color="auto"/>
            <w:left w:val="none" w:sz="0" w:space="0" w:color="auto"/>
            <w:bottom w:val="none" w:sz="0" w:space="0" w:color="auto"/>
            <w:right w:val="none" w:sz="0" w:space="0" w:color="auto"/>
          </w:divBdr>
        </w:div>
        <w:div w:id="738863959">
          <w:marLeft w:val="640"/>
          <w:marRight w:val="0"/>
          <w:marTop w:val="0"/>
          <w:marBottom w:val="0"/>
          <w:divBdr>
            <w:top w:val="none" w:sz="0" w:space="0" w:color="auto"/>
            <w:left w:val="none" w:sz="0" w:space="0" w:color="auto"/>
            <w:bottom w:val="none" w:sz="0" w:space="0" w:color="auto"/>
            <w:right w:val="none" w:sz="0" w:space="0" w:color="auto"/>
          </w:divBdr>
        </w:div>
        <w:div w:id="1257639436">
          <w:marLeft w:val="640"/>
          <w:marRight w:val="0"/>
          <w:marTop w:val="0"/>
          <w:marBottom w:val="0"/>
          <w:divBdr>
            <w:top w:val="none" w:sz="0" w:space="0" w:color="auto"/>
            <w:left w:val="none" w:sz="0" w:space="0" w:color="auto"/>
            <w:bottom w:val="none" w:sz="0" w:space="0" w:color="auto"/>
            <w:right w:val="none" w:sz="0" w:space="0" w:color="auto"/>
          </w:divBdr>
        </w:div>
        <w:div w:id="2058159430">
          <w:marLeft w:val="640"/>
          <w:marRight w:val="0"/>
          <w:marTop w:val="0"/>
          <w:marBottom w:val="0"/>
          <w:divBdr>
            <w:top w:val="none" w:sz="0" w:space="0" w:color="auto"/>
            <w:left w:val="none" w:sz="0" w:space="0" w:color="auto"/>
            <w:bottom w:val="none" w:sz="0" w:space="0" w:color="auto"/>
            <w:right w:val="none" w:sz="0" w:space="0" w:color="auto"/>
          </w:divBdr>
        </w:div>
        <w:div w:id="1678340066">
          <w:marLeft w:val="640"/>
          <w:marRight w:val="0"/>
          <w:marTop w:val="0"/>
          <w:marBottom w:val="0"/>
          <w:divBdr>
            <w:top w:val="none" w:sz="0" w:space="0" w:color="auto"/>
            <w:left w:val="none" w:sz="0" w:space="0" w:color="auto"/>
            <w:bottom w:val="none" w:sz="0" w:space="0" w:color="auto"/>
            <w:right w:val="none" w:sz="0" w:space="0" w:color="auto"/>
          </w:divBdr>
        </w:div>
        <w:div w:id="1515921111">
          <w:marLeft w:val="640"/>
          <w:marRight w:val="0"/>
          <w:marTop w:val="0"/>
          <w:marBottom w:val="0"/>
          <w:divBdr>
            <w:top w:val="none" w:sz="0" w:space="0" w:color="auto"/>
            <w:left w:val="none" w:sz="0" w:space="0" w:color="auto"/>
            <w:bottom w:val="none" w:sz="0" w:space="0" w:color="auto"/>
            <w:right w:val="none" w:sz="0" w:space="0" w:color="auto"/>
          </w:divBdr>
        </w:div>
        <w:div w:id="985745290">
          <w:marLeft w:val="640"/>
          <w:marRight w:val="0"/>
          <w:marTop w:val="0"/>
          <w:marBottom w:val="0"/>
          <w:divBdr>
            <w:top w:val="none" w:sz="0" w:space="0" w:color="auto"/>
            <w:left w:val="none" w:sz="0" w:space="0" w:color="auto"/>
            <w:bottom w:val="none" w:sz="0" w:space="0" w:color="auto"/>
            <w:right w:val="none" w:sz="0" w:space="0" w:color="auto"/>
          </w:divBdr>
        </w:div>
        <w:div w:id="318919810">
          <w:marLeft w:val="640"/>
          <w:marRight w:val="0"/>
          <w:marTop w:val="0"/>
          <w:marBottom w:val="0"/>
          <w:divBdr>
            <w:top w:val="none" w:sz="0" w:space="0" w:color="auto"/>
            <w:left w:val="none" w:sz="0" w:space="0" w:color="auto"/>
            <w:bottom w:val="none" w:sz="0" w:space="0" w:color="auto"/>
            <w:right w:val="none" w:sz="0" w:space="0" w:color="auto"/>
          </w:divBdr>
        </w:div>
        <w:div w:id="443813540">
          <w:marLeft w:val="640"/>
          <w:marRight w:val="0"/>
          <w:marTop w:val="0"/>
          <w:marBottom w:val="0"/>
          <w:divBdr>
            <w:top w:val="none" w:sz="0" w:space="0" w:color="auto"/>
            <w:left w:val="none" w:sz="0" w:space="0" w:color="auto"/>
            <w:bottom w:val="none" w:sz="0" w:space="0" w:color="auto"/>
            <w:right w:val="none" w:sz="0" w:space="0" w:color="auto"/>
          </w:divBdr>
        </w:div>
        <w:div w:id="767310197">
          <w:marLeft w:val="640"/>
          <w:marRight w:val="0"/>
          <w:marTop w:val="0"/>
          <w:marBottom w:val="0"/>
          <w:divBdr>
            <w:top w:val="none" w:sz="0" w:space="0" w:color="auto"/>
            <w:left w:val="none" w:sz="0" w:space="0" w:color="auto"/>
            <w:bottom w:val="none" w:sz="0" w:space="0" w:color="auto"/>
            <w:right w:val="none" w:sz="0" w:space="0" w:color="auto"/>
          </w:divBdr>
        </w:div>
        <w:div w:id="1592932813">
          <w:marLeft w:val="640"/>
          <w:marRight w:val="0"/>
          <w:marTop w:val="0"/>
          <w:marBottom w:val="0"/>
          <w:divBdr>
            <w:top w:val="none" w:sz="0" w:space="0" w:color="auto"/>
            <w:left w:val="none" w:sz="0" w:space="0" w:color="auto"/>
            <w:bottom w:val="none" w:sz="0" w:space="0" w:color="auto"/>
            <w:right w:val="none" w:sz="0" w:space="0" w:color="auto"/>
          </w:divBdr>
        </w:div>
        <w:div w:id="67310962">
          <w:marLeft w:val="640"/>
          <w:marRight w:val="0"/>
          <w:marTop w:val="0"/>
          <w:marBottom w:val="0"/>
          <w:divBdr>
            <w:top w:val="none" w:sz="0" w:space="0" w:color="auto"/>
            <w:left w:val="none" w:sz="0" w:space="0" w:color="auto"/>
            <w:bottom w:val="none" w:sz="0" w:space="0" w:color="auto"/>
            <w:right w:val="none" w:sz="0" w:space="0" w:color="auto"/>
          </w:divBdr>
        </w:div>
      </w:divsChild>
    </w:div>
    <w:div w:id="1027026247">
      <w:bodyDiv w:val="1"/>
      <w:marLeft w:val="0"/>
      <w:marRight w:val="0"/>
      <w:marTop w:val="0"/>
      <w:marBottom w:val="0"/>
      <w:divBdr>
        <w:top w:val="none" w:sz="0" w:space="0" w:color="auto"/>
        <w:left w:val="none" w:sz="0" w:space="0" w:color="auto"/>
        <w:bottom w:val="none" w:sz="0" w:space="0" w:color="auto"/>
        <w:right w:val="none" w:sz="0" w:space="0" w:color="auto"/>
      </w:divBdr>
      <w:divsChild>
        <w:div w:id="1712992787">
          <w:marLeft w:val="640"/>
          <w:marRight w:val="0"/>
          <w:marTop w:val="0"/>
          <w:marBottom w:val="0"/>
          <w:divBdr>
            <w:top w:val="none" w:sz="0" w:space="0" w:color="auto"/>
            <w:left w:val="none" w:sz="0" w:space="0" w:color="auto"/>
            <w:bottom w:val="none" w:sz="0" w:space="0" w:color="auto"/>
            <w:right w:val="none" w:sz="0" w:space="0" w:color="auto"/>
          </w:divBdr>
        </w:div>
        <w:div w:id="707730136">
          <w:marLeft w:val="640"/>
          <w:marRight w:val="0"/>
          <w:marTop w:val="0"/>
          <w:marBottom w:val="0"/>
          <w:divBdr>
            <w:top w:val="none" w:sz="0" w:space="0" w:color="auto"/>
            <w:left w:val="none" w:sz="0" w:space="0" w:color="auto"/>
            <w:bottom w:val="none" w:sz="0" w:space="0" w:color="auto"/>
            <w:right w:val="none" w:sz="0" w:space="0" w:color="auto"/>
          </w:divBdr>
        </w:div>
        <w:div w:id="1797142911">
          <w:marLeft w:val="640"/>
          <w:marRight w:val="0"/>
          <w:marTop w:val="0"/>
          <w:marBottom w:val="0"/>
          <w:divBdr>
            <w:top w:val="none" w:sz="0" w:space="0" w:color="auto"/>
            <w:left w:val="none" w:sz="0" w:space="0" w:color="auto"/>
            <w:bottom w:val="none" w:sz="0" w:space="0" w:color="auto"/>
            <w:right w:val="none" w:sz="0" w:space="0" w:color="auto"/>
          </w:divBdr>
        </w:div>
        <w:div w:id="1470709694">
          <w:marLeft w:val="640"/>
          <w:marRight w:val="0"/>
          <w:marTop w:val="0"/>
          <w:marBottom w:val="0"/>
          <w:divBdr>
            <w:top w:val="none" w:sz="0" w:space="0" w:color="auto"/>
            <w:left w:val="none" w:sz="0" w:space="0" w:color="auto"/>
            <w:bottom w:val="none" w:sz="0" w:space="0" w:color="auto"/>
            <w:right w:val="none" w:sz="0" w:space="0" w:color="auto"/>
          </w:divBdr>
        </w:div>
        <w:div w:id="2113088373">
          <w:marLeft w:val="640"/>
          <w:marRight w:val="0"/>
          <w:marTop w:val="0"/>
          <w:marBottom w:val="0"/>
          <w:divBdr>
            <w:top w:val="none" w:sz="0" w:space="0" w:color="auto"/>
            <w:left w:val="none" w:sz="0" w:space="0" w:color="auto"/>
            <w:bottom w:val="none" w:sz="0" w:space="0" w:color="auto"/>
            <w:right w:val="none" w:sz="0" w:space="0" w:color="auto"/>
          </w:divBdr>
        </w:div>
      </w:divsChild>
    </w:div>
    <w:div w:id="1047872439">
      <w:bodyDiv w:val="1"/>
      <w:marLeft w:val="0"/>
      <w:marRight w:val="0"/>
      <w:marTop w:val="0"/>
      <w:marBottom w:val="0"/>
      <w:divBdr>
        <w:top w:val="none" w:sz="0" w:space="0" w:color="auto"/>
        <w:left w:val="none" w:sz="0" w:space="0" w:color="auto"/>
        <w:bottom w:val="none" w:sz="0" w:space="0" w:color="auto"/>
        <w:right w:val="none" w:sz="0" w:space="0" w:color="auto"/>
      </w:divBdr>
      <w:divsChild>
        <w:div w:id="1915386942">
          <w:marLeft w:val="640"/>
          <w:marRight w:val="0"/>
          <w:marTop w:val="0"/>
          <w:marBottom w:val="0"/>
          <w:divBdr>
            <w:top w:val="none" w:sz="0" w:space="0" w:color="auto"/>
            <w:left w:val="none" w:sz="0" w:space="0" w:color="auto"/>
            <w:bottom w:val="none" w:sz="0" w:space="0" w:color="auto"/>
            <w:right w:val="none" w:sz="0" w:space="0" w:color="auto"/>
          </w:divBdr>
        </w:div>
        <w:div w:id="1983464054">
          <w:marLeft w:val="640"/>
          <w:marRight w:val="0"/>
          <w:marTop w:val="0"/>
          <w:marBottom w:val="0"/>
          <w:divBdr>
            <w:top w:val="none" w:sz="0" w:space="0" w:color="auto"/>
            <w:left w:val="none" w:sz="0" w:space="0" w:color="auto"/>
            <w:bottom w:val="none" w:sz="0" w:space="0" w:color="auto"/>
            <w:right w:val="none" w:sz="0" w:space="0" w:color="auto"/>
          </w:divBdr>
        </w:div>
      </w:divsChild>
    </w:div>
    <w:div w:id="1085568802">
      <w:bodyDiv w:val="1"/>
      <w:marLeft w:val="0"/>
      <w:marRight w:val="0"/>
      <w:marTop w:val="0"/>
      <w:marBottom w:val="0"/>
      <w:divBdr>
        <w:top w:val="none" w:sz="0" w:space="0" w:color="auto"/>
        <w:left w:val="none" w:sz="0" w:space="0" w:color="auto"/>
        <w:bottom w:val="none" w:sz="0" w:space="0" w:color="auto"/>
        <w:right w:val="none" w:sz="0" w:space="0" w:color="auto"/>
      </w:divBdr>
      <w:divsChild>
        <w:div w:id="337006483">
          <w:marLeft w:val="640"/>
          <w:marRight w:val="0"/>
          <w:marTop w:val="0"/>
          <w:marBottom w:val="0"/>
          <w:divBdr>
            <w:top w:val="none" w:sz="0" w:space="0" w:color="auto"/>
            <w:left w:val="none" w:sz="0" w:space="0" w:color="auto"/>
            <w:bottom w:val="none" w:sz="0" w:space="0" w:color="auto"/>
            <w:right w:val="none" w:sz="0" w:space="0" w:color="auto"/>
          </w:divBdr>
        </w:div>
        <w:div w:id="1281035345">
          <w:marLeft w:val="640"/>
          <w:marRight w:val="0"/>
          <w:marTop w:val="0"/>
          <w:marBottom w:val="0"/>
          <w:divBdr>
            <w:top w:val="none" w:sz="0" w:space="0" w:color="auto"/>
            <w:left w:val="none" w:sz="0" w:space="0" w:color="auto"/>
            <w:bottom w:val="none" w:sz="0" w:space="0" w:color="auto"/>
            <w:right w:val="none" w:sz="0" w:space="0" w:color="auto"/>
          </w:divBdr>
        </w:div>
        <w:div w:id="369842853">
          <w:marLeft w:val="640"/>
          <w:marRight w:val="0"/>
          <w:marTop w:val="0"/>
          <w:marBottom w:val="0"/>
          <w:divBdr>
            <w:top w:val="none" w:sz="0" w:space="0" w:color="auto"/>
            <w:left w:val="none" w:sz="0" w:space="0" w:color="auto"/>
            <w:bottom w:val="none" w:sz="0" w:space="0" w:color="auto"/>
            <w:right w:val="none" w:sz="0" w:space="0" w:color="auto"/>
          </w:divBdr>
        </w:div>
        <w:div w:id="520120236">
          <w:marLeft w:val="640"/>
          <w:marRight w:val="0"/>
          <w:marTop w:val="0"/>
          <w:marBottom w:val="0"/>
          <w:divBdr>
            <w:top w:val="none" w:sz="0" w:space="0" w:color="auto"/>
            <w:left w:val="none" w:sz="0" w:space="0" w:color="auto"/>
            <w:bottom w:val="none" w:sz="0" w:space="0" w:color="auto"/>
            <w:right w:val="none" w:sz="0" w:space="0" w:color="auto"/>
          </w:divBdr>
        </w:div>
        <w:div w:id="1420978243">
          <w:marLeft w:val="640"/>
          <w:marRight w:val="0"/>
          <w:marTop w:val="0"/>
          <w:marBottom w:val="0"/>
          <w:divBdr>
            <w:top w:val="none" w:sz="0" w:space="0" w:color="auto"/>
            <w:left w:val="none" w:sz="0" w:space="0" w:color="auto"/>
            <w:bottom w:val="none" w:sz="0" w:space="0" w:color="auto"/>
            <w:right w:val="none" w:sz="0" w:space="0" w:color="auto"/>
          </w:divBdr>
        </w:div>
        <w:div w:id="2140416263">
          <w:marLeft w:val="640"/>
          <w:marRight w:val="0"/>
          <w:marTop w:val="0"/>
          <w:marBottom w:val="0"/>
          <w:divBdr>
            <w:top w:val="none" w:sz="0" w:space="0" w:color="auto"/>
            <w:left w:val="none" w:sz="0" w:space="0" w:color="auto"/>
            <w:bottom w:val="none" w:sz="0" w:space="0" w:color="auto"/>
            <w:right w:val="none" w:sz="0" w:space="0" w:color="auto"/>
          </w:divBdr>
        </w:div>
        <w:div w:id="291592208">
          <w:marLeft w:val="640"/>
          <w:marRight w:val="0"/>
          <w:marTop w:val="0"/>
          <w:marBottom w:val="0"/>
          <w:divBdr>
            <w:top w:val="none" w:sz="0" w:space="0" w:color="auto"/>
            <w:left w:val="none" w:sz="0" w:space="0" w:color="auto"/>
            <w:bottom w:val="none" w:sz="0" w:space="0" w:color="auto"/>
            <w:right w:val="none" w:sz="0" w:space="0" w:color="auto"/>
          </w:divBdr>
        </w:div>
        <w:div w:id="2004430502">
          <w:marLeft w:val="640"/>
          <w:marRight w:val="0"/>
          <w:marTop w:val="0"/>
          <w:marBottom w:val="0"/>
          <w:divBdr>
            <w:top w:val="none" w:sz="0" w:space="0" w:color="auto"/>
            <w:left w:val="none" w:sz="0" w:space="0" w:color="auto"/>
            <w:bottom w:val="none" w:sz="0" w:space="0" w:color="auto"/>
            <w:right w:val="none" w:sz="0" w:space="0" w:color="auto"/>
          </w:divBdr>
        </w:div>
        <w:div w:id="1058941163">
          <w:marLeft w:val="640"/>
          <w:marRight w:val="0"/>
          <w:marTop w:val="0"/>
          <w:marBottom w:val="0"/>
          <w:divBdr>
            <w:top w:val="none" w:sz="0" w:space="0" w:color="auto"/>
            <w:left w:val="none" w:sz="0" w:space="0" w:color="auto"/>
            <w:bottom w:val="none" w:sz="0" w:space="0" w:color="auto"/>
            <w:right w:val="none" w:sz="0" w:space="0" w:color="auto"/>
          </w:divBdr>
        </w:div>
        <w:div w:id="1165124392">
          <w:marLeft w:val="640"/>
          <w:marRight w:val="0"/>
          <w:marTop w:val="0"/>
          <w:marBottom w:val="0"/>
          <w:divBdr>
            <w:top w:val="none" w:sz="0" w:space="0" w:color="auto"/>
            <w:left w:val="none" w:sz="0" w:space="0" w:color="auto"/>
            <w:bottom w:val="none" w:sz="0" w:space="0" w:color="auto"/>
            <w:right w:val="none" w:sz="0" w:space="0" w:color="auto"/>
          </w:divBdr>
        </w:div>
        <w:div w:id="240799603">
          <w:marLeft w:val="640"/>
          <w:marRight w:val="0"/>
          <w:marTop w:val="0"/>
          <w:marBottom w:val="0"/>
          <w:divBdr>
            <w:top w:val="none" w:sz="0" w:space="0" w:color="auto"/>
            <w:left w:val="none" w:sz="0" w:space="0" w:color="auto"/>
            <w:bottom w:val="none" w:sz="0" w:space="0" w:color="auto"/>
            <w:right w:val="none" w:sz="0" w:space="0" w:color="auto"/>
          </w:divBdr>
        </w:div>
        <w:div w:id="2080587628">
          <w:marLeft w:val="640"/>
          <w:marRight w:val="0"/>
          <w:marTop w:val="0"/>
          <w:marBottom w:val="0"/>
          <w:divBdr>
            <w:top w:val="none" w:sz="0" w:space="0" w:color="auto"/>
            <w:left w:val="none" w:sz="0" w:space="0" w:color="auto"/>
            <w:bottom w:val="none" w:sz="0" w:space="0" w:color="auto"/>
            <w:right w:val="none" w:sz="0" w:space="0" w:color="auto"/>
          </w:divBdr>
        </w:div>
        <w:div w:id="457918910">
          <w:marLeft w:val="640"/>
          <w:marRight w:val="0"/>
          <w:marTop w:val="0"/>
          <w:marBottom w:val="0"/>
          <w:divBdr>
            <w:top w:val="none" w:sz="0" w:space="0" w:color="auto"/>
            <w:left w:val="none" w:sz="0" w:space="0" w:color="auto"/>
            <w:bottom w:val="none" w:sz="0" w:space="0" w:color="auto"/>
            <w:right w:val="none" w:sz="0" w:space="0" w:color="auto"/>
          </w:divBdr>
        </w:div>
        <w:div w:id="740834806">
          <w:marLeft w:val="640"/>
          <w:marRight w:val="0"/>
          <w:marTop w:val="0"/>
          <w:marBottom w:val="0"/>
          <w:divBdr>
            <w:top w:val="none" w:sz="0" w:space="0" w:color="auto"/>
            <w:left w:val="none" w:sz="0" w:space="0" w:color="auto"/>
            <w:bottom w:val="none" w:sz="0" w:space="0" w:color="auto"/>
            <w:right w:val="none" w:sz="0" w:space="0" w:color="auto"/>
          </w:divBdr>
        </w:div>
        <w:div w:id="276912200">
          <w:marLeft w:val="640"/>
          <w:marRight w:val="0"/>
          <w:marTop w:val="0"/>
          <w:marBottom w:val="0"/>
          <w:divBdr>
            <w:top w:val="none" w:sz="0" w:space="0" w:color="auto"/>
            <w:left w:val="none" w:sz="0" w:space="0" w:color="auto"/>
            <w:bottom w:val="none" w:sz="0" w:space="0" w:color="auto"/>
            <w:right w:val="none" w:sz="0" w:space="0" w:color="auto"/>
          </w:divBdr>
        </w:div>
        <w:div w:id="1612783803">
          <w:marLeft w:val="640"/>
          <w:marRight w:val="0"/>
          <w:marTop w:val="0"/>
          <w:marBottom w:val="0"/>
          <w:divBdr>
            <w:top w:val="none" w:sz="0" w:space="0" w:color="auto"/>
            <w:left w:val="none" w:sz="0" w:space="0" w:color="auto"/>
            <w:bottom w:val="none" w:sz="0" w:space="0" w:color="auto"/>
            <w:right w:val="none" w:sz="0" w:space="0" w:color="auto"/>
          </w:divBdr>
        </w:div>
      </w:divsChild>
    </w:div>
    <w:div w:id="1110734797">
      <w:bodyDiv w:val="1"/>
      <w:marLeft w:val="0"/>
      <w:marRight w:val="0"/>
      <w:marTop w:val="0"/>
      <w:marBottom w:val="0"/>
      <w:divBdr>
        <w:top w:val="none" w:sz="0" w:space="0" w:color="auto"/>
        <w:left w:val="none" w:sz="0" w:space="0" w:color="auto"/>
        <w:bottom w:val="none" w:sz="0" w:space="0" w:color="auto"/>
        <w:right w:val="none" w:sz="0" w:space="0" w:color="auto"/>
      </w:divBdr>
      <w:divsChild>
        <w:div w:id="134420512">
          <w:marLeft w:val="640"/>
          <w:marRight w:val="0"/>
          <w:marTop w:val="0"/>
          <w:marBottom w:val="0"/>
          <w:divBdr>
            <w:top w:val="none" w:sz="0" w:space="0" w:color="auto"/>
            <w:left w:val="none" w:sz="0" w:space="0" w:color="auto"/>
            <w:bottom w:val="none" w:sz="0" w:space="0" w:color="auto"/>
            <w:right w:val="none" w:sz="0" w:space="0" w:color="auto"/>
          </w:divBdr>
        </w:div>
        <w:div w:id="527597246">
          <w:marLeft w:val="640"/>
          <w:marRight w:val="0"/>
          <w:marTop w:val="0"/>
          <w:marBottom w:val="0"/>
          <w:divBdr>
            <w:top w:val="none" w:sz="0" w:space="0" w:color="auto"/>
            <w:left w:val="none" w:sz="0" w:space="0" w:color="auto"/>
            <w:bottom w:val="none" w:sz="0" w:space="0" w:color="auto"/>
            <w:right w:val="none" w:sz="0" w:space="0" w:color="auto"/>
          </w:divBdr>
        </w:div>
        <w:div w:id="1565484704">
          <w:marLeft w:val="640"/>
          <w:marRight w:val="0"/>
          <w:marTop w:val="0"/>
          <w:marBottom w:val="0"/>
          <w:divBdr>
            <w:top w:val="none" w:sz="0" w:space="0" w:color="auto"/>
            <w:left w:val="none" w:sz="0" w:space="0" w:color="auto"/>
            <w:bottom w:val="none" w:sz="0" w:space="0" w:color="auto"/>
            <w:right w:val="none" w:sz="0" w:space="0" w:color="auto"/>
          </w:divBdr>
        </w:div>
        <w:div w:id="760685829">
          <w:marLeft w:val="640"/>
          <w:marRight w:val="0"/>
          <w:marTop w:val="0"/>
          <w:marBottom w:val="0"/>
          <w:divBdr>
            <w:top w:val="none" w:sz="0" w:space="0" w:color="auto"/>
            <w:left w:val="none" w:sz="0" w:space="0" w:color="auto"/>
            <w:bottom w:val="none" w:sz="0" w:space="0" w:color="auto"/>
            <w:right w:val="none" w:sz="0" w:space="0" w:color="auto"/>
          </w:divBdr>
        </w:div>
        <w:div w:id="1064990932">
          <w:marLeft w:val="640"/>
          <w:marRight w:val="0"/>
          <w:marTop w:val="0"/>
          <w:marBottom w:val="0"/>
          <w:divBdr>
            <w:top w:val="none" w:sz="0" w:space="0" w:color="auto"/>
            <w:left w:val="none" w:sz="0" w:space="0" w:color="auto"/>
            <w:bottom w:val="none" w:sz="0" w:space="0" w:color="auto"/>
            <w:right w:val="none" w:sz="0" w:space="0" w:color="auto"/>
          </w:divBdr>
        </w:div>
        <w:div w:id="397746098">
          <w:marLeft w:val="640"/>
          <w:marRight w:val="0"/>
          <w:marTop w:val="0"/>
          <w:marBottom w:val="0"/>
          <w:divBdr>
            <w:top w:val="none" w:sz="0" w:space="0" w:color="auto"/>
            <w:left w:val="none" w:sz="0" w:space="0" w:color="auto"/>
            <w:bottom w:val="none" w:sz="0" w:space="0" w:color="auto"/>
            <w:right w:val="none" w:sz="0" w:space="0" w:color="auto"/>
          </w:divBdr>
        </w:div>
        <w:div w:id="167410275">
          <w:marLeft w:val="640"/>
          <w:marRight w:val="0"/>
          <w:marTop w:val="0"/>
          <w:marBottom w:val="0"/>
          <w:divBdr>
            <w:top w:val="none" w:sz="0" w:space="0" w:color="auto"/>
            <w:left w:val="none" w:sz="0" w:space="0" w:color="auto"/>
            <w:bottom w:val="none" w:sz="0" w:space="0" w:color="auto"/>
            <w:right w:val="none" w:sz="0" w:space="0" w:color="auto"/>
          </w:divBdr>
        </w:div>
        <w:div w:id="1351494743">
          <w:marLeft w:val="640"/>
          <w:marRight w:val="0"/>
          <w:marTop w:val="0"/>
          <w:marBottom w:val="0"/>
          <w:divBdr>
            <w:top w:val="none" w:sz="0" w:space="0" w:color="auto"/>
            <w:left w:val="none" w:sz="0" w:space="0" w:color="auto"/>
            <w:bottom w:val="none" w:sz="0" w:space="0" w:color="auto"/>
            <w:right w:val="none" w:sz="0" w:space="0" w:color="auto"/>
          </w:divBdr>
        </w:div>
        <w:div w:id="285282684">
          <w:marLeft w:val="640"/>
          <w:marRight w:val="0"/>
          <w:marTop w:val="0"/>
          <w:marBottom w:val="0"/>
          <w:divBdr>
            <w:top w:val="none" w:sz="0" w:space="0" w:color="auto"/>
            <w:left w:val="none" w:sz="0" w:space="0" w:color="auto"/>
            <w:bottom w:val="none" w:sz="0" w:space="0" w:color="auto"/>
            <w:right w:val="none" w:sz="0" w:space="0" w:color="auto"/>
          </w:divBdr>
        </w:div>
        <w:div w:id="1383822467">
          <w:marLeft w:val="640"/>
          <w:marRight w:val="0"/>
          <w:marTop w:val="0"/>
          <w:marBottom w:val="0"/>
          <w:divBdr>
            <w:top w:val="none" w:sz="0" w:space="0" w:color="auto"/>
            <w:left w:val="none" w:sz="0" w:space="0" w:color="auto"/>
            <w:bottom w:val="none" w:sz="0" w:space="0" w:color="auto"/>
            <w:right w:val="none" w:sz="0" w:space="0" w:color="auto"/>
          </w:divBdr>
        </w:div>
        <w:div w:id="2115788394">
          <w:marLeft w:val="640"/>
          <w:marRight w:val="0"/>
          <w:marTop w:val="0"/>
          <w:marBottom w:val="0"/>
          <w:divBdr>
            <w:top w:val="none" w:sz="0" w:space="0" w:color="auto"/>
            <w:left w:val="none" w:sz="0" w:space="0" w:color="auto"/>
            <w:bottom w:val="none" w:sz="0" w:space="0" w:color="auto"/>
            <w:right w:val="none" w:sz="0" w:space="0" w:color="auto"/>
          </w:divBdr>
        </w:div>
        <w:div w:id="884103205">
          <w:marLeft w:val="640"/>
          <w:marRight w:val="0"/>
          <w:marTop w:val="0"/>
          <w:marBottom w:val="0"/>
          <w:divBdr>
            <w:top w:val="none" w:sz="0" w:space="0" w:color="auto"/>
            <w:left w:val="none" w:sz="0" w:space="0" w:color="auto"/>
            <w:bottom w:val="none" w:sz="0" w:space="0" w:color="auto"/>
            <w:right w:val="none" w:sz="0" w:space="0" w:color="auto"/>
          </w:divBdr>
        </w:div>
        <w:div w:id="622542093">
          <w:marLeft w:val="640"/>
          <w:marRight w:val="0"/>
          <w:marTop w:val="0"/>
          <w:marBottom w:val="0"/>
          <w:divBdr>
            <w:top w:val="none" w:sz="0" w:space="0" w:color="auto"/>
            <w:left w:val="none" w:sz="0" w:space="0" w:color="auto"/>
            <w:bottom w:val="none" w:sz="0" w:space="0" w:color="auto"/>
            <w:right w:val="none" w:sz="0" w:space="0" w:color="auto"/>
          </w:divBdr>
        </w:div>
        <w:div w:id="970093677">
          <w:marLeft w:val="640"/>
          <w:marRight w:val="0"/>
          <w:marTop w:val="0"/>
          <w:marBottom w:val="0"/>
          <w:divBdr>
            <w:top w:val="none" w:sz="0" w:space="0" w:color="auto"/>
            <w:left w:val="none" w:sz="0" w:space="0" w:color="auto"/>
            <w:bottom w:val="none" w:sz="0" w:space="0" w:color="auto"/>
            <w:right w:val="none" w:sz="0" w:space="0" w:color="auto"/>
          </w:divBdr>
        </w:div>
        <w:div w:id="573591192">
          <w:marLeft w:val="640"/>
          <w:marRight w:val="0"/>
          <w:marTop w:val="0"/>
          <w:marBottom w:val="0"/>
          <w:divBdr>
            <w:top w:val="none" w:sz="0" w:space="0" w:color="auto"/>
            <w:left w:val="none" w:sz="0" w:space="0" w:color="auto"/>
            <w:bottom w:val="none" w:sz="0" w:space="0" w:color="auto"/>
            <w:right w:val="none" w:sz="0" w:space="0" w:color="auto"/>
          </w:divBdr>
        </w:div>
      </w:divsChild>
    </w:div>
    <w:div w:id="1120223155">
      <w:bodyDiv w:val="1"/>
      <w:marLeft w:val="0"/>
      <w:marRight w:val="0"/>
      <w:marTop w:val="0"/>
      <w:marBottom w:val="0"/>
      <w:divBdr>
        <w:top w:val="none" w:sz="0" w:space="0" w:color="auto"/>
        <w:left w:val="none" w:sz="0" w:space="0" w:color="auto"/>
        <w:bottom w:val="none" w:sz="0" w:space="0" w:color="auto"/>
        <w:right w:val="none" w:sz="0" w:space="0" w:color="auto"/>
      </w:divBdr>
      <w:divsChild>
        <w:div w:id="1848594229">
          <w:marLeft w:val="640"/>
          <w:marRight w:val="0"/>
          <w:marTop w:val="0"/>
          <w:marBottom w:val="0"/>
          <w:divBdr>
            <w:top w:val="none" w:sz="0" w:space="0" w:color="auto"/>
            <w:left w:val="none" w:sz="0" w:space="0" w:color="auto"/>
            <w:bottom w:val="none" w:sz="0" w:space="0" w:color="auto"/>
            <w:right w:val="none" w:sz="0" w:space="0" w:color="auto"/>
          </w:divBdr>
        </w:div>
        <w:div w:id="1448963742">
          <w:marLeft w:val="640"/>
          <w:marRight w:val="0"/>
          <w:marTop w:val="0"/>
          <w:marBottom w:val="0"/>
          <w:divBdr>
            <w:top w:val="none" w:sz="0" w:space="0" w:color="auto"/>
            <w:left w:val="none" w:sz="0" w:space="0" w:color="auto"/>
            <w:bottom w:val="none" w:sz="0" w:space="0" w:color="auto"/>
            <w:right w:val="none" w:sz="0" w:space="0" w:color="auto"/>
          </w:divBdr>
        </w:div>
      </w:divsChild>
    </w:div>
    <w:div w:id="1123768318">
      <w:bodyDiv w:val="1"/>
      <w:marLeft w:val="0"/>
      <w:marRight w:val="0"/>
      <w:marTop w:val="0"/>
      <w:marBottom w:val="0"/>
      <w:divBdr>
        <w:top w:val="none" w:sz="0" w:space="0" w:color="auto"/>
        <w:left w:val="none" w:sz="0" w:space="0" w:color="auto"/>
        <w:bottom w:val="none" w:sz="0" w:space="0" w:color="auto"/>
        <w:right w:val="none" w:sz="0" w:space="0" w:color="auto"/>
      </w:divBdr>
      <w:divsChild>
        <w:div w:id="1662998836">
          <w:marLeft w:val="640"/>
          <w:marRight w:val="0"/>
          <w:marTop w:val="0"/>
          <w:marBottom w:val="0"/>
          <w:divBdr>
            <w:top w:val="none" w:sz="0" w:space="0" w:color="auto"/>
            <w:left w:val="none" w:sz="0" w:space="0" w:color="auto"/>
            <w:bottom w:val="none" w:sz="0" w:space="0" w:color="auto"/>
            <w:right w:val="none" w:sz="0" w:space="0" w:color="auto"/>
          </w:divBdr>
        </w:div>
        <w:div w:id="1188330694">
          <w:marLeft w:val="640"/>
          <w:marRight w:val="0"/>
          <w:marTop w:val="0"/>
          <w:marBottom w:val="0"/>
          <w:divBdr>
            <w:top w:val="none" w:sz="0" w:space="0" w:color="auto"/>
            <w:left w:val="none" w:sz="0" w:space="0" w:color="auto"/>
            <w:bottom w:val="none" w:sz="0" w:space="0" w:color="auto"/>
            <w:right w:val="none" w:sz="0" w:space="0" w:color="auto"/>
          </w:divBdr>
        </w:div>
        <w:div w:id="1590189909">
          <w:marLeft w:val="640"/>
          <w:marRight w:val="0"/>
          <w:marTop w:val="0"/>
          <w:marBottom w:val="0"/>
          <w:divBdr>
            <w:top w:val="none" w:sz="0" w:space="0" w:color="auto"/>
            <w:left w:val="none" w:sz="0" w:space="0" w:color="auto"/>
            <w:bottom w:val="none" w:sz="0" w:space="0" w:color="auto"/>
            <w:right w:val="none" w:sz="0" w:space="0" w:color="auto"/>
          </w:divBdr>
        </w:div>
        <w:div w:id="1807698956">
          <w:marLeft w:val="640"/>
          <w:marRight w:val="0"/>
          <w:marTop w:val="0"/>
          <w:marBottom w:val="0"/>
          <w:divBdr>
            <w:top w:val="none" w:sz="0" w:space="0" w:color="auto"/>
            <w:left w:val="none" w:sz="0" w:space="0" w:color="auto"/>
            <w:bottom w:val="none" w:sz="0" w:space="0" w:color="auto"/>
            <w:right w:val="none" w:sz="0" w:space="0" w:color="auto"/>
          </w:divBdr>
        </w:div>
        <w:div w:id="2076590391">
          <w:marLeft w:val="640"/>
          <w:marRight w:val="0"/>
          <w:marTop w:val="0"/>
          <w:marBottom w:val="0"/>
          <w:divBdr>
            <w:top w:val="none" w:sz="0" w:space="0" w:color="auto"/>
            <w:left w:val="none" w:sz="0" w:space="0" w:color="auto"/>
            <w:bottom w:val="none" w:sz="0" w:space="0" w:color="auto"/>
            <w:right w:val="none" w:sz="0" w:space="0" w:color="auto"/>
          </w:divBdr>
        </w:div>
        <w:div w:id="2011634107">
          <w:marLeft w:val="640"/>
          <w:marRight w:val="0"/>
          <w:marTop w:val="0"/>
          <w:marBottom w:val="0"/>
          <w:divBdr>
            <w:top w:val="none" w:sz="0" w:space="0" w:color="auto"/>
            <w:left w:val="none" w:sz="0" w:space="0" w:color="auto"/>
            <w:bottom w:val="none" w:sz="0" w:space="0" w:color="auto"/>
            <w:right w:val="none" w:sz="0" w:space="0" w:color="auto"/>
          </w:divBdr>
        </w:div>
        <w:div w:id="1010061099">
          <w:marLeft w:val="640"/>
          <w:marRight w:val="0"/>
          <w:marTop w:val="0"/>
          <w:marBottom w:val="0"/>
          <w:divBdr>
            <w:top w:val="none" w:sz="0" w:space="0" w:color="auto"/>
            <w:left w:val="none" w:sz="0" w:space="0" w:color="auto"/>
            <w:bottom w:val="none" w:sz="0" w:space="0" w:color="auto"/>
            <w:right w:val="none" w:sz="0" w:space="0" w:color="auto"/>
          </w:divBdr>
        </w:div>
        <w:div w:id="1076823424">
          <w:marLeft w:val="640"/>
          <w:marRight w:val="0"/>
          <w:marTop w:val="0"/>
          <w:marBottom w:val="0"/>
          <w:divBdr>
            <w:top w:val="none" w:sz="0" w:space="0" w:color="auto"/>
            <w:left w:val="none" w:sz="0" w:space="0" w:color="auto"/>
            <w:bottom w:val="none" w:sz="0" w:space="0" w:color="auto"/>
            <w:right w:val="none" w:sz="0" w:space="0" w:color="auto"/>
          </w:divBdr>
        </w:div>
        <w:div w:id="24524574">
          <w:marLeft w:val="640"/>
          <w:marRight w:val="0"/>
          <w:marTop w:val="0"/>
          <w:marBottom w:val="0"/>
          <w:divBdr>
            <w:top w:val="none" w:sz="0" w:space="0" w:color="auto"/>
            <w:left w:val="none" w:sz="0" w:space="0" w:color="auto"/>
            <w:bottom w:val="none" w:sz="0" w:space="0" w:color="auto"/>
            <w:right w:val="none" w:sz="0" w:space="0" w:color="auto"/>
          </w:divBdr>
        </w:div>
        <w:div w:id="320546195">
          <w:marLeft w:val="640"/>
          <w:marRight w:val="0"/>
          <w:marTop w:val="0"/>
          <w:marBottom w:val="0"/>
          <w:divBdr>
            <w:top w:val="none" w:sz="0" w:space="0" w:color="auto"/>
            <w:left w:val="none" w:sz="0" w:space="0" w:color="auto"/>
            <w:bottom w:val="none" w:sz="0" w:space="0" w:color="auto"/>
            <w:right w:val="none" w:sz="0" w:space="0" w:color="auto"/>
          </w:divBdr>
        </w:div>
        <w:div w:id="333144105">
          <w:marLeft w:val="640"/>
          <w:marRight w:val="0"/>
          <w:marTop w:val="0"/>
          <w:marBottom w:val="0"/>
          <w:divBdr>
            <w:top w:val="none" w:sz="0" w:space="0" w:color="auto"/>
            <w:left w:val="none" w:sz="0" w:space="0" w:color="auto"/>
            <w:bottom w:val="none" w:sz="0" w:space="0" w:color="auto"/>
            <w:right w:val="none" w:sz="0" w:space="0" w:color="auto"/>
          </w:divBdr>
        </w:div>
        <w:div w:id="629672394">
          <w:marLeft w:val="640"/>
          <w:marRight w:val="0"/>
          <w:marTop w:val="0"/>
          <w:marBottom w:val="0"/>
          <w:divBdr>
            <w:top w:val="none" w:sz="0" w:space="0" w:color="auto"/>
            <w:left w:val="none" w:sz="0" w:space="0" w:color="auto"/>
            <w:bottom w:val="none" w:sz="0" w:space="0" w:color="auto"/>
            <w:right w:val="none" w:sz="0" w:space="0" w:color="auto"/>
          </w:divBdr>
        </w:div>
        <w:div w:id="492767757">
          <w:marLeft w:val="640"/>
          <w:marRight w:val="0"/>
          <w:marTop w:val="0"/>
          <w:marBottom w:val="0"/>
          <w:divBdr>
            <w:top w:val="none" w:sz="0" w:space="0" w:color="auto"/>
            <w:left w:val="none" w:sz="0" w:space="0" w:color="auto"/>
            <w:bottom w:val="none" w:sz="0" w:space="0" w:color="auto"/>
            <w:right w:val="none" w:sz="0" w:space="0" w:color="auto"/>
          </w:divBdr>
        </w:div>
        <w:div w:id="528377873">
          <w:marLeft w:val="640"/>
          <w:marRight w:val="0"/>
          <w:marTop w:val="0"/>
          <w:marBottom w:val="0"/>
          <w:divBdr>
            <w:top w:val="none" w:sz="0" w:space="0" w:color="auto"/>
            <w:left w:val="none" w:sz="0" w:space="0" w:color="auto"/>
            <w:bottom w:val="none" w:sz="0" w:space="0" w:color="auto"/>
            <w:right w:val="none" w:sz="0" w:space="0" w:color="auto"/>
          </w:divBdr>
        </w:div>
        <w:div w:id="1786146156">
          <w:marLeft w:val="640"/>
          <w:marRight w:val="0"/>
          <w:marTop w:val="0"/>
          <w:marBottom w:val="0"/>
          <w:divBdr>
            <w:top w:val="none" w:sz="0" w:space="0" w:color="auto"/>
            <w:left w:val="none" w:sz="0" w:space="0" w:color="auto"/>
            <w:bottom w:val="none" w:sz="0" w:space="0" w:color="auto"/>
            <w:right w:val="none" w:sz="0" w:space="0" w:color="auto"/>
          </w:divBdr>
        </w:div>
        <w:div w:id="2112776717">
          <w:marLeft w:val="640"/>
          <w:marRight w:val="0"/>
          <w:marTop w:val="0"/>
          <w:marBottom w:val="0"/>
          <w:divBdr>
            <w:top w:val="none" w:sz="0" w:space="0" w:color="auto"/>
            <w:left w:val="none" w:sz="0" w:space="0" w:color="auto"/>
            <w:bottom w:val="none" w:sz="0" w:space="0" w:color="auto"/>
            <w:right w:val="none" w:sz="0" w:space="0" w:color="auto"/>
          </w:divBdr>
        </w:div>
        <w:div w:id="615792019">
          <w:marLeft w:val="640"/>
          <w:marRight w:val="0"/>
          <w:marTop w:val="0"/>
          <w:marBottom w:val="0"/>
          <w:divBdr>
            <w:top w:val="none" w:sz="0" w:space="0" w:color="auto"/>
            <w:left w:val="none" w:sz="0" w:space="0" w:color="auto"/>
            <w:bottom w:val="none" w:sz="0" w:space="0" w:color="auto"/>
            <w:right w:val="none" w:sz="0" w:space="0" w:color="auto"/>
          </w:divBdr>
        </w:div>
      </w:divsChild>
    </w:div>
    <w:div w:id="1144812540">
      <w:bodyDiv w:val="1"/>
      <w:marLeft w:val="0"/>
      <w:marRight w:val="0"/>
      <w:marTop w:val="0"/>
      <w:marBottom w:val="0"/>
      <w:divBdr>
        <w:top w:val="none" w:sz="0" w:space="0" w:color="auto"/>
        <w:left w:val="none" w:sz="0" w:space="0" w:color="auto"/>
        <w:bottom w:val="none" w:sz="0" w:space="0" w:color="auto"/>
        <w:right w:val="none" w:sz="0" w:space="0" w:color="auto"/>
      </w:divBdr>
    </w:div>
    <w:div w:id="1167163110">
      <w:bodyDiv w:val="1"/>
      <w:marLeft w:val="0"/>
      <w:marRight w:val="0"/>
      <w:marTop w:val="0"/>
      <w:marBottom w:val="0"/>
      <w:divBdr>
        <w:top w:val="none" w:sz="0" w:space="0" w:color="auto"/>
        <w:left w:val="none" w:sz="0" w:space="0" w:color="auto"/>
        <w:bottom w:val="none" w:sz="0" w:space="0" w:color="auto"/>
        <w:right w:val="none" w:sz="0" w:space="0" w:color="auto"/>
      </w:divBdr>
    </w:div>
    <w:div w:id="1173570930">
      <w:bodyDiv w:val="1"/>
      <w:marLeft w:val="0"/>
      <w:marRight w:val="0"/>
      <w:marTop w:val="0"/>
      <w:marBottom w:val="0"/>
      <w:divBdr>
        <w:top w:val="none" w:sz="0" w:space="0" w:color="auto"/>
        <w:left w:val="none" w:sz="0" w:space="0" w:color="auto"/>
        <w:bottom w:val="none" w:sz="0" w:space="0" w:color="auto"/>
        <w:right w:val="none" w:sz="0" w:space="0" w:color="auto"/>
      </w:divBdr>
      <w:divsChild>
        <w:div w:id="2119568133">
          <w:marLeft w:val="640"/>
          <w:marRight w:val="0"/>
          <w:marTop w:val="0"/>
          <w:marBottom w:val="0"/>
          <w:divBdr>
            <w:top w:val="none" w:sz="0" w:space="0" w:color="auto"/>
            <w:left w:val="none" w:sz="0" w:space="0" w:color="auto"/>
            <w:bottom w:val="none" w:sz="0" w:space="0" w:color="auto"/>
            <w:right w:val="none" w:sz="0" w:space="0" w:color="auto"/>
          </w:divBdr>
        </w:div>
        <w:div w:id="1226917524">
          <w:marLeft w:val="640"/>
          <w:marRight w:val="0"/>
          <w:marTop w:val="0"/>
          <w:marBottom w:val="0"/>
          <w:divBdr>
            <w:top w:val="none" w:sz="0" w:space="0" w:color="auto"/>
            <w:left w:val="none" w:sz="0" w:space="0" w:color="auto"/>
            <w:bottom w:val="none" w:sz="0" w:space="0" w:color="auto"/>
            <w:right w:val="none" w:sz="0" w:space="0" w:color="auto"/>
          </w:divBdr>
        </w:div>
        <w:div w:id="1009067700">
          <w:marLeft w:val="640"/>
          <w:marRight w:val="0"/>
          <w:marTop w:val="0"/>
          <w:marBottom w:val="0"/>
          <w:divBdr>
            <w:top w:val="none" w:sz="0" w:space="0" w:color="auto"/>
            <w:left w:val="none" w:sz="0" w:space="0" w:color="auto"/>
            <w:bottom w:val="none" w:sz="0" w:space="0" w:color="auto"/>
            <w:right w:val="none" w:sz="0" w:space="0" w:color="auto"/>
          </w:divBdr>
        </w:div>
        <w:div w:id="1494712159">
          <w:marLeft w:val="640"/>
          <w:marRight w:val="0"/>
          <w:marTop w:val="0"/>
          <w:marBottom w:val="0"/>
          <w:divBdr>
            <w:top w:val="none" w:sz="0" w:space="0" w:color="auto"/>
            <w:left w:val="none" w:sz="0" w:space="0" w:color="auto"/>
            <w:bottom w:val="none" w:sz="0" w:space="0" w:color="auto"/>
            <w:right w:val="none" w:sz="0" w:space="0" w:color="auto"/>
          </w:divBdr>
        </w:div>
        <w:div w:id="450905572">
          <w:marLeft w:val="640"/>
          <w:marRight w:val="0"/>
          <w:marTop w:val="0"/>
          <w:marBottom w:val="0"/>
          <w:divBdr>
            <w:top w:val="none" w:sz="0" w:space="0" w:color="auto"/>
            <w:left w:val="none" w:sz="0" w:space="0" w:color="auto"/>
            <w:bottom w:val="none" w:sz="0" w:space="0" w:color="auto"/>
            <w:right w:val="none" w:sz="0" w:space="0" w:color="auto"/>
          </w:divBdr>
        </w:div>
        <w:div w:id="1235123349">
          <w:marLeft w:val="640"/>
          <w:marRight w:val="0"/>
          <w:marTop w:val="0"/>
          <w:marBottom w:val="0"/>
          <w:divBdr>
            <w:top w:val="none" w:sz="0" w:space="0" w:color="auto"/>
            <w:left w:val="none" w:sz="0" w:space="0" w:color="auto"/>
            <w:bottom w:val="none" w:sz="0" w:space="0" w:color="auto"/>
            <w:right w:val="none" w:sz="0" w:space="0" w:color="auto"/>
          </w:divBdr>
        </w:div>
        <w:div w:id="319038067">
          <w:marLeft w:val="640"/>
          <w:marRight w:val="0"/>
          <w:marTop w:val="0"/>
          <w:marBottom w:val="0"/>
          <w:divBdr>
            <w:top w:val="none" w:sz="0" w:space="0" w:color="auto"/>
            <w:left w:val="none" w:sz="0" w:space="0" w:color="auto"/>
            <w:bottom w:val="none" w:sz="0" w:space="0" w:color="auto"/>
            <w:right w:val="none" w:sz="0" w:space="0" w:color="auto"/>
          </w:divBdr>
        </w:div>
        <w:div w:id="434715216">
          <w:marLeft w:val="640"/>
          <w:marRight w:val="0"/>
          <w:marTop w:val="0"/>
          <w:marBottom w:val="0"/>
          <w:divBdr>
            <w:top w:val="none" w:sz="0" w:space="0" w:color="auto"/>
            <w:left w:val="none" w:sz="0" w:space="0" w:color="auto"/>
            <w:bottom w:val="none" w:sz="0" w:space="0" w:color="auto"/>
            <w:right w:val="none" w:sz="0" w:space="0" w:color="auto"/>
          </w:divBdr>
        </w:div>
        <w:div w:id="854461612">
          <w:marLeft w:val="640"/>
          <w:marRight w:val="0"/>
          <w:marTop w:val="0"/>
          <w:marBottom w:val="0"/>
          <w:divBdr>
            <w:top w:val="none" w:sz="0" w:space="0" w:color="auto"/>
            <w:left w:val="none" w:sz="0" w:space="0" w:color="auto"/>
            <w:bottom w:val="none" w:sz="0" w:space="0" w:color="auto"/>
            <w:right w:val="none" w:sz="0" w:space="0" w:color="auto"/>
          </w:divBdr>
        </w:div>
        <w:div w:id="456073074">
          <w:marLeft w:val="640"/>
          <w:marRight w:val="0"/>
          <w:marTop w:val="0"/>
          <w:marBottom w:val="0"/>
          <w:divBdr>
            <w:top w:val="none" w:sz="0" w:space="0" w:color="auto"/>
            <w:left w:val="none" w:sz="0" w:space="0" w:color="auto"/>
            <w:bottom w:val="none" w:sz="0" w:space="0" w:color="auto"/>
            <w:right w:val="none" w:sz="0" w:space="0" w:color="auto"/>
          </w:divBdr>
        </w:div>
        <w:div w:id="2089450588">
          <w:marLeft w:val="640"/>
          <w:marRight w:val="0"/>
          <w:marTop w:val="0"/>
          <w:marBottom w:val="0"/>
          <w:divBdr>
            <w:top w:val="none" w:sz="0" w:space="0" w:color="auto"/>
            <w:left w:val="none" w:sz="0" w:space="0" w:color="auto"/>
            <w:bottom w:val="none" w:sz="0" w:space="0" w:color="auto"/>
            <w:right w:val="none" w:sz="0" w:space="0" w:color="auto"/>
          </w:divBdr>
        </w:div>
        <w:div w:id="2040231988">
          <w:marLeft w:val="640"/>
          <w:marRight w:val="0"/>
          <w:marTop w:val="0"/>
          <w:marBottom w:val="0"/>
          <w:divBdr>
            <w:top w:val="none" w:sz="0" w:space="0" w:color="auto"/>
            <w:left w:val="none" w:sz="0" w:space="0" w:color="auto"/>
            <w:bottom w:val="none" w:sz="0" w:space="0" w:color="auto"/>
            <w:right w:val="none" w:sz="0" w:space="0" w:color="auto"/>
          </w:divBdr>
        </w:div>
        <w:div w:id="398872283">
          <w:marLeft w:val="640"/>
          <w:marRight w:val="0"/>
          <w:marTop w:val="0"/>
          <w:marBottom w:val="0"/>
          <w:divBdr>
            <w:top w:val="none" w:sz="0" w:space="0" w:color="auto"/>
            <w:left w:val="none" w:sz="0" w:space="0" w:color="auto"/>
            <w:bottom w:val="none" w:sz="0" w:space="0" w:color="auto"/>
            <w:right w:val="none" w:sz="0" w:space="0" w:color="auto"/>
          </w:divBdr>
        </w:div>
      </w:divsChild>
    </w:div>
    <w:div w:id="1229456609">
      <w:bodyDiv w:val="1"/>
      <w:marLeft w:val="0"/>
      <w:marRight w:val="0"/>
      <w:marTop w:val="0"/>
      <w:marBottom w:val="0"/>
      <w:divBdr>
        <w:top w:val="none" w:sz="0" w:space="0" w:color="auto"/>
        <w:left w:val="none" w:sz="0" w:space="0" w:color="auto"/>
        <w:bottom w:val="none" w:sz="0" w:space="0" w:color="auto"/>
        <w:right w:val="none" w:sz="0" w:space="0" w:color="auto"/>
      </w:divBdr>
      <w:divsChild>
        <w:div w:id="841242659">
          <w:marLeft w:val="640"/>
          <w:marRight w:val="0"/>
          <w:marTop w:val="0"/>
          <w:marBottom w:val="0"/>
          <w:divBdr>
            <w:top w:val="none" w:sz="0" w:space="0" w:color="auto"/>
            <w:left w:val="none" w:sz="0" w:space="0" w:color="auto"/>
            <w:bottom w:val="none" w:sz="0" w:space="0" w:color="auto"/>
            <w:right w:val="none" w:sz="0" w:space="0" w:color="auto"/>
          </w:divBdr>
        </w:div>
        <w:div w:id="1419524046">
          <w:marLeft w:val="640"/>
          <w:marRight w:val="0"/>
          <w:marTop w:val="0"/>
          <w:marBottom w:val="0"/>
          <w:divBdr>
            <w:top w:val="none" w:sz="0" w:space="0" w:color="auto"/>
            <w:left w:val="none" w:sz="0" w:space="0" w:color="auto"/>
            <w:bottom w:val="none" w:sz="0" w:space="0" w:color="auto"/>
            <w:right w:val="none" w:sz="0" w:space="0" w:color="auto"/>
          </w:divBdr>
        </w:div>
        <w:div w:id="1922443725">
          <w:marLeft w:val="640"/>
          <w:marRight w:val="0"/>
          <w:marTop w:val="0"/>
          <w:marBottom w:val="0"/>
          <w:divBdr>
            <w:top w:val="none" w:sz="0" w:space="0" w:color="auto"/>
            <w:left w:val="none" w:sz="0" w:space="0" w:color="auto"/>
            <w:bottom w:val="none" w:sz="0" w:space="0" w:color="auto"/>
            <w:right w:val="none" w:sz="0" w:space="0" w:color="auto"/>
          </w:divBdr>
        </w:div>
        <w:div w:id="592980052">
          <w:marLeft w:val="640"/>
          <w:marRight w:val="0"/>
          <w:marTop w:val="0"/>
          <w:marBottom w:val="0"/>
          <w:divBdr>
            <w:top w:val="none" w:sz="0" w:space="0" w:color="auto"/>
            <w:left w:val="none" w:sz="0" w:space="0" w:color="auto"/>
            <w:bottom w:val="none" w:sz="0" w:space="0" w:color="auto"/>
            <w:right w:val="none" w:sz="0" w:space="0" w:color="auto"/>
          </w:divBdr>
        </w:div>
        <w:div w:id="956719961">
          <w:marLeft w:val="640"/>
          <w:marRight w:val="0"/>
          <w:marTop w:val="0"/>
          <w:marBottom w:val="0"/>
          <w:divBdr>
            <w:top w:val="none" w:sz="0" w:space="0" w:color="auto"/>
            <w:left w:val="none" w:sz="0" w:space="0" w:color="auto"/>
            <w:bottom w:val="none" w:sz="0" w:space="0" w:color="auto"/>
            <w:right w:val="none" w:sz="0" w:space="0" w:color="auto"/>
          </w:divBdr>
        </w:div>
        <w:div w:id="1748844720">
          <w:marLeft w:val="640"/>
          <w:marRight w:val="0"/>
          <w:marTop w:val="0"/>
          <w:marBottom w:val="0"/>
          <w:divBdr>
            <w:top w:val="none" w:sz="0" w:space="0" w:color="auto"/>
            <w:left w:val="none" w:sz="0" w:space="0" w:color="auto"/>
            <w:bottom w:val="none" w:sz="0" w:space="0" w:color="auto"/>
            <w:right w:val="none" w:sz="0" w:space="0" w:color="auto"/>
          </w:divBdr>
        </w:div>
        <w:div w:id="1078941266">
          <w:marLeft w:val="640"/>
          <w:marRight w:val="0"/>
          <w:marTop w:val="0"/>
          <w:marBottom w:val="0"/>
          <w:divBdr>
            <w:top w:val="none" w:sz="0" w:space="0" w:color="auto"/>
            <w:left w:val="none" w:sz="0" w:space="0" w:color="auto"/>
            <w:bottom w:val="none" w:sz="0" w:space="0" w:color="auto"/>
            <w:right w:val="none" w:sz="0" w:space="0" w:color="auto"/>
          </w:divBdr>
        </w:div>
        <w:div w:id="688683538">
          <w:marLeft w:val="640"/>
          <w:marRight w:val="0"/>
          <w:marTop w:val="0"/>
          <w:marBottom w:val="0"/>
          <w:divBdr>
            <w:top w:val="none" w:sz="0" w:space="0" w:color="auto"/>
            <w:left w:val="none" w:sz="0" w:space="0" w:color="auto"/>
            <w:bottom w:val="none" w:sz="0" w:space="0" w:color="auto"/>
            <w:right w:val="none" w:sz="0" w:space="0" w:color="auto"/>
          </w:divBdr>
        </w:div>
        <w:div w:id="981732526">
          <w:marLeft w:val="640"/>
          <w:marRight w:val="0"/>
          <w:marTop w:val="0"/>
          <w:marBottom w:val="0"/>
          <w:divBdr>
            <w:top w:val="none" w:sz="0" w:space="0" w:color="auto"/>
            <w:left w:val="none" w:sz="0" w:space="0" w:color="auto"/>
            <w:bottom w:val="none" w:sz="0" w:space="0" w:color="auto"/>
            <w:right w:val="none" w:sz="0" w:space="0" w:color="auto"/>
          </w:divBdr>
        </w:div>
        <w:div w:id="19167871">
          <w:marLeft w:val="640"/>
          <w:marRight w:val="0"/>
          <w:marTop w:val="0"/>
          <w:marBottom w:val="0"/>
          <w:divBdr>
            <w:top w:val="none" w:sz="0" w:space="0" w:color="auto"/>
            <w:left w:val="none" w:sz="0" w:space="0" w:color="auto"/>
            <w:bottom w:val="none" w:sz="0" w:space="0" w:color="auto"/>
            <w:right w:val="none" w:sz="0" w:space="0" w:color="auto"/>
          </w:divBdr>
        </w:div>
        <w:div w:id="2040467246">
          <w:marLeft w:val="640"/>
          <w:marRight w:val="0"/>
          <w:marTop w:val="0"/>
          <w:marBottom w:val="0"/>
          <w:divBdr>
            <w:top w:val="none" w:sz="0" w:space="0" w:color="auto"/>
            <w:left w:val="none" w:sz="0" w:space="0" w:color="auto"/>
            <w:bottom w:val="none" w:sz="0" w:space="0" w:color="auto"/>
            <w:right w:val="none" w:sz="0" w:space="0" w:color="auto"/>
          </w:divBdr>
        </w:div>
        <w:div w:id="1974946534">
          <w:marLeft w:val="640"/>
          <w:marRight w:val="0"/>
          <w:marTop w:val="0"/>
          <w:marBottom w:val="0"/>
          <w:divBdr>
            <w:top w:val="none" w:sz="0" w:space="0" w:color="auto"/>
            <w:left w:val="none" w:sz="0" w:space="0" w:color="auto"/>
            <w:bottom w:val="none" w:sz="0" w:space="0" w:color="auto"/>
            <w:right w:val="none" w:sz="0" w:space="0" w:color="auto"/>
          </w:divBdr>
        </w:div>
        <w:div w:id="146361461">
          <w:marLeft w:val="640"/>
          <w:marRight w:val="0"/>
          <w:marTop w:val="0"/>
          <w:marBottom w:val="0"/>
          <w:divBdr>
            <w:top w:val="none" w:sz="0" w:space="0" w:color="auto"/>
            <w:left w:val="none" w:sz="0" w:space="0" w:color="auto"/>
            <w:bottom w:val="none" w:sz="0" w:space="0" w:color="auto"/>
            <w:right w:val="none" w:sz="0" w:space="0" w:color="auto"/>
          </w:divBdr>
        </w:div>
        <w:div w:id="1393235068">
          <w:marLeft w:val="640"/>
          <w:marRight w:val="0"/>
          <w:marTop w:val="0"/>
          <w:marBottom w:val="0"/>
          <w:divBdr>
            <w:top w:val="none" w:sz="0" w:space="0" w:color="auto"/>
            <w:left w:val="none" w:sz="0" w:space="0" w:color="auto"/>
            <w:bottom w:val="none" w:sz="0" w:space="0" w:color="auto"/>
            <w:right w:val="none" w:sz="0" w:space="0" w:color="auto"/>
          </w:divBdr>
        </w:div>
        <w:div w:id="1865946842">
          <w:marLeft w:val="640"/>
          <w:marRight w:val="0"/>
          <w:marTop w:val="0"/>
          <w:marBottom w:val="0"/>
          <w:divBdr>
            <w:top w:val="none" w:sz="0" w:space="0" w:color="auto"/>
            <w:left w:val="none" w:sz="0" w:space="0" w:color="auto"/>
            <w:bottom w:val="none" w:sz="0" w:space="0" w:color="auto"/>
            <w:right w:val="none" w:sz="0" w:space="0" w:color="auto"/>
          </w:divBdr>
        </w:div>
        <w:div w:id="695228208">
          <w:marLeft w:val="640"/>
          <w:marRight w:val="0"/>
          <w:marTop w:val="0"/>
          <w:marBottom w:val="0"/>
          <w:divBdr>
            <w:top w:val="none" w:sz="0" w:space="0" w:color="auto"/>
            <w:left w:val="none" w:sz="0" w:space="0" w:color="auto"/>
            <w:bottom w:val="none" w:sz="0" w:space="0" w:color="auto"/>
            <w:right w:val="none" w:sz="0" w:space="0" w:color="auto"/>
          </w:divBdr>
        </w:div>
        <w:div w:id="1716004463">
          <w:marLeft w:val="640"/>
          <w:marRight w:val="0"/>
          <w:marTop w:val="0"/>
          <w:marBottom w:val="0"/>
          <w:divBdr>
            <w:top w:val="none" w:sz="0" w:space="0" w:color="auto"/>
            <w:left w:val="none" w:sz="0" w:space="0" w:color="auto"/>
            <w:bottom w:val="none" w:sz="0" w:space="0" w:color="auto"/>
            <w:right w:val="none" w:sz="0" w:space="0" w:color="auto"/>
          </w:divBdr>
        </w:div>
        <w:div w:id="120467488">
          <w:marLeft w:val="640"/>
          <w:marRight w:val="0"/>
          <w:marTop w:val="0"/>
          <w:marBottom w:val="0"/>
          <w:divBdr>
            <w:top w:val="none" w:sz="0" w:space="0" w:color="auto"/>
            <w:left w:val="none" w:sz="0" w:space="0" w:color="auto"/>
            <w:bottom w:val="none" w:sz="0" w:space="0" w:color="auto"/>
            <w:right w:val="none" w:sz="0" w:space="0" w:color="auto"/>
          </w:divBdr>
        </w:div>
      </w:divsChild>
    </w:div>
    <w:div w:id="1246299283">
      <w:bodyDiv w:val="1"/>
      <w:marLeft w:val="0"/>
      <w:marRight w:val="0"/>
      <w:marTop w:val="0"/>
      <w:marBottom w:val="0"/>
      <w:divBdr>
        <w:top w:val="none" w:sz="0" w:space="0" w:color="auto"/>
        <w:left w:val="none" w:sz="0" w:space="0" w:color="auto"/>
        <w:bottom w:val="none" w:sz="0" w:space="0" w:color="auto"/>
        <w:right w:val="none" w:sz="0" w:space="0" w:color="auto"/>
      </w:divBdr>
      <w:divsChild>
        <w:div w:id="1531987291">
          <w:marLeft w:val="640"/>
          <w:marRight w:val="0"/>
          <w:marTop w:val="0"/>
          <w:marBottom w:val="0"/>
          <w:divBdr>
            <w:top w:val="none" w:sz="0" w:space="0" w:color="auto"/>
            <w:left w:val="none" w:sz="0" w:space="0" w:color="auto"/>
            <w:bottom w:val="none" w:sz="0" w:space="0" w:color="auto"/>
            <w:right w:val="none" w:sz="0" w:space="0" w:color="auto"/>
          </w:divBdr>
        </w:div>
        <w:div w:id="1259487709">
          <w:marLeft w:val="640"/>
          <w:marRight w:val="0"/>
          <w:marTop w:val="0"/>
          <w:marBottom w:val="0"/>
          <w:divBdr>
            <w:top w:val="none" w:sz="0" w:space="0" w:color="auto"/>
            <w:left w:val="none" w:sz="0" w:space="0" w:color="auto"/>
            <w:bottom w:val="none" w:sz="0" w:space="0" w:color="auto"/>
            <w:right w:val="none" w:sz="0" w:space="0" w:color="auto"/>
          </w:divBdr>
        </w:div>
        <w:div w:id="1300571220">
          <w:marLeft w:val="640"/>
          <w:marRight w:val="0"/>
          <w:marTop w:val="0"/>
          <w:marBottom w:val="0"/>
          <w:divBdr>
            <w:top w:val="none" w:sz="0" w:space="0" w:color="auto"/>
            <w:left w:val="none" w:sz="0" w:space="0" w:color="auto"/>
            <w:bottom w:val="none" w:sz="0" w:space="0" w:color="auto"/>
            <w:right w:val="none" w:sz="0" w:space="0" w:color="auto"/>
          </w:divBdr>
        </w:div>
        <w:div w:id="1348171600">
          <w:marLeft w:val="640"/>
          <w:marRight w:val="0"/>
          <w:marTop w:val="0"/>
          <w:marBottom w:val="0"/>
          <w:divBdr>
            <w:top w:val="none" w:sz="0" w:space="0" w:color="auto"/>
            <w:left w:val="none" w:sz="0" w:space="0" w:color="auto"/>
            <w:bottom w:val="none" w:sz="0" w:space="0" w:color="auto"/>
            <w:right w:val="none" w:sz="0" w:space="0" w:color="auto"/>
          </w:divBdr>
        </w:div>
        <w:div w:id="1352535852">
          <w:marLeft w:val="640"/>
          <w:marRight w:val="0"/>
          <w:marTop w:val="0"/>
          <w:marBottom w:val="0"/>
          <w:divBdr>
            <w:top w:val="none" w:sz="0" w:space="0" w:color="auto"/>
            <w:left w:val="none" w:sz="0" w:space="0" w:color="auto"/>
            <w:bottom w:val="none" w:sz="0" w:space="0" w:color="auto"/>
            <w:right w:val="none" w:sz="0" w:space="0" w:color="auto"/>
          </w:divBdr>
        </w:div>
        <w:div w:id="115221164">
          <w:marLeft w:val="640"/>
          <w:marRight w:val="0"/>
          <w:marTop w:val="0"/>
          <w:marBottom w:val="0"/>
          <w:divBdr>
            <w:top w:val="none" w:sz="0" w:space="0" w:color="auto"/>
            <w:left w:val="none" w:sz="0" w:space="0" w:color="auto"/>
            <w:bottom w:val="none" w:sz="0" w:space="0" w:color="auto"/>
            <w:right w:val="none" w:sz="0" w:space="0" w:color="auto"/>
          </w:divBdr>
        </w:div>
        <w:div w:id="1005858028">
          <w:marLeft w:val="640"/>
          <w:marRight w:val="0"/>
          <w:marTop w:val="0"/>
          <w:marBottom w:val="0"/>
          <w:divBdr>
            <w:top w:val="none" w:sz="0" w:space="0" w:color="auto"/>
            <w:left w:val="none" w:sz="0" w:space="0" w:color="auto"/>
            <w:bottom w:val="none" w:sz="0" w:space="0" w:color="auto"/>
            <w:right w:val="none" w:sz="0" w:space="0" w:color="auto"/>
          </w:divBdr>
        </w:div>
        <w:div w:id="1628655323">
          <w:marLeft w:val="640"/>
          <w:marRight w:val="0"/>
          <w:marTop w:val="0"/>
          <w:marBottom w:val="0"/>
          <w:divBdr>
            <w:top w:val="none" w:sz="0" w:space="0" w:color="auto"/>
            <w:left w:val="none" w:sz="0" w:space="0" w:color="auto"/>
            <w:bottom w:val="none" w:sz="0" w:space="0" w:color="auto"/>
            <w:right w:val="none" w:sz="0" w:space="0" w:color="auto"/>
          </w:divBdr>
        </w:div>
        <w:div w:id="966200990">
          <w:marLeft w:val="640"/>
          <w:marRight w:val="0"/>
          <w:marTop w:val="0"/>
          <w:marBottom w:val="0"/>
          <w:divBdr>
            <w:top w:val="none" w:sz="0" w:space="0" w:color="auto"/>
            <w:left w:val="none" w:sz="0" w:space="0" w:color="auto"/>
            <w:bottom w:val="none" w:sz="0" w:space="0" w:color="auto"/>
            <w:right w:val="none" w:sz="0" w:space="0" w:color="auto"/>
          </w:divBdr>
        </w:div>
      </w:divsChild>
    </w:div>
    <w:div w:id="1270820623">
      <w:bodyDiv w:val="1"/>
      <w:marLeft w:val="0"/>
      <w:marRight w:val="0"/>
      <w:marTop w:val="0"/>
      <w:marBottom w:val="0"/>
      <w:divBdr>
        <w:top w:val="none" w:sz="0" w:space="0" w:color="auto"/>
        <w:left w:val="none" w:sz="0" w:space="0" w:color="auto"/>
        <w:bottom w:val="none" w:sz="0" w:space="0" w:color="auto"/>
        <w:right w:val="none" w:sz="0" w:space="0" w:color="auto"/>
      </w:divBdr>
      <w:divsChild>
        <w:div w:id="1700427758">
          <w:marLeft w:val="640"/>
          <w:marRight w:val="0"/>
          <w:marTop w:val="0"/>
          <w:marBottom w:val="0"/>
          <w:divBdr>
            <w:top w:val="none" w:sz="0" w:space="0" w:color="auto"/>
            <w:left w:val="none" w:sz="0" w:space="0" w:color="auto"/>
            <w:bottom w:val="none" w:sz="0" w:space="0" w:color="auto"/>
            <w:right w:val="none" w:sz="0" w:space="0" w:color="auto"/>
          </w:divBdr>
        </w:div>
        <w:div w:id="305280808">
          <w:marLeft w:val="640"/>
          <w:marRight w:val="0"/>
          <w:marTop w:val="0"/>
          <w:marBottom w:val="0"/>
          <w:divBdr>
            <w:top w:val="none" w:sz="0" w:space="0" w:color="auto"/>
            <w:left w:val="none" w:sz="0" w:space="0" w:color="auto"/>
            <w:bottom w:val="none" w:sz="0" w:space="0" w:color="auto"/>
            <w:right w:val="none" w:sz="0" w:space="0" w:color="auto"/>
          </w:divBdr>
        </w:div>
        <w:div w:id="191187206">
          <w:marLeft w:val="640"/>
          <w:marRight w:val="0"/>
          <w:marTop w:val="0"/>
          <w:marBottom w:val="0"/>
          <w:divBdr>
            <w:top w:val="none" w:sz="0" w:space="0" w:color="auto"/>
            <w:left w:val="none" w:sz="0" w:space="0" w:color="auto"/>
            <w:bottom w:val="none" w:sz="0" w:space="0" w:color="auto"/>
            <w:right w:val="none" w:sz="0" w:space="0" w:color="auto"/>
          </w:divBdr>
        </w:div>
        <w:div w:id="2075815654">
          <w:marLeft w:val="640"/>
          <w:marRight w:val="0"/>
          <w:marTop w:val="0"/>
          <w:marBottom w:val="0"/>
          <w:divBdr>
            <w:top w:val="none" w:sz="0" w:space="0" w:color="auto"/>
            <w:left w:val="none" w:sz="0" w:space="0" w:color="auto"/>
            <w:bottom w:val="none" w:sz="0" w:space="0" w:color="auto"/>
            <w:right w:val="none" w:sz="0" w:space="0" w:color="auto"/>
          </w:divBdr>
        </w:div>
        <w:div w:id="512694563">
          <w:marLeft w:val="640"/>
          <w:marRight w:val="0"/>
          <w:marTop w:val="0"/>
          <w:marBottom w:val="0"/>
          <w:divBdr>
            <w:top w:val="none" w:sz="0" w:space="0" w:color="auto"/>
            <w:left w:val="none" w:sz="0" w:space="0" w:color="auto"/>
            <w:bottom w:val="none" w:sz="0" w:space="0" w:color="auto"/>
            <w:right w:val="none" w:sz="0" w:space="0" w:color="auto"/>
          </w:divBdr>
        </w:div>
        <w:div w:id="1937901315">
          <w:marLeft w:val="640"/>
          <w:marRight w:val="0"/>
          <w:marTop w:val="0"/>
          <w:marBottom w:val="0"/>
          <w:divBdr>
            <w:top w:val="none" w:sz="0" w:space="0" w:color="auto"/>
            <w:left w:val="none" w:sz="0" w:space="0" w:color="auto"/>
            <w:bottom w:val="none" w:sz="0" w:space="0" w:color="auto"/>
            <w:right w:val="none" w:sz="0" w:space="0" w:color="auto"/>
          </w:divBdr>
        </w:div>
        <w:div w:id="422995802">
          <w:marLeft w:val="640"/>
          <w:marRight w:val="0"/>
          <w:marTop w:val="0"/>
          <w:marBottom w:val="0"/>
          <w:divBdr>
            <w:top w:val="none" w:sz="0" w:space="0" w:color="auto"/>
            <w:left w:val="none" w:sz="0" w:space="0" w:color="auto"/>
            <w:bottom w:val="none" w:sz="0" w:space="0" w:color="auto"/>
            <w:right w:val="none" w:sz="0" w:space="0" w:color="auto"/>
          </w:divBdr>
        </w:div>
        <w:div w:id="283848196">
          <w:marLeft w:val="640"/>
          <w:marRight w:val="0"/>
          <w:marTop w:val="0"/>
          <w:marBottom w:val="0"/>
          <w:divBdr>
            <w:top w:val="none" w:sz="0" w:space="0" w:color="auto"/>
            <w:left w:val="none" w:sz="0" w:space="0" w:color="auto"/>
            <w:bottom w:val="none" w:sz="0" w:space="0" w:color="auto"/>
            <w:right w:val="none" w:sz="0" w:space="0" w:color="auto"/>
          </w:divBdr>
        </w:div>
        <w:div w:id="1902786444">
          <w:marLeft w:val="640"/>
          <w:marRight w:val="0"/>
          <w:marTop w:val="0"/>
          <w:marBottom w:val="0"/>
          <w:divBdr>
            <w:top w:val="none" w:sz="0" w:space="0" w:color="auto"/>
            <w:left w:val="none" w:sz="0" w:space="0" w:color="auto"/>
            <w:bottom w:val="none" w:sz="0" w:space="0" w:color="auto"/>
            <w:right w:val="none" w:sz="0" w:space="0" w:color="auto"/>
          </w:divBdr>
        </w:div>
        <w:div w:id="317849676">
          <w:marLeft w:val="640"/>
          <w:marRight w:val="0"/>
          <w:marTop w:val="0"/>
          <w:marBottom w:val="0"/>
          <w:divBdr>
            <w:top w:val="none" w:sz="0" w:space="0" w:color="auto"/>
            <w:left w:val="none" w:sz="0" w:space="0" w:color="auto"/>
            <w:bottom w:val="none" w:sz="0" w:space="0" w:color="auto"/>
            <w:right w:val="none" w:sz="0" w:space="0" w:color="auto"/>
          </w:divBdr>
        </w:div>
        <w:div w:id="2008826564">
          <w:marLeft w:val="640"/>
          <w:marRight w:val="0"/>
          <w:marTop w:val="0"/>
          <w:marBottom w:val="0"/>
          <w:divBdr>
            <w:top w:val="none" w:sz="0" w:space="0" w:color="auto"/>
            <w:left w:val="none" w:sz="0" w:space="0" w:color="auto"/>
            <w:bottom w:val="none" w:sz="0" w:space="0" w:color="auto"/>
            <w:right w:val="none" w:sz="0" w:space="0" w:color="auto"/>
          </w:divBdr>
        </w:div>
        <w:div w:id="2049648419">
          <w:marLeft w:val="640"/>
          <w:marRight w:val="0"/>
          <w:marTop w:val="0"/>
          <w:marBottom w:val="0"/>
          <w:divBdr>
            <w:top w:val="none" w:sz="0" w:space="0" w:color="auto"/>
            <w:left w:val="none" w:sz="0" w:space="0" w:color="auto"/>
            <w:bottom w:val="none" w:sz="0" w:space="0" w:color="auto"/>
            <w:right w:val="none" w:sz="0" w:space="0" w:color="auto"/>
          </w:divBdr>
        </w:div>
        <w:div w:id="205878017">
          <w:marLeft w:val="640"/>
          <w:marRight w:val="0"/>
          <w:marTop w:val="0"/>
          <w:marBottom w:val="0"/>
          <w:divBdr>
            <w:top w:val="none" w:sz="0" w:space="0" w:color="auto"/>
            <w:left w:val="none" w:sz="0" w:space="0" w:color="auto"/>
            <w:bottom w:val="none" w:sz="0" w:space="0" w:color="auto"/>
            <w:right w:val="none" w:sz="0" w:space="0" w:color="auto"/>
          </w:divBdr>
        </w:div>
        <w:div w:id="666442813">
          <w:marLeft w:val="640"/>
          <w:marRight w:val="0"/>
          <w:marTop w:val="0"/>
          <w:marBottom w:val="0"/>
          <w:divBdr>
            <w:top w:val="none" w:sz="0" w:space="0" w:color="auto"/>
            <w:left w:val="none" w:sz="0" w:space="0" w:color="auto"/>
            <w:bottom w:val="none" w:sz="0" w:space="0" w:color="auto"/>
            <w:right w:val="none" w:sz="0" w:space="0" w:color="auto"/>
          </w:divBdr>
        </w:div>
        <w:div w:id="1609972992">
          <w:marLeft w:val="640"/>
          <w:marRight w:val="0"/>
          <w:marTop w:val="0"/>
          <w:marBottom w:val="0"/>
          <w:divBdr>
            <w:top w:val="none" w:sz="0" w:space="0" w:color="auto"/>
            <w:left w:val="none" w:sz="0" w:space="0" w:color="auto"/>
            <w:bottom w:val="none" w:sz="0" w:space="0" w:color="auto"/>
            <w:right w:val="none" w:sz="0" w:space="0" w:color="auto"/>
          </w:divBdr>
        </w:div>
        <w:div w:id="1079785811">
          <w:marLeft w:val="640"/>
          <w:marRight w:val="0"/>
          <w:marTop w:val="0"/>
          <w:marBottom w:val="0"/>
          <w:divBdr>
            <w:top w:val="none" w:sz="0" w:space="0" w:color="auto"/>
            <w:left w:val="none" w:sz="0" w:space="0" w:color="auto"/>
            <w:bottom w:val="none" w:sz="0" w:space="0" w:color="auto"/>
            <w:right w:val="none" w:sz="0" w:space="0" w:color="auto"/>
          </w:divBdr>
        </w:div>
        <w:div w:id="990478185">
          <w:marLeft w:val="640"/>
          <w:marRight w:val="0"/>
          <w:marTop w:val="0"/>
          <w:marBottom w:val="0"/>
          <w:divBdr>
            <w:top w:val="none" w:sz="0" w:space="0" w:color="auto"/>
            <w:left w:val="none" w:sz="0" w:space="0" w:color="auto"/>
            <w:bottom w:val="none" w:sz="0" w:space="0" w:color="auto"/>
            <w:right w:val="none" w:sz="0" w:space="0" w:color="auto"/>
          </w:divBdr>
        </w:div>
        <w:div w:id="363290446">
          <w:marLeft w:val="640"/>
          <w:marRight w:val="0"/>
          <w:marTop w:val="0"/>
          <w:marBottom w:val="0"/>
          <w:divBdr>
            <w:top w:val="none" w:sz="0" w:space="0" w:color="auto"/>
            <w:left w:val="none" w:sz="0" w:space="0" w:color="auto"/>
            <w:bottom w:val="none" w:sz="0" w:space="0" w:color="auto"/>
            <w:right w:val="none" w:sz="0" w:space="0" w:color="auto"/>
          </w:divBdr>
        </w:div>
      </w:divsChild>
    </w:div>
    <w:div w:id="1301426750">
      <w:bodyDiv w:val="1"/>
      <w:marLeft w:val="0"/>
      <w:marRight w:val="0"/>
      <w:marTop w:val="0"/>
      <w:marBottom w:val="0"/>
      <w:divBdr>
        <w:top w:val="none" w:sz="0" w:space="0" w:color="auto"/>
        <w:left w:val="none" w:sz="0" w:space="0" w:color="auto"/>
        <w:bottom w:val="none" w:sz="0" w:space="0" w:color="auto"/>
        <w:right w:val="none" w:sz="0" w:space="0" w:color="auto"/>
      </w:divBdr>
      <w:divsChild>
        <w:div w:id="1293630476">
          <w:marLeft w:val="640"/>
          <w:marRight w:val="0"/>
          <w:marTop w:val="0"/>
          <w:marBottom w:val="0"/>
          <w:divBdr>
            <w:top w:val="none" w:sz="0" w:space="0" w:color="auto"/>
            <w:left w:val="none" w:sz="0" w:space="0" w:color="auto"/>
            <w:bottom w:val="none" w:sz="0" w:space="0" w:color="auto"/>
            <w:right w:val="none" w:sz="0" w:space="0" w:color="auto"/>
          </w:divBdr>
        </w:div>
        <w:div w:id="829058525">
          <w:marLeft w:val="640"/>
          <w:marRight w:val="0"/>
          <w:marTop w:val="0"/>
          <w:marBottom w:val="0"/>
          <w:divBdr>
            <w:top w:val="none" w:sz="0" w:space="0" w:color="auto"/>
            <w:left w:val="none" w:sz="0" w:space="0" w:color="auto"/>
            <w:bottom w:val="none" w:sz="0" w:space="0" w:color="auto"/>
            <w:right w:val="none" w:sz="0" w:space="0" w:color="auto"/>
          </w:divBdr>
        </w:div>
        <w:div w:id="1788700224">
          <w:marLeft w:val="640"/>
          <w:marRight w:val="0"/>
          <w:marTop w:val="0"/>
          <w:marBottom w:val="0"/>
          <w:divBdr>
            <w:top w:val="none" w:sz="0" w:space="0" w:color="auto"/>
            <w:left w:val="none" w:sz="0" w:space="0" w:color="auto"/>
            <w:bottom w:val="none" w:sz="0" w:space="0" w:color="auto"/>
            <w:right w:val="none" w:sz="0" w:space="0" w:color="auto"/>
          </w:divBdr>
        </w:div>
        <w:div w:id="1046685826">
          <w:marLeft w:val="640"/>
          <w:marRight w:val="0"/>
          <w:marTop w:val="0"/>
          <w:marBottom w:val="0"/>
          <w:divBdr>
            <w:top w:val="none" w:sz="0" w:space="0" w:color="auto"/>
            <w:left w:val="none" w:sz="0" w:space="0" w:color="auto"/>
            <w:bottom w:val="none" w:sz="0" w:space="0" w:color="auto"/>
            <w:right w:val="none" w:sz="0" w:space="0" w:color="auto"/>
          </w:divBdr>
        </w:div>
        <w:div w:id="668100478">
          <w:marLeft w:val="640"/>
          <w:marRight w:val="0"/>
          <w:marTop w:val="0"/>
          <w:marBottom w:val="0"/>
          <w:divBdr>
            <w:top w:val="none" w:sz="0" w:space="0" w:color="auto"/>
            <w:left w:val="none" w:sz="0" w:space="0" w:color="auto"/>
            <w:bottom w:val="none" w:sz="0" w:space="0" w:color="auto"/>
            <w:right w:val="none" w:sz="0" w:space="0" w:color="auto"/>
          </w:divBdr>
        </w:div>
        <w:div w:id="1761023193">
          <w:marLeft w:val="640"/>
          <w:marRight w:val="0"/>
          <w:marTop w:val="0"/>
          <w:marBottom w:val="0"/>
          <w:divBdr>
            <w:top w:val="none" w:sz="0" w:space="0" w:color="auto"/>
            <w:left w:val="none" w:sz="0" w:space="0" w:color="auto"/>
            <w:bottom w:val="none" w:sz="0" w:space="0" w:color="auto"/>
            <w:right w:val="none" w:sz="0" w:space="0" w:color="auto"/>
          </w:divBdr>
        </w:div>
        <w:div w:id="1144587493">
          <w:marLeft w:val="640"/>
          <w:marRight w:val="0"/>
          <w:marTop w:val="0"/>
          <w:marBottom w:val="0"/>
          <w:divBdr>
            <w:top w:val="none" w:sz="0" w:space="0" w:color="auto"/>
            <w:left w:val="none" w:sz="0" w:space="0" w:color="auto"/>
            <w:bottom w:val="none" w:sz="0" w:space="0" w:color="auto"/>
            <w:right w:val="none" w:sz="0" w:space="0" w:color="auto"/>
          </w:divBdr>
        </w:div>
        <w:div w:id="1125006197">
          <w:marLeft w:val="640"/>
          <w:marRight w:val="0"/>
          <w:marTop w:val="0"/>
          <w:marBottom w:val="0"/>
          <w:divBdr>
            <w:top w:val="none" w:sz="0" w:space="0" w:color="auto"/>
            <w:left w:val="none" w:sz="0" w:space="0" w:color="auto"/>
            <w:bottom w:val="none" w:sz="0" w:space="0" w:color="auto"/>
            <w:right w:val="none" w:sz="0" w:space="0" w:color="auto"/>
          </w:divBdr>
        </w:div>
        <w:div w:id="440538530">
          <w:marLeft w:val="640"/>
          <w:marRight w:val="0"/>
          <w:marTop w:val="0"/>
          <w:marBottom w:val="0"/>
          <w:divBdr>
            <w:top w:val="none" w:sz="0" w:space="0" w:color="auto"/>
            <w:left w:val="none" w:sz="0" w:space="0" w:color="auto"/>
            <w:bottom w:val="none" w:sz="0" w:space="0" w:color="auto"/>
            <w:right w:val="none" w:sz="0" w:space="0" w:color="auto"/>
          </w:divBdr>
        </w:div>
        <w:div w:id="1667249985">
          <w:marLeft w:val="640"/>
          <w:marRight w:val="0"/>
          <w:marTop w:val="0"/>
          <w:marBottom w:val="0"/>
          <w:divBdr>
            <w:top w:val="none" w:sz="0" w:space="0" w:color="auto"/>
            <w:left w:val="none" w:sz="0" w:space="0" w:color="auto"/>
            <w:bottom w:val="none" w:sz="0" w:space="0" w:color="auto"/>
            <w:right w:val="none" w:sz="0" w:space="0" w:color="auto"/>
          </w:divBdr>
        </w:div>
        <w:div w:id="1250389190">
          <w:marLeft w:val="640"/>
          <w:marRight w:val="0"/>
          <w:marTop w:val="0"/>
          <w:marBottom w:val="0"/>
          <w:divBdr>
            <w:top w:val="none" w:sz="0" w:space="0" w:color="auto"/>
            <w:left w:val="none" w:sz="0" w:space="0" w:color="auto"/>
            <w:bottom w:val="none" w:sz="0" w:space="0" w:color="auto"/>
            <w:right w:val="none" w:sz="0" w:space="0" w:color="auto"/>
          </w:divBdr>
        </w:div>
        <w:div w:id="513811770">
          <w:marLeft w:val="640"/>
          <w:marRight w:val="0"/>
          <w:marTop w:val="0"/>
          <w:marBottom w:val="0"/>
          <w:divBdr>
            <w:top w:val="none" w:sz="0" w:space="0" w:color="auto"/>
            <w:left w:val="none" w:sz="0" w:space="0" w:color="auto"/>
            <w:bottom w:val="none" w:sz="0" w:space="0" w:color="auto"/>
            <w:right w:val="none" w:sz="0" w:space="0" w:color="auto"/>
          </w:divBdr>
        </w:div>
        <w:div w:id="1011033015">
          <w:marLeft w:val="640"/>
          <w:marRight w:val="0"/>
          <w:marTop w:val="0"/>
          <w:marBottom w:val="0"/>
          <w:divBdr>
            <w:top w:val="none" w:sz="0" w:space="0" w:color="auto"/>
            <w:left w:val="none" w:sz="0" w:space="0" w:color="auto"/>
            <w:bottom w:val="none" w:sz="0" w:space="0" w:color="auto"/>
            <w:right w:val="none" w:sz="0" w:space="0" w:color="auto"/>
          </w:divBdr>
        </w:div>
        <w:div w:id="851337325">
          <w:marLeft w:val="640"/>
          <w:marRight w:val="0"/>
          <w:marTop w:val="0"/>
          <w:marBottom w:val="0"/>
          <w:divBdr>
            <w:top w:val="none" w:sz="0" w:space="0" w:color="auto"/>
            <w:left w:val="none" w:sz="0" w:space="0" w:color="auto"/>
            <w:bottom w:val="none" w:sz="0" w:space="0" w:color="auto"/>
            <w:right w:val="none" w:sz="0" w:space="0" w:color="auto"/>
          </w:divBdr>
        </w:div>
        <w:div w:id="1672365571">
          <w:marLeft w:val="640"/>
          <w:marRight w:val="0"/>
          <w:marTop w:val="0"/>
          <w:marBottom w:val="0"/>
          <w:divBdr>
            <w:top w:val="none" w:sz="0" w:space="0" w:color="auto"/>
            <w:left w:val="none" w:sz="0" w:space="0" w:color="auto"/>
            <w:bottom w:val="none" w:sz="0" w:space="0" w:color="auto"/>
            <w:right w:val="none" w:sz="0" w:space="0" w:color="auto"/>
          </w:divBdr>
        </w:div>
        <w:div w:id="73748067">
          <w:marLeft w:val="640"/>
          <w:marRight w:val="0"/>
          <w:marTop w:val="0"/>
          <w:marBottom w:val="0"/>
          <w:divBdr>
            <w:top w:val="none" w:sz="0" w:space="0" w:color="auto"/>
            <w:left w:val="none" w:sz="0" w:space="0" w:color="auto"/>
            <w:bottom w:val="none" w:sz="0" w:space="0" w:color="auto"/>
            <w:right w:val="none" w:sz="0" w:space="0" w:color="auto"/>
          </w:divBdr>
        </w:div>
      </w:divsChild>
    </w:div>
    <w:div w:id="1308633415">
      <w:bodyDiv w:val="1"/>
      <w:marLeft w:val="0"/>
      <w:marRight w:val="0"/>
      <w:marTop w:val="0"/>
      <w:marBottom w:val="0"/>
      <w:divBdr>
        <w:top w:val="none" w:sz="0" w:space="0" w:color="auto"/>
        <w:left w:val="none" w:sz="0" w:space="0" w:color="auto"/>
        <w:bottom w:val="none" w:sz="0" w:space="0" w:color="auto"/>
        <w:right w:val="none" w:sz="0" w:space="0" w:color="auto"/>
      </w:divBdr>
      <w:divsChild>
        <w:div w:id="918058745">
          <w:marLeft w:val="640"/>
          <w:marRight w:val="0"/>
          <w:marTop w:val="0"/>
          <w:marBottom w:val="0"/>
          <w:divBdr>
            <w:top w:val="none" w:sz="0" w:space="0" w:color="auto"/>
            <w:left w:val="none" w:sz="0" w:space="0" w:color="auto"/>
            <w:bottom w:val="none" w:sz="0" w:space="0" w:color="auto"/>
            <w:right w:val="none" w:sz="0" w:space="0" w:color="auto"/>
          </w:divBdr>
        </w:div>
        <w:div w:id="1476218218">
          <w:marLeft w:val="640"/>
          <w:marRight w:val="0"/>
          <w:marTop w:val="0"/>
          <w:marBottom w:val="0"/>
          <w:divBdr>
            <w:top w:val="none" w:sz="0" w:space="0" w:color="auto"/>
            <w:left w:val="none" w:sz="0" w:space="0" w:color="auto"/>
            <w:bottom w:val="none" w:sz="0" w:space="0" w:color="auto"/>
            <w:right w:val="none" w:sz="0" w:space="0" w:color="auto"/>
          </w:divBdr>
        </w:div>
        <w:div w:id="117602845">
          <w:marLeft w:val="640"/>
          <w:marRight w:val="0"/>
          <w:marTop w:val="0"/>
          <w:marBottom w:val="0"/>
          <w:divBdr>
            <w:top w:val="none" w:sz="0" w:space="0" w:color="auto"/>
            <w:left w:val="none" w:sz="0" w:space="0" w:color="auto"/>
            <w:bottom w:val="none" w:sz="0" w:space="0" w:color="auto"/>
            <w:right w:val="none" w:sz="0" w:space="0" w:color="auto"/>
          </w:divBdr>
        </w:div>
        <w:div w:id="1644583697">
          <w:marLeft w:val="640"/>
          <w:marRight w:val="0"/>
          <w:marTop w:val="0"/>
          <w:marBottom w:val="0"/>
          <w:divBdr>
            <w:top w:val="none" w:sz="0" w:space="0" w:color="auto"/>
            <w:left w:val="none" w:sz="0" w:space="0" w:color="auto"/>
            <w:bottom w:val="none" w:sz="0" w:space="0" w:color="auto"/>
            <w:right w:val="none" w:sz="0" w:space="0" w:color="auto"/>
          </w:divBdr>
        </w:div>
        <w:div w:id="826020067">
          <w:marLeft w:val="640"/>
          <w:marRight w:val="0"/>
          <w:marTop w:val="0"/>
          <w:marBottom w:val="0"/>
          <w:divBdr>
            <w:top w:val="none" w:sz="0" w:space="0" w:color="auto"/>
            <w:left w:val="none" w:sz="0" w:space="0" w:color="auto"/>
            <w:bottom w:val="none" w:sz="0" w:space="0" w:color="auto"/>
            <w:right w:val="none" w:sz="0" w:space="0" w:color="auto"/>
          </w:divBdr>
        </w:div>
        <w:div w:id="1628587005">
          <w:marLeft w:val="640"/>
          <w:marRight w:val="0"/>
          <w:marTop w:val="0"/>
          <w:marBottom w:val="0"/>
          <w:divBdr>
            <w:top w:val="none" w:sz="0" w:space="0" w:color="auto"/>
            <w:left w:val="none" w:sz="0" w:space="0" w:color="auto"/>
            <w:bottom w:val="none" w:sz="0" w:space="0" w:color="auto"/>
            <w:right w:val="none" w:sz="0" w:space="0" w:color="auto"/>
          </w:divBdr>
        </w:div>
      </w:divsChild>
    </w:div>
    <w:div w:id="1309935709">
      <w:bodyDiv w:val="1"/>
      <w:marLeft w:val="0"/>
      <w:marRight w:val="0"/>
      <w:marTop w:val="0"/>
      <w:marBottom w:val="0"/>
      <w:divBdr>
        <w:top w:val="none" w:sz="0" w:space="0" w:color="auto"/>
        <w:left w:val="none" w:sz="0" w:space="0" w:color="auto"/>
        <w:bottom w:val="none" w:sz="0" w:space="0" w:color="auto"/>
        <w:right w:val="none" w:sz="0" w:space="0" w:color="auto"/>
      </w:divBdr>
      <w:divsChild>
        <w:div w:id="1378817393">
          <w:marLeft w:val="640"/>
          <w:marRight w:val="0"/>
          <w:marTop w:val="0"/>
          <w:marBottom w:val="0"/>
          <w:divBdr>
            <w:top w:val="none" w:sz="0" w:space="0" w:color="auto"/>
            <w:left w:val="none" w:sz="0" w:space="0" w:color="auto"/>
            <w:bottom w:val="none" w:sz="0" w:space="0" w:color="auto"/>
            <w:right w:val="none" w:sz="0" w:space="0" w:color="auto"/>
          </w:divBdr>
        </w:div>
        <w:div w:id="371658209">
          <w:marLeft w:val="640"/>
          <w:marRight w:val="0"/>
          <w:marTop w:val="0"/>
          <w:marBottom w:val="0"/>
          <w:divBdr>
            <w:top w:val="none" w:sz="0" w:space="0" w:color="auto"/>
            <w:left w:val="none" w:sz="0" w:space="0" w:color="auto"/>
            <w:bottom w:val="none" w:sz="0" w:space="0" w:color="auto"/>
            <w:right w:val="none" w:sz="0" w:space="0" w:color="auto"/>
          </w:divBdr>
        </w:div>
        <w:div w:id="2079009441">
          <w:marLeft w:val="640"/>
          <w:marRight w:val="0"/>
          <w:marTop w:val="0"/>
          <w:marBottom w:val="0"/>
          <w:divBdr>
            <w:top w:val="none" w:sz="0" w:space="0" w:color="auto"/>
            <w:left w:val="none" w:sz="0" w:space="0" w:color="auto"/>
            <w:bottom w:val="none" w:sz="0" w:space="0" w:color="auto"/>
            <w:right w:val="none" w:sz="0" w:space="0" w:color="auto"/>
          </w:divBdr>
        </w:div>
        <w:div w:id="2091923205">
          <w:marLeft w:val="640"/>
          <w:marRight w:val="0"/>
          <w:marTop w:val="0"/>
          <w:marBottom w:val="0"/>
          <w:divBdr>
            <w:top w:val="none" w:sz="0" w:space="0" w:color="auto"/>
            <w:left w:val="none" w:sz="0" w:space="0" w:color="auto"/>
            <w:bottom w:val="none" w:sz="0" w:space="0" w:color="auto"/>
            <w:right w:val="none" w:sz="0" w:space="0" w:color="auto"/>
          </w:divBdr>
        </w:div>
        <w:div w:id="1259676067">
          <w:marLeft w:val="640"/>
          <w:marRight w:val="0"/>
          <w:marTop w:val="0"/>
          <w:marBottom w:val="0"/>
          <w:divBdr>
            <w:top w:val="none" w:sz="0" w:space="0" w:color="auto"/>
            <w:left w:val="none" w:sz="0" w:space="0" w:color="auto"/>
            <w:bottom w:val="none" w:sz="0" w:space="0" w:color="auto"/>
            <w:right w:val="none" w:sz="0" w:space="0" w:color="auto"/>
          </w:divBdr>
        </w:div>
        <w:div w:id="125780909">
          <w:marLeft w:val="640"/>
          <w:marRight w:val="0"/>
          <w:marTop w:val="0"/>
          <w:marBottom w:val="0"/>
          <w:divBdr>
            <w:top w:val="none" w:sz="0" w:space="0" w:color="auto"/>
            <w:left w:val="none" w:sz="0" w:space="0" w:color="auto"/>
            <w:bottom w:val="none" w:sz="0" w:space="0" w:color="auto"/>
            <w:right w:val="none" w:sz="0" w:space="0" w:color="auto"/>
          </w:divBdr>
        </w:div>
        <w:div w:id="1819105759">
          <w:marLeft w:val="640"/>
          <w:marRight w:val="0"/>
          <w:marTop w:val="0"/>
          <w:marBottom w:val="0"/>
          <w:divBdr>
            <w:top w:val="none" w:sz="0" w:space="0" w:color="auto"/>
            <w:left w:val="none" w:sz="0" w:space="0" w:color="auto"/>
            <w:bottom w:val="none" w:sz="0" w:space="0" w:color="auto"/>
            <w:right w:val="none" w:sz="0" w:space="0" w:color="auto"/>
          </w:divBdr>
        </w:div>
        <w:div w:id="1821462328">
          <w:marLeft w:val="640"/>
          <w:marRight w:val="0"/>
          <w:marTop w:val="0"/>
          <w:marBottom w:val="0"/>
          <w:divBdr>
            <w:top w:val="none" w:sz="0" w:space="0" w:color="auto"/>
            <w:left w:val="none" w:sz="0" w:space="0" w:color="auto"/>
            <w:bottom w:val="none" w:sz="0" w:space="0" w:color="auto"/>
            <w:right w:val="none" w:sz="0" w:space="0" w:color="auto"/>
          </w:divBdr>
        </w:div>
        <w:div w:id="949240093">
          <w:marLeft w:val="640"/>
          <w:marRight w:val="0"/>
          <w:marTop w:val="0"/>
          <w:marBottom w:val="0"/>
          <w:divBdr>
            <w:top w:val="none" w:sz="0" w:space="0" w:color="auto"/>
            <w:left w:val="none" w:sz="0" w:space="0" w:color="auto"/>
            <w:bottom w:val="none" w:sz="0" w:space="0" w:color="auto"/>
            <w:right w:val="none" w:sz="0" w:space="0" w:color="auto"/>
          </w:divBdr>
        </w:div>
        <w:div w:id="219830960">
          <w:marLeft w:val="640"/>
          <w:marRight w:val="0"/>
          <w:marTop w:val="0"/>
          <w:marBottom w:val="0"/>
          <w:divBdr>
            <w:top w:val="none" w:sz="0" w:space="0" w:color="auto"/>
            <w:left w:val="none" w:sz="0" w:space="0" w:color="auto"/>
            <w:bottom w:val="none" w:sz="0" w:space="0" w:color="auto"/>
            <w:right w:val="none" w:sz="0" w:space="0" w:color="auto"/>
          </w:divBdr>
        </w:div>
        <w:div w:id="1049039470">
          <w:marLeft w:val="640"/>
          <w:marRight w:val="0"/>
          <w:marTop w:val="0"/>
          <w:marBottom w:val="0"/>
          <w:divBdr>
            <w:top w:val="none" w:sz="0" w:space="0" w:color="auto"/>
            <w:left w:val="none" w:sz="0" w:space="0" w:color="auto"/>
            <w:bottom w:val="none" w:sz="0" w:space="0" w:color="auto"/>
            <w:right w:val="none" w:sz="0" w:space="0" w:color="auto"/>
          </w:divBdr>
        </w:div>
        <w:div w:id="521171730">
          <w:marLeft w:val="640"/>
          <w:marRight w:val="0"/>
          <w:marTop w:val="0"/>
          <w:marBottom w:val="0"/>
          <w:divBdr>
            <w:top w:val="none" w:sz="0" w:space="0" w:color="auto"/>
            <w:left w:val="none" w:sz="0" w:space="0" w:color="auto"/>
            <w:bottom w:val="none" w:sz="0" w:space="0" w:color="auto"/>
            <w:right w:val="none" w:sz="0" w:space="0" w:color="auto"/>
          </w:divBdr>
        </w:div>
        <w:div w:id="352269567">
          <w:marLeft w:val="640"/>
          <w:marRight w:val="0"/>
          <w:marTop w:val="0"/>
          <w:marBottom w:val="0"/>
          <w:divBdr>
            <w:top w:val="none" w:sz="0" w:space="0" w:color="auto"/>
            <w:left w:val="none" w:sz="0" w:space="0" w:color="auto"/>
            <w:bottom w:val="none" w:sz="0" w:space="0" w:color="auto"/>
            <w:right w:val="none" w:sz="0" w:space="0" w:color="auto"/>
          </w:divBdr>
        </w:div>
        <w:div w:id="708337453">
          <w:marLeft w:val="640"/>
          <w:marRight w:val="0"/>
          <w:marTop w:val="0"/>
          <w:marBottom w:val="0"/>
          <w:divBdr>
            <w:top w:val="none" w:sz="0" w:space="0" w:color="auto"/>
            <w:left w:val="none" w:sz="0" w:space="0" w:color="auto"/>
            <w:bottom w:val="none" w:sz="0" w:space="0" w:color="auto"/>
            <w:right w:val="none" w:sz="0" w:space="0" w:color="auto"/>
          </w:divBdr>
        </w:div>
        <w:div w:id="1498839583">
          <w:marLeft w:val="640"/>
          <w:marRight w:val="0"/>
          <w:marTop w:val="0"/>
          <w:marBottom w:val="0"/>
          <w:divBdr>
            <w:top w:val="none" w:sz="0" w:space="0" w:color="auto"/>
            <w:left w:val="none" w:sz="0" w:space="0" w:color="auto"/>
            <w:bottom w:val="none" w:sz="0" w:space="0" w:color="auto"/>
            <w:right w:val="none" w:sz="0" w:space="0" w:color="auto"/>
          </w:divBdr>
        </w:div>
        <w:div w:id="900093058">
          <w:marLeft w:val="640"/>
          <w:marRight w:val="0"/>
          <w:marTop w:val="0"/>
          <w:marBottom w:val="0"/>
          <w:divBdr>
            <w:top w:val="none" w:sz="0" w:space="0" w:color="auto"/>
            <w:left w:val="none" w:sz="0" w:space="0" w:color="auto"/>
            <w:bottom w:val="none" w:sz="0" w:space="0" w:color="auto"/>
            <w:right w:val="none" w:sz="0" w:space="0" w:color="auto"/>
          </w:divBdr>
        </w:div>
        <w:div w:id="310986002">
          <w:marLeft w:val="640"/>
          <w:marRight w:val="0"/>
          <w:marTop w:val="0"/>
          <w:marBottom w:val="0"/>
          <w:divBdr>
            <w:top w:val="none" w:sz="0" w:space="0" w:color="auto"/>
            <w:left w:val="none" w:sz="0" w:space="0" w:color="auto"/>
            <w:bottom w:val="none" w:sz="0" w:space="0" w:color="auto"/>
            <w:right w:val="none" w:sz="0" w:space="0" w:color="auto"/>
          </w:divBdr>
        </w:div>
      </w:divsChild>
    </w:div>
    <w:div w:id="1351641557">
      <w:bodyDiv w:val="1"/>
      <w:marLeft w:val="0"/>
      <w:marRight w:val="0"/>
      <w:marTop w:val="0"/>
      <w:marBottom w:val="0"/>
      <w:divBdr>
        <w:top w:val="none" w:sz="0" w:space="0" w:color="auto"/>
        <w:left w:val="none" w:sz="0" w:space="0" w:color="auto"/>
        <w:bottom w:val="none" w:sz="0" w:space="0" w:color="auto"/>
        <w:right w:val="none" w:sz="0" w:space="0" w:color="auto"/>
      </w:divBdr>
      <w:divsChild>
        <w:div w:id="1392734135">
          <w:marLeft w:val="640"/>
          <w:marRight w:val="0"/>
          <w:marTop w:val="0"/>
          <w:marBottom w:val="0"/>
          <w:divBdr>
            <w:top w:val="none" w:sz="0" w:space="0" w:color="auto"/>
            <w:left w:val="none" w:sz="0" w:space="0" w:color="auto"/>
            <w:bottom w:val="none" w:sz="0" w:space="0" w:color="auto"/>
            <w:right w:val="none" w:sz="0" w:space="0" w:color="auto"/>
          </w:divBdr>
        </w:div>
        <w:div w:id="1670329848">
          <w:marLeft w:val="640"/>
          <w:marRight w:val="0"/>
          <w:marTop w:val="0"/>
          <w:marBottom w:val="0"/>
          <w:divBdr>
            <w:top w:val="none" w:sz="0" w:space="0" w:color="auto"/>
            <w:left w:val="none" w:sz="0" w:space="0" w:color="auto"/>
            <w:bottom w:val="none" w:sz="0" w:space="0" w:color="auto"/>
            <w:right w:val="none" w:sz="0" w:space="0" w:color="auto"/>
          </w:divBdr>
        </w:div>
        <w:div w:id="1951425771">
          <w:marLeft w:val="640"/>
          <w:marRight w:val="0"/>
          <w:marTop w:val="0"/>
          <w:marBottom w:val="0"/>
          <w:divBdr>
            <w:top w:val="none" w:sz="0" w:space="0" w:color="auto"/>
            <w:left w:val="none" w:sz="0" w:space="0" w:color="auto"/>
            <w:bottom w:val="none" w:sz="0" w:space="0" w:color="auto"/>
            <w:right w:val="none" w:sz="0" w:space="0" w:color="auto"/>
          </w:divBdr>
        </w:div>
        <w:div w:id="1011832312">
          <w:marLeft w:val="640"/>
          <w:marRight w:val="0"/>
          <w:marTop w:val="0"/>
          <w:marBottom w:val="0"/>
          <w:divBdr>
            <w:top w:val="none" w:sz="0" w:space="0" w:color="auto"/>
            <w:left w:val="none" w:sz="0" w:space="0" w:color="auto"/>
            <w:bottom w:val="none" w:sz="0" w:space="0" w:color="auto"/>
            <w:right w:val="none" w:sz="0" w:space="0" w:color="auto"/>
          </w:divBdr>
        </w:div>
        <w:div w:id="653729249">
          <w:marLeft w:val="640"/>
          <w:marRight w:val="0"/>
          <w:marTop w:val="0"/>
          <w:marBottom w:val="0"/>
          <w:divBdr>
            <w:top w:val="none" w:sz="0" w:space="0" w:color="auto"/>
            <w:left w:val="none" w:sz="0" w:space="0" w:color="auto"/>
            <w:bottom w:val="none" w:sz="0" w:space="0" w:color="auto"/>
            <w:right w:val="none" w:sz="0" w:space="0" w:color="auto"/>
          </w:divBdr>
        </w:div>
        <w:div w:id="1504471122">
          <w:marLeft w:val="640"/>
          <w:marRight w:val="0"/>
          <w:marTop w:val="0"/>
          <w:marBottom w:val="0"/>
          <w:divBdr>
            <w:top w:val="none" w:sz="0" w:space="0" w:color="auto"/>
            <w:left w:val="none" w:sz="0" w:space="0" w:color="auto"/>
            <w:bottom w:val="none" w:sz="0" w:space="0" w:color="auto"/>
            <w:right w:val="none" w:sz="0" w:space="0" w:color="auto"/>
          </w:divBdr>
        </w:div>
        <w:div w:id="1146359951">
          <w:marLeft w:val="640"/>
          <w:marRight w:val="0"/>
          <w:marTop w:val="0"/>
          <w:marBottom w:val="0"/>
          <w:divBdr>
            <w:top w:val="none" w:sz="0" w:space="0" w:color="auto"/>
            <w:left w:val="none" w:sz="0" w:space="0" w:color="auto"/>
            <w:bottom w:val="none" w:sz="0" w:space="0" w:color="auto"/>
            <w:right w:val="none" w:sz="0" w:space="0" w:color="auto"/>
          </w:divBdr>
        </w:div>
        <w:div w:id="1344355577">
          <w:marLeft w:val="640"/>
          <w:marRight w:val="0"/>
          <w:marTop w:val="0"/>
          <w:marBottom w:val="0"/>
          <w:divBdr>
            <w:top w:val="none" w:sz="0" w:space="0" w:color="auto"/>
            <w:left w:val="none" w:sz="0" w:space="0" w:color="auto"/>
            <w:bottom w:val="none" w:sz="0" w:space="0" w:color="auto"/>
            <w:right w:val="none" w:sz="0" w:space="0" w:color="auto"/>
          </w:divBdr>
        </w:div>
        <w:div w:id="1035158788">
          <w:marLeft w:val="640"/>
          <w:marRight w:val="0"/>
          <w:marTop w:val="0"/>
          <w:marBottom w:val="0"/>
          <w:divBdr>
            <w:top w:val="none" w:sz="0" w:space="0" w:color="auto"/>
            <w:left w:val="none" w:sz="0" w:space="0" w:color="auto"/>
            <w:bottom w:val="none" w:sz="0" w:space="0" w:color="auto"/>
            <w:right w:val="none" w:sz="0" w:space="0" w:color="auto"/>
          </w:divBdr>
        </w:div>
        <w:div w:id="1065372507">
          <w:marLeft w:val="640"/>
          <w:marRight w:val="0"/>
          <w:marTop w:val="0"/>
          <w:marBottom w:val="0"/>
          <w:divBdr>
            <w:top w:val="none" w:sz="0" w:space="0" w:color="auto"/>
            <w:left w:val="none" w:sz="0" w:space="0" w:color="auto"/>
            <w:bottom w:val="none" w:sz="0" w:space="0" w:color="auto"/>
            <w:right w:val="none" w:sz="0" w:space="0" w:color="auto"/>
          </w:divBdr>
        </w:div>
        <w:div w:id="1990666526">
          <w:marLeft w:val="640"/>
          <w:marRight w:val="0"/>
          <w:marTop w:val="0"/>
          <w:marBottom w:val="0"/>
          <w:divBdr>
            <w:top w:val="none" w:sz="0" w:space="0" w:color="auto"/>
            <w:left w:val="none" w:sz="0" w:space="0" w:color="auto"/>
            <w:bottom w:val="none" w:sz="0" w:space="0" w:color="auto"/>
            <w:right w:val="none" w:sz="0" w:space="0" w:color="auto"/>
          </w:divBdr>
        </w:div>
        <w:div w:id="188616261">
          <w:marLeft w:val="640"/>
          <w:marRight w:val="0"/>
          <w:marTop w:val="0"/>
          <w:marBottom w:val="0"/>
          <w:divBdr>
            <w:top w:val="none" w:sz="0" w:space="0" w:color="auto"/>
            <w:left w:val="none" w:sz="0" w:space="0" w:color="auto"/>
            <w:bottom w:val="none" w:sz="0" w:space="0" w:color="auto"/>
            <w:right w:val="none" w:sz="0" w:space="0" w:color="auto"/>
          </w:divBdr>
        </w:div>
        <w:div w:id="155271341">
          <w:marLeft w:val="640"/>
          <w:marRight w:val="0"/>
          <w:marTop w:val="0"/>
          <w:marBottom w:val="0"/>
          <w:divBdr>
            <w:top w:val="none" w:sz="0" w:space="0" w:color="auto"/>
            <w:left w:val="none" w:sz="0" w:space="0" w:color="auto"/>
            <w:bottom w:val="none" w:sz="0" w:space="0" w:color="auto"/>
            <w:right w:val="none" w:sz="0" w:space="0" w:color="auto"/>
          </w:divBdr>
        </w:div>
        <w:div w:id="899287917">
          <w:marLeft w:val="640"/>
          <w:marRight w:val="0"/>
          <w:marTop w:val="0"/>
          <w:marBottom w:val="0"/>
          <w:divBdr>
            <w:top w:val="none" w:sz="0" w:space="0" w:color="auto"/>
            <w:left w:val="none" w:sz="0" w:space="0" w:color="auto"/>
            <w:bottom w:val="none" w:sz="0" w:space="0" w:color="auto"/>
            <w:right w:val="none" w:sz="0" w:space="0" w:color="auto"/>
          </w:divBdr>
        </w:div>
        <w:div w:id="1513295584">
          <w:marLeft w:val="640"/>
          <w:marRight w:val="0"/>
          <w:marTop w:val="0"/>
          <w:marBottom w:val="0"/>
          <w:divBdr>
            <w:top w:val="none" w:sz="0" w:space="0" w:color="auto"/>
            <w:left w:val="none" w:sz="0" w:space="0" w:color="auto"/>
            <w:bottom w:val="none" w:sz="0" w:space="0" w:color="auto"/>
            <w:right w:val="none" w:sz="0" w:space="0" w:color="auto"/>
          </w:divBdr>
        </w:div>
        <w:div w:id="1104836684">
          <w:marLeft w:val="640"/>
          <w:marRight w:val="0"/>
          <w:marTop w:val="0"/>
          <w:marBottom w:val="0"/>
          <w:divBdr>
            <w:top w:val="none" w:sz="0" w:space="0" w:color="auto"/>
            <w:left w:val="none" w:sz="0" w:space="0" w:color="auto"/>
            <w:bottom w:val="none" w:sz="0" w:space="0" w:color="auto"/>
            <w:right w:val="none" w:sz="0" w:space="0" w:color="auto"/>
          </w:divBdr>
        </w:div>
        <w:div w:id="629214778">
          <w:marLeft w:val="640"/>
          <w:marRight w:val="0"/>
          <w:marTop w:val="0"/>
          <w:marBottom w:val="0"/>
          <w:divBdr>
            <w:top w:val="none" w:sz="0" w:space="0" w:color="auto"/>
            <w:left w:val="none" w:sz="0" w:space="0" w:color="auto"/>
            <w:bottom w:val="none" w:sz="0" w:space="0" w:color="auto"/>
            <w:right w:val="none" w:sz="0" w:space="0" w:color="auto"/>
          </w:divBdr>
        </w:div>
      </w:divsChild>
    </w:div>
    <w:div w:id="1370836281">
      <w:bodyDiv w:val="1"/>
      <w:marLeft w:val="0"/>
      <w:marRight w:val="0"/>
      <w:marTop w:val="0"/>
      <w:marBottom w:val="0"/>
      <w:divBdr>
        <w:top w:val="none" w:sz="0" w:space="0" w:color="auto"/>
        <w:left w:val="none" w:sz="0" w:space="0" w:color="auto"/>
        <w:bottom w:val="none" w:sz="0" w:space="0" w:color="auto"/>
        <w:right w:val="none" w:sz="0" w:space="0" w:color="auto"/>
      </w:divBdr>
      <w:divsChild>
        <w:div w:id="661392831">
          <w:marLeft w:val="640"/>
          <w:marRight w:val="0"/>
          <w:marTop w:val="0"/>
          <w:marBottom w:val="0"/>
          <w:divBdr>
            <w:top w:val="none" w:sz="0" w:space="0" w:color="auto"/>
            <w:left w:val="none" w:sz="0" w:space="0" w:color="auto"/>
            <w:bottom w:val="none" w:sz="0" w:space="0" w:color="auto"/>
            <w:right w:val="none" w:sz="0" w:space="0" w:color="auto"/>
          </w:divBdr>
        </w:div>
        <w:div w:id="1629243581">
          <w:marLeft w:val="640"/>
          <w:marRight w:val="0"/>
          <w:marTop w:val="0"/>
          <w:marBottom w:val="0"/>
          <w:divBdr>
            <w:top w:val="none" w:sz="0" w:space="0" w:color="auto"/>
            <w:left w:val="none" w:sz="0" w:space="0" w:color="auto"/>
            <w:bottom w:val="none" w:sz="0" w:space="0" w:color="auto"/>
            <w:right w:val="none" w:sz="0" w:space="0" w:color="auto"/>
          </w:divBdr>
        </w:div>
        <w:div w:id="152066098">
          <w:marLeft w:val="640"/>
          <w:marRight w:val="0"/>
          <w:marTop w:val="0"/>
          <w:marBottom w:val="0"/>
          <w:divBdr>
            <w:top w:val="none" w:sz="0" w:space="0" w:color="auto"/>
            <w:left w:val="none" w:sz="0" w:space="0" w:color="auto"/>
            <w:bottom w:val="none" w:sz="0" w:space="0" w:color="auto"/>
            <w:right w:val="none" w:sz="0" w:space="0" w:color="auto"/>
          </w:divBdr>
        </w:div>
        <w:div w:id="167139575">
          <w:marLeft w:val="640"/>
          <w:marRight w:val="0"/>
          <w:marTop w:val="0"/>
          <w:marBottom w:val="0"/>
          <w:divBdr>
            <w:top w:val="none" w:sz="0" w:space="0" w:color="auto"/>
            <w:left w:val="none" w:sz="0" w:space="0" w:color="auto"/>
            <w:bottom w:val="none" w:sz="0" w:space="0" w:color="auto"/>
            <w:right w:val="none" w:sz="0" w:space="0" w:color="auto"/>
          </w:divBdr>
        </w:div>
        <w:div w:id="734084156">
          <w:marLeft w:val="640"/>
          <w:marRight w:val="0"/>
          <w:marTop w:val="0"/>
          <w:marBottom w:val="0"/>
          <w:divBdr>
            <w:top w:val="none" w:sz="0" w:space="0" w:color="auto"/>
            <w:left w:val="none" w:sz="0" w:space="0" w:color="auto"/>
            <w:bottom w:val="none" w:sz="0" w:space="0" w:color="auto"/>
            <w:right w:val="none" w:sz="0" w:space="0" w:color="auto"/>
          </w:divBdr>
        </w:div>
      </w:divsChild>
    </w:div>
    <w:div w:id="1380323210">
      <w:bodyDiv w:val="1"/>
      <w:marLeft w:val="0"/>
      <w:marRight w:val="0"/>
      <w:marTop w:val="0"/>
      <w:marBottom w:val="0"/>
      <w:divBdr>
        <w:top w:val="none" w:sz="0" w:space="0" w:color="auto"/>
        <w:left w:val="none" w:sz="0" w:space="0" w:color="auto"/>
        <w:bottom w:val="none" w:sz="0" w:space="0" w:color="auto"/>
        <w:right w:val="none" w:sz="0" w:space="0" w:color="auto"/>
      </w:divBdr>
    </w:div>
    <w:div w:id="1386679959">
      <w:bodyDiv w:val="1"/>
      <w:marLeft w:val="0"/>
      <w:marRight w:val="0"/>
      <w:marTop w:val="0"/>
      <w:marBottom w:val="0"/>
      <w:divBdr>
        <w:top w:val="none" w:sz="0" w:space="0" w:color="auto"/>
        <w:left w:val="none" w:sz="0" w:space="0" w:color="auto"/>
        <w:bottom w:val="none" w:sz="0" w:space="0" w:color="auto"/>
        <w:right w:val="none" w:sz="0" w:space="0" w:color="auto"/>
      </w:divBdr>
      <w:divsChild>
        <w:div w:id="1094668172">
          <w:marLeft w:val="640"/>
          <w:marRight w:val="0"/>
          <w:marTop w:val="0"/>
          <w:marBottom w:val="0"/>
          <w:divBdr>
            <w:top w:val="none" w:sz="0" w:space="0" w:color="auto"/>
            <w:left w:val="none" w:sz="0" w:space="0" w:color="auto"/>
            <w:bottom w:val="none" w:sz="0" w:space="0" w:color="auto"/>
            <w:right w:val="none" w:sz="0" w:space="0" w:color="auto"/>
          </w:divBdr>
        </w:div>
        <w:div w:id="1469741201">
          <w:marLeft w:val="640"/>
          <w:marRight w:val="0"/>
          <w:marTop w:val="0"/>
          <w:marBottom w:val="0"/>
          <w:divBdr>
            <w:top w:val="none" w:sz="0" w:space="0" w:color="auto"/>
            <w:left w:val="none" w:sz="0" w:space="0" w:color="auto"/>
            <w:bottom w:val="none" w:sz="0" w:space="0" w:color="auto"/>
            <w:right w:val="none" w:sz="0" w:space="0" w:color="auto"/>
          </w:divBdr>
        </w:div>
        <w:div w:id="127287916">
          <w:marLeft w:val="640"/>
          <w:marRight w:val="0"/>
          <w:marTop w:val="0"/>
          <w:marBottom w:val="0"/>
          <w:divBdr>
            <w:top w:val="none" w:sz="0" w:space="0" w:color="auto"/>
            <w:left w:val="none" w:sz="0" w:space="0" w:color="auto"/>
            <w:bottom w:val="none" w:sz="0" w:space="0" w:color="auto"/>
            <w:right w:val="none" w:sz="0" w:space="0" w:color="auto"/>
          </w:divBdr>
        </w:div>
      </w:divsChild>
    </w:div>
    <w:div w:id="1387340957">
      <w:bodyDiv w:val="1"/>
      <w:marLeft w:val="0"/>
      <w:marRight w:val="0"/>
      <w:marTop w:val="0"/>
      <w:marBottom w:val="0"/>
      <w:divBdr>
        <w:top w:val="none" w:sz="0" w:space="0" w:color="auto"/>
        <w:left w:val="none" w:sz="0" w:space="0" w:color="auto"/>
        <w:bottom w:val="none" w:sz="0" w:space="0" w:color="auto"/>
        <w:right w:val="none" w:sz="0" w:space="0" w:color="auto"/>
      </w:divBdr>
      <w:divsChild>
        <w:div w:id="1056735169">
          <w:marLeft w:val="640"/>
          <w:marRight w:val="0"/>
          <w:marTop w:val="0"/>
          <w:marBottom w:val="0"/>
          <w:divBdr>
            <w:top w:val="none" w:sz="0" w:space="0" w:color="auto"/>
            <w:left w:val="none" w:sz="0" w:space="0" w:color="auto"/>
            <w:bottom w:val="none" w:sz="0" w:space="0" w:color="auto"/>
            <w:right w:val="none" w:sz="0" w:space="0" w:color="auto"/>
          </w:divBdr>
        </w:div>
        <w:div w:id="1215586034">
          <w:marLeft w:val="640"/>
          <w:marRight w:val="0"/>
          <w:marTop w:val="0"/>
          <w:marBottom w:val="0"/>
          <w:divBdr>
            <w:top w:val="none" w:sz="0" w:space="0" w:color="auto"/>
            <w:left w:val="none" w:sz="0" w:space="0" w:color="auto"/>
            <w:bottom w:val="none" w:sz="0" w:space="0" w:color="auto"/>
            <w:right w:val="none" w:sz="0" w:space="0" w:color="auto"/>
          </w:divBdr>
        </w:div>
        <w:div w:id="177933118">
          <w:marLeft w:val="640"/>
          <w:marRight w:val="0"/>
          <w:marTop w:val="0"/>
          <w:marBottom w:val="0"/>
          <w:divBdr>
            <w:top w:val="none" w:sz="0" w:space="0" w:color="auto"/>
            <w:left w:val="none" w:sz="0" w:space="0" w:color="auto"/>
            <w:bottom w:val="none" w:sz="0" w:space="0" w:color="auto"/>
            <w:right w:val="none" w:sz="0" w:space="0" w:color="auto"/>
          </w:divBdr>
        </w:div>
        <w:div w:id="1691252131">
          <w:marLeft w:val="640"/>
          <w:marRight w:val="0"/>
          <w:marTop w:val="0"/>
          <w:marBottom w:val="0"/>
          <w:divBdr>
            <w:top w:val="none" w:sz="0" w:space="0" w:color="auto"/>
            <w:left w:val="none" w:sz="0" w:space="0" w:color="auto"/>
            <w:bottom w:val="none" w:sz="0" w:space="0" w:color="auto"/>
            <w:right w:val="none" w:sz="0" w:space="0" w:color="auto"/>
          </w:divBdr>
        </w:div>
        <w:div w:id="390811698">
          <w:marLeft w:val="640"/>
          <w:marRight w:val="0"/>
          <w:marTop w:val="0"/>
          <w:marBottom w:val="0"/>
          <w:divBdr>
            <w:top w:val="none" w:sz="0" w:space="0" w:color="auto"/>
            <w:left w:val="none" w:sz="0" w:space="0" w:color="auto"/>
            <w:bottom w:val="none" w:sz="0" w:space="0" w:color="auto"/>
            <w:right w:val="none" w:sz="0" w:space="0" w:color="auto"/>
          </w:divBdr>
        </w:div>
        <w:div w:id="941840692">
          <w:marLeft w:val="640"/>
          <w:marRight w:val="0"/>
          <w:marTop w:val="0"/>
          <w:marBottom w:val="0"/>
          <w:divBdr>
            <w:top w:val="none" w:sz="0" w:space="0" w:color="auto"/>
            <w:left w:val="none" w:sz="0" w:space="0" w:color="auto"/>
            <w:bottom w:val="none" w:sz="0" w:space="0" w:color="auto"/>
            <w:right w:val="none" w:sz="0" w:space="0" w:color="auto"/>
          </w:divBdr>
        </w:div>
        <w:div w:id="1092706588">
          <w:marLeft w:val="640"/>
          <w:marRight w:val="0"/>
          <w:marTop w:val="0"/>
          <w:marBottom w:val="0"/>
          <w:divBdr>
            <w:top w:val="none" w:sz="0" w:space="0" w:color="auto"/>
            <w:left w:val="none" w:sz="0" w:space="0" w:color="auto"/>
            <w:bottom w:val="none" w:sz="0" w:space="0" w:color="auto"/>
            <w:right w:val="none" w:sz="0" w:space="0" w:color="auto"/>
          </w:divBdr>
        </w:div>
        <w:div w:id="514853779">
          <w:marLeft w:val="640"/>
          <w:marRight w:val="0"/>
          <w:marTop w:val="0"/>
          <w:marBottom w:val="0"/>
          <w:divBdr>
            <w:top w:val="none" w:sz="0" w:space="0" w:color="auto"/>
            <w:left w:val="none" w:sz="0" w:space="0" w:color="auto"/>
            <w:bottom w:val="none" w:sz="0" w:space="0" w:color="auto"/>
            <w:right w:val="none" w:sz="0" w:space="0" w:color="auto"/>
          </w:divBdr>
        </w:div>
        <w:div w:id="131674903">
          <w:marLeft w:val="640"/>
          <w:marRight w:val="0"/>
          <w:marTop w:val="0"/>
          <w:marBottom w:val="0"/>
          <w:divBdr>
            <w:top w:val="none" w:sz="0" w:space="0" w:color="auto"/>
            <w:left w:val="none" w:sz="0" w:space="0" w:color="auto"/>
            <w:bottom w:val="none" w:sz="0" w:space="0" w:color="auto"/>
            <w:right w:val="none" w:sz="0" w:space="0" w:color="auto"/>
          </w:divBdr>
        </w:div>
        <w:div w:id="353918711">
          <w:marLeft w:val="640"/>
          <w:marRight w:val="0"/>
          <w:marTop w:val="0"/>
          <w:marBottom w:val="0"/>
          <w:divBdr>
            <w:top w:val="none" w:sz="0" w:space="0" w:color="auto"/>
            <w:left w:val="none" w:sz="0" w:space="0" w:color="auto"/>
            <w:bottom w:val="none" w:sz="0" w:space="0" w:color="auto"/>
            <w:right w:val="none" w:sz="0" w:space="0" w:color="auto"/>
          </w:divBdr>
        </w:div>
        <w:div w:id="1156461407">
          <w:marLeft w:val="640"/>
          <w:marRight w:val="0"/>
          <w:marTop w:val="0"/>
          <w:marBottom w:val="0"/>
          <w:divBdr>
            <w:top w:val="none" w:sz="0" w:space="0" w:color="auto"/>
            <w:left w:val="none" w:sz="0" w:space="0" w:color="auto"/>
            <w:bottom w:val="none" w:sz="0" w:space="0" w:color="auto"/>
            <w:right w:val="none" w:sz="0" w:space="0" w:color="auto"/>
          </w:divBdr>
        </w:div>
        <w:div w:id="1455752647">
          <w:marLeft w:val="640"/>
          <w:marRight w:val="0"/>
          <w:marTop w:val="0"/>
          <w:marBottom w:val="0"/>
          <w:divBdr>
            <w:top w:val="none" w:sz="0" w:space="0" w:color="auto"/>
            <w:left w:val="none" w:sz="0" w:space="0" w:color="auto"/>
            <w:bottom w:val="none" w:sz="0" w:space="0" w:color="auto"/>
            <w:right w:val="none" w:sz="0" w:space="0" w:color="auto"/>
          </w:divBdr>
        </w:div>
        <w:div w:id="619071822">
          <w:marLeft w:val="640"/>
          <w:marRight w:val="0"/>
          <w:marTop w:val="0"/>
          <w:marBottom w:val="0"/>
          <w:divBdr>
            <w:top w:val="none" w:sz="0" w:space="0" w:color="auto"/>
            <w:left w:val="none" w:sz="0" w:space="0" w:color="auto"/>
            <w:bottom w:val="none" w:sz="0" w:space="0" w:color="auto"/>
            <w:right w:val="none" w:sz="0" w:space="0" w:color="auto"/>
          </w:divBdr>
        </w:div>
      </w:divsChild>
    </w:div>
    <w:div w:id="1403872917">
      <w:bodyDiv w:val="1"/>
      <w:marLeft w:val="0"/>
      <w:marRight w:val="0"/>
      <w:marTop w:val="0"/>
      <w:marBottom w:val="0"/>
      <w:divBdr>
        <w:top w:val="none" w:sz="0" w:space="0" w:color="auto"/>
        <w:left w:val="none" w:sz="0" w:space="0" w:color="auto"/>
        <w:bottom w:val="none" w:sz="0" w:space="0" w:color="auto"/>
        <w:right w:val="none" w:sz="0" w:space="0" w:color="auto"/>
      </w:divBdr>
      <w:divsChild>
        <w:div w:id="801583201">
          <w:marLeft w:val="640"/>
          <w:marRight w:val="0"/>
          <w:marTop w:val="0"/>
          <w:marBottom w:val="0"/>
          <w:divBdr>
            <w:top w:val="none" w:sz="0" w:space="0" w:color="auto"/>
            <w:left w:val="none" w:sz="0" w:space="0" w:color="auto"/>
            <w:bottom w:val="none" w:sz="0" w:space="0" w:color="auto"/>
            <w:right w:val="none" w:sz="0" w:space="0" w:color="auto"/>
          </w:divBdr>
        </w:div>
        <w:div w:id="286930139">
          <w:marLeft w:val="640"/>
          <w:marRight w:val="0"/>
          <w:marTop w:val="0"/>
          <w:marBottom w:val="0"/>
          <w:divBdr>
            <w:top w:val="none" w:sz="0" w:space="0" w:color="auto"/>
            <w:left w:val="none" w:sz="0" w:space="0" w:color="auto"/>
            <w:bottom w:val="none" w:sz="0" w:space="0" w:color="auto"/>
            <w:right w:val="none" w:sz="0" w:space="0" w:color="auto"/>
          </w:divBdr>
        </w:div>
        <w:div w:id="1557620467">
          <w:marLeft w:val="640"/>
          <w:marRight w:val="0"/>
          <w:marTop w:val="0"/>
          <w:marBottom w:val="0"/>
          <w:divBdr>
            <w:top w:val="none" w:sz="0" w:space="0" w:color="auto"/>
            <w:left w:val="none" w:sz="0" w:space="0" w:color="auto"/>
            <w:bottom w:val="none" w:sz="0" w:space="0" w:color="auto"/>
            <w:right w:val="none" w:sz="0" w:space="0" w:color="auto"/>
          </w:divBdr>
        </w:div>
        <w:div w:id="392654266">
          <w:marLeft w:val="640"/>
          <w:marRight w:val="0"/>
          <w:marTop w:val="0"/>
          <w:marBottom w:val="0"/>
          <w:divBdr>
            <w:top w:val="none" w:sz="0" w:space="0" w:color="auto"/>
            <w:left w:val="none" w:sz="0" w:space="0" w:color="auto"/>
            <w:bottom w:val="none" w:sz="0" w:space="0" w:color="auto"/>
            <w:right w:val="none" w:sz="0" w:space="0" w:color="auto"/>
          </w:divBdr>
        </w:div>
        <w:div w:id="427776148">
          <w:marLeft w:val="640"/>
          <w:marRight w:val="0"/>
          <w:marTop w:val="0"/>
          <w:marBottom w:val="0"/>
          <w:divBdr>
            <w:top w:val="none" w:sz="0" w:space="0" w:color="auto"/>
            <w:left w:val="none" w:sz="0" w:space="0" w:color="auto"/>
            <w:bottom w:val="none" w:sz="0" w:space="0" w:color="auto"/>
            <w:right w:val="none" w:sz="0" w:space="0" w:color="auto"/>
          </w:divBdr>
        </w:div>
        <w:div w:id="1173379600">
          <w:marLeft w:val="640"/>
          <w:marRight w:val="0"/>
          <w:marTop w:val="0"/>
          <w:marBottom w:val="0"/>
          <w:divBdr>
            <w:top w:val="none" w:sz="0" w:space="0" w:color="auto"/>
            <w:left w:val="none" w:sz="0" w:space="0" w:color="auto"/>
            <w:bottom w:val="none" w:sz="0" w:space="0" w:color="auto"/>
            <w:right w:val="none" w:sz="0" w:space="0" w:color="auto"/>
          </w:divBdr>
        </w:div>
        <w:div w:id="847793690">
          <w:marLeft w:val="640"/>
          <w:marRight w:val="0"/>
          <w:marTop w:val="0"/>
          <w:marBottom w:val="0"/>
          <w:divBdr>
            <w:top w:val="none" w:sz="0" w:space="0" w:color="auto"/>
            <w:left w:val="none" w:sz="0" w:space="0" w:color="auto"/>
            <w:bottom w:val="none" w:sz="0" w:space="0" w:color="auto"/>
            <w:right w:val="none" w:sz="0" w:space="0" w:color="auto"/>
          </w:divBdr>
        </w:div>
        <w:div w:id="1395662601">
          <w:marLeft w:val="640"/>
          <w:marRight w:val="0"/>
          <w:marTop w:val="0"/>
          <w:marBottom w:val="0"/>
          <w:divBdr>
            <w:top w:val="none" w:sz="0" w:space="0" w:color="auto"/>
            <w:left w:val="none" w:sz="0" w:space="0" w:color="auto"/>
            <w:bottom w:val="none" w:sz="0" w:space="0" w:color="auto"/>
            <w:right w:val="none" w:sz="0" w:space="0" w:color="auto"/>
          </w:divBdr>
        </w:div>
        <w:div w:id="732895648">
          <w:marLeft w:val="640"/>
          <w:marRight w:val="0"/>
          <w:marTop w:val="0"/>
          <w:marBottom w:val="0"/>
          <w:divBdr>
            <w:top w:val="none" w:sz="0" w:space="0" w:color="auto"/>
            <w:left w:val="none" w:sz="0" w:space="0" w:color="auto"/>
            <w:bottom w:val="none" w:sz="0" w:space="0" w:color="auto"/>
            <w:right w:val="none" w:sz="0" w:space="0" w:color="auto"/>
          </w:divBdr>
        </w:div>
        <w:div w:id="397559708">
          <w:marLeft w:val="640"/>
          <w:marRight w:val="0"/>
          <w:marTop w:val="0"/>
          <w:marBottom w:val="0"/>
          <w:divBdr>
            <w:top w:val="none" w:sz="0" w:space="0" w:color="auto"/>
            <w:left w:val="none" w:sz="0" w:space="0" w:color="auto"/>
            <w:bottom w:val="none" w:sz="0" w:space="0" w:color="auto"/>
            <w:right w:val="none" w:sz="0" w:space="0" w:color="auto"/>
          </w:divBdr>
        </w:div>
        <w:div w:id="1354958299">
          <w:marLeft w:val="640"/>
          <w:marRight w:val="0"/>
          <w:marTop w:val="0"/>
          <w:marBottom w:val="0"/>
          <w:divBdr>
            <w:top w:val="none" w:sz="0" w:space="0" w:color="auto"/>
            <w:left w:val="none" w:sz="0" w:space="0" w:color="auto"/>
            <w:bottom w:val="none" w:sz="0" w:space="0" w:color="auto"/>
            <w:right w:val="none" w:sz="0" w:space="0" w:color="auto"/>
          </w:divBdr>
        </w:div>
        <w:div w:id="809521085">
          <w:marLeft w:val="640"/>
          <w:marRight w:val="0"/>
          <w:marTop w:val="0"/>
          <w:marBottom w:val="0"/>
          <w:divBdr>
            <w:top w:val="none" w:sz="0" w:space="0" w:color="auto"/>
            <w:left w:val="none" w:sz="0" w:space="0" w:color="auto"/>
            <w:bottom w:val="none" w:sz="0" w:space="0" w:color="auto"/>
            <w:right w:val="none" w:sz="0" w:space="0" w:color="auto"/>
          </w:divBdr>
        </w:div>
        <w:div w:id="933322490">
          <w:marLeft w:val="640"/>
          <w:marRight w:val="0"/>
          <w:marTop w:val="0"/>
          <w:marBottom w:val="0"/>
          <w:divBdr>
            <w:top w:val="none" w:sz="0" w:space="0" w:color="auto"/>
            <w:left w:val="none" w:sz="0" w:space="0" w:color="auto"/>
            <w:bottom w:val="none" w:sz="0" w:space="0" w:color="auto"/>
            <w:right w:val="none" w:sz="0" w:space="0" w:color="auto"/>
          </w:divBdr>
        </w:div>
        <w:div w:id="1100830931">
          <w:marLeft w:val="640"/>
          <w:marRight w:val="0"/>
          <w:marTop w:val="0"/>
          <w:marBottom w:val="0"/>
          <w:divBdr>
            <w:top w:val="none" w:sz="0" w:space="0" w:color="auto"/>
            <w:left w:val="none" w:sz="0" w:space="0" w:color="auto"/>
            <w:bottom w:val="none" w:sz="0" w:space="0" w:color="auto"/>
            <w:right w:val="none" w:sz="0" w:space="0" w:color="auto"/>
          </w:divBdr>
        </w:div>
        <w:div w:id="1121845337">
          <w:marLeft w:val="640"/>
          <w:marRight w:val="0"/>
          <w:marTop w:val="0"/>
          <w:marBottom w:val="0"/>
          <w:divBdr>
            <w:top w:val="none" w:sz="0" w:space="0" w:color="auto"/>
            <w:left w:val="none" w:sz="0" w:space="0" w:color="auto"/>
            <w:bottom w:val="none" w:sz="0" w:space="0" w:color="auto"/>
            <w:right w:val="none" w:sz="0" w:space="0" w:color="auto"/>
          </w:divBdr>
        </w:div>
      </w:divsChild>
    </w:div>
    <w:div w:id="1432773989">
      <w:bodyDiv w:val="1"/>
      <w:marLeft w:val="0"/>
      <w:marRight w:val="0"/>
      <w:marTop w:val="0"/>
      <w:marBottom w:val="0"/>
      <w:divBdr>
        <w:top w:val="none" w:sz="0" w:space="0" w:color="auto"/>
        <w:left w:val="none" w:sz="0" w:space="0" w:color="auto"/>
        <w:bottom w:val="none" w:sz="0" w:space="0" w:color="auto"/>
        <w:right w:val="none" w:sz="0" w:space="0" w:color="auto"/>
      </w:divBdr>
      <w:divsChild>
        <w:div w:id="1535994344">
          <w:marLeft w:val="640"/>
          <w:marRight w:val="0"/>
          <w:marTop w:val="0"/>
          <w:marBottom w:val="0"/>
          <w:divBdr>
            <w:top w:val="none" w:sz="0" w:space="0" w:color="auto"/>
            <w:left w:val="none" w:sz="0" w:space="0" w:color="auto"/>
            <w:bottom w:val="none" w:sz="0" w:space="0" w:color="auto"/>
            <w:right w:val="none" w:sz="0" w:space="0" w:color="auto"/>
          </w:divBdr>
        </w:div>
        <w:div w:id="513611878">
          <w:marLeft w:val="640"/>
          <w:marRight w:val="0"/>
          <w:marTop w:val="0"/>
          <w:marBottom w:val="0"/>
          <w:divBdr>
            <w:top w:val="none" w:sz="0" w:space="0" w:color="auto"/>
            <w:left w:val="none" w:sz="0" w:space="0" w:color="auto"/>
            <w:bottom w:val="none" w:sz="0" w:space="0" w:color="auto"/>
            <w:right w:val="none" w:sz="0" w:space="0" w:color="auto"/>
          </w:divBdr>
        </w:div>
        <w:div w:id="2141142390">
          <w:marLeft w:val="640"/>
          <w:marRight w:val="0"/>
          <w:marTop w:val="0"/>
          <w:marBottom w:val="0"/>
          <w:divBdr>
            <w:top w:val="none" w:sz="0" w:space="0" w:color="auto"/>
            <w:left w:val="none" w:sz="0" w:space="0" w:color="auto"/>
            <w:bottom w:val="none" w:sz="0" w:space="0" w:color="auto"/>
            <w:right w:val="none" w:sz="0" w:space="0" w:color="auto"/>
          </w:divBdr>
        </w:div>
        <w:div w:id="2077167650">
          <w:marLeft w:val="640"/>
          <w:marRight w:val="0"/>
          <w:marTop w:val="0"/>
          <w:marBottom w:val="0"/>
          <w:divBdr>
            <w:top w:val="none" w:sz="0" w:space="0" w:color="auto"/>
            <w:left w:val="none" w:sz="0" w:space="0" w:color="auto"/>
            <w:bottom w:val="none" w:sz="0" w:space="0" w:color="auto"/>
            <w:right w:val="none" w:sz="0" w:space="0" w:color="auto"/>
          </w:divBdr>
        </w:div>
        <w:div w:id="1933199898">
          <w:marLeft w:val="640"/>
          <w:marRight w:val="0"/>
          <w:marTop w:val="0"/>
          <w:marBottom w:val="0"/>
          <w:divBdr>
            <w:top w:val="none" w:sz="0" w:space="0" w:color="auto"/>
            <w:left w:val="none" w:sz="0" w:space="0" w:color="auto"/>
            <w:bottom w:val="none" w:sz="0" w:space="0" w:color="auto"/>
            <w:right w:val="none" w:sz="0" w:space="0" w:color="auto"/>
          </w:divBdr>
        </w:div>
        <w:div w:id="1965110531">
          <w:marLeft w:val="640"/>
          <w:marRight w:val="0"/>
          <w:marTop w:val="0"/>
          <w:marBottom w:val="0"/>
          <w:divBdr>
            <w:top w:val="none" w:sz="0" w:space="0" w:color="auto"/>
            <w:left w:val="none" w:sz="0" w:space="0" w:color="auto"/>
            <w:bottom w:val="none" w:sz="0" w:space="0" w:color="auto"/>
            <w:right w:val="none" w:sz="0" w:space="0" w:color="auto"/>
          </w:divBdr>
        </w:div>
        <w:div w:id="1560551028">
          <w:marLeft w:val="640"/>
          <w:marRight w:val="0"/>
          <w:marTop w:val="0"/>
          <w:marBottom w:val="0"/>
          <w:divBdr>
            <w:top w:val="none" w:sz="0" w:space="0" w:color="auto"/>
            <w:left w:val="none" w:sz="0" w:space="0" w:color="auto"/>
            <w:bottom w:val="none" w:sz="0" w:space="0" w:color="auto"/>
            <w:right w:val="none" w:sz="0" w:space="0" w:color="auto"/>
          </w:divBdr>
        </w:div>
        <w:div w:id="1274828691">
          <w:marLeft w:val="640"/>
          <w:marRight w:val="0"/>
          <w:marTop w:val="0"/>
          <w:marBottom w:val="0"/>
          <w:divBdr>
            <w:top w:val="none" w:sz="0" w:space="0" w:color="auto"/>
            <w:left w:val="none" w:sz="0" w:space="0" w:color="auto"/>
            <w:bottom w:val="none" w:sz="0" w:space="0" w:color="auto"/>
            <w:right w:val="none" w:sz="0" w:space="0" w:color="auto"/>
          </w:divBdr>
        </w:div>
        <w:div w:id="961884519">
          <w:marLeft w:val="640"/>
          <w:marRight w:val="0"/>
          <w:marTop w:val="0"/>
          <w:marBottom w:val="0"/>
          <w:divBdr>
            <w:top w:val="none" w:sz="0" w:space="0" w:color="auto"/>
            <w:left w:val="none" w:sz="0" w:space="0" w:color="auto"/>
            <w:bottom w:val="none" w:sz="0" w:space="0" w:color="auto"/>
            <w:right w:val="none" w:sz="0" w:space="0" w:color="auto"/>
          </w:divBdr>
        </w:div>
        <w:div w:id="1079405261">
          <w:marLeft w:val="640"/>
          <w:marRight w:val="0"/>
          <w:marTop w:val="0"/>
          <w:marBottom w:val="0"/>
          <w:divBdr>
            <w:top w:val="none" w:sz="0" w:space="0" w:color="auto"/>
            <w:left w:val="none" w:sz="0" w:space="0" w:color="auto"/>
            <w:bottom w:val="none" w:sz="0" w:space="0" w:color="auto"/>
            <w:right w:val="none" w:sz="0" w:space="0" w:color="auto"/>
          </w:divBdr>
        </w:div>
        <w:div w:id="1566526579">
          <w:marLeft w:val="640"/>
          <w:marRight w:val="0"/>
          <w:marTop w:val="0"/>
          <w:marBottom w:val="0"/>
          <w:divBdr>
            <w:top w:val="none" w:sz="0" w:space="0" w:color="auto"/>
            <w:left w:val="none" w:sz="0" w:space="0" w:color="auto"/>
            <w:bottom w:val="none" w:sz="0" w:space="0" w:color="auto"/>
            <w:right w:val="none" w:sz="0" w:space="0" w:color="auto"/>
          </w:divBdr>
        </w:div>
        <w:div w:id="1999842995">
          <w:marLeft w:val="640"/>
          <w:marRight w:val="0"/>
          <w:marTop w:val="0"/>
          <w:marBottom w:val="0"/>
          <w:divBdr>
            <w:top w:val="none" w:sz="0" w:space="0" w:color="auto"/>
            <w:left w:val="none" w:sz="0" w:space="0" w:color="auto"/>
            <w:bottom w:val="none" w:sz="0" w:space="0" w:color="auto"/>
            <w:right w:val="none" w:sz="0" w:space="0" w:color="auto"/>
          </w:divBdr>
        </w:div>
        <w:div w:id="607932261">
          <w:marLeft w:val="640"/>
          <w:marRight w:val="0"/>
          <w:marTop w:val="0"/>
          <w:marBottom w:val="0"/>
          <w:divBdr>
            <w:top w:val="none" w:sz="0" w:space="0" w:color="auto"/>
            <w:left w:val="none" w:sz="0" w:space="0" w:color="auto"/>
            <w:bottom w:val="none" w:sz="0" w:space="0" w:color="auto"/>
            <w:right w:val="none" w:sz="0" w:space="0" w:color="auto"/>
          </w:divBdr>
        </w:div>
        <w:div w:id="1742605137">
          <w:marLeft w:val="640"/>
          <w:marRight w:val="0"/>
          <w:marTop w:val="0"/>
          <w:marBottom w:val="0"/>
          <w:divBdr>
            <w:top w:val="none" w:sz="0" w:space="0" w:color="auto"/>
            <w:left w:val="none" w:sz="0" w:space="0" w:color="auto"/>
            <w:bottom w:val="none" w:sz="0" w:space="0" w:color="auto"/>
            <w:right w:val="none" w:sz="0" w:space="0" w:color="auto"/>
          </w:divBdr>
        </w:div>
        <w:div w:id="817112804">
          <w:marLeft w:val="640"/>
          <w:marRight w:val="0"/>
          <w:marTop w:val="0"/>
          <w:marBottom w:val="0"/>
          <w:divBdr>
            <w:top w:val="none" w:sz="0" w:space="0" w:color="auto"/>
            <w:left w:val="none" w:sz="0" w:space="0" w:color="auto"/>
            <w:bottom w:val="none" w:sz="0" w:space="0" w:color="auto"/>
            <w:right w:val="none" w:sz="0" w:space="0" w:color="auto"/>
          </w:divBdr>
        </w:div>
        <w:div w:id="2041852961">
          <w:marLeft w:val="640"/>
          <w:marRight w:val="0"/>
          <w:marTop w:val="0"/>
          <w:marBottom w:val="0"/>
          <w:divBdr>
            <w:top w:val="none" w:sz="0" w:space="0" w:color="auto"/>
            <w:left w:val="none" w:sz="0" w:space="0" w:color="auto"/>
            <w:bottom w:val="none" w:sz="0" w:space="0" w:color="auto"/>
            <w:right w:val="none" w:sz="0" w:space="0" w:color="auto"/>
          </w:divBdr>
        </w:div>
        <w:div w:id="1630625982">
          <w:marLeft w:val="640"/>
          <w:marRight w:val="0"/>
          <w:marTop w:val="0"/>
          <w:marBottom w:val="0"/>
          <w:divBdr>
            <w:top w:val="none" w:sz="0" w:space="0" w:color="auto"/>
            <w:left w:val="none" w:sz="0" w:space="0" w:color="auto"/>
            <w:bottom w:val="none" w:sz="0" w:space="0" w:color="auto"/>
            <w:right w:val="none" w:sz="0" w:space="0" w:color="auto"/>
          </w:divBdr>
        </w:div>
        <w:div w:id="2125077548">
          <w:marLeft w:val="640"/>
          <w:marRight w:val="0"/>
          <w:marTop w:val="0"/>
          <w:marBottom w:val="0"/>
          <w:divBdr>
            <w:top w:val="none" w:sz="0" w:space="0" w:color="auto"/>
            <w:left w:val="none" w:sz="0" w:space="0" w:color="auto"/>
            <w:bottom w:val="none" w:sz="0" w:space="0" w:color="auto"/>
            <w:right w:val="none" w:sz="0" w:space="0" w:color="auto"/>
          </w:divBdr>
        </w:div>
      </w:divsChild>
    </w:div>
    <w:div w:id="1470249722">
      <w:bodyDiv w:val="1"/>
      <w:marLeft w:val="0"/>
      <w:marRight w:val="0"/>
      <w:marTop w:val="0"/>
      <w:marBottom w:val="0"/>
      <w:divBdr>
        <w:top w:val="none" w:sz="0" w:space="0" w:color="auto"/>
        <w:left w:val="none" w:sz="0" w:space="0" w:color="auto"/>
        <w:bottom w:val="none" w:sz="0" w:space="0" w:color="auto"/>
        <w:right w:val="none" w:sz="0" w:space="0" w:color="auto"/>
      </w:divBdr>
      <w:divsChild>
        <w:div w:id="352730116">
          <w:marLeft w:val="640"/>
          <w:marRight w:val="0"/>
          <w:marTop w:val="0"/>
          <w:marBottom w:val="0"/>
          <w:divBdr>
            <w:top w:val="none" w:sz="0" w:space="0" w:color="auto"/>
            <w:left w:val="none" w:sz="0" w:space="0" w:color="auto"/>
            <w:bottom w:val="none" w:sz="0" w:space="0" w:color="auto"/>
            <w:right w:val="none" w:sz="0" w:space="0" w:color="auto"/>
          </w:divBdr>
        </w:div>
        <w:div w:id="2113015120">
          <w:marLeft w:val="640"/>
          <w:marRight w:val="0"/>
          <w:marTop w:val="0"/>
          <w:marBottom w:val="0"/>
          <w:divBdr>
            <w:top w:val="none" w:sz="0" w:space="0" w:color="auto"/>
            <w:left w:val="none" w:sz="0" w:space="0" w:color="auto"/>
            <w:bottom w:val="none" w:sz="0" w:space="0" w:color="auto"/>
            <w:right w:val="none" w:sz="0" w:space="0" w:color="auto"/>
          </w:divBdr>
        </w:div>
        <w:div w:id="1051806887">
          <w:marLeft w:val="640"/>
          <w:marRight w:val="0"/>
          <w:marTop w:val="0"/>
          <w:marBottom w:val="0"/>
          <w:divBdr>
            <w:top w:val="none" w:sz="0" w:space="0" w:color="auto"/>
            <w:left w:val="none" w:sz="0" w:space="0" w:color="auto"/>
            <w:bottom w:val="none" w:sz="0" w:space="0" w:color="auto"/>
            <w:right w:val="none" w:sz="0" w:space="0" w:color="auto"/>
          </w:divBdr>
        </w:div>
        <w:div w:id="860782473">
          <w:marLeft w:val="640"/>
          <w:marRight w:val="0"/>
          <w:marTop w:val="0"/>
          <w:marBottom w:val="0"/>
          <w:divBdr>
            <w:top w:val="none" w:sz="0" w:space="0" w:color="auto"/>
            <w:left w:val="none" w:sz="0" w:space="0" w:color="auto"/>
            <w:bottom w:val="none" w:sz="0" w:space="0" w:color="auto"/>
            <w:right w:val="none" w:sz="0" w:space="0" w:color="auto"/>
          </w:divBdr>
        </w:div>
        <w:div w:id="1708722728">
          <w:marLeft w:val="640"/>
          <w:marRight w:val="0"/>
          <w:marTop w:val="0"/>
          <w:marBottom w:val="0"/>
          <w:divBdr>
            <w:top w:val="none" w:sz="0" w:space="0" w:color="auto"/>
            <w:left w:val="none" w:sz="0" w:space="0" w:color="auto"/>
            <w:bottom w:val="none" w:sz="0" w:space="0" w:color="auto"/>
            <w:right w:val="none" w:sz="0" w:space="0" w:color="auto"/>
          </w:divBdr>
        </w:div>
        <w:div w:id="420952638">
          <w:marLeft w:val="640"/>
          <w:marRight w:val="0"/>
          <w:marTop w:val="0"/>
          <w:marBottom w:val="0"/>
          <w:divBdr>
            <w:top w:val="none" w:sz="0" w:space="0" w:color="auto"/>
            <w:left w:val="none" w:sz="0" w:space="0" w:color="auto"/>
            <w:bottom w:val="none" w:sz="0" w:space="0" w:color="auto"/>
            <w:right w:val="none" w:sz="0" w:space="0" w:color="auto"/>
          </w:divBdr>
        </w:div>
        <w:div w:id="1815675487">
          <w:marLeft w:val="640"/>
          <w:marRight w:val="0"/>
          <w:marTop w:val="0"/>
          <w:marBottom w:val="0"/>
          <w:divBdr>
            <w:top w:val="none" w:sz="0" w:space="0" w:color="auto"/>
            <w:left w:val="none" w:sz="0" w:space="0" w:color="auto"/>
            <w:bottom w:val="none" w:sz="0" w:space="0" w:color="auto"/>
            <w:right w:val="none" w:sz="0" w:space="0" w:color="auto"/>
          </w:divBdr>
        </w:div>
        <w:div w:id="1967807288">
          <w:marLeft w:val="640"/>
          <w:marRight w:val="0"/>
          <w:marTop w:val="0"/>
          <w:marBottom w:val="0"/>
          <w:divBdr>
            <w:top w:val="none" w:sz="0" w:space="0" w:color="auto"/>
            <w:left w:val="none" w:sz="0" w:space="0" w:color="auto"/>
            <w:bottom w:val="none" w:sz="0" w:space="0" w:color="auto"/>
            <w:right w:val="none" w:sz="0" w:space="0" w:color="auto"/>
          </w:divBdr>
        </w:div>
        <w:div w:id="598299332">
          <w:marLeft w:val="640"/>
          <w:marRight w:val="0"/>
          <w:marTop w:val="0"/>
          <w:marBottom w:val="0"/>
          <w:divBdr>
            <w:top w:val="none" w:sz="0" w:space="0" w:color="auto"/>
            <w:left w:val="none" w:sz="0" w:space="0" w:color="auto"/>
            <w:bottom w:val="none" w:sz="0" w:space="0" w:color="auto"/>
            <w:right w:val="none" w:sz="0" w:space="0" w:color="auto"/>
          </w:divBdr>
        </w:div>
      </w:divsChild>
    </w:div>
    <w:div w:id="1490440348">
      <w:bodyDiv w:val="1"/>
      <w:marLeft w:val="0"/>
      <w:marRight w:val="0"/>
      <w:marTop w:val="0"/>
      <w:marBottom w:val="0"/>
      <w:divBdr>
        <w:top w:val="none" w:sz="0" w:space="0" w:color="auto"/>
        <w:left w:val="none" w:sz="0" w:space="0" w:color="auto"/>
        <w:bottom w:val="none" w:sz="0" w:space="0" w:color="auto"/>
        <w:right w:val="none" w:sz="0" w:space="0" w:color="auto"/>
      </w:divBdr>
      <w:divsChild>
        <w:div w:id="467090545">
          <w:marLeft w:val="640"/>
          <w:marRight w:val="0"/>
          <w:marTop w:val="0"/>
          <w:marBottom w:val="0"/>
          <w:divBdr>
            <w:top w:val="none" w:sz="0" w:space="0" w:color="auto"/>
            <w:left w:val="none" w:sz="0" w:space="0" w:color="auto"/>
            <w:bottom w:val="none" w:sz="0" w:space="0" w:color="auto"/>
            <w:right w:val="none" w:sz="0" w:space="0" w:color="auto"/>
          </w:divBdr>
        </w:div>
      </w:divsChild>
    </w:div>
    <w:div w:id="1491361754">
      <w:bodyDiv w:val="1"/>
      <w:marLeft w:val="0"/>
      <w:marRight w:val="0"/>
      <w:marTop w:val="0"/>
      <w:marBottom w:val="0"/>
      <w:divBdr>
        <w:top w:val="none" w:sz="0" w:space="0" w:color="auto"/>
        <w:left w:val="none" w:sz="0" w:space="0" w:color="auto"/>
        <w:bottom w:val="none" w:sz="0" w:space="0" w:color="auto"/>
        <w:right w:val="none" w:sz="0" w:space="0" w:color="auto"/>
      </w:divBdr>
      <w:divsChild>
        <w:div w:id="84805945">
          <w:marLeft w:val="640"/>
          <w:marRight w:val="0"/>
          <w:marTop w:val="0"/>
          <w:marBottom w:val="0"/>
          <w:divBdr>
            <w:top w:val="none" w:sz="0" w:space="0" w:color="auto"/>
            <w:left w:val="none" w:sz="0" w:space="0" w:color="auto"/>
            <w:bottom w:val="none" w:sz="0" w:space="0" w:color="auto"/>
            <w:right w:val="none" w:sz="0" w:space="0" w:color="auto"/>
          </w:divBdr>
        </w:div>
        <w:div w:id="1831287743">
          <w:marLeft w:val="640"/>
          <w:marRight w:val="0"/>
          <w:marTop w:val="0"/>
          <w:marBottom w:val="0"/>
          <w:divBdr>
            <w:top w:val="none" w:sz="0" w:space="0" w:color="auto"/>
            <w:left w:val="none" w:sz="0" w:space="0" w:color="auto"/>
            <w:bottom w:val="none" w:sz="0" w:space="0" w:color="auto"/>
            <w:right w:val="none" w:sz="0" w:space="0" w:color="auto"/>
          </w:divBdr>
        </w:div>
        <w:div w:id="495343848">
          <w:marLeft w:val="640"/>
          <w:marRight w:val="0"/>
          <w:marTop w:val="0"/>
          <w:marBottom w:val="0"/>
          <w:divBdr>
            <w:top w:val="none" w:sz="0" w:space="0" w:color="auto"/>
            <w:left w:val="none" w:sz="0" w:space="0" w:color="auto"/>
            <w:bottom w:val="none" w:sz="0" w:space="0" w:color="auto"/>
            <w:right w:val="none" w:sz="0" w:space="0" w:color="auto"/>
          </w:divBdr>
        </w:div>
        <w:div w:id="1755321414">
          <w:marLeft w:val="640"/>
          <w:marRight w:val="0"/>
          <w:marTop w:val="0"/>
          <w:marBottom w:val="0"/>
          <w:divBdr>
            <w:top w:val="none" w:sz="0" w:space="0" w:color="auto"/>
            <w:left w:val="none" w:sz="0" w:space="0" w:color="auto"/>
            <w:bottom w:val="none" w:sz="0" w:space="0" w:color="auto"/>
            <w:right w:val="none" w:sz="0" w:space="0" w:color="auto"/>
          </w:divBdr>
        </w:div>
        <w:div w:id="1488935036">
          <w:marLeft w:val="640"/>
          <w:marRight w:val="0"/>
          <w:marTop w:val="0"/>
          <w:marBottom w:val="0"/>
          <w:divBdr>
            <w:top w:val="none" w:sz="0" w:space="0" w:color="auto"/>
            <w:left w:val="none" w:sz="0" w:space="0" w:color="auto"/>
            <w:bottom w:val="none" w:sz="0" w:space="0" w:color="auto"/>
            <w:right w:val="none" w:sz="0" w:space="0" w:color="auto"/>
          </w:divBdr>
        </w:div>
        <w:div w:id="963999181">
          <w:marLeft w:val="640"/>
          <w:marRight w:val="0"/>
          <w:marTop w:val="0"/>
          <w:marBottom w:val="0"/>
          <w:divBdr>
            <w:top w:val="none" w:sz="0" w:space="0" w:color="auto"/>
            <w:left w:val="none" w:sz="0" w:space="0" w:color="auto"/>
            <w:bottom w:val="none" w:sz="0" w:space="0" w:color="auto"/>
            <w:right w:val="none" w:sz="0" w:space="0" w:color="auto"/>
          </w:divBdr>
        </w:div>
        <w:div w:id="1562061892">
          <w:marLeft w:val="640"/>
          <w:marRight w:val="0"/>
          <w:marTop w:val="0"/>
          <w:marBottom w:val="0"/>
          <w:divBdr>
            <w:top w:val="none" w:sz="0" w:space="0" w:color="auto"/>
            <w:left w:val="none" w:sz="0" w:space="0" w:color="auto"/>
            <w:bottom w:val="none" w:sz="0" w:space="0" w:color="auto"/>
            <w:right w:val="none" w:sz="0" w:space="0" w:color="auto"/>
          </w:divBdr>
        </w:div>
        <w:div w:id="1128940370">
          <w:marLeft w:val="640"/>
          <w:marRight w:val="0"/>
          <w:marTop w:val="0"/>
          <w:marBottom w:val="0"/>
          <w:divBdr>
            <w:top w:val="none" w:sz="0" w:space="0" w:color="auto"/>
            <w:left w:val="none" w:sz="0" w:space="0" w:color="auto"/>
            <w:bottom w:val="none" w:sz="0" w:space="0" w:color="auto"/>
            <w:right w:val="none" w:sz="0" w:space="0" w:color="auto"/>
          </w:divBdr>
        </w:div>
        <w:div w:id="954823299">
          <w:marLeft w:val="640"/>
          <w:marRight w:val="0"/>
          <w:marTop w:val="0"/>
          <w:marBottom w:val="0"/>
          <w:divBdr>
            <w:top w:val="none" w:sz="0" w:space="0" w:color="auto"/>
            <w:left w:val="none" w:sz="0" w:space="0" w:color="auto"/>
            <w:bottom w:val="none" w:sz="0" w:space="0" w:color="auto"/>
            <w:right w:val="none" w:sz="0" w:space="0" w:color="auto"/>
          </w:divBdr>
        </w:div>
        <w:div w:id="679043049">
          <w:marLeft w:val="640"/>
          <w:marRight w:val="0"/>
          <w:marTop w:val="0"/>
          <w:marBottom w:val="0"/>
          <w:divBdr>
            <w:top w:val="none" w:sz="0" w:space="0" w:color="auto"/>
            <w:left w:val="none" w:sz="0" w:space="0" w:color="auto"/>
            <w:bottom w:val="none" w:sz="0" w:space="0" w:color="auto"/>
            <w:right w:val="none" w:sz="0" w:space="0" w:color="auto"/>
          </w:divBdr>
        </w:div>
        <w:div w:id="491019939">
          <w:marLeft w:val="640"/>
          <w:marRight w:val="0"/>
          <w:marTop w:val="0"/>
          <w:marBottom w:val="0"/>
          <w:divBdr>
            <w:top w:val="none" w:sz="0" w:space="0" w:color="auto"/>
            <w:left w:val="none" w:sz="0" w:space="0" w:color="auto"/>
            <w:bottom w:val="none" w:sz="0" w:space="0" w:color="auto"/>
            <w:right w:val="none" w:sz="0" w:space="0" w:color="auto"/>
          </w:divBdr>
        </w:div>
        <w:div w:id="906109545">
          <w:marLeft w:val="640"/>
          <w:marRight w:val="0"/>
          <w:marTop w:val="0"/>
          <w:marBottom w:val="0"/>
          <w:divBdr>
            <w:top w:val="none" w:sz="0" w:space="0" w:color="auto"/>
            <w:left w:val="none" w:sz="0" w:space="0" w:color="auto"/>
            <w:bottom w:val="none" w:sz="0" w:space="0" w:color="auto"/>
            <w:right w:val="none" w:sz="0" w:space="0" w:color="auto"/>
          </w:divBdr>
        </w:div>
        <w:div w:id="360085248">
          <w:marLeft w:val="640"/>
          <w:marRight w:val="0"/>
          <w:marTop w:val="0"/>
          <w:marBottom w:val="0"/>
          <w:divBdr>
            <w:top w:val="none" w:sz="0" w:space="0" w:color="auto"/>
            <w:left w:val="none" w:sz="0" w:space="0" w:color="auto"/>
            <w:bottom w:val="none" w:sz="0" w:space="0" w:color="auto"/>
            <w:right w:val="none" w:sz="0" w:space="0" w:color="auto"/>
          </w:divBdr>
        </w:div>
        <w:div w:id="1611624588">
          <w:marLeft w:val="640"/>
          <w:marRight w:val="0"/>
          <w:marTop w:val="0"/>
          <w:marBottom w:val="0"/>
          <w:divBdr>
            <w:top w:val="none" w:sz="0" w:space="0" w:color="auto"/>
            <w:left w:val="none" w:sz="0" w:space="0" w:color="auto"/>
            <w:bottom w:val="none" w:sz="0" w:space="0" w:color="auto"/>
            <w:right w:val="none" w:sz="0" w:space="0" w:color="auto"/>
          </w:divBdr>
        </w:div>
        <w:div w:id="1530799551">
          <w:marLeft w:val="640"/>
          <w:marRight w:val="0"/>
          <w:marTop w:val="0"/>
          <w:marBottom w:val="0"/>
          <w:divBdr>
            <w:top w:val="none" w:sz="0" w:space="0" w:color="auto"/>
            <w:left w:val="none" w:sz="0" w:space="0" w:color="auto"/>
            <w:bottom w:val="none" w:sz="0" w:space="0" w:color="auto"/>
            <w:right w:val="none" w:sz="0" w:space="0" w:color="auto"/>
          </w:divBdr>
        </w:div>
        <w:div w:id="642318472">
          <w:marLeft w:val="640"/>
          <w:marRight w:val="0"/>
          <w:marTop w:val="0"/>
          <w:marBottom w:val="0"/>
          <w:divBdr>
            <w:top w:val="none" w:sz="0" w:space="0" w:color="auto"/>
            <w:left w:val="none" w:sz="0" w:space="0" w:color="auto"/>
            <w:bottom w:val="none" w:sz="0" w:space="0" w:color="auto"/>
            <w:right w:val="none" w:sz="0" w:space="0" w:color="auto"/>
          </w:divBdr>
        </w:div>
      </w:divsChild>
    </w:div>
    <w:div w:id="1491941903">
      <w:bodyDiv w:val="1"/>
      <w:marLeft w:val="0"/>
      <w:marRight w:val="0"/>
      <w:marTop w:val="0"/>
      <w:marBottom w:val="0"/>
      <w:divBdr>
        <w:top w:val="none" w:sz="0" w:space="0" w:color="auto"/>
        <w:left w:val="none" w:sz="0" w:space="0" w:color="auto"/>
        <w:bottom w:val="none" w:sz="0" w:space="0" w:color="auto"/>
        <w:right w:val="none" w:sz="0" w:space="0" w:color="auto"/>
      </w:divBdr>
    </w:div>
    <w:div w:id="1495412055">
      <w:bodyDiv w:val="1"/>
      <w:marLeft w:val="0"/>
      <w:marRight w:val="0"/>
      <w:marTop w:val="0"/>
      <w:marBottom w:val="0"/>
      <w:divBdr>
        <w:top w:val="none" w:sz="0" w:space="0" w:color="auto"/>
        <w:left w:val="none" w:sz="0" w:space="0" w:color="auto"/>
        <w:bottom w:val="none" w:sz="0" w:space="0" w:color="auto"/>
        <w:right w:val="none" w:sz="0" w:space="0" w:color="auto"/>
      </w:divBdr>
      <w:divsChild>
        <w:div w:id="1521431055">
          <w:marLeft w:val="640"/>
          <w:marRight w:val="0"/>
          <w:marTop w:val="0"/>
          <w:marBottom w:val="0"/>
          <w:divBdr>
            <w:top w:val="none" w:sz="0" w:space="0" w:color="auto"/>
            <w:left w:val="none" w:sz="0" w:space="0" w:color="auto"/>
            <w:bottom w:val="none" w:sz="0" w:space="0" w:color="auto"/>
            <w:right w:val="none" w:sz="0" w:space="0" w:color="auto"/>
          </w:divBdr>
        </w:div>
        <w:div w:id="103042474">
          <w:marLeft w:val="640"/>
          <w:marRight w:val="0"/>
          <w:marTop w:val="0"/>
          <w:marBottom w:val="0"/>
          <w:divBdr>
            <w:top w:val="none" w:sz="0" w:space="0" w:color="auto"/>
            <w:left w:val="none" w:sz="0" w:space="0" w:color="auto"/>
            <w:bottom w:val="none" w:sz="0" w:space="0" w:color="auto"/>
            <w:right w:val="none" w:sz="0" w:space="0" w:color="auto"/>
          </w:divBdr>
        </w:div>
        <w:div w:id="248395158">
          <w:marLeft w:val="640"/>
          <w:marRight w:val="0"/>
          <w:marTop w:val="0"/>
          <w:marBottom w:val="0"/>
          <w:divBdr>
            <w:top w:val="none" w:sz="0" w:space="0" w:color="auto"/>
            <w:left w:val="none" w:sz="0" w:space="0" w:color="auto"/>
            <w:bottom w:val="none" w:sz="0" w:space="0" w:color="auto"/>
            <w:right w:val="none" w:sz="0" w:space="0" w:color="auto"/>
          </w:divBdr>
        </w:div>
        <w:div w:id="1637182430">
          <w:marLeft w:val="640"/>
          <w:marRight w:val="0"/>
          <w:marTop w:val="0"/>
          <w:marBottom w:val="0"/>
          <w:divBdr>
            <w:top w:val="none" w:sz="0" w:space="0" w:color="auto"/>
            <w:left w:val="none" w:sz="0" w:space="0" w:color="auto"/>
            <w:bottom w:val="none" w:sz="0" w:space="0" w:color="auto"/>
            <w:right w:val="none" w:sz="0" w:space="0" w:color="auto"/>
          </w:divBdr>
        </w:div>
        <w:div w:id="1267274502">
          <w:marLeft w:val="640"/>
          <w:marRight w:val="0"/>
          <w:marTop w:val="0"/>
          <w:marBottom w:val="0"/>
          <w:divBdr>
            <w:top w:val="none" w:sz="0" w:space="0" w:color="auto"/>
            <w:left w:val="none" w:sz="0" w:space="0" w:color="auto"/>
            <w:bottom w:val="none" w:sz="0" w:space="0" w:color="auto"/>
            <w:right w:val="none" w:sz="0" w:space="0" w:color="auto"/>
          </w:divBdr>
        </w:div>
        <w:div w:id="1606377045">
          <w:marLeft w:val="640"/>
          <w:marRight w:val="0"/>
          <w:marTop w:val="0"/>
          <w:marBottom w:val="0"/>
          <w:divBdr>
            <w:top w:val="none" w:sz="0" w:space="0" w:color="auto"/>
            <w:left w:val="none" w:sz="0" w:space="0" w:color="auto"/>
            <w:bottom w:val="none" w:sz="0" w:space="0" w:color="auto"/>
            <w:right w:val="none" w:sz="0" w:space="0" w:color="auto"/>
          </w:divBdr>
        </w:div>
        <w:div w:id="42363810">
          <w:marLeft w:val="640"/>
          <w:marRight w:val="0"/>
          <w:marTop w:val="0"/>
          <w:marBottom w:val="0"/>
          <w:divBdr>
            <w:top w:val="none" w:sz="0" w:space="0" w:color="auto"/>
            <w:left w:val="none" w:sz="0" w:space="0" w:color="auto"/>
            <w:bottom w:val="none" w:sz="0" w:space="0" w:color="auto"/>
            <w:right w:val="none" w:sz="0" w:space="0" w:color="auto"/>
          </w:divBdr>
        </w:div>
      </w:divsChild>
    </w:div>
    <w:div w:id="1513030037">
      <w:bodyDiv w:val="1"/>
      <w:marLeft w:val="0"/>
      <w:marRight w:val="0"/>
      <w:marTop w:val="0"/>
      <w:marBottom w:val="0"/>
      <w:divBdr>
        <w:top w:val="none" w:sz="0" w:space="0" w:color="auto"/>
        <w:left w:val="none" w:sz="0" w:space="0" w:color="auto"/>
        <w:bottom w:val="none" w:sz="0" w:space="0" w:color="auto"/>
        <w:right w:val="none" w:sz="0" w:space="0" w:color="auto"/>
      </w:divBdr>
      <w:divsChild>
        <w:div w:id="74859016">
          <w:marLeft w:val="640"/>
          <w:marRight w:val="0"/>
          <w:marTop w:val="0"/>
          <w:marBottom w:val="0"/>
          <w:divBdr>
            <w:top w:val="none" w:sz="0" w:space="0" w:color="auto"/>
            <w:left w:val="none" w:sz="0" w:space="0" w:color="auto"/>
            <w:bottom w:val="none" w:sz="0" w:space="0" w:color="auto"/>
            <w:right w:val="none" w:sz="0" w:space="0" w:color="auto"/>
          </w:divBdr>
        </w:div>
        <w:div w:id="1312754789">
          <w:marLeft w:val="640"/>
          <w:marRight w:val="0"/>
          <w:marTop w:val="0"/>
          <w:marBottom w:val="0"/>
          <w:divBdr>
            <w:top w:val="none" w:sz="0" w:space="0" w:color="auto"/>
            <w:left w:val="none" w:sz="0" w:space="0" w:color="auto"/>
            <w:bottom w:val="none" w:sz="0" w:space="0" w:color="auto"/>
            <w:right w:val="none" w:sz="0" w:space="0" w:color="auto"/>
          </w:divBdr>
        </w:div>
        <w:div w:id="255091276">
          <w:marLeft w:val="640"/>
          <w:marRight w:val="0"/>
          <w:marTop w:val="0"/>
          <w:marBottom w:val="0"/>
          <w:divBdr>
            <w:top w:val="none" w:sz="0" w:space="0" w:color="auto"/>
            <w:left w:val="none" w:sz="0" w:space="0" w:color="auto"/>
            <w:bottom w:val="none" w:sz="0" w:space="0" w:color="auto"/>
            <w:right w:val="none" w:sz="0" w:space="0" w:color="auto"/>
          </w:divBdr>
        </w:div>
        <w:div w:id="769158013">
          <w:marLeft w:val="640"/>
          <w:marRight w:val="0"/>
          <w:marTop w:val="0"/>
          <w:marBottom w:val="0"/>
          <w:divBdr>
            <w:top w:val="none" w:sz="0" w:space="0" w:color="auto"/>
            <w:left w:val="none" w:sz="0" w:space="0" w:color="auto"/>
            <w:bottom w:val="none" w:sz="0" w:space="0" w:color="auto"/>
            <w:right w:val="none" w:sz="0" w:space="0" w:color="auto"/>
          </w:divBdr>
        </w:div>
        <w:div w:id="1406491356">
          <w:marLeft w:val="640"/>
          <w:marRight w:val="0"/>
          <w:marTop w:val="0"/>
          <w:marBottom w:val="0"/>
          <w:divBdr>
            <w:top w:val="none" w:sz="0" w:space="0" w:color="auto"/>
            <w:left w:val="none" w:sz="0" w:space="0" w:color="auto"/>
            <w:bottom w:val="none" w:sz="0" w:space="0" w:color="auto"/>
            <w:right w:val="none" w:sz="0" w:space="0" w:color="auto"/>
          </w:divBdr>
        </w:div>
        <w:div w:id="1209223163">
          <w:marLeft w:val="640"/>
          <w:marRight w:val="0"/>
          <w:marTop w:val="0"/>
          <w:marBottom w:val="0"/>
          <w:divBdr>
            <w:top w:val="none" w:sz="0" w:space="0" w:color="auto"/>
            <w:left w:val="none" w:sz="0" w:space="0" w:color="auto"/>
            <w:bottom w:val="none" w:sz="0" w:space="0" w:color="auto"/>
            <w:right w:val="none" w:sz="0" w:space="0" w:color="auto"/>
          </w:divBdr>
        </w:div>
        <w:div w:id="2083788739">
          <w:marLeft w:val="640"/>
          <w:marRight w:val="0"/>
          <w:marTop w:val="0"/>
          <w:marBottom w:val="0"/>
          <w:divBdr>
            <w:top w:val="none" w:sz="0" w:space="0" w:color="auto"/>
            <w:left w:val="none" w:sz="0" w:space="0" w:color="auto"/>
            <w:bottom w:val="none" w:sz="0" w:space="0" w:color="auto"/>
            <w:right w:val="none" w:sz="0" w:space="0" w:color="auto"/>
          </w:divBdr>
        </w:div>
        <w:div w:id="836770727">
          <w:marLeft w:val="640"/>
          <w:marRight w:val="0"/>
          <w:marTop w:val="0"/>
          <w:marBottom w:val="0"/>
          <w:divBdr>
            <w:top w:val="none" w:sz="0" w:space="0" w:color="auto"/>
            <w:left w:val="none" w:sz="0" w:space="0" w:color="auto"/>
            <w:bottom w:val="none" w:sz="0" w:space="0" w:color="auto"/>
            <w:right w:val="none" w:sz="0" w:space="0" w:color="auto"/>
          </w:divBdr>
        </w:div>
      </w:divsChild>
    </w:div>
    <w:div w:id="1515414074">
      <w:bodyDiv w:val="1"/>
      <w:marLeft w:val="0"/>
      <w:marRight w:val="0"/>
      <w:marTop w:val="0"/>
      <w:marBottom w:val="0"/>
      <w:divBdr>
        <w:top w:val="none" w:sz="0" w:space="0" w:color="auto"/>
        <w:left w:val="none" w:sz="0" w:space="0" w:color="auto"/>
        <w:bottom w:val="none" w:sz="0" w:space="0" w:color="auto"/>
        <w:right w:val="none" w:sz="0" w:space="0" w:color="auto"/>
      </w:divBdr>
      <w:divsChild>
        <w:div w:id="285166517">
          <w:marLeft w:val="640"/>
          <w:marRight w:val="0"/>
          <w:marTop w:val="0"/>
          <w:marBottom w:val="0"/>
          <w:divBdr>
            <w:top w:val="none" w:sz="0" w:space="0" w:color="auto"/>
            <w:left w:val="none" w:sz="0" w:space="0" w:color="auto"/>
            <w:bottom w:val="none" w:sz="0" w:space="0" w:color="auto"/>
            <w:right w:val="none" w:sz="0" w:space="0" w:color="auto"/>
          </w:divBdr>
        </w:div>
        <w:div w:id="1952975979">
          <w:marLeft w:val="640"/>
          <w:marRight w:val="0"/>
          <w:marTop w:val="0"/>
          <w:marBottom w:val="0"/>
          <w:divBdr>
            <w:top w:val="none" w:sz="0" w:space="0" w:color="auto"/>
            <w:left w:val="none" w:sz="0" w:space="0" w:color="auto"/>
            <w:bottom w:val="none" w:sz="0" w:space="0" w:color="auto"/>
            <w:right w:val="none" w:sz="0" w:space="0" w:color="auto"/>
          </w:divBdr>
        </w:div>
        <w:div w:id="1945066906">
          <w:marLeft w:val="640"/>
          <w:marRight w:val="0"/>
          <w:marTop w:val="0"/>
          <w:marBottom w:val="0"/>
          <w:divBdr>
            <w:top w:val="none" w:sz="0" w:space="0" w:color="auto"/>
            <w:left w:val="none" w:sz="0" w:space="0" w:color="auto"/>
            <w:bottom w:val="none" w:sz="0" w:space="0" w:color="auto"/>
            <w:right w:val="none" w:sz="0" w:space="0" w:color="auto"/>
          </w:divBdr>
        </w:div>
        <w:div w:id="1865248140">
          <w:marLeft w:val="640"/>
          <w:marRight w:val="0"/>
          <w:marTop w:val="0"/>
          <w:marBottom w:val="0"/>
          <w:divBdr>
            <w:top w:val="none" w:sz="0" w:space="0" w:color="auto"/>
            <w:left w:val="none" w:sz="0" w:space="0" w:color="auto"/>
            <w:bottom w:val="none" w:sz="0" w:space="0" w:color="auto"/>
            <w:right w:val="none" w:sz="0" w:space="0" w:color="auto"/>
          </w:divBdr>
        </w:div>
        <w:div w:id="1095396390">
          <w:marLeft w:val="640"/>
          <w:marRight w:val="0"/>
          <w:marTop w:val="0"/>
          <w:marBottom w:val="0"/>
          <w:divBdr>
            <w:top w:val="none" w:sz="0" w:space="0" w:color="auto"/>
            <w:left w:val="none" w:sz="0" w:space="0" w:color="auto"/>
            <w:bottom w:val="none" w:sz="0" w:space="0" w:color="auto"/>
            <w:right w:val="none" w:sz="0" w:space="0" w:color="auto"/>
          </w:divBdr>
        </w:div>
        <w:div w:id="464392767">
          <w:marLeft w:val="640"/>
          <w:marRight w:val="0"/>
          <w:marTop w:val="0"/>
          <w:marBottom w:val="0"/>
          <w:divBdr>
            <w:top w:val="none" w:sz="0" w:space="0" w:color="auto"/>
            <w:left w:val="none" w:sz="0" w:space="0" w:color="auto"/>
            <w:bottom w:val="none" w:sz="0" w:space="0" w:color="auto"/>
            <w:right w:val="none" w:sz="0" w:space="0" w:color="auto"/>
          </w:divBdr>
        </w:div>
        <w:div w:id="2015381462">
          <w:marLeft w:val="640"/>
          <w:marRight w:val="0"/>
          <w:marTop w:val="0"/>
          <w:marBottom w:val="0"/>
          <w:divBdr>
            <w:top w:val="none" w:sz="0" w:space="0" w:color="auto"/>
            <w:left w:val="none" w:sz="0" w:space="0" w:color="auto"/>
            <w:bottom w:val="none" w:sz="0" w:space="0" w:color="auto"/>
            <w:right w:val="none" w:sz="0" w:space="0" w:color="auto"/>
          </w:divBdr>
        </w:div>
        <w:div w:id="1844052997">
          <w:marLeft w:val="640"/>
          <w:marRight w:val="0"/>
          <w:marTop w:val="0"/>
          <w:marBottom w:val="0"/>
          <w:divBdr>
            <w:top w:val="none" w:sz="0" w:space="0" w:color="auto"/>
            <w:left w:val="none" w:sz="0" w:space="0" w:color="auto"/>
            <w:bottom w:val="none" w:sz="0" w:space="0" w:color="auto"/>
            <w:right w:val="none" w:sz="0" w:space="0" w:color="auto"/>
          </w:divBdr>
        </w:div>
        <w:div w:id="726220187">
          <w:marLeft w:val="640"/>
          <w:marRight w:val="0"/>
          <w:marTop w:val="0"/>
          <w:marBottom w:val="0"/>
          <w:divBdr>
            <w:top w:val="none" w:sz="0" w:space="0" w:color="auto"/>
            <w:left w:val="none" w:sz="0" w:space="0" w:color="auto"/>
            <w:bottom w:val="none" w:sz="0" w:space="0" w:color="auto"/>
            <w:right w:val="none" w:sz="0" w:space="0" w:color="auto"/>
          </w:divBdr>
        </w:div>
        <w:div w:id="2021932337">
          <w:marLeft w:val="640"/>
          <w:marRight w:val="0"/>
          <w:marTop w:val="0"/>
          <w:marBottom w:val="0"/>
          <w:divBdr>
            <w:top w:val="none" w:sz="0" w:space="0" w:color="auto"/>
            <w:left w:val="none" w:sz="0" w:space="0" w:color="auto"/>
            <w:bottom w:val="none" w:sz="0" w:space="0" w:color="auto"/>
            <w:right w:val="none" w:sz="0" w:space="0" w:color="auto"/>
          </w:divBdr>
        </w:div>
        <w:div w:id="772286127">
          <w:marLeft w:val="640"/>
          <w:marRight w:val="0"/>
          <w:marTop w:val="0"/>
          <w:marBottom w:val="0"/>
          <w:divBdr>
            <w:top w:val="none" w:sz="0" w:space="0" w:color="auto"/>
            <w:left w:val="none" w:sz="0" w:space="0" w:color="auto"/>
            <w:bottom w:val="none" w:sz="0" w:space="0" w:color="auto"/>
            <w:right w:val="none" w:sz="0" w:space="0" w:color="auto"/>
          </w:divBdr>
        </w:div>
        <w:div w:id="431752249">
          <w:marLeft w:val="640"/>
          <w:marRight w:val="0"/>
          <w:marTop w:val="0"/>
          <w:marBottom w:val="0"/>
          <w:divBdr>
            <w:top w:val="none" w:sz="0" w:space="0" w:color="auto"/>
            <w:left w:val="none" w:sz="0" w:space="0" w:color="auto"/>
            <w:bottom w:val="none" w:sz="0" w:space="0" w:color="auto"/>
            <w:right w:val="none" w:sz="0" w:space="0" w:color="auto"/>
          </w:divBdr>
        </w:div>
        <w:div w:id="68041593">
          <w:marLeft w:val="640"/>
          <w:marRight w:val="0"/>
          <w:marTop w:val="0"/>
          <w:marBottom w:val="0"/>
          <w:divBdr>
            <w:top w:val="none" w:sz="0" w:space="0" w:color="auto"/>
            <w:left w:val="none" w:sz="0" w:space="0" w:color="auto"/>
            <w:bottom w:val="none" w:sz="0" w:space="0" w:color="auto"/>
            <w:right w:val="none" w:sz="0" w:space="0" w:color="auto"/>
          </w:divBdr>
        </w:div>
        <w:div w:id="978265843">
          <w:marLeft w:val="640"/>
          <w:marRight w:val="0"/>
          <w:marTop w:val="0"/>
          <w:marBottom w:val="0"/>
          <w:divBdr>
            <w:top w:val="none" w:sz="0" w:space="0" w:color="auto"/>
            <w:left w:val="none" w:sz="0" w:space="0" w:color="auto"/>
            <w:bottom w:val="none" w:sz="0" w:space="0" w:color="auto"/>
            <w:right w:val="none" w:sz="0" w:space="0" w:color="auto"/>
          </w:divBdr>
        </w:div>
        <w:div w:id="1340276865">
          <w:marLeft w:val="640"/>
          <w:marRight w:val="0"/>
          <w:marTop w:val="0"/>
          <w:marBottom w:val="0"/>
          <w:divBdr>
            <w:top w:val="none" w:sz="0" w:space="0" w:color="auto"/>
            <w:left w:val="none" w:sz="0" w:space="0" w:color="auto"/>
            <w:bottom w:val="none" w:sz="0" w:space="0" w:color="auto"/>
            <w:right w:val="none" w:sz="0" w:space="0" w:color="auto"/>
          </w:divBdr>
        </w:div>
        <w:div w:id="1649552671">
          <w:marLeft w:val="640"/>
          <w:marRight w:val="0"/>
          <w:marTop w:val="0"/>
          <w:marBottom w:val="0"/>
          <w:divBdr>
            <w:top w:val="none" w:sz="0" w:space="0" w:color="auto"/>
            <w:left w:val="none" w:sz="0" w:space="0" w:color="auto"/>
            <w:bottom w:val="none" w:sz="0" w:space="0" w:color="auto"/>
            <w:right w:val="none" w:sz="0" w:space="0" w:color="auto"/>
          </w:divBdr>
        </w:div>
        <w:div w:id="581911172">
          <w:marLeft w:val="640"/>
          <w:marRight w:val="0"/>
          <w:marTop w:val="0"/>
          <w:marBottom w:val="0"/>
          <w:divBdr>
            <w:top w:val="none" w:sz="0" w:space="0" w:color="auto"/>
            <w:left w:val="none" w:sz="0" w:space="0" w:color="auto"/>
            <w:bottom w:val="none" w:sz="0" w:space="0" w:color="auto"/>
            <w:right w:val="none" w:sz="0" w:space="0" w:color="auto"/>
          </w:divBdr>
        </w:div>
      </w:divsChild>
    </w:div>
    <w:div w:id="1543637959">
      <w:bodyDiv w:val="1"/>
      <w:marLeft w:val="0"/>
      <w:marRight w:val="0"/>
      <w:marTop w:val="0"/>
      <w:marBottom w:val="0"/>
      <w:divBdr>
        <w:top w:val="none" w:sz="0" w:space="0" w:color="auto"/>
        <w:left w:val="none" w:sz="0" w:space="0" w:color="auto"/>
        <w:bottom w:val="none" w:sz="0" w:space="0" w:color="auto"/>
        <w:right w:val="none" w:sz="0" w:space="0" w:color="auto"/>
      </w:divBdr>
      <w:divsChild>
        <w:div w:id="1045518843">
          <w:marLeft w:val="640"/>
          <w:marRight w:val="0"/>
          <w:marTop w:val="0"/>
          <w:marBottom w:val="0"/>
          <w:divBdr>
            <w:top w:val="none" w:sz="0" w:space="0" w:color="auto"/>
            <w:left w:val="none" w:sz="0" w:space="0" w:color="auto"/>
            <w:bottom w:val="none" w:sz="0" w:space="0" w:color="auto"/>
            <w:right w:val="none" w:sz="0" w:space="0" w:color="auto"/>
          </w:divBdr>
        </w:div>
        <w:div w:id="428045906">
          <w:marLeft w:val="640"/>
          <w:marRight w:val="0"/>
          <w:marTop w:val="0"/>
          <w:marBottom w:val="0"/>
          <w:divBdr>
            <w:top w:val="none" w:sz="0" w:space="0" w:color="auto"/>
            <w:left w:val="none" w:sz="0" w:space="0" w:color="auto"/>
            <w:bottom w:val="none" w:sz="0" w:space="0" w:color="auto"/>
            <w:right w:val="none" w:sz="0" w:space="0" w:color="auto"/>
          </w:divBdr>
        </w:div>
        <w:div w:id="1304313352">
          <w:marLeft w:val="640"/>
          <w:marRight w:val="0"/>
          <w:marTop w:val="0"/>
          <w:marBottom w:val="0"/>
          <w:divBdr>
            <w:top w:val="none" w:sz="0" w:space="0" w:color="auto"/>
            <w:left w:val="none" w:sz="0" w:space="0" w:color="auto"/>
            <w:bottom w:val="none" w:sz="0" w:space="0" w:color="auto"/>
            <w:right w:val="none" w:sz="0" w:space="0" w:color="auto"/>
          </w:divBdr>
        </w:div>
        <w:div w:id="1429279603">
          <w:marLeft w:val="640"/>
          <w:marRight w:val="0"/>
          <w:marTop w:val="0"/>
          <w:marBottom w:val="0"/>
          <w:divBdr>
            <w:top w:val="none" w:sz="0" w:space="0" w:color="auto"/>
            <w:left w:val="none" w:sz="0" w:space="0" w:color="auto"/>
            <w:bottom w:val="none" w:sz="0" w:space="0" w:color="auto"/>
            <w:right w:val="none" w:sz="0" w:space="0" w:color="auto"/>
          </w:divBdr>
        </w:div>
        <w:div w:id="1012872881">
          <w:marLeft w:val="640"/>
          <w:marRight w:val="0"/>
          <w:marTop w:val="0"/>
          <w:marBottom w:val="0"/>
          <w:divBdr>
            <w:top w:val="none" w:sz="0" w:space="0" w:color="auto"/>
            <w:left w:val="none" w:sz="0" w:space="0" w:color="auto"/>
            <w:bottom w:val="none" w:sz="0" w:space="0" w:color="auto"/>
            <w:right w:val="none" w:sz="0" w:space="0" w:color="auto"/>
          </w:divBdr>
        </w:div>
        <w:div w:id="1013608877">
          <w:marLeft w:val="640"/>
          <w:marRight w:val="0"/>
          <w:marTop w:val="0"/>
          <w:marBottom w:val="0"/>
          <w:divBdr>
            <w:top w:val="none" w:sz="0" w:space="0" w:color="auto"/>
            <w:left w:val="none" w:sz="0" w:space="0" w:color="auto"/>
            <w:bottom w:val="none" w:sz="0" w:space="0" w:color="auto"/>
            <w:right w:val="none" w:sz="0" w:space="0" w:color="auto"/>
          </w:divBdr>
        </w:div>
        <w:div w:id="917792510">
          <w:marLeft w:val="640"/>
          <w:marRight w:val="0"/>
          <w:marTop w:val="0"/>
          <w:marBottom w:val="0"/>
          <w:divBdr>
            <w:top w:val="none" w:sz="0" w:space="0" w:color="auto"/>
            <w:left w:val="none" w:sz="0" w:space="0" w:color="auto"/>
            <w:bottom w:val="none" w:sz="0" w:space="0" w:color="auto"/>
            <w:right w:val="none" w:sz="0" w:space="0" w:color="auto"/>
          </w:divBdr>
        </w:div>
        <w:div w:id="1193421705">
          <w:marLeft w:val="640"/>
          <w:marRight w:val="0"/>
          <w:marTop w:val="0"/>
          <w:marBottom w:val="0"/>
          <w:divBdr>
            <w:top w:val="none" w:sz="0" w:space="0" w:color="auto"/>
            <w:left w:val="none" w:sz="0" w:space="0" w:color="auto"/>
            <w:bottom w:val="none" w:sz="0" w:space="0" w:color="auto"/>
            <w:right w:val="none" w:sz="0" w:space="0" w:color="auto"/>
          </w:divBdr>
        </w:div>
        <w:div w:id="984503489">
          <w:marLeft w:val="640"/>
          <w:marRight w:val="0"/>
          <w:marTop w:val="0"/>
          <w:marBottom w:val="0"/>
          <w:divBdr>
            <w:top w:val="none" w:sz="0" w:space="0" w:color="auto"/>
            <w:left w:val="none" w:sz="0" w:space="0" w:color="auto"/>
            <w:bottom w:val="none" w:sz="0" w:space="0" w:color="auto"/>
            <w:right w:val="none" w:sz="0" w:space="0" w:color="auto"/>
          </w:divBdr>
        </w:div>
        <w:div w:id="306588411">
          <w:marLeft w:val="640"/>
          <w:marRight w:val="0"/>
          <w:marTop w:val="0"/>
          <w:marBottom w:val="0"/>
          <w:divBdr>
            <w:top w:val="none" w:sz="0" w:space="0" w:color="auto"/>
            <w:left w:val="none" w:sz="0" w:space="0" w:color="auto"/>
            <w:bottom w:val="none" w:sz="0" w:space="0" w:color="auto"/>
            <w:right w:val="none" w:sz="0" w:space="0" w:color="auto"/>
          </w:divBdr>
        </w:div>
        <w:div w:id="2079008921">
          <w:marLeft w:val="640"/>
          <w:marRight w:val="0"/>
          <w:marTop w:val="0"/>
          <w:marBottom w:val="0"/>
          <w:divBdr>
            <w:top w:val="none" w:sz="0" w:space="0" w:color="auto"/>
            <w:left w:val="none" w:sz="0" w:space="0" w:color="auto"/>
            <w:bottom w:val="none" w:sz="0" w:space="0" w:color="auto"/>
            <w:right w:val="none" w:sz="0" w:space="0" w:color="auto"/>
          </w:divBdr>
        </w:div>
        <w:div w:id="164058476">
          <w:marLeft w:val="640"/>
          <w:marRight w:val="0"/>
          <w:marTop w:val="0"/>
          <w:marBottom w:val="0"/>
          <w:divBdr>
            <w:top w:val="none" w:sz="0" w:space="0" w:color="auto"/>
            <w:left w:val="none" w:sz="0" w:space="0" w:color="auto"/>
            <w:bottom w:val="none" w:sz="0" w:space="0" w:color="auto"/>
            <w:right w:val="none" w:sz="0" w:space="0" w:color="auto"/>
          </w:divBdr>
        </w:div>
        <w:div w:id="1148594865">
          <w:marLeft w:val="640"/>
          <w:marRight w:val="0"/>
          <w:marTop w:val="0"/>
          <w:marBottom w:val="0"/>
          <w:divBdr>
            <w:top w:val="none" w:sz="0" w:space="0" w:color="auto"/>
            <w:left w:val="none" w:sz="0" w:space="0" w:color="auto"/>
            <w:bottom w:val="none" w:sz="0" w:space="0" w:color="auto"/>
            <w:right w:val="none" w:sz="0" w:space="0" w:color="auto"/>
          </w:divBdr>
        </w:div>
      </w:divsChild>
    </w:div>
    <w:div w:id="1547183164">
      <w:bodyDiv w:val="1"/>
      <w:marLeft w:val="0"/>
      <w:marRight w:val="0"/>
      <w:marTop w:val="0"/>
      <w:marBottom w:val="0"/>
      <w:divBdr>
        <w:top w:val="none" w:sz="0" w:space="0" w:color="auto"/>
        <w:left w:val="none" w:sz="0" w:space="0" w:color="auto"/>
        <w:bottom w:val="none" w:sz="0" w:space="0" w:color="auto"/>
        <w:right w:val="none" w:sz="0" w:space="0" w:color="auto"/>
      </w:divBdr>
      <w:divsChild>
        <w:div w:id="1893468894">
          <w:marLeft w:val="640"/>
          <w:marRight w:val="0"/>
          <w:marTop w:val="0"/>
          <w:marBottom w:val="0"/>
          <w:divBdr>
            <w:top w:val="none" w:sz="0" w:space="0" w:color="auto"/>
            <w:left w:val="none" w:sz="0" w:space="0" w:color="auto"/>
            <w:bottom w:val="none" w:sz="0" w:space="0" w:color="auto"/>
            <w:right w:val="none" w:sz="0" w:space="0" w:color="auto"/>
          </w:divBdr>
        </w:div>
        <w:div w:id="1889801662">
          <w:marLeft w:val="640"/>
          <w:marRight w:val="0"/>
          <w:marTop w:val="0"/>
          <w:marBottom w:val="0"/>
          <w:divBdr>
            <w:top w:val="none" w:sz="0" w:space="0" w:color="auto"/>
            <w:left w:val="none" w:sz="0" w:space="0" w:color="auto"/>
            <w:bottom w:val="none" w:sz="0" w:space="0" w:color="auto"/>
            <w:right w:val="none" w:sz="0" w:space="0" w:color="auto"/>
          </w:divBdr>
        </w:div>
        <w:div w:id="925723262">
          <w:marLeft w:val="640"/>
          <w:marRight w:val="0"/>
          <w:marTop w:val="0"/>
          <w:marBottom w:val="0"/>
          <w:divBdr>
            <w:top w:val="none" w:sz="0" w:space="0" w:color="auto"/>
            <w:left w:val="none" w:sz="0" w:space="0" w:color="auto"/>
            <w:bottom w:val="none" w:sz="0" w:space="0" w:color="auto"/>
            <w:right w:val="none" w:sz="0" w:space="0" w:color="auto"/>
          </w:divBdr>
        </w:div>
        <w:div w:id="1713401">
          <w:marLeft w:val="640"/>
          <w:marRight w:val="0"/>
          <w:marTop w:val="0"/>
          <w:marBottom w:val="0"/>
          <w:divBdr>
            <w:top w:val="none" w:sz="0" w:space="0" w:color="auto"/>
            <w:left w:val="none" w:sz="0" w:space="0" w:color="auto"/>
            <w:bottom w:val="none" w:sz="0" w:space="0" w:color="auto"/>
            <w:right w:val="none" w:sz="0" w:space="0" w:color="auto"/>
          </w:divBdr>
        </w:div>
        <w:div w:id="1702432069">
          <w:marLeft w:val="640"/>
          <w:marRight w:val="0"/>
          <w:marTop w:val="0"/>
          <w:marBottom w:val="0"/>
          <w:divBdr>
            <w:top w:val="none" w:sz="0" w:space="0" w:color="auto"/>
            <w:left w:val="none" w:sz="0" w:space="0" w:color="auto"/>
            <w:bottom w:val="none" w:sz="0" w:space="0" w:color="auto"/>
            <w:right w:val="none" w:sz="0" w:space="0" w:color="auto"/>
          </w:divBdr>
        </w:div>
        <w:div w:id="415397316">
          <w:marLeft w:val="640"/>
          <w:marRight w:val="0"/>
          <w:marTop w:val="0"/>
          <w:marBottom w:val="0"/>
          <w:divBdr>
            <w:top w:val="none" w:sz="0" w:space="0" w:color="auto"/>
            <w:left w:val="none" w:sz="0" w:space="0" w:color="auto"/>
            <w:bottom w:val="none" w:sz="0" w:space="0" w:color="auto"/>
            <w:right w:val="none" w:sz="0" w:space="0" w:color="auto"/>
          </w:divBdr>
        </w:div>
        <w:div w:id="120005682">
          <w:marLeft w:val="640"/>
          <w:marRight w:val="0"/>
          <w:marTop w:val="0"/>
          <w:marBottom w:val="0"/>
          <w:divBdr>
            <w:top w:val="none" w:sz="0" w:space="0" w:color="auto"/>
            <w:left w:val="none" w:sz="0" w:space="0" w:color="auto"/>
            <w:bottom w:val="none" w:sz="0" w:space="0" w:color="auto"/>
            <w:right w:val="none" w:sz="0" w:space="0" w:color="auto"/>
          </w:divBdr>
        </w:div>
        <w:div w:id="451483332">
          <w:marLeft w:val="640"/>
          <w:marRight w:val="0"/>
          <w:marTop w:val="0"/>
          <w:marBottom w:val="0"/>
          <w:divBdr>
            <w:top w:val="none" w:sz="0" w:space="0" w:color="auto"/>
            <w:left w:val="none" w:sz="0" w:space="0" w:color="auto"/>
            <w:bottom w:val="none" w:sz="0" w:space="0" w:color="auto"/>
            <w:right w:val="none" w:sz="0" w:space="0" w:color="auto"/>
          </w:divBdr>
        </w:div>
        <w:div w:id="1601795617">
          <w:marLeft w:val="640"/>
          <w:marRight w:val="0"/>
          <w:marTop w:val="0"/>
          <w:marBottom w:val="0"/>
          <w:divBdr>
            <w:top w:val="none" w:sz="0" w:space="0" w:color="auto"/>
            <w:left w:val="none" w:sz="0" w:space="0" w:color="auto"/>
            <w:bottom w:val="none" w:sz="0" w:space="0" w:color="auto"/>
            <w:right w:val="none" w:sz="0" w:space="0" w:color="auto"/>
          </w:divBdr>
        </w:div>
        <w:div w:id="142045238">
          <w:marLeft w:val="640"/>
          <w:marRight w:val="0"/>
          <w:marTop w:val="0"/>
          <w:marBottom w:val="0"/>
          <w:divBdr>
            <w:top w:val="none" w:sz="0" w:space="0" w:color="auto"/>
            <w:left w:val="none" w:sz="0" w:space="0" w:color="auto"/>
            <w:bottom w:val="none" w:sz="0" w:space="0" w:color="auto"/>
            <w:right w:val="none" w:sz="0" w:space="0" w:color="auto"/>
          </w:divBdr>
        </w:div>
        <w:div w:id="1809202140">
          <w:marLeft w:val="640"/>
          <w:marRight w:val="0"/>
          <w:marTop w:val="0"/>
          <w:marBottom w:val="0"/>
          <w:divBdr>
            <w:top w:val="none" w:sz="0" w:space="0" w:color="auto"/>
            <w:left w:val="none" w:sz="0" w:space="0" w:color="auto"/>
            <w:bottom w:val="none" w:sz="0" w:space="0" w:color="auto"/>
            <w:right w:val="none" w:sz="0" w:space="0" w:color="auto"/>
          </w:divBdr>
        </w:div>
        <w:div w:id="1964849759">
          <w:marLeft w:val="640"/>
          <w:marRight w:val="0"/>
          <w:marTop w:val="0"/>
          <w:marBottom w:val="0"/>
          <w:divBdr>
            <w:top w:val="none" w:sz="0" w:space="0" w:color="auto"/>
            <w:left w:val="none" w:sz="0" w:space="0" w:color="auto"/>
            <w:bottom w:val="none" w:sz="0" w:space="0" w:color="auto"/>
            <w:right w:val="none" w:sz="0" w:space="0" w:color="auto"/>
          </w:divBdr>
        </w:div>
        <w:div w:id="1738698790">
          <w:marLeft w:val="640"/>
          <w:marRight w:val="0"/>
          <w:marTop w:val="0"/>
          <w:marBottom w:val="0"/>
          <w:divBdr>
            <w:top w:val="none" w:sz="0" w:space="0" w:color="auto"/>
            <w:left w:val="none" w:sz="0" w:space="0" w:color="auto"/>
            <w:bottom w:val="none" w:sz="0" w:space="0" w:color="auto"/>
            <w:right w:val="none" w:sz="0" w:space="0" w:color="auto"/>
          </w:divBdr>
        </w:div>
        <w:div w:id="377627826">
          <w:marLeft w:val="640"/>
          <w:marRight w:val="0"/>
          <w:marTop w:val="0"/>
          <w:marBottom w:val="0"/>
          <w:divBdr>
            <w:top w:val="none" w:sz="0" w:space="0" w:color="auto"/>
            <w:left w:val="none" w:sz="0" w:space="0" w:color="auto"/>
            <w:bottom w:val="none" w:sz="0" w:space="0" w:color="auto"/>
            <w:right w:val="none" w:sz="0" w:space="0" w:color="auto"/>
          </w:divBdr>
        </w:div>
      </w:divsChild>
    </w:div>
    <w:div w:id="1586189054">
      <w:bodyDiv w:val="1"/>
      <w:marLeft w:val="0"/>
      <w:marRight w:val="0"/>
      <w:marTop w:val="0"/>
      <w:marBottom w:val="0"/>
      <w:divBdr>
        <w:top w:val="none" w:sz="0" w:space="0" w:color="auto"/>
        <w:left w:val="none" w:sz="0" w:space="0" w:color="auto"/>
        <w:bottom w:val="none" w:sz="0" w:space="0" w:color="auto"/>
        <w:right w:val="none" w:sz="0" w:space="0" w:color="auto"/>
      </w:divBdr>
    </w:div>
    <w:div w:id="1589000250">
      <w:bodyDiv w:val="1"/>
      <w:marLeft w:val="0"/>
      <w:marRight w:val="0"/>
      <w:marTop w:val="0"/>
      <w:marBottom w:val="0"/>
      <w:divBdr>
        <w:top w:val="none" w:sz="0" w:space="0" w:color="auto"/>
        <w:left w:val="none" w:sz="0" w:space="0" w:color="auto"/>
        <w:bottom w:val="none" w:sz="0" w:space="0" w:color="auto"/>
        <w:right w:val="none" w:sz="0" w:space="0" w:color="auto"/>
      </w:divBdr>
      <w:divsChild>
        <w:div w:id="145362372">
          <w:marLeft w:val="640"/>
          <w:marRight w:val="0"/>
          <w:marTop w:val="0"/>
          <w:marBottom w:val="0"/>
          <w:divBdr>
            <w:top w:val="none" w:sz="0" w:space="0" w:color="auto"/>
            <w:left w:val="none" w:sz="0" w:space="0" w:color="auto"/>
            <w:bottom w:val="none" w:sz="0" w:space="0" w:color="auto"/>
            <w:right w:val="none" w:sz="0" w:space="0" w:color="auto"/>
          </w:divBdr>
        </w:div>
        <w:div w:id="851458406">
          <w:marLeft w:val="640"/>
          <w:marRight w:val="0"/>
          <w:marTop w:val="0"/>
          <w:marBottom w:val="0"/>
          <w:divBdr>
            <w:top w:val="none" w:sz="0" w:space="0" w:color="auto"/>
            <w:left w:val="none" w:sz="0" w:space="0" w:color="auto"/>
            <w:bottom w:val="none" w:sz="0" w:space="0" w:color="auto"/>
            <w:right w:val="none" w:sz="0" w:space="0" w:color="auto"/>
          </w:divBdr>
        </w:div>
        <w:div w:id="691371857">
          <w:marLeft w:val="640"/>
          <w:marRight w:val="0"/>
          <w:marTop w:val="0"/>
          <w:marBottom w:val="0"/>
          <w:divBdr>
            <w:top w:val="none" w:sz="0" w:space="0" w:color="auto"/>
            <w:left w:val="none" w:sz="0" w:space="0" w:color="auto"/>
            <w:bottom w:val="none" w:sz="0" w:space="0" w:color="auto"/>
            <w:right w:val="none" w:sz="0" w:space="0" w:color="auto"/>
          </w:divBdr>
        </w:div>
        <w:div w:id="1911886562">
          <w:marLeft w:val="640"/>
          <w:marRight w:val="0"/>
          <w:marTop w:val="0"/>
          <w:marBottom w:val="0"/>
          <w:divBdr>
            <w:top w:val="none" w:sz="0" w:space="0" w:color="auto"/>
            <w:left w:val="none" w:sz="0" w:space="0" w:color="auto"/>
            <w:bottom w:val="none" w:sz="0" w:space="0" w:color="auto"/>
            <w:right w:val="none" w:sz="0" w:space="0" w:color="auto"/>
          </w:divBdr>
        </w:div>
        <w:div w:id="89662962">
          <w:marLeft w:val="640"/>
          <w:marRight w:val="0"/>
          <w:marTop w:val="0"/>
          <w:marBottom w:val="0"/>
          <w:divBdr>
            <w:top w:val="none" w:sz="0" w:space="0" w:color="auto"/>
            <w:left w:val="none" w:sz="0" w:space="0" w:color="auto"/>
            <w:bottom w:val="none" w:sz="0" w:space="0" w:color="auto"/>
            <w:right w:val="none" w:sz="0" w:space="0" w:color="auto"/>
          </w:divBdr>
        </w:div>
        <w:div w:id="1105344364">
          <w:marLeft w:val="640"/>
          <w:marRight w:val="0"/>
          <w:marTop w:val="0"/>
          <w:marBottom w:val="0"/>
          <w:divBdr>
            <w:top w:val="none" w:sz="0" w:space="0" w:color="auto"/>
            <w:left w:val="none" w:sz="0" w:space="0" w:color="auto"/>
            <w:bottom w:val="none" w:sz="0" w:space="0" w:color="auto"/>
            <w:right w:val="none" w:sz="0" w:space="0" w:color="auto"/>
          </w:divBdr>
        </w:div>
        <w:div w:id="1052459779">
          <w:marLeft w:val="640"/>
          <w:marRight w:val="0"/>
          <w:marTop w:val="0"/>
          <w:marBottom w:val="0"/>
          <w:divBdr>
            <w:top w:val="none" w:sz="0" w:space="0" w:color="auto"/>
            <w:left w:val="none" w:sz="0" w:space="0" w:color="auto"/>
            <w:bottom w:val="none" w:sz="0" w:space="0" w:color="auto"/>
            <w:right w:val="none" w:sz="0" w:space="0" w:color="auto"/>
          </w:divBdr>
        </w:div>
        <w:div w:id="1582324731">
          <w:marLeft w:val="640"/>
          <w:marRight w:val="0"/>
          <w:marTop w:val="0"/>
          <w:marBottom w:val="0"/>
          <w:divBdr>
            <w:top w:val="none" w:sz="0" w:space="0" w:color="auto"/>
            <w:left w:val="none" w:sz="0" w:space="0" w:color="auto"/>
            <w:bottom w:val="none" w:sz="0" w:space="0" w:color="auto"/>
            <w:right w:val="none" w:sz="0" w:space="0" w:color="auto"/>
          </w:divBdr>
        </w:div>
        <w:div w:id="1393886271">
          <w:marLeft w:val="640"/>
          <w:marRight w:val="0"/>
          <w:marTop w:val="0"/>
          <w:marBottom w:val="0"/>
          <w:divBdr>
            <w:top w:val="none" w:sz="0" w:space="0" w:color="auto"/>
            <w:left w:val="none" w:sz="0" w:space="0" w:color="auto"/>
            <w:bottom w:val="none" w:sz="0" w:space="0" w:color="auto"/>
            <w:right w:val="none" w:sz="0" w:space="0" w:color="auto"/>
          </w:divBdr>
        </w:div>
      </w:divsChild>
    </w:div>
    <w:div w:id="1634948884">
      <w:bodyDiv w:val="1"/>
      <w:marLeft w:val="0"/>
      <w:marRight w:val="0"/>
      <w:marTop w:val="0"/>
      <w:marBottom w:val="0"/>
      <w:divBdr>
        <w:top w:val="none" w:sz="0" w:space="0" w:color="auto"/>
        <w:left w:val="none" w:sz="0" w:space="0" w:color="auto"/>
        <w:bottom w:val="none" w:sz="0" w:space="0" w:color="auto"/>
        <w:right w:val="none" w:sz="0" w:space="0" w:color="auto"/>
      </w:divBdr>
      <w:divsChild>
        <w:div w:id="35085021">
          <w:marLeft w:val="640"/>
          <w:marRight w:val="0"/>
          <w:marTop w:val="0"/>
          <w:marBottom w:val="0"/>
          <w:divBdr>
            <w:top w:val="none" w:sz="0" w:space="0" w:color="auto"/>
            <w:left w:val="none" w:sz="0" w:space="0" w:color="auto"/>
            <w:bottom w:val="none" w:sz="0" w:space="0" w:color="auto"/>
            <w:right w:val="none" w:sz="0" w:space="0" w:color="auto"/>
          </w:divBdr>
        </w:div>
        <w:div w:id="1967855346">
          <w:marLeft w:val="640"/>
          <w:marRight w:val="0"/>
          <w:marTop w:val="0"/>
          <w:marBottom w:val="0"/>
          <w:divBdr>
            <w:top w:val="none" w:sz="0" w:space="0" w:color="auto"/>
            <w:left w:val="none" w:sz="0" w:space="0" w:color="auto"/>
            <w:bottom w:val="none" w:sz="0" w:space="0" w:color="auto"/>
            <w:right w:val="none" w:sz="0" w:space="0" w:color="auto"/>
          </w:divBdr>
        </w:div>
      </w:divsChild>
    </w:div>
    <w:div w:id="1655723076">
      <w:bodyDiv w:val="1"/>
      <w:marLeft w:val="0"/>
      <w:marRight w:val="0"/>
      <w:marTop w:val="0"/>
      <w:marBottom w:val="0"/>
      <w:divBdr>
        <w:top w:val="none" w:sz="0" w:space="0" w:color="auto"/>
        <w:left w:val="none" w:sz="0" w:space="0" w:color="auto"/>
        <w:bottom w:val="none" w:sz="0" w:space="0" w:color="auto"/>
        <w:right w:val="none" w:sz="0" w:space="0" w:color="auto"/>
      </w:divBdr>
      <w:divsChild>
        <w:div w:id="1838571559">
          <w:marLeft w:val="640"/>
          <w:marRight w:val="0"/>
          <w:marTop w:val="0"/>
          <w:marBottom w:val="0"/>
          <w:divBdr>
            <w:top w:val="none" w:sz="0" w:space="0" w:color="auto"/>
            <w:left w:val="none" w:sz="0" w:space="0" w:color="auto"/>
            <w:bottom w:val="none" w:sz="0" w:space="0" w:color="auto"/>
            <w:right w:val="none" w:sz="0" w:space="0" w:color="auto"/>
          </w:divBdr>
        </w:div>
        <w:div w:id="1823422959">
          <w:marLeft w:val="640"/>
          <w:marRight w:val="0"/>
          <w:marTop w:val="0"/>
          <w:marBottom w:val="0"/>
          <w:divBdr>
            <w:top w:val="none" w:sz="0" w:space="0" w:color="auto"/>
            <w:left w:val="none" w:sz="0" w:space="0" w:color="auto"/>
            <w:bottom w:val="none" w:sz="0" w:space="0" w:color="auto"/>
            <w:right w:val="none" w:sz="0" w:space="0" w:color="auto"/>
          </w:divBdr>
        </w:div>
        <w:div w:id="706563930">
          <w:marLeft w:val="640"/>
          <w:marRight w:val="0"/>
          <w:marTop w:val="0"/>
          <w:marBottom w:val="0"/>
          <w:divBdr>
            <w:top w:val="none" w:sz="0" w:space="0" w:color="auto"/>
            <w:left w:val="none" w:sz="0" w:space="0" w:color="auto"/>
            <w:bottom w:val="none" w:sz="0" w:space="0" w:color="auto"/>
            <w:right w:val="none" w:sz="0" w:space="0" w:color="auto"/>
          </w:divBdr>
        </w:div>
        <w:div w:id="1559508121">
          <w:marLeft w:val="640"/>
          <w:marRight w:val="0"/>
          <w:marTop w:val="0"/>
          <w:marBottom w:val="0"/>
          <w:divBdr>
            <w:top w:val="none" w:sz="0" w:space="0" w:color="auto"/>
            <w:left w:val="none" w:sz="0" w:space="0" w:color="auto"/>
            <w:bottom w:val="none" w:sz="0" w:space="0" w:color="auto"/>
            <w:right w:val="none" w:sz="0" w:space="0" w:color="auto"/>
          </w:divBdr>
        </w:div>
        <w:div w:id="1950042012">
          <w:marLeft w:val="640"/>
          <w:marRight w:val="0"/>
          <w:marTop w:val="0"/>
          <w:marBottom w:val="0"/>
          <w:divBdr>
            <w:top w:val="none" w:sz="0" w:space="0" w:color="auto"/>
            <w:left w:val="none" w:sz="0" w:space="0" w:color="auto"/>
            <w:bottom w:val="none" w:sz="0" w:space="0" w:color="auto"/>
            <w:right w:val="none" w:sz="0" w:space="0" w:color="auto"/>
          </w:divBdr>
        </w:div>
        <w:div w:id="1084687368">
          <w:marLeft w:val="640"/>
          <w:marRight w:val="0"/>
          <w:marTop w:val="0"/>
          <w:marBottom w:val="0"/>
          <w:divBdr>
            <w:top w:val="none" w:sz="0" w:space="0" w:color="auto"/>
            <w:left w:val="none" w:sz="0" w:space="0" w:color="auto"/>
            <w:bottom w:val="none" w:sz="0" w:space="0" w:color="auto"/>
            <w:right w:val="none" w:sz="0" w:space="0" w:color="auto"/>
          </w:divBdr>
        </w:div>
        <w:div w:id="634137612">
          <w:marLeft w:val="640"/>
          <w:marRight w:val="0"/>
          <w:marTop w:val="0"/>
          <w:marBottom w:val="0"/>
          <w:divBdr>
            <w:top w:val="none" w:sz="0" w:space="0" w:color="auto"/>
            <w:left w:val="none" w:sz="0" w:space="0" w:color="auto"/>
            <w:bottom w:val="none" w:sz="0" w:space="0" w:color="auto"/>
            <w:right w:val="none" w:sz="0" w:space="0" w:color="auto"/>
          </w:divBdr>
        </w:div>
        <w:div w:id="1306352225">
          <w:marLeft w:val="640"/>
          <w:marRight w:val="0"/>
          <w:marTop w:val="0"/>
          <w:marBottom w:val="0"/>
          <w:divBdr>
            <w:top w:val="none" w:sz="0" w:space="0" w:color="auto"/>
            <w:left w:val="none" w:sz="0" w:space="0" w:color="auto"/>
            <w:bottom w:val="none" w:sz="0" w:space="0" w:color="auto"/>
            <w:right w:val="none" w:sz="0" w:space="0" w:color="auto"/>
          </w:divBdr>
        </w:div>
        <w:div w:id="1384283207">
          <w:marLeft w:val="640"/>
          <w:marRight w:val="0"/>
          <w:marTop w:val="0"/>
          <w:marBottom w:val="0"/>
          <w:divBdr>
            <w:top w:val="none" w:sz="0" w:space="0" w:color="auto"/>
            <w:left w:val="none" w:sz="0" w:space="0" w:color="auto"/>
            <w:bottom w:val="none" w:sz="0" w:space="0" w:color="auto"/>
            <w:right w:val="none" w:sz="0" w:space="0" w:color="auto"/>
          </w:divBdr>
        </w:div>
        <w:div w:id="1491555403">
          <w:marLeft w:val="640"/>
          <w:marRight w:val="0"/>
          <w:marTop w:val="0"/>
          <w:marBottom w:val="0"/>
          <w:divBdr>
            <w:top w:val="none" w:sz="0" w:space="0" w:color="auto"/>
            <w:left w:val="none" w:sz="0" w:space="0" w:color="auto"/>
            <w:bottom w:val="none" w:sz="0" w:space="0" w:color="auto"/>
            <w:right w:val="none" w:sz="0" w:space="0" w:color="auto"/>
          </w:divBdr>
        </w:div>
      </w:divsChild>
    </w:div>
    <w:div w:id="1693067038">
      <w:bodyDiv w:val="1"/>
      <w:marLeft w:val="0"/>
      <w:marRight w:val="0"/>
      <w:marTop w:val="0"/>
      <w:marBottom w:val="0"/>
      <w:divBdr>
        <w:top w:val="none" w:sz="0" w:space="0" w:color="auto"/>
        <w:left w:val="none" w:sz="0" w:space="0" w:color="auto"/>
        <w:bottom w:val="none" w:sz="0" w:space="0" w:color="auto"/>
        <w:right w:val="none" w:sz="0" w:space="0" w:color="auto"/>
      </w:divBdr>
      <w:divsChild>
        <w:div w:id="937906975">
          <w:marLeft w:val="640"/>
          <w:marRight w:val="0"/>
          <w:marTop w:val="0"/>
          <w:marBottom w:val="0"/>
          <w:divBdr>
            <w:top w:val="none" w:sz="0" w:space="0" w:color="auto"/>
            <w:left w:val="none" w:sz="0" w:space="0" w:color="auto"/>
            <w:bottom w:val="none" w:sz="0" w:space="0" w:color="auto"/>
            <w:right w:val="none" w:sz="0" w:space="0" w:color="auto"/>
          </w:divBdr>
        </w:div>
        <w:div w:id="1853377060">
          <w:marLeft w:val="640"/>
          <w:marRight w:val="0"/>
          <w:marTop w:val="0"/>
          <w:marBottom w:val="0"/>
          <w:divBdr>
            <w:top w:val="none" w:sz="0" w:space="0" w:color="auto"/>
            <w:left w:val="none" w:sz="0" w:space="0" w:color="auto"/>
            <w:bottom w:val="none" w:sz="0" w:space="0" w:color="auto"/>
            <w:right w:val="none" w:sz="0" w:space="0" w:color="auto"/>
          </w:divBdr>
        </w:div>
      </w:divsChild>
    </w:div>
    <w:div w:id="1740202777">
      <w:bodyDiv w:val="1"/>
      <w:marLeft w:val="0"/>
      <w:marRight w:val="0"/>
      <w:marTop w:val="0"/>
      <w:marBottom w:val="0"/>
      <w:divBdr>
        <w:top w:val="none" w:sz="0" w:space="0" w:color="auto"/>
        <w:left w:val="none" w:sz="0" w:space="0" w:color="auto"/>
        <w:bottom w:val="none" w:sz="0" w:space="0" w:color="auto"/>
        <w:right w:val="none" w:sz="0" w:space="0" w:color="auto"/>
      </w:divBdr>
      <w:divsChild>
        <w:div w:id="1206992409">
          <w:marLeft w:val="640"/>
          <w:marRight w:val="0"/>
          <w:marTop w:val="0"/>
          <w:marBottom w:val="0"/>
          <w:divBdr>
            <w:top w:val="none" w:sz="0" w:space="0" w:color="auto"/>
            <w:left w:val="none" w:sz="0" w:space="0" w:color="auto"/>
            <w:bottom w:val="none" w:sz="0" w:space="0" w:color="auto"/>
            <w:right w:val="none" w:sz="0" w:space="0" w:color="auto"/>
          </w:divBdr>
        </w:div>
        <w:div w:id="1672949831">
          <w:marLeft w:val="640"/>
          <w:marRight w:val="0"/>
          <w:marTop w:val="0"/>
          <w:marBottom w:val="0"/>
          <w:divBdr>
            <w:top w:val="none" w:sz="0" w:space="0" w:color="auto"/>
            <w:left w:val="none" w:sz="0" w:space="0" w:color="auto"/>
            <w:bottom w:val="none" w:sz="0" w:space="0" w:color="auto"/>
            <w:right w:val="none" w:sz="0" w:space="0" w:color="auto"/>
          </w:divBdr>
        </w:div>
        <w:div w:id="391464430">
          <w:marLeft w:val="640"/>
          <w:marRight w:val="0"/>
          <w:marTop w:val="0"/>
          <w:marBottom w:val="0"/>
          <w:divBdr>
            <w:top w:val="none" w:sz="0" w:space="0" w:color="auto"/>
            <w:left w:val="none" w:sz="0" w:space="0" w:color="auto"/>
            <w:bottom w:val="none" w:sz="0" w:space="0" w:color="auto"/>
            <w:right w:val="none" w:sz="0" w:space="0" w:color="auto"/>
          </w:divBdr>
        </w:div>
        <w:div w:id="1466703135">
          <w:marLeft w:val="640"/>
          <w:marRight w:val="0"/>
          <w:marTop w:val="0"/>
          <w:marBottom w:val="0"/>
          <w:divBdr>
            <w:top w:val="none" w:sz="0" w:space="0" w:color="auto"/>
            <w:left w:val="none" w:sz="0" w:space="0" w:color="auto"/>
            <w:bottom w:val="none" w:sz="0" w:space="0" w:color="auto"/>
            <w:right w:val="none" w:sz="0" w:space="0" w:color="auto"/>
          </w:divBdr>
        </w:div>
        <w:div w:id="1354721335">
          <w:marLeft w:val="640"/>
          <w:marRight w:val="0"/>
          <w:marTop w:val="0"/>
          <w:marBottom w:val="0"/>
          <w:divBdr>
            <w:top w:val="none" w:sz="0" w:space="0" w:color="auto"/>
            <w:left w:val="none" w:sz="0" w:space="0" w:color="auto"/>
            <w:bottom w:val="none" w:sz="0" w:space="0" w:color="auto"/>
            <w:right w:val="none" w:sz="0" w:space="0" w:color="auto"/>
          </w:divBdr>
        </w:div>
        <w:div w:id="1007246719">
          <w:marLeft w:val="640"/>
          <w:marRight w:val="0"/>
          <w:marTop w:val="0"/>
          <w:marBottom w:val="0"/>
          <w:divBdr>
            <w:top w:val="none" w:sz="0" w:space="0" w:color="auto"/>
            <w:left w:val="none" w:sz="0" w:space="0" w:color="auto"/>
            <w:bottom w:val="none" w:sz="0" w:space="0" w:color="auto"/>
            <w:right w:val="none" w:sz="0" w:space="0" w:color="auto"/>
          </w:divBdr>
        </w:div>
        <w:div w:id="1972437296">
          <w:marLeft w:val="640"/>
          <w:marRight w:val="0"/>
          <w:marTop w:val="0"/>
          <w:marBottom w:val="0"/>
          <w:divBdr>
            <w:top w:val="none" w:sz="0" w:space="0" w:color="auto"/>
            <w:left w:val="none" w:sz="0" w:space="0" w:color="auto"/>
            <w:bottom w:val="none" w:sz="0" w:space="0" w:color="auto"/>
            <w:right w:val="none" w:sz="0" w:space="0" w:color="auto"/>
          </w:divBdr>
        </w:div>
        <w:div w:id="109014454">
          <w:marLeft w:val="640"/>
          <w:marRight w:val="0"/>
          <w:marTop w:val="0"/>
          <w:marBottom w:val="0"/>
          <w:divBdr>
            <w:top w:val="none" w:sz="0" w:space="0" w:color="auto"/>
            <w:left w:val="none" w:sz="0" w:space="0" w:color="auto"/>
            <w:bottom w:val="none" w:sz="0" w:space="0" w:color="auto"/>
            <w:right w:val="none" w:sz="0" w:space="0" w:color="auto"/>
          </w:divBdr>
        </w:div>
        <w:div w:id="414132012">
          <w:marLeft w:val="640"/>
          <w:marRight w:val="0"/>
          <w:marTop w:val="0"/>
          <w:marBottom w:val="0"/>
          <w:divBdr>
            <w:top w:val="none" w:sz="0" w:space="0" w:color="auto"/>
            <w:left w:val="none" w:sz="0" w:space="0" w:color="auto"/>
            <w:bottom w:val="none" w:sz="0" w:space="0" w:color="auto"/>
            <w:right w:val="none" w:sz="0" w:space="0" w:color="auto"/>
          </w:divBdr>
        </w:div>
        <w:div w:id="1465780123">
          <w:marLeft w:val="640"/>
          <w:marRight w:val="0"/>
          <w:marTop w:val="0"/>
          <w:marBottom w:val="0"/>
          <w:divBdr>
            <w:top w:val="none" w:sz="0" w:space="0" w:color="auto"/>
            <w:left w:val="none" w:sz="0" w:space="0" w:color="auto"/>
            <w:bottom w:val="none" w:sz="0" w:space="0" w:color="auto"/>
            <w:right w:val="none" w:sz="0" w:space="0" w:color="auto"/>
          </w:divBdr>
        </w:div>
        <w:div w:id="1191336881">
          <w:marLeft w:val="640"/>
          <w:marRight w:val="0"/>
          <w:marTop w:val="0"/>
          <w:marBottom w:val="0"/>
          <w:divBdr>
            <w:top w:val="none" w:sz="0" w:space="0" w:color="auto"/>
            <w:left w:val="none" w:sz="0" w:space="0" w:color="auto"/>
            <w:bottom w:val="none" w:sz="0" w:space="0" w:color="auto"/>
            <w:right w:val="none" w:sz="0" w:space="0" w:color="auto"/>
          </w:divBdr>
        </w:div>
        <w:div w:id="1040742231">
          <w:marLeft w:val="640"/>
          <w:marRight w:val="0"/>
          <w:marTop w:val="0"/>
          <w:marBottom w:val="0"/>
          <w:divBdr>
            <w:top w:val="none" w:sz="0" w:space="0" w:color="auto"/>
            <w:left w:val="none" w:sz="0" w:space="0" w:color="auto"/>
            <w:bottom w:val="none" w:sz="0" w:space="0" w:color="auto"/>
            <w:right w:val="none" w:sz="0" w:space="0" w:color="auto"/>
          </w:divBdr>
        </w:div>
      </w:divsChild>
    </w:div>
    <w:div w:id="1747724427">
      <w:bodyDiv w:val="1"/>
      <w:marLeft w:val="0"/>
      <w:marRight w:val="0"/>
      <w:marTop w:val="0"/>
      <w:marBottom w:val="0"/>
      <w:divBdr>
        <w:top w:val="none" w:sz="0" w:space="0" w:color="auto"/>
        <w:left w:val="none" w:sz="0" w:space="0" w:color="auto"/>
        <w:bottom w:val="none" w:sz="0" w:space="0" w:color="auto"/>
        <w:right w:val="none" w:sz="0" w:space="0" w:color="auto"/>
      </w:divBdr>
      <w:divsChild>
        <w:div w:id="1596748072">
          <w:marLeft w:val="640"/>
          <w:marRight w:val="0"/>
          <w:marTop w:val="0"/>
          <w:marBottom w:val="0"/>
          <w:divBdr>
            <w:top w:val="none" w:sz="0" w:space="0" w:color="auto"/>
            <w:left w:val="none" w:sz="0" w:space="0" w:color="auto"/>
            <w:bottom w:val="none" w:sz="0" w:space="0" w:color="auto"/>
            <w:right w:val="none" w:sz="0" w:space="0" w:color="auto"/>
          </w:divBdr>
        </w:div>
        <w:div w:id="643775226">
          <w:marLeft w:val="640"/>
          <w:marRight w:val="0"/>
          <w:marTop w:val="0"/>
          <w:marBottom w:val="0"/>
          <w:divBdr>
            <w:top w:val="none" w:sz="0" w:space="0" w:color="auto"/>
            <w:left w:val="none" w:sz="0" w:space="0" w:color="auto"/>
            <w:bottom w:val="none" w:sz="0" w:space="0" w:color="auto"/>
            <w:right w:val="none" w:sz="0" w:space="0" w:color="auto"/>
          </w:divBdr>
        </w:div>
        <w:div w:id="507521517">
          <w:marLeft w:val="640"/>
          <w:marRight w:val="0"/>
          <w:marTop w:val="0"/>
          <w:marBottom w:val="0"/>
          <w:divBdr>
            <w:top w:val="none" w:sz="0" w:space="0" w:color="auto"/>
            <w:left w:val="none" w:sz="0" w:space="0" w:color="auto"/>
            <w:bottom w:val="none" w:sz="0" w:space="0" w:color="auto"/>
            <w:right w:val="none" w:sz="0" w:space="0" w:color="auto"/>
          </w:divBdr>
        </w:div>
        <w:div w:id="1993176451">
          <w:marLeft w:val="640"/>
          <w:marRight w:val="0"/>
          <w:marTop w:val="0"/>
          <w:marBottom w:val="0"/>
          <w:divBdr>
            <w:top w:val="none" w:sz="0" w:space="0" w:color="auto"/>
            <w:left w:val="none" w:sz="0" w:space="0" w:color="auto"/>
            <w:bottom w:val="none" w:sz="0" w:space="0" w:color="auto"/>
            <w:right w:val="none" w:sz="0" w:space="0" w:color="auto"/>
          </w:divBdr>
        </w:div>
        <w:div w:id="1133870023">
          <w:marLeft w:val="640"/>
          <w:marRight w:val="0"/>
          <w:marTop w:val="0"/>
          <w:marBottom w:val="0"/>
          <w:divBdr>
            <w:top w:val="none" w:sz="0" w:space="0" w:color="auto"/>
            <w:left w:val="none" w:sz="0" w:space="0" w:color="auto"/>
            <w:bottom w:val="none" w:sz="0" w:space="0" w:color="auto"/>
            <w:right w:val="none" w:sz="0" w:space="0" w:color="auto"/>
          </w:divBdr>
        </w:div>
        <w:div w:id="773398712">
          <w:marLeft w:val="640"/>
          <w:marRight w:val="0"/>
          <w:marTop w:val="0"/>
          <w:marBottom w:val="0"/>
          <w:divBdr>
            <w:top w:val="none" w:sz="0" w:space="0" w:color="auto"/>
            <w:left w:val="none" w:sz="0" w:space="0" w:color="auto"/>
            <w:bottom w:val="none" w:sz="0" w:space="0" w:color="auto"/>
            <w:right w:val="none" w:sz="0" w:space="0" w:color="auto"/>
          </w:divBdr>
        </w:div>
        <w:div w:id="1206136788">
          <w:marLeft w:val="640"/>
          <w:marRight w:val="0"/>
          <w:marTop w:val="0"/>
          <w:marBottom w:val="0"/>
          <w:divBdr>
            <w:top w:val="none" w:sz="0" w:space="0" w:color="auto"/>
            <w:left w:val="none" w:sz="0" w:space="0" w:color="auto"/>
            <w:bottom w:val="none" w:sz="0" w:space="0" w:color="auto"/>
            <w:right w:val="none" w:sz="0" w:space="0" w:color="auto"/>
          </w:divBdr>
        </w:div>
        <w:div w:id="2059279859">
          <w:marLeft w:val="640"/>
          <w:marRight w:val="0"/>
          <w:marTop w:val="0"/>
          <w:marBottom w:val="0"/>
          <w:divBdr>
            <w:top w:val="none" w:sz="0" w:space="0" w:color="auto"/>
            <w:left w:val="none" w:sz="0" w:space="0" w:color="auto"/>
            <w:bottom w:val="none" w:sz="0" w:space="0" w:color="auto"/>
            <w:right w:val="none" w:sz="0" w:space="0" w:color="auto"/>
          </w:divBdr>
        </w:div>
        <w:div w:id="1997369351">
          <w:marLeft w:val="640"/>
          <w:marRight w:val="0"/>
          <w:marTop w:val="0"/>
          <w:marBottom w:val="0"/>
          <w:divBdr>
            <w:top w:val="none" w:sz="0" w:space="0" w:color="auto"/>
            <w:left w:val="none" w:sz="0" w:space="0" w:color="auto"/>
            <w:bottom w:val="none" w:sz="0" w:space="0" w:color="auto"/>
            <w:right w:val="none" w:sz="0" w:space="0" w:color="auto"/>
          </w:divBdr>
        </w:div>
        <w:div w:id="1825315174">
          <w:marLeft w:val="640"/>
          <w:marRight w:val="0"/>
          <w:marTop w:val="0"/>
          <w:marBottom w:val="0"/>
          <w:divBdr>
            <w:top w:val="none" w:sz="0" w:space="0" w:color="auto"/>
            <w:left w:val="none" w:sz="0" w:space="0" w:color="auto"/>
            <w:bottom w:val="none" w:sz="0" w:space="0" w:color="auto"/>
            <w:right w:val="none" w:sz="0" w:space="0" w:color="auto"/>
          </w:divBdr>
        </w:div>
        <w:div w:id="1864631014">
          <w:marLeft w:val="640"/>
          <w:marRight w:val="0"/>
          <w:marTop w:val="0"/>
          <w:marBottom w:val="0"/>
          <w:divBdr>
            <w:top w:val="none" w:sz="0" w:space="0" w:color="auto"/>
            <w:left w:val="none" w:sz="0" w:space="0" w:color="auto"/>
            <w:bottom w:val="none" w:sz="0" w:space="0" w:color="auto"/>
            <w:right w:val="none" w:sz="0" w:space="0" w:color="auto"/>
          </w:divBdr>
        </w:div>
        <w:div w:id="949123140">
          <w:marLeft w:val="640"/>
          <w:marRight w:val="0"/>
          <w:marTop w:val="0"/>
          <w:marBottom w:val="0"/>
          <w:divBdr>
            <w:top w:val="none" w:sz="0" w:space="0" w:color="auto"/>
            <w:left w:val="none" w:sz="0" w:space="0" w:color="auto"/>
            <w:bottom w:val="none" w:sz="0" w:space="0" w:color="auto"/>
            <w:right w:val="none" w:sz="0" w:space="0" w:color="auto"/>
          </w:divBdr>
        </w:div>
      </w:divsChild>
    </w:div>
    <w:div w:id="1769084958">
      <w:bodyDiv w:val="1"/>
      <w:marLeft w:val="0"/>
      <w:marRight w:val="0"/>
      <w:marTop w:val="0"/>
      <w:marBottom w:val="0"/>
      <w:divBdr>
        <w:top w:val="none" w:sz="0" w:space="0" w:color="auto"/>
        <w:left w:val="none" w:sz="0" w:space="0" w:color="auto"/>
        <w:bottom w:val="none" w:sz="0" w:space="0" w:color="auto"/>
        <w:right w:val="none" w:sz="0" w:space="0" w:color="auto"/>
      </w:divBdr>
      <w:divsChild>
        <w:div w:id="1196042273">
          <w:marLeft w:val="640"/>
          <w:marRight w:val="0"/>
          <w:marTop w:val="0"/>
          <w:marBottom w:val="0"/>
          <w:divBdr>
            <w:top w:val="none" w:sz="0" w:space="0" w:color="auto"/>
            <w:left w:val="none" w:sz="0" w:space="0" w:color="auto"/>
            <w:bottom w:val="none" w:sz="0" w:space="0" w:color="auto"/>
            <w:right w:val="none" w:sz="0" w:space="0" w:color="auto"/>
          </w:divBdr>
        </w:div>
        <w:div w:id="432089442">
          <w:marLeft w:val="640"/>
          <w:marRight w:val="0"/>
          <w:marTop w:val="0"/>
          <w:marBottom w:val="0"/>
          <w:divBdr>
            <w:top w:val="none" w:sz="0" w:space="0" w:color="auto"/>
            <w:left w:val="none" w:sz="0" w:space="0" w:color="auto"/>
            <w:bottom w:val="none" w:sz="0" w:space="0" w:color="auto"/>
            <w:right w:val="none" w:sz="0" w:space="0" w:color="auto"/>
          </w:divBdr>
        </w:div>
        <w:div w:id="391970870">
          <w:marLeft w:val="640"/>
          <w:marRight w:val="0"/>
          <w:marTop w:val="0"/>
          <w:marBottom w:val="0"/>
          <w:divBdr>
            <w:top w:val="none" w:sz="0" w:space="0" w:color="auto"/>
            <w:left w:val="none" w:sz="0" w:space="0" w:color="auto"/>
            <w:bottom w:val="none" w:sz="0" w:space="0" w:color="auto"/>
            <w:right w:val="none" w:sz="0" w:space="0" w:color="auto"/>
          </w:divBdr>
        </w:div>
        <w:div w:id="232356211">
          <w:marLeft w:val="640"/>
          <w:marRight w:val="0"/>
          <w:marTop w:val="0"/>
          <w:marBottom w:val="0"/>
          <w:divBdr>
            <w:top w:val="none" w:sz="0" w:space="0" w:color="auto"/>
            <w:left w:val="none" w:sz="0" w:space="0" w:color="auto"/>
            <w:bottom w:val="none" w:sz="0" w:space="0" w:color="auto"/>
            <w:right w:val="none" w:sz="0" w:space="0" w:color="auto"/>
          </w:divBdr>
        </w:div>
        <w:div w:id="1596789525">
          <w:marLeft w:val="640"/>
          <w:marRight w:val="0"/>
          <w:marTop w:val="0"/>
          <w:marBottom w:val="0"/>
          <w:divBdr>
            <w:top w:val="none" w:sz="0" w:space="0" w:color="auto"/>
            <w:left w:val="none" w:sz="0" w:space="0" w:color="auto"/>
            <w:bottom w:val="none" w:sz="0" w:space="0" w:color="auto"/>
            <w:right w:val="none" w:sz="0" w:space="0" w:color="auto"/>
          </w:divBdr>
        </w:div>
        <w:div w:id="314578136">
          <w:marLeft w:val="640"/>
          <w:marRight w:val="0"/>
          <w:marTop w:val="0"/>
          <w:marBottom w:val="0"/>
          <w:divBdr>
            <w:top w:val="none" w:sz="0" w:space="0" w:color="auto"/>
            <w:left w:val="none" w:sz="0" w:space="0" w:color="auto"/>
            <w:bottom w:val="none" w:sz="0" w:space="0" w:color="auto"/>
            <w:right w:val="none" w:sz="0" w:space="0" w:color="auto"/>
          </w:divBdr>
        </w:div>
        <w:div w:id="1018702407">
          <w:marLeft w:val="640"/>
          <w:marRight w:val="0"/>
          <w:marTop w:val="0"/>
          <w:marBottom w:val="0"/>
          <w:divBdr>
            <w:top w:val="none" w:sz="0" w:space="0" w:color="auto"/>
            <w:left w:val="none" w:sz="0" w:space="0" w:color="auto"/>
            <w:bottom w:val="none" w:sz="0" w:space="0" w:color="auto"/>
            <w:right w:val="none" w:sz="0" w:space="0" w:color="auto"/>
          </w:divBdr>
        </w:div>
      </w:divsChild>
    </w:div>
    <w:div w:id="1793554530">
      <w:bodyDiv w:val="1"/>
      <w:marLeft w:val="0"/>
      <w:marRight w:val="0"/>
      <w:marTop w:val="0"/>
      <w:marBottom w:val="0"/>
      <w:divBdr>
        <w:top w:val="none" w:sz="0" w:space="0" w:color="auto"/>
        <w:left w:val="none" w:sz="0" w:space="0" w:color="auto"/>
        <w:bottom w:val="none" w:sz="0" w:space="0" w:color="auto"/>
        <w:right w:val="none" w:sz="0" w:space="0" w:color="auto"/>
      </w:divBdr>
    </w:div>
    <w:div w:id="1807431098">
      <w:bodyDiv w:val="1"/>
      <w:marLeft w:val="0"/>
      <w:marRight w:val="0"/>
      <w:marTop w:val="0"/>
      <w:marBottom w:val="0"/>
      <w:divBdr>
        <w:top w:val="none" w:sz="0" w:space="0" w:color="auto"/>
        <w:left w:val="none" w:sz="0" w:space="0" w:color="auto"/>
        <w:bottom w:val="none" w:sz="0" w:space="0" w:color="auto"/>
        <w:right w:val="none" w:sz="0" w:space="0" w:color="auto"/>
      </w:divBdr>
      <w:divsChild>
        <w:div w:id="318121642">
          <w:marLeft w:val="640"/>
          <w:marRight w:val="0"/>
          <w:marTop w:val="0"/>
          <w:marBottom w:val="0"/>
          <w:divBdr>
            <w:top w:val="none" w:sz="0" w:space="0" w:color="auto"/>
            <w:left w:val="none" w:sz="0" w:space="0" w:color="auto"/>
            <w:bottom w:val="none" w:sz="0" w:space="0" w:color="auto"/>
            <w:right w:val="none" w:sz="0" w:space="0" w:color="auto"/>
          </w:divBdr>
        </w:div>
        <w:div w:id="1692687702">
          <w:marLeft w:val="640"/>
          <w:marRight w:val="0"/>
          <w:marTop w:val="0"/>
          <w:marBottom w:val="0"/>
          <w:divBdr>
            <w:top w:val="none" w:sz="0" w:space="0" w:color="auto"/>
            <w:left w:val="none" w:sz="0" w:space="0" w:color="auto"/>
            <w:bottom w:val="none" w:sz="0" w:space="0" w:color="auto"/>
            <w:right w:val="none" w:sz="0" w:space="0" w:color="auto"/>
          </w:divBdr>
        </w:div>
        <w:div w:id="1194418314">
          <w:marLeft w:val="640"/>
          <w:marRight w:val="0"/>
          <w:marTop w:val="0"/>
          <w:marBottom w:val="0"/>
          <w:divBdr>
            <w:top w:val="none" w:sz="0" w:space="0" w:color="auto"/>
            <w:left w:val="none" w:sz="0" w:space="0" w:color="auto"/>
            <w:bottom w:val="none" w:sz="0" w:space="0" w:color="auto"/>
            <w:right w:val="none" w:sz="0" w:space="0" w:color="auto"/>
          </w:divBdr>
        </w:div>
        <w:div w:id="725107246">
          <w:marLeft w:val="640"/>
          <w:marRight w:val="0"/>
          <w:marTop w:val="0"/>
          <w:marBottom w:val="0"/>
          <w:divBdr>
            <w:top w:val="none" w:sz="0" w:space="0" w:color="auto"/>
            <w:left w:val="none" w:sz="0" w:space="0" w:color="auto"/>
            <w:bottom w:val="none" w:sz="0" w:space="0" w:color="auto"/>
            <w:right w:val="none" w:sz="0" w:space="0" w:color="auto"/>
          </w:divBdr>
        </w:div>
      </w:divsChild>
    </w:div>
    <w:div w:id="1848015812">
      <w:bodyDiv w:val="1"/>
      <w:marLeft w:val="0"/>
      <w:marRight w:val="0"/>
      <w:marTop w:val="0"/>
      <w:marBottom w:val="0"/>
      <w:divBdr>
        <w:top w:val="none" w:sz="0" w:space="0" w:color="auto"/>
        <w:left w:val="none" w:sz="0" w:space="0" w:color="auto"/>
        <w:bottom w:val="none" w:sz="0" w:space="0" w:color="auto"/>
        <w:right w:val="none" w:sz="0" w:space="0" w:color="auto"/>
      </w:divBdr>
    </w:div>
    <w:div w:id="1848329717">
      <w:bodyDiv w:val="1"/>
      <w:marLeft w:val="0"/>
      <w:marRight w:val="0"/>
      <w:marTop w:val="0"/>
      <w:marBottom w:val="0"/>
      <w:divBdr>
        <w:top w:val="none" w:sz="0" w:space="0" w:color="auto"/>
        <w:left w:val="none" w:sz="0" w:space="0" w:color="auto"/>
        <w:bottom w:val="none" w:sz="0" w:space="0" w:color="auto"/>
        <w:right w:val="none" w:sz="0" w:space="0" w:color="auto"/>
      </w:divBdr>
      <w:divsChild>
        <w:div w:id="1217473953">
          <w:marLeft w:val="640"/>
          <w:marRight w:val="0"/>
          <w:marTop w:val="0"/>
          <w:marBottom w:val="0"/>
          <w:divBdr>
            <w:top w:val="none" w:sz="0" w:space="0" w:color="auto"/>
            <w:left w:val="none" w:sz="0" w:space="0" w:color="auto"/>
            <w:bottom w:val="none" w:sz="0" w:space="0" w:color="auto"/>
            <w:right w:val="none" w:sz="0" w:space="0" w:color="auto"/>
          </w:divBdr>
        </w:div>
        <w:div w:id="365375971">
          <w:marLeft w:val="640"/>
          <w:marRight w:val="0"/>
          <w:marTop w:val="0"/>
          <w:marBottom w:val="0"/>
          <w:divBdr>
            <w:top w:val="none" w:sz="0" w:space="0" w:color="auto"/>
            <w:left w:val="none" w:sz="0" w:space="0" w:color="auto"/>
            <w:bottom w:val="none" w:sz="0" w:space="0" w:color="auto"/>
            <w:right w:val="none" w:sz="0" w:space="0" w:color="auto"/>
          </w:divBdr>
        </w:div>
        <w:div w:id="1658533186">
          <w:marLeft w:val="640"/>
          <w:marRight w:val="0"/>
          <w:marTop w:val="0"/>
          <w:marBottom w:val="0"/>
          <w:divBdr>
            <w:top w:val="none" w:sz="0" w:space="0" w:color="auto"/>
            <w:left w:val="none" w:sz="0" w:space="0" w:color="auto"/>
            <w:bottom w:val="none" w:sz="0" w:space="0" w:color="auto"/>
            <w:right w:val="none" w:sz="0" w:space="0" w:color="auto"/>
          </w:divBdr>
        </w:div>
        <w:div w:id="768820819">
          <w:marLeft w:val="640"/>
          <w:marRight w:val="0"/>
          <w:marTop w:val="0"/>
          <w:marBottom w:val="0"/>
          <w:divBdr>
            <w:top w:val="none" w:sz="0" w:space="0" w:color="auto"/>
            <w:left w:val="none" w:sz="0" w:space="0" w:color="auto"/>
            <w:bottom w:val="none" w:sz="0" w:space="0" w:color="auto"/>
            <w:right w:val="none" w:sz="0" w:space="0" w:color="auto"/>
          </w:divBdr>
        </w:div>
        <w:div w:id="1906989165">
          <w:marLeft w:val="640"/>
          <w:marRight w:val="0"/>
          <w:marTop w:val="0"/>
          <w:marBottom w:val="0"/>
          <w:divBdr>
            <w:top w:val="none" w:sz="0" w:space="0" w:color="auto"/>
            <w:left w:val="none" w:sz="0" w:space="0" w:color="auto"/>
            <w:bottom w:val="none" w:sz="0" w:space="0" w:color="auto"/>
            <w:right w:val="none" w:sz="0" w:space="0" w:color="auto"/>
          </w:divBdr>
        </w:div>
        <w:div w:id="2046247548">
          <w:marLeft w:val="640"/>
          <w:marRight w:val="0"/>
          <w:marTop w:val="0"/>
          <w:marBottom w:val="0"/>
          <w:divBdr>
            <w:top w:val="none" w:sz="0" w:space="0" w:color="auto"/>
            <w:left w:val="none" w:sz="0" w:space="0" w:color="auto"/>
            <w:bottom w:val="none" w:sz="0" w:space="0" w:color="auto"/>
            <w:right w:val="none" w:sz="0" w:space="0" w:color="auto"/>
          </w:divBdr>
        </w:div>
        <w:div w:id="657616669">
          <w:marLeft w:val="640"/>
          <w:marRight w:val="0"/>
          <w:marTop w:val="0"/>
          <w:marBottom w:val="0"/>
          <w:divBdr>
            <w:top w:val="none" w:sz="0" w:space="0" w:color="auto"/>
            <w:left w:val="none" w:sz="0" w:space="0" w:color="auto"/>
            <w:bottom w:val="none" w:sz="0" w:space="0" w:color="auto"/>
            <w:right w:val="none" w:sz="0" w:space="0" w:color="auto"/>
          </w:divBdr>
        </w:div>
        <w:div w:id="1568607205">
          <w:marLeft w:val="640"/>
          <w:marRight w:val="0"/>
          <w:marTop w:val="0"/>
          <w:marBottom w:val="0"/>
          <w:divBdr>
            <w:top w:val="none" w:sz="0" w:space="0" w:color="auto"/>
            <w:left w:val="none" w:sz="0" w:space="0" w:color="auto"/>
            <w:bottom w:val="none" w:sz="0" w:space="0" w:color="auto"/>
            <w:right w:val="none" w:sz="0" w:space="0" w:color="auto"/>
          </w:divBdr>
        </w:div>
        <w:div w:id="1460762277">
          <w:marLeft w:val="640"/>
          <w:marRight w:val="0"/>
          <w:marTop w:val="0"/>
          <w:marBottom w:val="0"/>
          <w:divBdr>
            <w:top w:val="none" w:sz="0" w:space="0" w:color="auto"/>
            <w:left w:val="none" w:sz="0" w:space="0" w:color="auto"/>
            <w:bottom w:val="none" w:sz="0" w:space="0" w:color="auto"/>
            <w:right w:val="none" w:sz="0" w:space="0" w:color="auto"/>
          </w:divBdr>
        </w:div>
        <w:div w:id="1109860114">
          <w:marLeft w:val="640"/>
          <w:marRight w:val="0"/>
          <w:marTop w:val="0"/>
          <w:marBottom w:val="0"/>
          <w:divBdr>
            <w:top w:val="none" w:sz="0" w:space="0" w:color="auto"/>
            <w:left w:val="none" w:sz="0" w:space="0" w:color="auto"/>
            <w:bottom w:val="none" w:sz="0" w:space="0" w:color="auto"/>
            <w:right w:val="none" w:sz="0" w:space="0" w:color="auto"/>
          </w:divBdr>
        </w:div>
        <w:div w:id="218979981">
          <w:marLeft w:val="640"/>
          <w:marRight w:val="0"/>
          <w:marTop w:val="0"/>
          <w:marBottom w:val="0"/>
          <w:divBdr>
            <w:top w:val="none" w:sz="0" w:space="0" w:color="auto"/>
            <w:left w:val="none" w:sz="0" w:space="0" w:color="auto"/>
            <w:bottom w:val="none" w:sz="0" w:space="0" w:color="auto"/>
            <w:right w:val="none" w:sz="0" w:space="0" w:color="auto"/>
          </w:divBdr>
        </w:div>
        <w:div w:id="1597132975">
          <w:marLeft w:val="640"/>
          <w:marRight w:val="0"/>
          <w:marTop w:val="0"/>
          <w:marBottom w:val="0"/>
          <w:divBdr>
            <w:top w:val="none" w:sz="0" w:space="0" w:color="auto"/>
            <w:left w:val="none" w:sz="0" w:space="0" w:color="auto"/>
            <w:bottom w:val="none" w:sz="0" w:space="0" w:color="auto"/>
            <w:right w:val="none" w:sz="0" w:space="0" w:color="auto"/>
          </w:divBdr>
        </w:div>
        <w:div w:id="1502545397">
          <w:marLeft w:val="640"/>
          <w:marRight w:val="0"/>
          <w:marTop w:val="0"/>
          <w:marBottom w:val="0"/>
          <w:divBdr>
            <w:top w:val="none" w:sz="0" w:space="0" w:color="auto"/>
            <w:left w:val="none" w:sz="0" w:space="0" w:color="auto"/>
            <w:bottom w:val="none" w:sz="0" w:space="0" w:color="auto"/>
            <w:right w:val="none" w:sz="0" w:space="0" w:color="auto"/>
          </w:divBdr>
        </w:div>
        <w:div w:id="385370838">
          <w:marLeft w:val="640"/>
          <w:marRight w:val="0"/>
          <w:marTop w:val="0"/>
          <w:marBottom w:val="0"/>
          <w:divBdr>
            <w:top w:val="none" w:sz="0" w:space="0" w:color="auto"/>
            <w:left w:val="none" w:sz="0" w:space="0" w:color="auto"/>
            <w:bottom w:val="none" w:sz="0" w:space="0" w:color="auto"/>
            <w:right w:val="none" w:sz="0" w:space="0" w:color="auto"/>
          </w:divBdr>
        </w:div>
        <w:div w:id="487133188">
          <w:marLeft w:val="640"/>
          <w:marRight w:val="0"/>
          <w:marTop w:val="0"/>
          <w:marBottom w:val="0"/>
          <w:divBdr>
            <w:top w:val="none" w:sz="0" w:space="0" w:color="auto"/>
            <w:left w:val="none" w:sz="0" w:space="0" w:color="auto"/>
            <w:bottom w:val="none" w:sz="0" w:space="0" w:color="auto"/>
            <w:right w:val="none" w:sz="0" w:space="0" w:color="auto"/>
          </w:divBdr>
        </w:div>
      </w:divsChild>
    </w:div>
    <w:div w:id="1853375242">
      <w:bodyDiv w:val="1"/>
      <w:marLeft w:val="0"/>
      <w:marRight w:val="0"/>
      <w:marTop w:val="0"/>
      <w:marBottom w:val="0"/>
      <w:divBdr>
        <w:top w:val="none" w:sz="0" w:space="0" w:color="auto"/>
        <w:left w:val="none" w:sz="0" w:space="0" w:color="auto"/>
        <w:bottom w:val="none" w:sz="0" w:space="0" w:color="auto"/>
        <w:right w:val="none" w:sz="0" w:space="0" w:color="auto"/>
      </w:divBdr>
      <w:divsChild>
        <w:div w:id="1550191791">
          <w:marLeft w:val="640"/>
          <w:marRight w:val="0"/>
          <w:marTop w:val="0"/>
          <w:marBottom w:val="0"/>
          <w:divBdr>
            <w:top w:val="none" w:sz="0" w:space="0" w:color="auto"/>
            <w:left w:val="none" w:sz="0" w:space="0" w:color="auto"/>
            <w:bottom w:val="none" w:sz="0" w:space="0" w:color="auto"/>
            <w:right w:val="none" w:sz="0" w:space="0" w:color="auto"/>
          </w:divBdr>
        </w:div>
        <w:div w:id="871770548">
          <w:marLeft w:val="640"/>
          <w:marRight w:val="0"/>
          <w:marTop w:val="0"/>
          <w:marBottom w:val="0"/>
          <w:divBdr>
            <w:top w:val="none" w:sz="0" w:space="0" w:color="auto"/>
            <w:left w:val="none" w:sz="0" w:space="0" w:color="auto"/>
            <w:bottom w:val="none" w:sz="0" w:space="0" w:color="auto"/>
            <w:right w:val="none" w:sz="0" w:space="0" w:color="auto"/>
          </w:divBdr>
        </w:div>
        <w:div w:id="25373665">
          <w:marLeft w:val="640"/>
          <w:marRight w:val="0"/>
          <w:marTop w:val="0"/>
          <w:marBottom w:val="0"/>
          <w:divBdr>
            <w:top w:val="none" w:sz="0" w:space="0" w:color="auto"/>
            <w:left w:val="none" w:sz="0" w:space="0" w:color="auto"/>
            <w:bottom w:val="none" w:sz="0" w:space="0" w:color="auto"/>
            <w:right w:val="none" w:sz="0" w:space="0" w:color="auto"/>
          </w:divBdr>
        </w:div>
        <w:div w:id="1996493493">
          <w:marLeft w:val="640"/>
          <w:marRight w:val="0"/>
          <w:marTop w:val="0"/>
          <w:marBottom w:val="0"/>
          <w:divBdr>
            <w:top w:val="none" w:sz="0" w:space="0" w:color="auto"/>
            <w:left w:val="none" w:sz="0" w:space="0" w:color="auto"/>
            <w:bottom w:val="none" w:sz="0" w:space="0" w:color="auto"/>
            <w:right w:val="none" w:sz="0" w:space="0" w:color="auto"/>
          </w:divBdr>
        </w:div>
        <w:div w:id="801078554">
          <w:marLeft w:val="640"/>
          <w:marRight w:val="0"/>
          <w:marTop w:val="0"/>
          <w:marBottom w:val="0"/>
          <w:divBdr>
            <w:top w:val="none" w:sz="0" w:space="0" w:color="auto"/>
            <w:left w:val="none" w:sz="0" w:space="0" w:color="auto"/>
            <w:bottom w:val="none" w:sz="0" w:space="0" w:color="auto"/>
            <w:right w:val="none" w:sz="0" w:space="0" w:color="auto"/>
          </w:divBdr>
        </w:div>
        <w:div w:id="2129666613">
          <w:marLeft w:val="640"/>
          <w:marRight w:val="0"/>
          <w:marTop w:val="0"/>
          <w:marBottom w:val="0"/>
          <w:divBdr>
            <w:top w:val="none" w:sz="0" w:space="0" w:color="auto"/>
            <w:left w:val="none" w:sz="0" w:space="0" w:color="auto"/>
            <w:bottom w:val="none" w:sz="0" w:space="0" w:color="auto"/>
            <w:right w:val="none" w:sz="0" w:space="0" w:color="auto"/>
          </w:divBdr>
        </w:div>
        <w:div w:id="1263951620">
          <w:marLeft w:val="640"/>
          <w:marRight w:val="0"/>
          <w:marTop w:val="0"/>
          <w:marBottom w:val="0"/>
          <w:divBdr>
            <w:top w:val="none" w:sz="0" w:space="0" w:color="auto"/>
            <w:left w:val="none" w:sz="0" w:space="0" w:color="auto"/>
            <w:bottom w:val="none" w:sz="0" w:space="0" w:color="auto"/>
            <w:right w:val="none" w:sz="0" w:space="0" w:color="auto"/>
          </w:divBdr>
        </w:div>
        <w:div w:id="1167554197">
          <w:marLeft w:val="640"/>
          <w:marRight w:val="0"/>
          <w:marTop w:val="0"/>
          <w:marBottom w:val="0"/>
          <w:divBdr>
            <w:top w:val="none" w:sz="0" w:space="0" w:color="auto"/>
            <w:left w:val="none" w:sz="0" w:space="0" w:color="auto"/>
            <w:bottom w:val="none" w:sz="0" w:space="0" w:color="auto"/>
            <w:right w:val="none" w:sz="0" w:space="0" w:color="auto"/>
          </w:divBdr>
        </w:div>
        <w:div w:id="1647932760">
          <w:marLeft w:val="640"/>
          <w:marRight w:val="0"/>
          <w:marTop w:val="0"/>
          <w:marBottom w:val="0"/>
          <w:divBdr>
            <w:top w:val="none" w:sz="0" w:space="0" w:color="auto"/>
            <w:left w:val="none" w:sz="0" w:space="0" w:color="auto"/>
            <w:bottom w:val="none" w:sz="0" w:space="0" w:color="auto"/>
            <w:right w:val="none" w:sz="0" w:space="0" w:color="auto"/>
          </w:divBdr>
        </w:div>
        <w:div w:id="1767994119">
          <w:marLeft w:val="640"/>
          <w:marRight w:val="0"/>
          <w:marTop w:val="0"/>
          <w:marBottom w:val="0"/>
          <w:divBdr>
            <w:top w:val="none" w:sz="0" w:space="0" w:color="auto"/>
            <w:left w:val="none" w:sz="0" w:space="0" w:color="auto"/>
            <w:bottom w:val="none" w:sz="0" w:space="0" w:color="auto"/>
            <w:right w:val="none" w:sz="0" w:space="0" w:color="auto"/>
          </w:divBdr>
        </w:div>
        <w:div w:id="209805151">
          <w:marLeft w:val="640"/>
          <w:marRight w:val="0"/>
          <w:marTop w:val="0"/>
          <w:marBottom w:val="0"/>
          <w:divBdr>
            <w:top w:val="none" w:sz="0" w:space="0" w:color="auto"/>
            <w:left w:val="none" w:sz="0" w:space="0" w:color="auto"/>
            <w:bottom w:val="none" w:sz="0" w:space="0" w:color="auto"/>
            <w:right w:val="none" w:sz="0" w:space="0" w:color="auto"/>
          </w:divBdr>
        </w:div>
        <w:div w:id="1465855726">
          <w:marLeft w:val="640"/>
          <w:marRight w:val="0"/>
          <w:marTop w:val="0"/>
          <w:marBottom w:val="0"/>
          <w:divBdr>
            <w:top w:val="none" w:sz="0" w:space="0" w:color="auto"/>
            <w:left w:val="none" w:sz="0" w:space="0" w:color="auto"/>
            <w:bottom w:val="none" w:sz="0" w:space="0" w:color="auto"/>
            <w:right w:val="none" w:sz="0" w:space="0" w:color="auto"/>
          </w:divBdr>
        </w:div>
      </w:divsChild>
    </w:div>
    <w:div w:id="1854025276">
      <w:bodyDiv w:val="1"/>
      <w:marLeft w:val="0"/>
      <w:marRight w:val="0"/>
      <w:marTop w:val="0"/>
      <w:marBottom w:val="0"/>
      <w:divBdr>
        <w:top w:val="none" w:sz="0" w:space="0" w:color="auto"/>
        <w:left w:val="none" w:sz="0" w:space="0" w:color="auto"/>
        <w:bottom w:val="none" w:sz="0" w:space="0" w:color="auto"/>
        <w:right w:val="none" w:sz="0" w:space="0" w:color="auto"/>
      </w:divBdr>
    </w:div>
    <w:div w:id="1854684121">
      <w:bodyDiv w:val="1"/>
      <w:marLeft w:val="0"/>
      <w:marRight w:val="0"/>
      <w:marTop w:val="0"/>
      <w:marBottom w:val="0"/>
      <w:divBdr>
        <w:top w:val="none" w:sz="0" w:space="0" w:color="auto"/>
        <w:left w:val="none" w:sz="0" w:space="0" w:color="auto"/>
        <w:bottom w:val="none" w:sz="0" w:space="0" w:color="auto"/>
        <w:right w:val="none" w:sz="0" w:space="0" w:color="auto"/>
      </w:divBdr>
      <w:divsChild>
        <w:div w:id="1278415222">
          <w:marLeft w:val="640"/>
          <w:marRight w:val="0"/>
          <w:marTop w:val="0"/>
          <w:marBottom w:val="0"/>
          <w:divBdr>
            <w:top w:val="none" w:sz="0" w:space="0" w:color="auto"/>
            <w:left w:val="none" w:sz="0" w:space="0" w:color="auto"/>
            <w:bottom w:val="none" w:sz="0" w:space="0" w:color="auto"/>
            <w:right w:val="none" w:sz="0" w:space="0" w:color="auto"/>
          </w:divBdr>
        </w:div>
        <w:div w:id="1457679821">
          <w:marLeft w:val="640"/>
          <w:marRight w:val="0"/>
          <w:marTop w:val="0"/>
          <w:marBottom w:val="0"/>
          <w:divBdr>
            <w:top w:val="none" w:sz="0" w:space="0" w:color="auto"/>
            <w:left w:val="none" w:sz="0" w:space="0" w:color="auto"/>
            <w:bottom w:val="none" w:sz="0" w:space="0" w:color="auto"/>
            <w:right w:val="none" w:sz="0" w:space="0" w:color="auto"/>
          </w:divBdr>
        </w:div>
        <w:div w:id="2088844766">
          <w:marLeft w:val="640"/>
          <w:marRight w:val="0"/>
          <w:marTop w:val="0"/>
          <w:marBottom w:val="0"/>
          <w:divBdr>
            <w:top w:val="none" w:sz="0" w:space="0" w:color="auto"/>
            <w:left w:val="none" w:sz="0" w:space="0" w:color="auto"/>
            <w:bottom w:val="none" w:sz="0" w:space="0" w:color="auto"/>
            <w:right w:val="none" w:sz="0" w:space="0" w:color="auto"/>
          </w:divBdr>
        </w:div>
        <w:div w:id="2115976040">
          <w:marLeft w:val="640"/>
          <w:marRight w:val="0"/>
          <w:marTop w:val="0"/>
          <w:marBottom w:val="0"/>
          <w:divBdr>
            <w:top w:val="none" w:sz="0" w:space="0" w:color="auto"/>
            <w:left w:val="none" w:sz="0" w:space="0" w:color="auto"/>
            <w:bottom w:val="none" w:sz="0" w:space="0" w:color="auto"/>
            <w:right w:val="none" w:sz="0" w:space="0" w:color="auto"/>
          </w:divBdr>
        </w:div>
        <w:div w:id="353501581">
          <w:marLeft w:val="640"/>
          <w:marRight w:val="0"/>
          <w:marTop w:val="0"/>
          <w:marBottom w:val="0"/>
          <w:divBdr>
            <w:top w:val="none" w:sz="0" w:space="0" w:color="auto"/>
            <w:left w:val="none" w:sz="0" w:space="0" w:color="auto"/>
            <w:bottom w:val="none" w:sz="0" w:space="0" w:color="auto"/>
            <w:right w:val="none" w:sz="0" w:space="0" w:color="auto"/>
          </w:divBdr>
        </w:div>
        <w:div w:id="344789573">
          <w:marLeft w:val="640"/>
          <w:marRight w:val="0"/>
          <w:marTop w:val="0"/>
          <w:marBottom w:val="0"/>
          <w:divBdr>
            <w:top w:val="none" w:sz="0" w:space="0" w:color="auto"/>
            <w:left w:val="none" w:sz="0" w:space="0" w:color="auto"/>
            <w:bottom w:val="none" w:sz="0" w:space="0" w:color="auto"/>
            <w:right w:val="none" w:sz="0" w:space="0" w:color="auto"/>
          </w:divBdr>
        </w:div>
        <w:div w:id="1619918973">
          <w:marLeft w:val="640"/>
          <w:marRight w:val="0"/>
          <w:marTop w:val="0"/>
          <w:marBottom w:val="0"/>
          <w:divBdr>
            <w:top w:val="none" w:sz="0" w:space="0" w:color="auto"/>
            <w:left w:val="none" w:sz="0" w:space="0" w:color="auto"/>
            <w:bottom w:val="none" w:sz="0" w:space="0" w:color="auto"/>
            <w:right w:val="none" w:sz="0" w:space="0" w:color="auto"/>
          </w:divBdr>
        </w:div>
        <w:div w:id="977952043">
          <w:marLeft w:val="640"/>
          <w:marRight w:val="0"/>
          <w:marTop w:val="0"/>
          <w:marBottom w:val="0"/>
          <w:divBdr>
            <w:top w:val="none" w:sz="0" w:space="0" w:color="auto"/>
            <w:left w:val="none" w:sz="0" w:space="0" w:color="auto"/>
            <w:bottom w:val="none" w:sz="0" w:space="0" w:color="auto"/>
            <w:right w:val="none" w:sz="0" w:space="0" w:color="auto"/>
          </w:divBdr>
        </w:div>
        <w:div w:id="1424884604">
          <w:marLeft w:val="640"/>
          <w:marRight w:val="0"/>
          <w:marTop w:val="0"/>
          <w:marBottom w:val="0"/>
          <w:divBdr>
            <w:top w:val="none" w:sz="0" w:space="0" w:color="auto"/>
            <w:left w:val="none" w:sz="0" w:space="0" w:color="auto"/>
            <w:bottom w:val="none" w:sz="0" w:space="0" w:color="auto"/>
            <w:right w:val="none" w:sz="0" w:space="0" w:color="auto"/>
          </w:divBdr>
        </w:div>
        <w:div w:id="673991096">
          <w:marLeft w:val="640"/>
          <w:marRight w:val="0"/>
          <w:marTop w:val="0"/>
          <w:marBottom w:val="0"/>
          <w:divBdr>
            <w:top w:val="none" w:sz="0" w:space="0" w:color="auto"/>
            <w:left w:val="none" w:sz="0" w:space="0" w:color="auto"/>
            <w:bottom w:val="none" w:sz="0" w:space="0" w:color="auto"/>
            <w:right w:val="none" w:sz="0" w:space="0" w:color="auto"/>
          </w:divBdr>
        </w:div>
        <w:div w:id="633218117">
          <w:marLeft w:val="640"/>
          <w:marRight w:val="0"/>
          <w:marTop w:val="0"/>
          <w:marBottom w:val="0"/>
          <w:divBdr>
            <w:top w:val="none" w:sz="0" w:space="0" w:color="auto"/>
            <w:left w:val="none" w:sz="0" w:space="0" w:color="auto"/>
            <w:bottom w:val="none" w:sz="0" w:space="0" w:color="auto"/>
            <w:right w:val="none" w:sz="0" w:space="0" w:color="auto"/>
          </w:divBdr>
        </w:div>
      </w:divsChild>
    </w:div>
    <w:div w:id="1866484340">
      <w:bodyDiv w:val="1"/>
      <w:marLeft w:val="0"/>
      <w:marRight w:val="0"/>
      <w:marTop w:val="0"/>
      <w:marBottom w:val="0"/>
      <w:divBdr>
        <w:top w:val="none" w:sz="0" w:space="0" w:color="auto"/>
        <w:left w:val="none" w:sz="0" w:space="0" w:color="auto"/>
        <w:bottom w:val="none" w:sz="0" w:space="0" w:color="auto"/>
        <w:right w:val="none" w:sz="0" w:space="0" w:color="auto"/>
      </w:divBdr>
    </w:div>
    <w:div w:id="1871457602">
      <w:bodyDiv w:val="1"/>
      <w:marLeft w:val="0"/>
      <w:marRight w:val="0"/>
      <w:marTop w:val="0"/>
      <w:marBottom w:val="0"/>
      <w:divBdr>
        <w:top w:val="none" w:sz="0" w:space="0" w:color="auto"/>
        <w:left w:val="none" w:sz="0" w:space="0" w:color="auto"/>
        <w:bottom w:val="none" w:sz="0" w:space="0" w:color="auto"/>
        <w:right w:val="none" w:sz="0" w:space="0" w:color="auto"/>
      </w:divBdr>
      <w:divsChild>
        <w:div w:id="805389112">
          <w:marLeft w:val="640"/>
          <w:marRight w:val="0"/>
          <w:marTop w:val="0"/>
          <w:marBottom w:val="0"/>
          <w:divBdr>
            <w:top w:val="none" w:sz="0" w:space="0" w:color="auto"/>
            <w:left w:val="none" w:sz="0" w:space="0" w:color="auto"/>
            <w:bottom w:val="none" w:sz="0" w:space="0" w:color="auto"/>
            <w:right w:val="none" w:sz="0" w:space="0" w:color="auto"/>
          </w:divBdr>
        </w:div>
        <w:div w:id="1150291132">
          <w:marLeft w:val="640"/>
          <w:marRight w:val="0"/>
          <w:marTop w:val="0"/>
          <w:marBottom w:val="0"/>
          <w:divBdr>
            <w:top w:val="none" w:sz="0" w:space="0" w:color="auto"/>
            <w:left w:val="none" w:sz="0" w:space="0" w:color="auto"/>
            <w:bottom w:val="none" w:sz="0" w:space="0" w:color="auto"/>
            <w:right w:val="none" w:sz="0" w:space="0" w:color="auto"/>
          </w:divBdr>
        </w:div>
        <w:div w:id="139463709">
          <w:marLeft w:val="640"/>
          <w:marRight w:val="0"/>
          <w:marTop w:val="0"/>
          <w:marBottom w:val="0"/>
          <w:divBdr>
            <w:top w:val="none" w:sz="0" w:space="0" w:color="auto"/>
            <w:left w:val="none" w:sz="0" w:space="0" w:color="auto"/>
            <w:bottom w:val="none" w:sz="0" w:space="0" w:color="auto"/>
            <w:right w:val="none" w:sz="0" w:space="0" w:color="auto"/>
          </w:divBdr>
        </w:div>
        <w:div w:id="1213925838">
          <w:marLeft w:val="640"/>
          <w:marRight w:val="0"/>
          <w:marTop w:val="0"/>
          <w:marBottom w:val="0"/>
          <w:divBdr>
            <w:top w:val="none" w:sz="0" w:space="0" w:color="auto"/>
            <w:left w:val="none" w:sz="0" w:space="0" w:color="auto"/>
            <w:bottom w:val="none" w:sz="0" w:space="0" w:color="auto"/>
            <w:right w:val="none" w:sz="0" w:space="0" w:color="auto"/>
          </w:divBdr>
        </w:div>
        <w:div w:id="861478460">
          <w:marLeft w:val="640"/>
          <w:marRight w:val="0"/>
          <w:marTop w:val="0"/>
          <w:marBottom w:val="0"/>
          <w:divBdr>
            <w:top w:val="none" w:sz="0" w:space="0" w:color="auto"/>
            <w:left w:val="none" w:sz="0" w:space="0" w:color="auto"/>
            <w:bottom w:val="none" w:sz="0" w:space="0" w:color="auto"/>
            <w:right w:val="none" w:sz="0" w:space="0" w:color="auto"/>
          </w:divBdr>
        </w:div>
        <w:div w:id="61175213">
          <w:marLeft w:val="640"/>
          <w:marRight w:val="0"/>
          <w:marTop w:val="0"/>
          <w:marBottom w:val="0"/>
          <w:divBdr>
            <w:top w:val="none" w:sz="0" w:space="0" w:color="auto"/>
            <w:left w:val="none" w:sz="0" w:space="0" w:color="auto"/>
            <w:bottom w:val="none" w:sz="0" w:space="0" w:color="auto"/>
            <w:right w:val="none" w:sz="0" w:space="0" w:color="auto"/>
          </w:divBdr>
        </w:div>
        <w:div w:id="168564132">
          <w:marLeft w:val="640"/>
          <w:marRight w:val="0"/>
          <w:marTop w:val="0"/>
          <w:marBottom w:val="0"/>
          <w:divBdr>
            <w:top w:val="none" w:sz="0" w:space="0" w:color="auto"/>
            <w:left w:val="none" w:sz="0" w:space="0" w:color="auto"/>
            <w:bottom w:val="none" w:sz="0" w:space="0" w:color="auto"/>
            <w:right w:val="none" w:sz="0" w:space="0" w:color="auto"/>
          </w:divBdr>
        </w:div>
        <w:div w:id="1172182413">
          <w:marLeft w:val="640"/>
          <w:marRight w:val="0"/>
          <w:marTop w:val="0"/>
          <w:marBottom w:val="0"/>
          <w:divBdr>
            <w:top w:val="none" w:sz="0" w:space="0" w:color="auto"/>
            <w:left w:val="none" w:sz="0" w:space="0" w:color="auto"/>
            <w:bottom w:val="none" w:sz="0" w:space="0" w:color="auto"/>
            <w:right w:val="none" w:sz="0" w:space="0" w:color="auto"/>
          </w:divBdr>
        </w:div>
        <w:div w:id="1463234876">
          <w:marLeft w:val="640"/>
          <w:marRight w:val="0"/>
          <w:marTop w:val="0"/>
          <w:marBottom w:val="0"/>
          <w:divBdr>
            <w:top w:val="none" w:sz="0" w:space="0" w:color="auto"/>
            <w:left w:val="none" w:sz="0" w:space="0" w:color="auto"/>
            <w:bottom w:val="none" w:sz="0" w:space="0" w:color="auto"/>
            <w:right w:val="none" w:sz="0" w:space="0" w:color="auto"/>
          </w:divBdr>
        </w:div>
      </w:divsChild>
    </w:div>
    <w:div w:id="1872182997">
      <w:bodyDiv w:val="1"/>
      <w:marLeft w:val="0"/>
      <w:marRight w:val="0"/>
      <w:marTop w:val="0"/>
      <w:marBottom w:val="0"/>
      <w:divBdr>
        <w:top w:val="none" w:sz="0" w:space="0" w:color="auto"/>
        <w:left w:val="none" w:sz="0" w:space="0" w:color="auto"/>
        <w:bottom w:val="none" w:sz="0" w:space="0" w:color="auto"/>
        <w:right w:val="none" w:sz="0" w:space="0" w:color="auto"/>
      </w:divBdr>
      <w:divsChild>
        <w:div w:id="343243704">
          <w:marLeft w:val="640"/>
          <w:marRight w:val="0"/>
          <w:marTop w:val="0"/>
          <w:marBottom w:val="0"/>
          <w:divBdr>
            <w:top w:val="none" w:sz="0" w:space="0" w:color="auto"/>
            <w:left w:val="none" w:sz="0" w:space="0" w:color="auto"/>
            <w:bottom w:val="none" w:sz="0" w:space="0" w:color="auto"/>
            <w:right w:val="none" w:sz="0" w:space="0" w:color="auto"/>
          </w:divBdr>
        </w:div>
        <w:div w:id="1902907372">
          <w:marLeft w:val="640"/>
          <w:marRight w:val="0"/>
          <w:marTop w:val="0"/>
          <w:marBottom w:val="0"/>
          <w:divBdr>
            <w:top w:val="none" w:sz="0" w:space="0" w:color="auto"/>
            <w:left w:val="none" w:sz="0" w:space="0" w:color="auto"/>
            <w:bottom w:val="none" w:sz="0" w:space="0" w:color="auto"/>
            <w:right w:val="none" w:sz="0" w:space="0" w:color="auto"/>
          </w:divBdr>
        </w:div>
        <w:div w:id="1460535943">
          <w:marLeft w:val="640"/>
          <w:marRight w:val="0"/>
          <w:marTop w:val="0"/>
          <w:marBottom w:val="0"/>
          <w:divBdr>
            <w:top w:val="none" w:sz="0" w:space="0" w:color="auto"/>
            <w:left w:val="none" w:sz="0" w:space="0" w:color="auto"/>
            <w:bottom w:val="none" w:sz="0" w:space="0" w:color="auto"/>
            <w:right w:val="none" w:sz="0" w:space="0" w:color="auto"/>
          </w:divBdr>
        </w:div>
        <w:div w:id="49883812">
          <w:marLeft w:val="640"/>
          <w:marRight w:val="0"/>
          <w:marTop w:val="0"/>
          <w:marBottom w:val="0"/>
          <w:divBdr>
            <w:top w:val="none" w:sz="0" w:space="0" w:color="auto"/>
            <w:left w:val="none" w:sz="0" w:space="0" w:color="auto"/>
            <w:bottom w:val="none" w:sz="0" w:space="0" w:color="auto"/>
            <w:right w:val="none" w:sz="0" w:space="0" w:color="auto"/>
          </w:divBdr>
        </w:div>
        <w:div w:id="2050565462">
          <w:marLeft w:val="640"/>
          <w:marRight w:val="0"/>
          <w:marTop w:val="0"/>
          <w:marBottom w:val="0"/>
          <w:divBdr>
            <w:top w:val="none" w:sz="0" w:space="0" w:color="auto"/>
            <w:left w:val="none" w:sz="0" w:space="0" w:color="auto"/>
            <w:bottom w:val="none" w:sz="0" w:space="0" w:color="auto"/>
            <w:right w:val="none" w:sz="0" w:space="0" w:color="auto"/>
          </w:divBdr>
        </w:div>
        <w:div w:id="1843351434">
          <w:marLeft w:val="640"/>
          <w:marRight w:val="0"/>
          <w:marTop w:val="0"/>
          <w:marBottom w:val="0"/>
          <w:divBdr>
            <w:top w:val="none" w:sz="0" w:space="0" w:color="auto"/>
            <w:left w:val="none" w:sz="0" w:space="0" w:color="auto"/>
            <w:bottom w:val="none" w:sz="0" w:space="0" w:color="auto"/>
            <w:right w:val="none" w:sz="0" w:space="0" w:color="auto"/>
          </w:divBdr>
        </w:div>
        <w:div w:id="1886598015">
          <w:marLeft w:val="640"/>
          <w:marRight w:val="0"/>
          <w:marTop w:val="0"/>
          <w:marBottom w:val="0"/>
          <w:divBdr>
            <w:top w:val="none" w:sz="0" w:space="0" w:color="auto"/>
            <w:left w:val="none" w:sz="0" w:space="0" w:color="auto"/>
            <w:bottom w:val="none" w:sz="0" w:space="0" w:color="auto"/>
            <w:right w:val="none" w:sz="0" w:space="0" w:color="auto"/>
          </w:divBdr>
        </w:div>
        <w:div w:id="703333354">
          <w:marLeft w:val="640"/>
          <w:marRight w:val="0"/>
          <w:marTop w:val="0"/>
          <w:marBottom w:val="0"/>
          <w:divBdr>
            <w:top w:val="none" w:sz="0" w:space="0" w:color="auto"/>
            <w:left w:val="none" w:sz="0" w:space="0" w:color="auto"/>
            <w:bottom w:val="none" w:sz="0" w:space="0" w:color="auto"/>
            <w:right w:val="none" w:sz="0" w:space="0" w:color="auto"/>
          </w:divBdr>
        </w:div>
        <w:div w:id="652105366">
          <w:marLeft w:val="640"/>
          <w:marRight w:val="0"/>
          <w:marTop w:val="0"/>
          <w:marBottom w:val="0"/>
          <w:divBdr>
            <w:top w:val="none" w:sz="0" w:space="0" w:color="auto"/>
            <w:left w:val="none" w:sz="0" w:space="0" w:color="auto"/>
            <w:bottom w:val="none" w:sz="0" w:space="0" w:color="auto"/>
            <w:right w:val="none" w:sz="0" w:space="0" w:color="auto"/>
          </w:divBdr>
        </w:div>
        <w:div w:id="1421871330">
          <w:marLeft w:val="640"/>
          <w:marRight w:val="0"/>
          <w:marTop w:val="0"/>
          <w:marBottom w:val="0"/>
          <w:divBdr>
            <w:top w:val="none" w:sz="0" w:space="0" w:color="auto"/>
            <w:left w:val="none" w:sz="0" w:space="0" w:color="auto"/>
            <w:bottom w:val="none" w:sz="0" w:space="0" w:color="auto"/>
            <w:right w:val="none" w:sz="0" w:space="0" w:color="auto"/>
          </w:divBdr>
        </w:div>
        <w:div w:id="1087386534">
          <w:marLeft w:val="640"/>
          <w:marRight w:val="0"/>
          <w:marTop w:val="0"/>
          <w:marBottom w:val="0"/>
          <w:divBdr>
            <w:top w:val="none" w:sz="0" w:space="0" w:color="auto"/>
            <w:left w:val="none" w:sz="0" w:space="0" w:color="auto"/>
            <w:bottom w:val="none" w:sz="0" w:space="0" w:color="auto"/>
            <w:right w:val="none" w:sz="0" w:space="0" w:color="auto"/>
          </w:divBdr>
        </w:div>
        <w:div w:id="265968391">
          <w:marLeft w:val="640"/>
          <w:marRight w:val="0"/>
          <w:marTop w:val="0"/>
          <w:marBottom w:val="0"/>
          <w:divBdr>
            <w:top w:val="none" w:sz="0" w:space="0" w:color="auto"/>
            <w:left w:val="none" w:sz="0" w:space="0" w:color="auto"/>
            <w:bottom w:val="none" w:sz="0" w:space="0" w:color="auto"/>
            <w:right w:val="none" w:sz="0" w:space="0" w:color="auto"/>
          </w:divBdr>
        </w:div>
        <w:div w:id="773792969">
          <w:marLeft w:val="640"/>
          <w:marRight w:val="0"/>
          <w:marTop w:val="0"/>
          <w:marBottom w:val="0"/>
          <w:divBdr>
            <w:top w:val="none" w:sz="0" w:space="0" w:color="auto"/>
            <w:left w:val="none" w:sz="0" w:space="0" w:color="auto"/>
            <w:bottom w:val="none" w:sz="0" w:space="0" w:color="auto"/>
            <w:right w:val="none" w:sz="0" w:space="0" w:color="auto"/>
          </w:divBdr>
        </w:div>
        <w:div w:id="1281375326">
          <w:marLeft w:val="640"/>
          <w:marRight w:val="0"/>
          <w:marTop w:val="0"/>
          <w:marBottom w:val="0"/>
          <w:divBdr>
            <w:top w:val="none" w:sz="0" w:space="0" w:color="auto"/>
            <w:left w:val="none" w:sz="0" w:space="0" w:color="auto"/>
            <w:bottom w:val="none" w:sz="0" w:space="0" w:color="auto"/>
            <w:right w:val="none" w:sz="0" w:space="0" w:color="auto"/>
          </w:divBdr>
        </w:div>
      </w:divsChild>
    </w:div>
    <w:div w:id="1899704989">
      <w:bodyDiv w:val="1"/>
      <w:marLeft w:val="0"/>
      <w:marRight w:val="0"/>
      <w:marTop w:val="0"/>
      <w:marBottom w:val="0"/>
      <w:divBdr>
        <w:top w:val="none" w:sz="0" w:space="0" w:color="auto"/>
        <w:left w:val="none" w:sz="0" w:space="0" w:color="auto"/>
        <w:bottom w:val="none" w:sz="0" w:space="0" w:color="auto"/>
        <w:right w:val="none" w:sz="0" w:space="0" w:color="auto"/>
      </w:divBdr>
    </w:div>
    <w:div w:id="1901209120">
      <w:bodyDiv w:val="1"/>
      <w:marLeft w:val="0"/>
      <w:marRight w:val="0"/>
      <w:marTop w:val="0"/>
      <w:marBottom w:val="0"/>
      <w:divBdr>
        <w:top w:val="none" w:sz="0" w:space="0" w:color="auto"/>
        <w:left w:val="none" w:sz="0" w:space="0" w:color="auto"/>
        <w:bottom w:val="none" w:sz="0" w:space="0" w:color="auto"/>
        <w:right w:val="none" w:sz="0" w:space="0" w:color="auto"/>
      </w:divBdr>
      <w:divsChild>
        <w:div w:id="1873227270">
          <w:marLeft w:val="640"/>
          <w:marRight w:val="0"/>
          <w:marTop w:val="0"/>
          <w:marBottom w:val="0"/>
          <w:divBdr>
            <w:top w:val="none" w:sz="0" w:space="0" w:color="auto"/>
            <w:left w:val="none" w:sz="0" w:space="0" w:color="auto"/>
            <w:bottom w:val="none" w:sz="0" w:space="0" w:color="auto"/>
            <w:right w:val="none" w:sz="0" w:space="0" w:color="auto"/>
          </w:divBdr>
        </w:div>
        <w:div w:id="523397473">
          <w:marLeft w:val="640"/>
          <w:marRight w:val="0"/>
          <w:marTop w:val="0"/>
          <w:marBottom w:val="0"/>
          <w:divBdr>
            <w:top w:val="none" w:sz="0" w:space="0" w:color="auto"/>
            <w:left w:val="none" w:sz="0" w:space="0" w:color="auto"/>
            <w:bottom w:val="none" w:sz="0" w:space="0" w:color="auto"/>
            <w:right w:val="none" w:sz="0" w:space="0" w:color="auto"/>
          </w:divBdr>
        </w:div>
        <w:div w:id="1596206915">
          <w:marLeft w:val="640"/>
          <w:marRight w:val="0"/>
          <w:marTop w:val="0"/>
          <w:marBottom w:val="0"/>
          <w:divBdr>
            <w:top w:val="none" w:sz="0" w:space="0" w:color="auto"/>
            <w:left w:val="none" w:sz="0" w:space="0" w:color="auto"/>
            <w:bottom w:val="none" w:sz="0" w:space="0" w:color="auto"/>
            <w:right w:val="none" w:sz="0" w:space="0" w:color="auto"/>
          </w:divBdr>
        </w:div>
        <w:div w:id="726953601">
          <w:marLeft w:val="640"/>
          <w:marRight w:val="0"/>
          <w:marTop w:val="0"/>
          <w:marBottom w:val="0"/>
          <w:divBdr>
            <w:top w:val="none" w:sz="0" w:space="0" w:color="auto"/>
            <w:left w:val="none" w:sz="0" w:space="0" w:color="auto"/>
            <w:bottom w:val="none" w:sz="0" w:space="0" w:color="auto"/>
            <w:right w:val="none" w:sz="0" w:space="0" w:color="auto"/>
          </w:divBdr>
        </w:div>
        <w:div w:id="1706098980">
          <w:marLeft w:val="640"/>
          <w:marRight w:val="0"/>
          <w:marTop w:val="0"/>
          <w:marBottom w:val="0"/>
          <w:divBdr>
            <w:top w:val="none" w:sz="0" w:space="0" w:color="auto"/>
            <w:left w:val="none" w:sz="0" w:space="0" w:color="auto"/>
            <w:bottom w:val="none" w:sz="0" w:space="0" w:color="auto"/>
            <w:right w:val="none" w:sz="0" w:space="0" w:color="auto"/>
          </w:divBdr>
        </w:div>
        <w:div w:id="1330601670">
          <w:marLeft w:val="640"/>
          <w:marRight w:val="0"/>
          <w:marTop w:val="0"/>
          <w:marBottom w:val="0"/>
          <w:divBdr>
            <w:top w:val="none" w:sz="0" w:space="0" w:color="auto"/>
            <w:left w:val="none" w:sz="0" w:space="0" w:color="auto"/>
            <w:bottom w:val="none" w:sz="0" w:space="0" w:color="auto"/>
            <w:right w:val="none" w:sz="0" w:space="0" w:color="auto"/>
          </w:divBdr>
        </w:div>
        <w:div w:id="2117098816">
          <w:marLeft w:val="640"/>
          <w:marRight w:val="0"/>
          <w:marTop w:val="0"/>
          <w:marBottom w:val="0"/>
          <w:divBdr>
            <w:top w:val="none" w:sz="0" w:space="0" w:color="auto"/>
            <w:left w:val="none" w:sz="0" w:space="0" w:color="auto"/>
            <w:bottom w:val="none" w:sz="0" w:space="0" w:color="auto"/>
            <w:right w:val="none" w:sz="0" w:space="0" w:color="auto"/>
          </w:divBdr>
        </w:div>
      </w:divsChild>
    </w:div>
    <w:div w:id="1913930597">
      <w:bodyDiv w:val="1"/>
      <w:marLeft w:val="0"/>
      <w:marRight w:val="0"/>
      <w:marTop w:val="0"/>
      <w:marBottom w:val="0"/>
      <w:divBdr>
        <w:top w:val="none" w:sz="0" w:space="0" w:color="auto"/>
        <w:left w:val="none" w:sz="0" w:space="0" w:color="auto"/>
        <w:bottom w:val="none" w:sz="0" w:space="0" w:color="auto"/>
        <w:right w:val="none" w:sz="0" w:space="0" w:color="auto"/>
      </w:divBdr>
      <w:divsChild>
        <w:div w:id="1934514944">
          <w:marLeft w:val="640"/>
          <w:marRight w:val="0"/>
          <w:marTop w:val="0"/>
          <w:marBottom w:val="0"/>
          <w:divBdr>
            <w:top w:val="none" w:sz="0" w:space="0" w:color="auto"/>
            <w:left w:val="none" w:sz="0" w:space="0" w:color="auto"/>
            <w:bottom w:val="none" w:sz="0" w:space="0" w:color="auto"/>
            <w:right w:val="none" w:sz="0" w:space="0" w:color="auto"/>
          </w:divBdr>
        </w:div>
        <w:div w:id="524947359">
          <w:marLeft w:val="640"/>
          <w:marRight w:val="0"/>
          <w:marTop w:val="0"/>
          <w:marBottom w:val="0"/>
          <w:divBdr>
            <w:top w:val="none" w:sz="0" w:space="0" w:color="auto"/>
            <w:left w:val="none" w:sz="0" w:space="0" w:color="auto"/>
            <w:bottom w:val="none" w:sz="0" w:space="0" w:color="auto"/>
            <w:right w:val="none" w:sz="0" w:space="0" w:color="auto"/>
          </w:divBdr>
        </w:div>
        <w:div w:id="1338073716">
          <w:marLeft w:val="640"/>
          <w:marRight w:val="0"/>
          <w:marTop w:val="0"/>
          <w:marBottom w:val="0"/>
          <w:divBdr>
            <w:top w:val="none" w:sz="0" w:space="0" w:color="auto"/>
            <w:left w:val="none" w:sz="0" w:space="0" w:color="auto"/>
            <w:bottom w:val="none" w:sz="0" w:space="0" w:color="auto"/>
            <w:right w:val="none" w:sz="0" w:space="0" w:color="auto"/>
          </w:divBdr>
        </w:div>
        <w:div w:id="277489519">
          <w:marLeft w:val="640"/>
          <w:marRight w:val="0"/>
          <w:marTop w:val="0"/>
          <w:marBottom w:val="0"/>
          <w:divBdr>
            <w:top w:val="none" w:sz="0" w:space="0" w:color="auto"/>
            <w:left w:val="none" w:sz="0" w:space="0" w:color="auto"/>
            <w:bottom w:val="none" w:sz="0" w:space="0" w:color="auto"/>
            <w:right w:val="none" w:sz="0" w:space="0" w:color="auto"/>
          </w:divBdr>
        </w:div>
        <w:div w:id="1649245091">
          <w:marLeft w:val="640"/>
          <w:marRight w:val="0"/>
          <w:marTop w:val="0"/>
          <w:marBottom w:val="0"/>
          <w:divBdr>
            <w:top w:val="none" w:sz="0" w:space="0" w:color="auto"/>
            <w:left w:val="none" w:sz="0" w:space="0" w:color="auto"/>
            <w:bottom w:val="none" w:sz="0" w:space="0" w:color="auto"/>
            <w:right w:val="none" w:sz="0" w:space="0" w:color="auto"/>
          </w:divBdr>
        </w:div>
        <w:div w:id="964851238">
          <w:marLeft w:val="640"/>
          <w:marRight w:val="0"/>
          <w:marTop w:val="0"/>
          <w:marBottom w:val="0"/>
          <w:divBdr>
            <w:top w:val="none" w:sz="0" w:space="0" w:color="auto"/>
            <w:left w:val="none" w:sz="0" w:space="0" w:color="auto"/>
            <w:bottom w:val="none" w:sz="0" w:space="0" w:color="auto"/>
            <w:right w:val="none" w:sz="0" w:space="0" w:color="auto"/>
          </w:divBdr>
        </w:div>
        <w:div w:id="695228221">
          <w:marLeft w:val="640"/>
          <w:marRight w:val="0"/>
          <w:marTop w:val="0"/>
          <w:marBottom w:val="0"/>
          <w:divBdr>
            <w:top w:val="none" w:sz="0" w:space="0" w:color="auto"/>
            <w:left w:val="none" w:sz="0" w:space="0" w:color="auto"/>
            <w:bottom w:val="none" w:sz="0" w:space="0" w:color="auto"/>
            <w:right w:val="none" w:sz="0" w:space="0" w:color="auto"/>
          </w:divBdr>
        </w:div>
      </w:divsChild>
    </w:div>
    <w:div w:id="1914587047">
      <w:bodyDiv w:val="1"/>
      <w:marLeft w:val="0"/>
      <w:marRight w:val="0"/>
      <w:marTop w:val="0"/>
      <w:marBottom w:val="0"/>
      <w:divBdr>
        <w:top w:val="none" w:sz="0" w:space="0" w:color="auto"/>
        <w:left w:val="none" w:sz="0" w:space="0" w:color="auto"/>
        <w:bottom w:val="none" w:sz="0" w:space="0" w:color="auto"/>
        <w:right w:val="none" w:sz="0" w:space="0" w:color="auto"/>
      </w:divBdr>
      <w:divsChild>
        <w:div w:id="1920208032">
          <w:marLeft w:val="640"/>
          <w:marRight w:val="0"/>
          <w:marTop w:val="0"/>
          <w:marBottom w:val="0"/>
          <w:divBdr>
            <w:top w:val="none" w:sz="0" w:space="0" w:color="auto"/>
            <w:left w:val="none" w:sz="0" w:space="0" w:color="auto"/>
            <w:bottom w:val="none" w:sz="0" w:space="0" w:color="auto"/>
            <w:right w:val="none" w:sz="0" w:space="0" w:color="auto"/>
          </w:divBdr>
        </w:div>
        <w:div w:id="1547134303">
          <w:marLeft w:val="640"/>
          <w:marRight w:val="0"/>
          <w:marTop w:val="0"/>
          <w:marBottom w:val="0"/>
          <w:divBdr>
            <w:top w:val="none" w:sz="0" w:space="0" w:color="auto"/>
            <w:left w:val="none" w:sz="0" w:space="0" w:color="auto"/>
            <w:bottom w:val="none" w:sz="0" w:space="0" w:color="auto"/>
            <w:right w:val="none" w:sz="0" w:space="0" w:color="auto"/>
          </w:divBdr>
        </w:div>
        <w:div w:id="46271812">
          <w:marLeft w:val="640"/>
          <w:marRight w:val="0"/>
          <w:marTop w:val="0"/>
          <w:marBottom w:val="0"/>
          <w:divBdr>
            <w:top w:val="none" w:sz="0" w:space="0" w:color="auto"/>
            <w:left w:val="none" w:sz="0" w:space="0" w:color="auto"/>
            <w:bottom w:val="none" w:sz="0" w:space="0" w:color="auto"/>
            <w:right w:val="none" w:sz="0" w:space="0" w:color="auto"/>
          </w:divBdr>
        </w:div>
        <w:div w:id="1901625128">
          <w:marLeft w:val="640"/>
          <w:marRight w:val="0"/>
          <w:marTop w:val="0"/>
          <w:marBottom w:val="0"/>
          <w:divBdr>
            <w:top w:val="none" w:sz="0" w:space="0" w:color="auto"/>
            <w:left w:val="none" w:sz="0" w:space="0" w:color="auto"/>
            <w:bottom w:val="none" w:sz="0" w:space="0" w:color="auto"/>
            <w:right w:val="none" w:sz="0" w:space="0" w:color="auto"/>
          </w:divBdr>
        </w:div>
        <w:div w:id="1603613362">
          <w:marLeft w:val="640"/>
          <w:marRight w:val="0"/>
          <w:marTop w:val="0"/>
          <w:marBottom w:val="0"/>
          <w:divBdr>
            <w:top w:val="none" w:sz="0" w:space="0" w:color="auto"/>
            <w:left w:val="none" w:sz="0" w:space="0" w:color="auto"/>
            <w:bottom w:val="none" w:sz="0" w:space="0" w:color="auto"/>
            <w:right w:val="none" w:sz="0" w:space="0" w:color="auto"/>
          </w:divBdr>
        </w:div>
        <w:div w:id="1613394184">
          <w:marLeft w:val="640"/>
          <w:marRight w:val="0"/>
          <w:marTop w:val="0"/>
          <w:marBottom w:val="0"/>
          <w:divBdr>
            <w:top w:val="none" w:sz="0" w:space="0" w:color="auto"/>
            <w:left w:val="none" w:sz="0" w:space="0" w:color="auto"/>
            <w:bottom w:val="none" w:sz="0" w:space="0" w:color="auto"/>
            <w:right w:val="none" w:sz="0" w:space="0" w:color="auto"/>
          </w:divBdr>
        </w:div>
        <w:div w:id="1823696793">
          <w:marLeft w:val="640"/>
          <w:marRight w:val="0"/>
          <w:marTop w:val="0"/>
          <w:marBottom w:val="0"/>
          <w:divBdr>
            <w:top w:val="none" w:sz="0" w:space="0" w:color="auto"/>
            <w:left w:val="none" w:sz="0" w:space="0" w:color="auto"/>
            <w:bottom w:val="none" w:sz="0" w:space="0" w:color="auto"/>
            <w:right w:val="none" w:sz="0" w:space="0" w:color="auto"/>
          </w:divBdr>
        </w:div>
        <w:div w:id="1939870307">
          <w:marLeft w:val="640"/>
          <w:marRight w:val="0"/>
          <w:marTop w:val="0"/>
          <w:marBottom w:val="0"/>
          <w:divBdr>
            <w:top w:val="none" w:sz="0" w:space="0" w:color="auto"/>
            <w:left w:val="none" w:sz="0" w:space="0" w:color="auto"/>
            <w:bottom w:val="none" w:sz="0" w:space="0" w:color="auto"/>
            <w:right w:val="none" w:sz="0" w:space="0" w:color="auto"/>
          </w:divBdr>
        </w:div>
        <w:div w:id="1823040716">
          <w:marLeft w:val="640"/>
          <w:marRight w:val="0"/>
          <w:marTop w:val="0"/>
          <w:marBottom w:val="0"/>
          <w:divBdr>
            <w:top w:val="none" w:sz="0" w:space="0" w:color="auto"/>
            <w:left w:val="none" w:sz="0" w:space="0" w:color="auto"/>
            <w:bottom w:val="none" w:sz="0" w:space="0" w:color="auto"/>
            <w:right w:val="none" w:sz="0" w:space="0" w:color="auto"/>
          </w:divBdr>
        </w:div>
        <w:div w:id="354311766">
          <w:marLeft w:val="640"/>
          <w:marRight w:val="0"/>
          <w:marTop w:val="0"/>
          <w:marBottom w:val="0"/>
          <w:divBdr>
            <w:top w:val="none" w:sz="0" w:space="0" w:color="auto"/>
            <w:left w:val="none" w:sz="0" w:space="0" w:color="auto"/>
            <w:bottom w:val="none" w:sz="0" w:space="0" w:color="auto"/>
            <w:right w:val="none" w:sz="0" w:space="0" w:color="auto"/>
          </w:divBdr>
        </w:div>
        <w:div w:id="551425723">
          <w:marLeft w:val="640"/>
          <w:marRight w:val="0"/>
          <w:marTop w:val="0"/>
          <w:marBottom w:val="0"/>
          <w:divBdr>
            <w:top w:val="none" w:sz="0" w:space="0" w:color="auto"/>
            <w:left w:val="none" w:sz="0" w:space="0" w:color="auto"/>
            <w:bottom w:val="none" w:sz="0" w:space="0" w:color="auto"/>
            <w:right w:val="none" w:sz="0" w:space="0" w:color="auto"/>
          </w:divBdr>
        </w:div>
        <w:div w:id="535655539">
          <w:marLeft w:val="640"/>
          <w:marRight w:val="0"/>
          <w:marTop w:val="0"/>
          <w:marBottom w:val="0"/>
          <w:divBdr>
            <w:top w:val="none" w:sz="0" w:space="0" w:color="auto"/>
            <w:left w:val="none" w:sz="0" w:space="0" w:color="auto"/>
            <w:bottom w:val="none" w:sz="0" w:space="0" w:color="auto"/>
            <w:right w:val="none" w:sz="0" w:space="0" w:color="auto"/>
          </w:divBdr>
        </w:div>
        <w:div w:id="122121208">
          <w:marLeft w:val="640"/>
          <w:marRight w:val="0"/>
          <w:marTop w:val="0"/>
          <w:marBottom w:val="0"/>
          <w:divBdr>
            <w:top w:val="none" w:sz="0" w:space="0" w:color="auto"/>
            <w:left w:val="none" w:sz="0" w:space="0" w:color="auto"/>
            <w:bottom w:val="none" w:sz="0" w:space="0" w:color="auto"/>
            <w:right w:val="none" w:sz="0" w:space="0" w:color="auto"/>
          </w:divBdr>
        </w:div>
        <w:div w:id="980115148">
          <w:marLeft w:val="640"/>
          <w:marRight w:val="0"/>
          <w:marTop w:val="0"/>
          <w:marBottom w:val="0"/>
          <w:divBdr>
            <w:top w:val="none" w:sz="0" w:space="0" w:color="auto"/>
            <w:left w:val="none" w:sz="0" w:space="0" w:color="auto"/>
            <w:bottom w:val="none" w:sz="0" w:space="0" w:color="auto"/>
            <w:right w:val="none" w:sz="0" w:space="0" w:color="auto"/>
          </w:divBdr>
        </w:div>
        <w:div w:id="1732075443">
          <w:marLeft w:val="640"/>
          <w:marRight w:val="0"/>
          <w:marTop w:val="0"/>
          <w:marBottom w:val="0"/>
          <w:divBdr>
            <w:top w:val="none" w:sz="0" w:space="0" w:color="auto"/>
            <w:left w:val="none" w:sz="0" w:space="0" w:color="auto"/>
            <w:bottom w:val="none" w:sz="0" w:space="0" w:color="auto"/>
            <w:right w:val="none" w:sz="0" w:space="0" w:color="auto"/>
          </w:divBdr>
        </w:div>
        <w:div w:id="210074470">
          <w:marLeft w:val="640"/>
          <w:marRight w:val="0"/>
          <w:marTop w:val="0"/>
          <w:marBottom w:val="0"/>
          <w:divBdr>
            <w:top w:val="none" w:sz="0" w:space="0" w:color="auto"/>
            <w:left w:val="none" w:sz="0" w:space="0" w:color="auto"/>
            <w:bottom w:val="none" w:sz="0" w:space="0" w:color="auto"/>
            <w:right w:val="none" w:sz="0" w:space="0" w:color="auto"/>
          </w:divBdr>
        </w:div>
        <w:div w:id="564797188">
          <w:marLeft w:val="640"/>
          <w:marRight w:val="0"/>
          <w:marTop w:val="0"/>
          <w:marBottom w:val="0"/>
          <w:divBdr>
            <w:top w:val="none" w:sz="0" w:space="0" w:color="auto"/>
            <w:left w:val="none" w:sz="0" w:space="0" w:color="auto"/>
            <w:bottom w:val="none" w:sz="0" w:space="0" w:color="auto"/>
            <w:right w:val="none" w:sz="0" w:space="0" w:color="auto"/>
          </w:divBdr>
        </w:div>
      </w:divsChild>
    </w:div>
    <w:div w:id="1922331881">
      <w:bodyDiv w:val="1"/>
      <w:marLeft w:val="0"/>
      <w:marRight w:val="0"/>
      <w:marTop w:val="0"/>
      <w:marBottom w:val="0"/>
      <w:divBdr>
        <w:top w:val="none" w:sz="0" w:space="0" w:color="auto"/>
        <w:left w:val="none" w:sz="0" w:space="0" w:color="auto"/>
        <w:bottom w:val="none" w:sz="0" w:space="0" w:color="auto"/>
        <w:right w:val="none" w:sz="0" w:space="0" w:color="auto"/>
      </w:divBdr>
      <w:divsChild>
        <w:div w:id="470442604">
          <w:marLeft w:val="640"/>
          <w:marRight w:val="0"/>
          <w:marTop w:val="0"/>
          <w:marBottom w:val="0"/>
          <w:divBdr>
            <w:top w:val="none" w:sz="0" w:space="0" w:color="auto"/>
            <w:left w:val="none" w:sz="0" w:space="0" w:color="auto"/>
            <w:bottom w:val="none" w:sz="0" w:space="0" w:color="auto"/>
            <w:right w:val="none" w:sz="0" w:space="0" w:color="auto"/>
          </w:divBdr>
        </w:div>
        <w:div w:id="1979609177">
          <w:marLeft w:val="640"/>
          <w:marRight w:val="0"/>
          <w:marTop w:val="0"/>
          <w:marBottom w:val="0"/>
          <w:divBdr>
            <w:top w:val="none" w:sz="0" w:space="0" w:color="auto"/>
            <w:left w:val="none" w:sz="0" w:space="0" w:color="auto"/>
            <w:bottom w:val="none" w:sz="0" w:space="0" w:color="auto"/>
            <w:right w:val="none" w:sz="0" w:space="0" w:color="auto"/>
          </w:divBdr>
        </w:div>
        <w:div w:id="875779286">
          <w:marLeft w:val="640"/>
          <w:marRight w:val="0"/>
          <w:marTop w:val="0"/>
          <w:marBottom w:val="0"/>
          <w:divBdr>
            <w:top w:val="none" w:sz="0" w:space="0" w:color="auto"/>
            <w:left w:val="none" w:sz="0" w:space="0" w:color="auto"/>
            <w:bottom w:val="none" w:sz="0" w:space="0" w:color="auto"/>
            <w:right w:val="none" w:sz="0" w:space="0" w:color="auto"/>
          </w:divBdr>
        </w:div>
        <w:div w:id="675427559">
          <w:marLeft w:val="640"/>
          <w:marRight w:val="0"/>
          <w:marTop w:val="0"/>
          <w:marBottom w:val="0"/>
          <w:divBdr>
            <w:top w:val="none" w:sz="0" w:space="0" w:color="auto"/>
            <w:left w:val="none" w:sz="0" w:space="0" w:color="auto"/>
            <w:bottom w:val="none" w:sz="0" w:space="0" w:color="auto"/>
            <w:right w:val="none" w:sz="0" w:space="0" w:color="auto"/>
          </w:divBdr>
        </w:div>
        <w:div w:id="147325618">
          <w:marLeft w:val="640"/>
          <w:marRight w:val="0"/>
          <w:marTop w:val="0"/>
          <w:marBottom w:val="0"/>
          <w:divBdr>
            <w:top w:val="none" w:sz="0" w:space="0" w:color="auto"/>
            <w:left w:val="none" w:sz="0" w:space="0" w:color="auto"/>
            <w:bottom w:val="none" w:sz="0" w:space="0" w:color="auto"/>
            <w:right w:val="none" w:sz="0" w:space="0" w:color="auto"/>
          </w:divBdr>
        </w:div>
        <w:div w:id="1929918997">
          <w:marLeft w:val="640"/>
          <w:marRight w:val="0"/>
          <w:marTop w:val="0"/>
          <w:marBottom w:val="0"/>
          <w:divBdr>
            <w:top w:val="none" w:sz="0" w:space="0" w:color="auto"/>
            <w:left w:val="none" w:sz="0" w:space="0" w:color="auto"/>
            <w:bottom w:val="none" w:sz="0" w:space="0" w:color="auto"/>
            <w:right w:val="none" w:sz="0" w:space="0" w:color="auto"/>
          </w:divBdr>
        </w:div>
        <w:div w:id="1441142781">
          <w:marLeft w:val="640"/>
          <w:marRight w:val="0"/>
          <w:marTop w:val="0"/>
          <w:marBottom w:val="0"/>
          <w:divBdr>
            <w:top w:val="none" w:sz="0" w:space="0" w:color="auto"/>
            <w:left w:val="none" w:sz="0" w:space="0" w:color="auto"/>
            <w:bottom w:val="none" w:sz="0" w:space="0" w:color="auto"/>
            <w:right w:val="none" w:sz="0" w:space="0" w:color="auto"/>
          </w:divBdr>
        </w:div>
        <w:div w:id="1131052754">
          <w:marLeft w:val="640"/>
          <w:marRight w:val="0"/>
          <w:marTop w:val="0"/>
          <w:marBottom w:val="0"/>
          <w:divBdr>
            <w:top w:val="none" w:sz="0" w:space="0" w:color="auto"/>
            <w:left w:val="none" w:sz="0" w:space="0" w:color="auto"/>
            <w:bottom w:val="none" w:sz="0" w:space="0" w:color="auto"/>
            <w:right w:val="none" w:sz="0" w:space="0" w:color="auto"/>
          </w:divBdr>
        </w:div>
        <w:div w:id="1843273693">
          <w:marLeft w:val="640"/>
          <w:marRight w:val="0"/>
          <w:marTop w:val="0"/>
          <w:marBottom w:val="0"/>
          <w:divBdr>
            <w:top w:val="none" w:sz="0" w:space="0" w:color="auto"/>
            <w:left w:val="none" w:sz="0" w:space="0" w:color="auto"/>
            <w:bottom w:val="none" w:sz="0" w:space="0" w:color="auto"/>
            <w:right w:val="none" w:sz="0" w:space="0" w:color="auto"/>
          </w:divBdr>
        </w:div>
      </w:divsChild>
    </w:div>
    <w:div w:id="1955403709">
      <w:bodyDiv w:val="1"/>
      <w:marLeft w:val="0"/>
      <w:marRight w:val="0"/>
      <w:marTop w:val="0"/>
      <w:marBottom w:val="0"/>
      <w:divBdr>
        <w:top w:val="none" w:sz="0" w:space="0" w:color="auto"/>
        <w:left w:val="none" w:sz="0" w:space="0" w:color="auto"/>
        <w:bottom w:val="none" w:sz="0" w:space="0" w:color="auto"/>
        <w:right w:val="none" w:sz="0" w:space="0" w:color="auto"/>
      </w:divBdr>
      <w:divsChild>
        <w:div w:id="517087768">
          <w:marLeft w:val="640"/>
          <w:marRight w:val="0"/>
          <w:marTop w:val="0"/>
          <w:marBottom w:val="0"/>
          <w:divBdr>
            <w:top w:val="none" w:sz="0" w:space="0" w:color="auto"/>
            <w:left w:val="none" w:sz="0" w:space="0" w:color="auto"/>
            <w:bottom w:val="none" w:sz="0" w:space="0" w:color="auto"/>
            <w:right w:val="none" w:sz="0" w:space="0" w:color="auto"/>
          </w:divBdr>
        </w:div>
        <w:div w:id="2124883310">
          <w:marLeft w:val="640"/>
          <w:marRight w:val="0"/>
          <w:marTop w:val="0"/>
          <w:marBottom w:val="0"/>
          <w:divBdr>
            <w:top w:val="none" w:sz="0" w:space="0" w:color="auto"/>
            <w:left w:val="none" w:sz="0" w:space="0" w:color="auto"/>
            <w:bottom w:val="none" w:sz="0" w:space="0" w:color="auto"/>
            <w:right w:val="none" w:sz="0" w:space="0" w:color="auto"/>
          </w:divBdr>
        </w:div>
        <w:div w:id="255597252">
          <w:marLeft w:val="640"/>
          <w:marRight w:val="0"/>
          <w:marTop w:val="0"/>
          <w:marBottom w:val="0"/>
          <w:divBdr>
            <w:top w:val="none" w:sz="0" w:space="0" w:color="auto"/>
            <w:left w:val="none" w:sz="0" w:space="0" w:color="auto"/>
            <w:bottom w:val="none" w:sz="0" w:space="0" w:color="auto"/>
            <w:right w:val="none" w:sz="0" w:space="0" w:color="auto"/>
          </w:divBdr>
        </w:div>
        <w:div w:id="1865316934">
          <w:marLeft w:val="640"/>
          <w:marRight w:val="0"/>
          <w:marTop w:val="0"/>
          <w:marBottom w:val="0"/>
          <w:divBdr>
            <w:top w:val="none" w:sz="0" w:space="0" w:color="auto"/>
            <w:left w:val="none" w:sz="0" w:space="0" w:color="auto"/>
            <w:bottom w:val="none" w:sz="0" w:space="0" w:color="auto"/>
            <w:right w:val="none" w:sz="0" w:space="0" w:color="auto"/>
          </w:divBdr>
        </w:div>
        <w:div w:id="1988898186">
          <w:marLeft w:val="640"/>
          <w:marRight w:val="0"/>
          <w:marTop w:val="0"/>
          <w:marBottom w:val="0"/>
          <w:divBdr>
            <w:top w:val="none" w:sz="0" w:space="0" w:color="auto"/>
            <w:left w:val="none" w:sz="0" w:space="0" w:color="auto"/>
            <w:bottom w:val="none" w:sz="0" w:space="0" w:color="auto"/>
            <w:right w:val="none" w:sz="0" w:space="0" w:color="auto"/>
          </w:divBdr>
        </w:div>
        <w:div w:id="200824695">
          <w:marLeft w:val="640"/>
          <w:marRight w:val="0"/>
          <w:marTop w:val="0"/>
          <w:marBottom w:val="0"/>
          <w:divBdr>
            <w:top w:val="none" w:sz="0" w:space="0" w:color="auto"/>
            <w:left w:val="none" w:sz="0" w:space="0" w:color="auto"/>
            <w:bottom w:val="none" w:sz="0" w:space="0" w:color="auto"/>
            <w:right w:val="none" w:sz="0" w:space="0" w:color="auto"/>
          </w:divBdr>
        </w:div>
        <w:div w:id="497500982">
          <w:marLeft w:val="640"/>
          <w:marRight w:val="0"/>
          <w:marTop w:val="0"/>
          <w:marBottom w:val="0"/>
          <w:divBdr>
            <w:top w:val="none" w:sz="0" w:space="0" w:color="auto"/>
            <w:left w:val="none" w:sz="0" w:space="0" w:color="auto"/>
            <w:bottom w:val="none" w:sz="0" w:space="0" w:color="auto"/>
            <w:right w:val="none" w:sz="0" w:space="0" w:color="auto"/>
          </w:divBdr>
        </w:div>
        <w:div w:id="101070186">
          <w:marLeft w:val="640"/>
          <w:marRight w:val="0"/>
          <w:marTop w:val="0"/>
          <w:marBottom w:val="0"/>
          <w:divBdr>
            <w:top w:val="none" w:sz="0" w:space="0" w:color="auto"/>
            <w:left w:val="none" w:sz="0" w:space="0" w:color="auto"/>
            <w:bottom w:val="none" w:sz="0" w:space="0" w:color="auto"/>
            <w:right w:val="none" w:sz="0" w:space="0" w:color="auto"/>
          </w:divBdr>
        </w:div>
        <w:div w:id="1170680559">
          <w:marLeft w:val="640"/>
          <w:marRight w:val="0"/>
          <w:marTop w:val="0"/>
          <w:marBottom w:val="0"/>
          <w:divBdr>
            <w:top w:val="none" w:sz="0" w:space="0" w:color="auto"/>
            <w:left w:val="none" w:sz="0" w:space="0" w:color="auto"/>
            <w:bottom w:val="none" w:sz="0" w:space="0" w:color="auto"/>
            <w:right w:val="none" w:sz="0" w:space="0" w:color="auto"/>
          </w:divBdr>
        </w:div>
        <w:div w:id="909537863">
          <w:marLeft w:val="640"/>
          <w:marRight w:val="0"/>
          <w:marTop w:val="0"/>
          <w:marBottom w:val="0"/>
          <w:divBdr>
            <w:top w:val="none" w:sz="0" w:space="0" w:color="auto"/>
            <w:left w:val="none" w:sz="0" w:space="0" w:color="auto"/>
            <w:bottom w:val="none" w:sz="0" w:space="0" w:color="auto"/>
            <w:right w:val="none" w:sz="0" w:space="0" w:color="auto"/>
          </w:divBdr>
        </w:div>
        <w:div w:id="1217206263">
          <w:marLeft w:val="640"/>
          <w:marRight w:val="0"/>
          <w:marTop w:val="0"/>
          <w:marBottom w:val="0"/>
          <w:divBdr>
            <w:top w:val="none" w:sz="0" w:space="0" w:color="auto"/>
            <w:left w:val="none" w:sz="0" w:space="0" w:color="auto"/>
            <w:bottom w:val="none" w:sz="0" w:space="0" w:color="auto"/>
            <w:right w:val="none" w:sz="0" w:space="0" w:color="auto"/>
          </w:divBdr>
        </w:div>
        <w:div w:id="2129007500">
          <w:marLeft w:val="640"/>
          <w:marRight w:val="0"/>
          <w:marTop w:val="0"/>
          <w:marBottom w:val="0"/>
          <w:divBdr>
            <w:top w:val="none" w:sz="0" w:space="0" w:color="auto"/>
            <w:left w:val="none" w:sz="0" w:space="0" w:color="auto"/>
            <w:bottom w:val="none" w:sz="0" w:space="0" w:color="auto"/>
            <w:right w:val="none" w:sz="0" w:space="0" w:color="auto"/>
          </w:divBdr>
        </w:div>
      </w:divsChild>
    </w:div>
    <w:div w:id="1988824137">
      <w:bodyDiv w:val="1"/>
      <w:marLeft w:val="0"/>
      <w:marRight w:val="0"/>
      <w:marTop w:val="0"/>
      <w:marBottom w:val="0"/>
      <w:divBdr>
        <w:top w:val="none" w:sz="0" w:space="0" w:color="auto"/>
        <w:left w:val="none" w:sz="0" w:space="0" w:color="auto"/>
        <w:bottom w:val="none" w:sz="0" w:space="0" w:color="auto"/>
        <w:right w:val="none" w:sz="0" w:space="0" w:color="auto"/>
      </w:divBdr>
    </w:div>
    <w:div w:id="2006321849">
      <w:bodyDiv w:val="1"/>
      <w:marLeft w:val="0"/>
      <w:marRight w:val="0"/>
      <w:marTop w:val="0"/>
      <w:marBottom w:val="0"/>
      <w:divBdr>
        <w:top w:val="none" w:sz="0" w:space="0" w:color="auto"/>
        <w:left w:val="none" w:sz="0" w:space="0" w:color="auto"/>
        <w:bottom w:val="none" w:sz="0" w:space="0" w:color="auto"/>
        <w:right w:val="none" w:sz="0" w:space="0" w:color="auto"/>
      </w:divBdr>
      <w:divsChild>
        <w:div w:id="1749765974">
          <w:marLeft w:val="640"/>
          <w:marRight w:val="0"/>
          <w:marTop w:val="0"/>
          <w:marBottom w:val="0"/>
          <w:divBdr>
            <w:top w:val="none" w:sz="0" w:space="0" w:color="auto"/>
            <w:left w:val="none" w:sz="0" w:space="0" w:color="auto"/>
            <w:bottom w:val="none" w:sz="0" w:space="0" w:color="auto"/>
            <w:right w:val="none" w:sz="0" w:space="0" w:color="auto"/>
          </w:divBdr>
        </w:div>
        <w:div w:id="871108719">
          <w:marLeft w:val="640"/>
          <w:marRight w:val="0"/>
          <w:marTop w:val="0"/>
          <w:marBottom w:val="0"/>
          <w:divBdr>
            <w:top w:val="none" w:sz="0" w:space="0" w:color="auto"/>
            <w:left w:val="none" w:sz="0" w:space="0" w:color="auto"/>
            <w:bottom w:val="none" w:sz="0" w:space="0" w:color="auto"/>
            <w:right w:val="none" w:sz="0" w:space="0" w:color="auto"/>
          </w:divBdr>
        </w:div>
        <w:div w:id="75715807">
          <w:marLeft w:val="640"/>
          <w:marRight w:val="0"/>
          <w:marTop w:val="0"/>
          <w:marBottom w:val="0"/>
          <w:divBdr>
            <w:top w:val="none" w:sz="0" w:space="0" w:color="auto"/>
            <w:left w:val="none" w:sz="0" w:space="0" w:color="auto"/>
            <w:bottom w:val="none" w:sz="0" w:space="0" w:color="auto"/>
            <w:right w:val="none" w:sz="0" w:space="0" w:color="auto"/>
          </w:divBdr>
        </w:div>
        <w:div w:id="500974073">
          <w:marLeft w:val="640"/>
          <w:marRight w:val="0"/>
          <w:marTop w:val="0"/>
          <w:marBottom w:val="0"/>
          <w:divBdr>
            <w:top w:val="none" w:sz="0" w:space="0" w:color="auto"/>
            <w:left w:val="none" w:sz="0" w:space="0" w:color="auto"/>
            <w:bottom w:val="none" w:sz="0" w:space="0" w:color="auto"/>
            <w:right w:val="none" w:sz="0" w:space="0" w:color="auto"/>
          </w:divBdr>
        </w:div>
      </w:divsChild>
    </w:div>
    <w:div w:id="2006588116">
      <w:bodyDiv w:val="1"/>
      <w:marLeft w:val="0"/>
      <w:marRight w:val="0"/>
      <w:marTop w:val="0"/>
      <w:marBottom w:val="0"/>
      <w:divBdr>
        <w:top w:val="none" w:sz="0" w:space="0" w:color="auto"/>
        <w:left w:val="none" w:sz="0" w:space="0" w:color="auto"/>
        <w:bottom w:val="none" w:sz="0" w:space="0" w:color="auto"/>
        <w:right w:val="none" w:sz="0" w:space="0" w:color="auto"/>
      </w:divBdr>
      <w:divsChild>
        <w:div w:id="2020505966">
          <w:marLeft w:val="640"/>
          <w:marRight w:val="0"/>
          <w:marTop w:val="0"/>
          <w:marBottom w:val="0"/>
          <w:divBdr>
            <w:top w:val="none" w:sz="0" w:space="0" w:color="auto"/>
            <w:left w:val="none" w:sz="0" w:space="0" w:color="auto"/>
            <w:bottom w:val="none" w:sz="0" w:space="0" w:color="auto"/>
            <w:right w:val="none" w:sz="0" w:space="0" w:color="auto"/>
          </w:divBdr>
        </w:div>
        <w:div w:id="399211158">
          <w:marLeft w:val="640"/>
          <w:marRight w:val="0"/>
          <w:marTop w:val="0"/>
          <w:marBottom w:val="0"/>
          <w:divBdr>
            <w:top w:val="none" w:sz="0" w:space="0" w:color="auto"/>
            <w:left w:val="none" w:sz="0" w:space="0" w:color="auto"/>
            <w:bottom w:val="none" w:sz="0" w:space="0" w:color="auto"/>
            <w:right w:val="none" w:sz="0" w:space="0" w:color="auto"/>
          </w:divBdr>
        </w:div>
        <w:div w:id="166287886">
          <w:marLeft w:val="640"/>
          <w:marRight w:val="0"/>
          <w:marTop w:val="0"/>
          <w:marBottom w:val="0"/>
          <w:divBdr>
            <w:top w:val="none" w:sz="0" w:space="0" w:color="auto"/>
            <w:left w:val="none" w:sz="0" w:space="0" w:color="auto"/>
            <w:bottom w:val="none" w:sz="0" w:space="0" w:color="auto"/>
            <w:right w:val="none" w:sz="0" w:space="0" w:color="auto"/>
          </w:divBdr>
        </w:div>
        <w:div w:id="1546602914">
          <w:marLeft w:val="640"/>
          <w:marRight w:val="0"/>
          <w:marTop w:val="0"/>
          <w:marBottom w:val="0"/>
          <w:divBdr>
            <w:top w:val="none" w:sz="0" w:space="0" w:color="auto"/>
            <w:left w:val="none" w:sz="0" w:space="0" w:color="auto"/>
            <w:bottom w:val="none" w:sz="0" w:space="0" w:color="auto"/>
            <w:right w:val="none" w:sz="0" w:space="0" w:color="auto"/>
          </w:divBdr>
        </w:div>
        <w:div w:id="1453934413">
          <w:marLeft w:val="640"/>
          <w:marRight w:val="0"/>
          <w:marTop w:val="0"/>
          <w:marBottom w:val="0"/>
          <w:divBdr>
            <w:top w:val="none" w:sz="0" w:space="0" w:color="auto"/>
            <w:left w:val="none" w:sz="0" w:space="0" w:color="auto"/>
            <w:bottom w:val="none" w:sz="0" w:space="0" w:color="auto"/>
            <w:right w:val="none" w:sz="0" w:space="0" w:color="auto"/>
          </w:divBdr>
        </w:div>
        <w:div w:id="33233044">
          <w:marLeft w:val="640"/>
          <w:marRight w:val="0"/>
          <w:marTop w:val="0"/>
          <w:marBottom w:val="0"/>
          <w:divBdr>
            <w:top w:val="none" w:sz="0" w:space="0" w:color="auto"/>
            <w:left w:val="none" w:sz="0" w:space="0" w:color="auto"/>
            <w:bottom w:val="none" w:sz="0" w:space="0" w:color="auto"/>
            <w:right w:val="none" w:sz="0" w:space="0" w:color="auto"/>
          </w:divBdr>
        </w:div>
        <w:div w:id="134026073">
          <w:marLeft w:val="640"/>
          <w:marRight w:val="0"/>
          <w:marTop w:val="0"/>
          <w:marBottom w:val="0"/>
          <w:divBdr>
            <w:top w:val="none" w:sz="0" w:space="0" w:color="auto"/>
            <w:left w:val="none" w:sz="0" w:space="0" w:color="auto"/>
            <w:bottom w:val="none" w:sz="0" w:space="0" w:color="auto"/>
            <w:right w:val="none" w:sz="0" w:space="0" w:color="auto"/>
          </w:divBdr>
        </w:div>
        <w:div w:id="1159729469">
          <w:marLeft w:val="640"/>
          <w:marRight w:val="0"/>
          <w:marTop w:val="0"/>
          <w:marBottom w:val="0"/>
          <w:divBdr>
            <w:top w:val="none" w:sz="0" w:space="0" w:color="auto"/>
            <w:left w:val="none" w:sz="0" w:space="0" w:color="auto"/>
            <w:bottom w:val="none" w:sz="0" w:space="0" w:color="auto"/>
            <w:right w:val="none" w:sz="0" w:space="0" w:color="auto"/>
          </w:divBdr>
        </w:div>
        <w:div w:id="1409842827">
          <w:marLeft w:val="640"/>
          <w:marRight w:val="0"/>
          <w:marTop w:val="0"/>
          <w:marBottom w:val="0"/>
          <w:divBdr>
            <w:top w:val="none" w:sz="0" w:space="0" w:color="auto"/>
            <w:left w:val="none" w:sz="0" w:space="0" w:color="auto"/>
            <w:bottom w:val="none" w:sz="0" w:space="0" w:color="auto"/>
            <w:right w:val="none" w:sz="0" w:space="0" w:color="auto"/>
          </w:divBdr>
        </w:div>
        <w:div w:id="909852258">
          <w:marLeft w:val="640"/>
          <w:marRight w:val="0"/>
          <w:marTop w:val="0"/>
          <w:marBottom w:val="0"/>
          <w:divBdr>
            <w:top w:val="none" w:sz="0" w:space="0" w:color="auto"/>
            <w:left w:val="none" w:sz="0" w:space="0" w:color="auto"/>
            <w:bottom w:val="none" w:sz="0" w:space="0" w:color="auto"/>
            <w:right w:val="none" w:sz="0" w:space="0" w:color="auto"/>
          </w:divBdr>
        </w:div>
        <w:div w:id="1191532979">
          <w:marLeft w:val="640"/>
          <w:marRight w:val="0"/>
          <w:marTop w:val="0"/>
          <w:marBottom w:val="0"/>
          <w:divBdr>
            <w:top w:val="none" w:sz="0" w:space="0" w:color="auto"/>
            <w:left w:val="none" w:sz="0" w:space="0" w:color="auto"/>
            <w:bottom w:val="none" w:sz="0" w:space="0" w:color="auto"/>
            <w:right w:val="none" w:sz="0" w:space="0" w:color="auto"/>
          </w:divBdr>
        </w:div>
        <w:div w:id="1099834383">
          <w:marLeft w:val="640"/>
          <w:marRight w:val="0"/>
          <w:marTop w:val="0"/>
          <w:marBottom w:val="0"/>
          <w:divBdr>
            <w:top w:val="none" w:sz="0" w:space="0" w:color="auto"/>
            <w:left w:val="none" w:sz="0" w:space="0" w:color="auto"/>
            <w:bottom w:val="none" w:sz="0" w:space="0" w:color="auto"/>
            <w:right w:val="none" w:sz="0" w:space="0" w:color="auto"/>
          </w:divBdr>
        </w:div>
      </w:divsChild>
    </w:div>
    <w:div w:id="2061051830">
      <w:bodyDiv w:val="1"/>
      <w:marLeft w:val="0"/>
      <w:marRight w:val="0"/>
      <w:marTop w:val="0"/>
      <w:marBottom w:val="0"/>
      <w:divBdr>
        <w:top w:val="none" w:sz="0" w:space="0" w:color="auto"/>
        <w:left w:val="none" w:sz="0" w:space="0" w:color="auto"/>
        <w:bottom w:val="none" w:sz="0" w:space="0" w:color="auto"/>
        <w:right w:val="none" w:sz="0" w:space="0" w:color="auto"/>
      </w:divBdr>
      <w:divsChild>
        <w:div w:id="1026177895">
          <w:marLeft w:val="640"/>
          <w:marRight w:val="0"/>
          <w:marTop w:val="0"/>
          <w:marBottom w:val="0"/>
          <w:divBdr>
            <w:top w:val="none" w:sz="0" w:space="0" w:color="auto"/>
            <w:left w:val="none" w:sz="0" w:space="0" w:color="auto"/>
            <w:bottom w:val="none" w:sz="0" w:space="0" w:color="auto"/>
            <w:right w:val="none" w:sz="0" w:space="0" w:color="auto"/>
          </w:divBdr>
        </w:div>
        <w:div w:id="2033650429">
          <w:marLeft w:val="640"/>
          <w:marRight w:val="0"/>
          <w:marTop w:val="0"/>
          <w:marBottom w:val="0"/>
          <w:divBdr>
            <w:top w:val="none" w:sz="0" w:space="0" w:color="auto"/>
            <w:left w:val="none" w:sz="0" w:space="0" w:color="auto"/>
            <w:bottom w:val="none" w:sz="0" w:space="0" w:color="auto"/>
            <w:right w:val="none" w:sz="0" w:space="0" w:color="auto"/>
          </w:divBdr>
        </w:div>
        <w:div w:id="450978189">
          <w:marLeft w:val="640"/>
          <w:marRight w:val="0"/>
          <w:marTop w:val="0"/>
          <w:marBottom w:val="0"/>
          <w:divBdr>
            <w:top w:val="none" w:sz="0" w:space="0" w:color="auto"/>
            <w:left w:val="none" w:sz="0" w:space="0" w:color="auto"/>
            <w:bottom w:val="none" w:sz="0" w:space="0" w:color="auto"/>
            <w:right w:val="none" w:sz="0" w:space="0" w:color="auto"/>
          </w:divBdr>
        </w:div>
        <w:div w:id="2081100898">
          <w:marLeft w:val="640"/>
          <w:marRight w:val="0"/>
          <w:marTop w:val="0"/>
          <w:marBottom w:val="0"/>
          <w:divBdr>
            <w:top w:val="none" w:sz="0" w:space="0" w:color="auto"/>
            <w:left w:val="none" w:sz="0" w:space="0" w:color="auto"/>
            <w:bottom w:val="none" w:sz="0" w:space="0" w:color="auto"/>
            <w:right w:val="none" w:sz="0" w:space="0" w:color="auto"/>
          </w:divBdr>
        </w:div>
        <w:div w:id="35204632">
          <w:marLeft w:val="640"/>
          <w:marRight w:val="0"/>
          <w:marTop w:val="0"/>
          <w:marBottom w:val="0"/>
          <w:divBdr>
            <w:top w:val="none" w:sz="0" w:space="0" w:color="auto"/>
            <w:left w:val="none" w:sz="0" w:space="0" w:color="auto"/>
            <w:bottom w:val="none" w:sz="0" w:space="0" w:color="auto"/>
            <w:right w:val="none" w:sz="0" w:space="0" w:color="auto"/>
          </w:divBdr>
        </w:div>
        <w:div w:id="1963533795">
          <w:marLeft w:val="640"/>
          <w:marRight w:val="0"/>
          <w:marTop w:val="0"/>
          <w:marBottom w:val="0"/>
          <w:divBdr>
            <w:top w:val="none" w:sz="0" w:space="0" w:color="auto"/>
            <w:left w:val="none" w:sz="0" w:space="0" w:color="auto"/>
            <w:bottom w:val="none" w:sz="0" w:space="0" w:color="auto"/>
            <w:right w:val="none" w:sz="0" w:space="0" w:color="auto"/>
          </w:divBdr>
        </w:div>
        <w:div w:id="275259449">
          <w:marLeft w:val="640"/>
          <w:marRight w:val="0"/>
          <w:marTop w:val="0"/>
          <w:marBottom w:val="0"/>
          <w:divBdr>
            <w:top w:val="none" w:sz="0" w:space="0" w:color="auto"/>
            <w:left w:val="none" w:sz="0" w:space="0" w:color="auto"/>
            <w:bottom w:val="none" w:sz="0" w:space="0" w:color="auto"/>
            <w:right w:val="none" w:sz="0" w:space="0" w:color="auto"/>
          </w:divBdr>
        </w:div>
        <w:div w:id="866870973">
          <w:marLeft w:val="640"/>
          <w:marRight w:val="0"/>
          <w:marTop w:val="0"/>
          <w:marBottom w:val="0"/>
          <w:divBdr>
            <w:top w:val="none" w:sz="0" w:space="0" w:color="auto"/>
            <w:left w:val="none" w:sz="0" w:space="0" w:color="auto"/>
            <w:bottom w:val="none" w:sz="0" w:space="0" w:color="auto"/>
            <w:right w:val="none" w:sz="0" w:space="0" w:color="auto"/>
          </w:divBdr>
        </w:div>
        <w:div w:id="444155022">
          <w:marLeft w:val="640"/>
          <w:marRight w:val="0"/>
          <w:marTop w:val="0"/>
          <w:marBottom w:val="0"/>
          <w:divBdr>
            <w:top w:val="none" w:sz="0" w:space="0" w:color="auto"/>
            <w:left w:val="none" w:sz="0" w:space="0" w:color="auto"/>
            <w:bottom w:val="none" w:sz="0" w:space="0" w:color="auto"/>
            <w:right w:val="none" w:sz="0" w:space="0" w:color="auto"/>
          </w:divBdr>
        </w:div>
        <w:div w:id="334958607">
          <w:marLeft w:val="640"/>
          <w:marRight w:val="0"/>
          <w:marTop w:val="0"/>
          <w:marBottom w:val="0"/>
          <w:divBdr>
            <w:top w:val="none" w:sz="0" w:space="0" w:color="auto"/>
            <w:left w:val="none" w:sz="0" w:space="0" w:color="auto"/>
            <w:bottom w:val="none" w:sz="0" w:space="0" w:color="auto"/>
            <w:right w:val="none" w:sz="0" w:space="0" w:color="auto"/>
          </w:divBdr>
        </w:div>
        <w:div w:id="700975378">
          <w:marLeft w:val="640"/>
          <w:marRight w:val="0"/>
          <w:marTop w:val="0"/>
          <w:marBottom w:val="0"/>
          <w:divBdr>
            <w:top w:val="none" w:sz="0" w:space="0" w:color="auto"/>
            <w:left w:val="none" w:sz="0" w:space="0" w:color="auto"/>
            <w:bottom w:val="none" w:sz="0" w:space="0" w:color="auto"/>
            <w:right w:val="none" w:sz="0" w:space="0" w:color="auto"/>
          </w:divBdr>
        </w:div>
        <w:div w:id="2111663649">
          <w:marLeft w:val="640"/>
          <w:marRight w:val="0"/>
          <w:marTop w:val="0"/>
          <w:marBottom w:val="0"/>
          <w:divBdr>
            <w:top w:val="none" w:sz="0" w:space="0" w:color="auto"/>
            <w:left w:val="none" w:sz="0" w:space="0" w:color="auto"/>
            <w:bottom w:val="none" w:sz="0" w:space="0" w:color="auto"/>
            <w:right w:val="none" w:sz="0" w:space="0" w:color="auto"/>
          </w:divBdr>
        </w:div>
        <w:div w:id="105079049">
          <w:marLeft w:val="640"/>
          <w:marRight w:val="0"/>
          <w:marTop w:val="0"/>
          <w:marBottom w:val="0"/>
          <w:divBdr>
            <w:top w:val="none" w:sz="0" w:space="0" w:color="auto"/>
            <w:left w:val="none" w:sz="0" w:space="0" w:color="auto"/>
            <w:bottom w:val="none" w:sz="0" w:space="0" w:color="auto"/>
            <w:right w:val="none" w:sz="0" w:space="0" w:color="auto"/>
          </w:divBdr>
        </w:div>
        <w:div w:id="1183395289">
          <w:marLeft w:val="640"/>
          <w:marRight w:val="0"/>
          <w:marTop w:val="0"/>
          <w:marBottom w:val="0"/>
          <w:divBdr>
            <w:top w:val="none" w:sz="0" w:space="0" w:color="auto"/>
            <w:left w:val="none" w:sz="0" w:space="0" w:color="auto"/>
            <w:bottom w:val="none" w:sz="0" w:space="0" w:color="auto"/>
            <w:right w:val="none" w:sz="0" w:space="0" w:color="auto"/>
          </w:divBdr>
        </w:div>
      </w:divsChild>
    </w:div>
    <w:div w:id="2082218593">
      <w:bodyDiv w:val="1"/>
      <w:marLeft w:val="0"/>
      <w:marRight w:val="0"/>
      <w:marTop w:val="0"/>
      <w:marBottom w:val="0"/>
      <w:divBdr>
        <w:top w:val="none" w:sz="0" w:space="0" w:color="auto"/>
        <w:left w:val="none" w:sz="0" w:space="0" w:color="auto"/>
        <w:bottom w:val="none" w:sz="0" w:space="0" w:color="auto"/>
        <w:right w:val="none" w:sz="0" w:space="0" w:color="auto"/>
      </w:divBdr>
    </w:div>
    <w:div w:id="2082363859">
      <w:bodyDiv w:val="1"/>
      <w:marLeft w:val="0"/>
      <w:marRight w:val="0"/>
      <w:marTop w:val="0"/>
      <w:marBottom w:val="0"/>
      <w:divBdr>
        <w:top w:val="none" w:sz="0" w:space="0" w:color="auto"/>
        <w:left w:val="none" w:sz="0" w:space="0" w:color="auto"/>
        <w:bottom w:val="none" w:sz="0" w:space="0" w:color="auto"/>
        <w:right w:val="none" w:sz="0" w:space="0" w:color="auto"/>
      </w:divBdr>
    </w:div>
    <w:div w:id="2100715023">
      <w:bodyDiv w:val="1"/>
      <w:marLeft w:val="0"/>
      <w:marRight w:val="0"/>
      <w:marTop w:val="0"/>
      <w:marBottom w:val="0"/>
      <w:divBdr>
        <w:top w:val="none" w:sz="0" w:space="0" w:color="auto"/>
        <w:left w:val="none" w:sz="0" w:space="0" w:color="auto"/>
        <w:bottom w:val="none" w:sz="0" w:space="0" w:color="auto"/>
        <w:right w:val="none" w:sz="0" w:space="0" w:color="auto"/>
      </w:divBdr>
    </w:div>
    <w:div w:id="2104034217">
      <w:bodyDiv w:val="1"/>
      <w:marLeft w:val="0"/>
      <w:marRight w:val="0"/>
      <w:marTop w:val="0"/>
      <w:marBottom w:val="0"/>
      <w:divBdr>
        <w:top w:val="none" w:sz="0" w:space="0" w:color="auto"/>
        <w:left w:val="none" w:sz="0" w:space="0" w:color="auto"/>
        <w:bottom w:val="none" w:sz="0" w:space="0" w:color="auto"/>
        <w:right w:val="none" w:sz="0" w:space="0" w:color="auto"/>
      </w:divBdr>
      <w:divsChild>
        <w:div w:id="1226650819">
          <w:marLeft w:val="640"/>
          <w:marRight w:val="0"/>
          <w:marTop w:val="0"/>
          <w:marBottom w:val="0"/>
          <w:divBdr>
            <w:top w:val="none" w:sz="0" w:space="0" w:color="auto"/>
            <w:left w:val="none" w:sz="0" w:space="0" w:color="auto"/>
            <w:bottom w:val="none" w:sz="0" w:space="0" w:color="auto"/>
            <w:right w:val="none" w:sz="0" w:space="0" w:color="auto"/>
          </w:divBdr>
        </w:div>
        <w:div w:id="875000320">
          <w:marLeft w:val="640"/>
          <w:marRight w:val="0"/>
          <w:marTop w:val="0"/>
          <w:marBottom w:val="0"/>
          <w:divBdr>
            <w:top w:val="none" w:sz="0" w:space="0" w:color="auto"/>
            <w:left w:val="none" w:sz="0" w:space="0" w:color="auto"/>
            <w:bottom w:val="none" w:sz="0" w:space="0" w:color="auto"/>
            <w:right w:val="none" w:sz="0" w:space="0" w:color="auto"/>
          </w:divBdr>
        </w:div>
        <w:div w:id="204100929">
          <w:marLeft w:val="640"/>
          <w:marRight w:val="0"/>
          <w:marTop w:val="0"/>
          <w:marBottom w:val="0"/>
          <w:divBdr>
            <w:top w:val="none" w:sz="0" w:space="0" w:color="auto"/>
            <w:left w:val="none" w:sz="0" w:space="0" w:color="auto"/>
            <w:bottom w:val="none" w:sz="0" w:space="0" w:color="auto"/>
            <w:right w:val="none" w:sz="0" w:space="0" w:color="auto"/>
          </w:divBdr>
        </w:div>
        <w:div w:id="1272008996">
          <w:marLeft w:val="640"/>
          <w:marRight w:val="0"/>
          <w:marTop w:val="0"/>
          <w:marBottom w:val="0"/>
          <w:divBdr>
            <w:top w:val="none" w:sz="0" w:space="0" w:color="auto"/>
            <w:left w:val="none" w:sz="0" w:space="0" w:color="auto"/>
            <w:bottom w:val="none" w:sz="0" w:space="0" w:color="auto"/>
            <w:right w:val="none" w:sz="0" w:space="0" w:color="auto"/>
          </w:divBdr>
        </w:div>
        <w:div w:id="1905215396">
          <w:marLeft w:val="640"/>
          <w:marRight w:val="0"/>
          <w:marTop w:val="0"/>
          <w:marBottom w:val="0"/>
          <w:divBdr>
            <w:top w:val="none" w:sz="0" w:space="0" w:color="auto"/>
            <w:left w:val="none" w:sz="0" w:space="0" w:color="auto"/>
            <w:bottom w:val="none" w:sz="0" w:space="0" w:color="auto"/>
            <w:right w:val="none" w:sz="0" w:space="0" w:color="auto"/>
          </w:divBdr>
        </w:div>
        <w:div w:id="1864122952">
          <w:marLeft w:val="640"/>
          <w:marRight w:val="0"/>
          <w:marTop w:val="0"/>
          <w:marBottom w:val="0"/>
          <w:divBdr>
            <w:top w:val="none" w:sz="0" w:space="0" w:color="auto"/>
            <w:left w:val="none" w:sz="0" w:space="0" w:color="auto"/>
            <w:bottom w:val="none" w:sz="0" w:space="0" w:color="auto"/>
            <w:right w:val="none" w:sz="0" w:space="0" w:color="auto"/>
          </w:divBdr>
        </w:div>
        <w:div w:id="1877741610">
          <w:marLeft w:val="640"/>
          <w:marRight w:val="0"/>
          <w:marTop w:val="0"/>
          <w:marBottom w:val="0"/>
          <w:divBdr>
            <w:top w:val="none" w:sz="0" w:space="0" w:color="auto"/>
            <w:left w:val="none" w:sz="0" w:space="0" w:color="auto"/>
            <w:bottom w:val="none" w:sz="0" w:space="0" w:color="auto"/>
            <w:right w:val="none" w:sz="0" w:space="0" w:color="auto"/>
          </w:divBdr>
        </w:div>
        <w:div w:id="912736970">
          <w:marLeft w:val="640"/>
          <w:marRight w:val="0"/>
          <w:marTop w:val="0"/>
          <w:marBottom w:val="0"/>
          <w:divBdr>
            <w:top w:val="none" w:sz="0" w:space="0" w:color="auto"/>
            <w:left w:val="none" w:sz="0" w:space="0" w:color="auto"/>
            <w:bottom w:val="none" w:sz="0" w:space="0" w:color="auto"/>
            <w:right w:val="none" w:sz="0" w:space="0" w:color="auto"/>
          </w:divBdr>
        </w:div>
        <w:div w:id="1842039396">
          <w:marLeft w:val="640"/>
          <w:marRight w:val="0"/>
          <w:marTop w:val="0"/>
          <w:marBottom w:val="0"/>
          <w:divBdr>
            <w:top w:val="none" w:sz="0" w:space="0" w:color="auto"/>
            <w:left w:val="none" w:sz="0" w:space="0" w:color="auto"/>
            <w:bottom w:val="none" w:sz="0" w:space="0" w:color="auto"/>
            <w:right w:val="none" w:sz="0" w:space="0" w:color="auto"/>
          </w:divBdr>
        </w:div>
        <w:div w:id="1980840528">
          <w:marLeft w:val="640"/>
          <w:marRight w:val="0"/>
          <w:marTop w:val="0"/>
          <w:marBottom w:val="0"/>
          <w:divBdr>
            <w:top w:val="none" w:sz="0" w:space="0" w:color="auto"/>
            <w:left w:val="none" w:sz="0" w:space="0" w:color="auto"/>
            <w:bottom w:val="none" w:sz="0" w:space="0" w:color="auto"/>
            <w:right w:val="none" w:sz="0" w:space="0" w:color="auto"/>
          </w:divBdr>
        </w:div>
        <w:div w:id="621888983">
          <w:marLeft w:val="640"/>
          <w:marRight w:val="0"/>
          <w:marTop w:val="0"/>
          <w:marBottom w:val="0"/>
          <w:divBdr>
            <w:top w:val="none" w:sz="0" w:space="0" w:color="auto"/>
            <w:left w:val="none" w:sz="0" w:space="0" w:color="auto"/>
            <w:bottom w:val="none" w:sz="0" w:space="0" w:color="auto"/>
            <w:right w:val="none" w:sz="0" w:space="0" w:color="auto"/>
          </w:divBdr>
        </w:div>
        <w:div w:id="1710299142">
          <w:marLeft w:val="640"/>
          <w:marRight w:val="0"/>
          <w:marTop w:val="0"/>
          <w:marBottom w:val="0"/>
          <w:divBdr>
            <w:top w:val="none" w:sz="0" w:space="0" w:color="auto"/>
            <w:left w:val="none" w:sz="0" w:space="0" w:color="auto"/>
            <w:bottom w:val="none" w:sz="0" w:space="0" w:color="auto"/>
            <w:right w:val="none" w:sz="0" w:space="0" w:color="auto"/>
          </w:divBdr>
        </w:div>
        <w:div w:id="956565251">
          <w:marLeft w:val="640"/>
          <w:marRight w:val="0"/>
          <w:marTop w:val="0"/>
          <w:marBottom w:val="0"/>
          <w:divBdr>
            <w:top w:val="none" w:sz="0" w:space="0" w:color="auto"/>
            <w:left w:val="none" w:sz="0" w:space="0" w:color="auto"/>
            <w:bottom w:val="none" w:sz="0" w:space="0" w:color="auto"/>
            <w:right w:val="none" w:sz="0" w:space="0" w:color="auto"/>
          </w:divBdr>
        </w:div>
        <w:div w:id="2064059704">
          <w:marLeft w:val="640"/>
          <w:marRight w:val="0"/>
          <w:marTop w:val="0"/>
          <w:marBottom w:val="0"/>
          <w:divBdr>
            <w:top w:val="none" w:sz="0" w:space="0" w:color="auto"/>
            <w:left w:val="none" w:sz="0" w:space="0" w:color="auto"/>
            <w:bottom w:val="none" w:sz="0" w:space="0" w:color="auto"/>
            <w:right w:val="none" w:sz="0" w:space="0" w:color="auto"/>
          </w:divBdr>
        </w:div>
        <w:div w:id="690759072">
          <w:marLeft w:val="640"/>
          <w:marRight w:val="0"/>
          <w:marTop w:val="0"/>
          <w:marBottom w:val="0"/>
          <w:divBdr>
            <w:top w:val="none" w:sz="0" w:space="0" w:color="auto"/>
            <w:left w:val="none" w:sz="0" w:space="0" w:color="auto"/>
            <w:bottom w:val="none" w:sz="0" w:space="0" w:color="auto"/>
            <w:right w:val="none" w:sz="0" w:space="0" w:color="auto"/>
          </w:divBdr>
        </w:div>
        <w:div w:id="2061321529">
          <w:marLeft w:val="640"/>
          <w:marRight w:val="0"/>
          <w:marTop w:val="0"/>
          <w:marBottom w:val="0"/>
          <w:divBdr>
            <w:top w:val="none" w:sz="0" w:space="0" w:color="auto"/>
            <w:left w:val="none" w:sz="0" w:space="0" w:color="auto"/>
            <w:bottom w:val="none" w:sz="0" w:space="0" w:color="auto"/>
            <w:right w:val="none" w:sz="0" w:space="0" w:color="auto"/>
          </w:divBdr>
        </w:div>
        <w:div w:id="751968021">
          <w:marLeft w:val="640"/>
          <w:marRight w:val="0"/>
          <w:marTop w:val="0"/>
          <w:marBottom w:val="0"/>
          <w:divBdr>
            <w:top w:val="none" w:sz="0" w:space="0" w:color="auto"/>
            <w:left w:val="none" w:sz="0" w:space="0" w:color="auto"/>
            <w:bottom w:val="none" w:sz="0" w:space="0" w:color="auto"/>
            <w:right w:val="none" w:sz="0" w:space="0" w:color="auto"/>
          </w:divBdr>
        </w:div>
      </w:divsChild>
    </w:div>
    <w:div w:id="2121603919">
      <w:bodyDiv w:val="1"/>
      <w:marLeft w:val="0"/>
      <w:marRight w:val="0"/>
      <w:marTop w:val="0"/>
      <w:marBottom w:val="0"/>
      <w:divBdr>
        <w:top w:val="none" w:sz="0" w:space="0" w:color="auto"/>
        <w:left w:val="none" w:sz="0" w:space="0" w:color="auto"/>
        <w:bottom w:val="none" w:sz="0" w:space="0" w:color="auto"/>
        <w:right w:val="none" w:sz="0" w:space="0" w:color="auto"/>
      </w:divBdr>
      <w:divsChild>
        <w:div w:id="834566082">
          <w:marLeft w:val="640"/>
          <w:marRight w:val="0"/>
          <w:marTop w:val="0"/>
          <w:marBottom w:val="0"/>
          <w:divBdr>
            <w:top w:val="none" w:sz="0" w:space="0" w:color="auto"/>
            <w:left w:val="none" w:sz="0" w:space="0" w:color="auto"/>
            <w:bottom w:val="none" w:sz="0" w:space="0" w:color="auto"/>
            <w:right w:val="none" w:sz="0" w:space="0" w:color="auto"/>
          </w:divBdr>
        </w:div>
        <w:div w:id="1736322316">
          <w:marLeft w:val="640"/>
          <w:marRight w:val="0"/>
          <w:marTop w:val="0"/>
          <w:marBottom w:val="0"/>
          <w:divBdr>
            <w:top w:val="none" w:sz="0" w:space="0" w:color="auto"/>
            <w:left w:val="none" w:sz="0" w:space="0" w:color="auto"/>
            <w:bottom w:val="none" w:sz="0" w:space="0" w:color="auto"/>
            <w:right w:val="none" w:sz="0" w:space="0" w:color="auto"/>
          </w:divBdr>
        </w:div>
        <w:div w:id="76711626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mailto:dr_mahbub@yahoo.com" TargetMode="External"/><Relationship Id="rId18" Type="http://schemas.openxmlformats.org/officeDocument/2006/relationships/hyperlink" Target="mailto:a.zumla@ucl.ac.uk"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tel:+441782734414"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nayeem5847@gmail.com" TargetMode="External"/><Relationship Id="rId17" Type="http://schemas.openxmlformats.org/officeDocument/2006/relationships/hyperlink" Target="mailto:Md.Asaduzzaman@staffs.ac.uk" TargetMode="External"/><Relationship Id="rId25" Type="http://schemas.openxmlformats.org/officeDocument/2006/relationships/image" Target="media/image4.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mailto:avinash.nccs@gmail.com" TargetMode="External"/><Relationship Id="rId20" Type="http://schemas.openxmlformats.org/officeDocument/2006/relationships/hyperlink" Target="mailto:n.haider@keele.ac.uk" TargetMode="External"/><Relationship Id="rId29" Type="http://schemas.openxmlformats.org/officeDocument/2006/relationships/image" Target="media/image7.tif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3.tiff"/><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mailto:krahman@bond.edu.au" TargetMode="External"/><Relationship Id="rId23" Type="http://schemas.openxmlformats.org/officeDocument/2006/relationships/image" Target="media/image2.tiff"/><Relationship Id="rId28" Type="http://schemas.openxmlformats.org/officeDocument/2006/relationships/image" Target="media/image6.tiff"/><Relationship Id="rId10" Type="http://schemas.microsoft.com/office/2016/09/relationships/commentsIds" Target="commentsIds.xml"/><Relationship Id="rId19" Type="http://schemas.openxmlformats.org/officeDocument/2006/relationships/hyperlink" Target="mailto:n.haider@keele.ac.uk" TargetMode="External"/><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mailto:meraj.cm48@gmail.com" TargetMode="External"/><Relationship Id="rId22" Type="http://schemas.openxmlformats.org/officeDocument/2006/relationships/image" Target="media/image1.tiff"/><Relationship Id="rId27" Type="http://schemas.openxmlformats.org/officeDocument/2006/relationships/image" Target="media/image5.tiff"/><Relationship Id="rId30" Type="http://schemas.openxmlformats.org/officeDocument/2006/relationships/image" Target="media/image8.tif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8FCE259-A5B8-4362-A0F5-272D6E8BCF4D}"/>
      </w:docPartPr>
      <w:docPartBody>
        <w:p w:rsidR="00D664AF" w:rsidRDefault="004D7D78">
          <w:r w:rsidRPr="00AA6D7E">
            <w:rPr>
              <w:rStyle w:val="PlaceholderText"/>
            </w:rPr>
            <w:t>Click or tap here to enter text.</w:t>
          </w:r>
        </w:p>
      </w:docPartBody>
    </w:docPart>
    <w:docPart>
      <w:docPartPr>
        <w:name w:val="BEB65B31868F4F0484D832EBC960C08A"/>
        <w:category>
          <w:name w:val="General"/>
          <w:gallery w:val="placeholder"/>
        </w:category>
        <w:types>
          <w:type w:val="bbPlcHdr"/>
        </w:types>
        <w:behaviors>
          <w:behavior w:val="content"/>
        </w:behaviors>
        <w:guid w:val="{9E5E22AA-CE17-436E-8362-A9E1081B1CB5}"/>
      </w:docPartPr>
      <w:docPartBody>
        <w:p w:rsidR="003B45BC" w:rsidRDefault="003B45BC" w:rsidP="003B45BC">
          <w:pPr>
            <w:pStyle w:val="BEB65B31868F4F0484D832EBC960C08A"/>
          </w:pPr>
          <w:r w:rsidRPr="00AA6D7E">
            <w:rPr>
              <w:rStyle w:val="PlaceholderText"/>
            </w:rPr>
            <w:t>Click or tap here to enter text.</w:t>
          </w:r>
        </w:p>
      </w:docPartBody>
    </w:docPart>
    <w:docPart>
      <w:docPartPr>
        <w:name w:val="3D7BE807383B4FF7A1B8FB3B8EBD3B6B"/>
        <w:category>
          <w:name w:val="General"/>
          <w:gallery w:val="placeholder"/>
        </w:category>
        <w:types>
          <w:type w:val="bbPlcHdr"/>
        </w:types>
        <w:behaviors>
          <w:behavior w:val="content"/>
        </w:behaviors>
        <w:guid w:val="{C194510A-8431-4FF4-A55A-E57F22D32B85}"/>
      </w:docPartPr>
      <w:docPartBody>
        <w:p w:rsidR="007C413A" w:rsidRDefault="004C69EC" w:rsidP="004C69EC">
          <w:pPr>
            <w:pStyle w:val="3D7BE807383B4FF7A1B8FB3B8EBD3B6B"/>
          </w:pPr>
          <w:r w:rsidRPr="00AA6D7E">
            <w:rPr>
              <w:rStyle w:val="PlaceholderText"/>
            </w:rPr>
            <w:t>Click or tap here to enter text.</w:t>
          </w:r>
        </w:p>
      </w:docPartBody>
    </w:docPart>
    <w:docPart>
      <w:docPartPr>
        <w:name w:val="43B0658B5CF24073BD1E3C98AEA9FB4E"/>
        <w:category>
          <w:name w:val="General"/>
          <w:gallery w:val="placeholder"/>
        </w:category>
        <w:types>
          <w:type w:val="bbPlcHdr"/>
        </w:types>
        <w:behaviors>
          <w:behavior w:val="content"/>
        </w:behaviors>
        <w:guid w:val="{341EC131-7352-4A44-8C41-47F4F4FCF3A9}"/>
      </w:docPartPr>
      <w:docPartBody>
        <w:p w:rsidR="001F6DDA" w:rsidRDefault="001F6DDA" w:rsidP="001F6DDA">
          <w:pPr>
            <w:pStyle w:val="43B0658B5CF24073BD1E3C98AEA9FB4E"/>
          </w:pPr>
          <w:r w:rsidRPr="00AA6D7E">
            <w:rPr>
              <w:rStyle w:val="PlaceholderText"/>
            </w:rPr>
            <w:t>Click or tap here to enter text.</w:t>
          </w:r>
        </w:p>
      </w:docPartBody>
    </w:docPart>
    <w:docPart>
      <w:docPartPr>
        <w:name w:val="384904C040854C46A8A30BC08670A20A"/>
        <w:category>
          <w:name w:val="General"/>
          <w:gallery w:val="placeholder"/>
        </w:category>
        <w:types>
          <w:type w:val="bbPlcHdr"/>
        </w:types>
        <w:behaviors>
          <w:behavior w:val="content"/>
        </w:behaviors>
        <w:guid w:val="{1FE20D95-C966-4CA9-AD96-A63B110E9402}"/>
      </w:docPartPr>
      <w:docPartBody>
        <w:p w:rsidR="001F6DDA" w:rsidRDefault="001F6DDA" w:rsidP="001F6DDA">
          <w:pPr>
            <w:pStyle w:val="384904C040854C46A8A30BC08670A20A"/>
          </w:pPr>
          <w:r w:rsidRPr="00AA6D7E">
            <w:rPr>
              <w:rStyle w:val="PlaceholderText"/>
            </w:rPr>
            <w:t>Click or tap here to enter text.</w:t>
          </w:r>
        </w:p>
      </w:docPartBody>
    </w:docPart>
    <w:docPart>
      <w:docPartPr>
        <w:name w:val="13FADD4A872A49A0AF3A3190F3B90E5E"/>
        <w:category>
          <w:name w:val="General"/>
          <w:gallery w:val="placeholder"/>
        </w:category>
        <w:types>
          <w:type w:val="bbPlcHdr"/>
        </w:types>
        <w:behaviors>
          <w:behavior w:val="content"/>
        </w:behaviors>
        <w:guid w:val="{C2E47AC5-C22A-463E-B2F6-D3D9BDB42225}"/>
      </w:docPartPr>
      <w:docPartBody>
        <w:p w:rsidR="007F3DE3" w:rsidRDefault="00D248F9" w:rsidP="00D248F9">
          <w:pPr>
            <w:pStyle w:val="13FADD4A872A49A0AF3A3190F3B90E5E"/>
          </w:pPr>
          <w:r w:rsidRPr="00C90477">
            <w:rPr>
              <w:rStyle w:val="PlaceholderText"/>
            </w:rPr>
            <w:t>Click or tap here to enter text.</w:t>
          </w:r>
        </w:p>
      </w:docPartBody>
    </w:docPart>
    <w:docPart>
      <w:docPartPr>
        <w:name w:val="A2D04E14DE1E46DCAE5FD38B25BEFF22"/>
        <w:category>
          <w:name w:val="General"/>
          <w:gallery w:val="placeholder"/>
        </w:category>
        <w:types>
          <w:type w:val="bbPlcHdr"/>
        </w:types>
        <w:behaviors>
          <w:behavior w:val="content"/>
        </w:behaviors>
        <w:guid w:val="{09B6A63D-1FCD-46C1-8E9F-9E19FB3F8EAB}"/>
      </w:docPartPr>
      <w:docPartBody>
        <w:p w:rsidR="007F3DE3" w:rsidRDefault="00D248F9" w:rsidP="00D248F9">
          <w:pPr>
            <w:pStyle w:val="A2D04E14DE1E46DCAE5FD38B25BEFF22"/>
          </w:pPr>
          <w:r w:rsidRPr="00C90477">
            <w:rPr>
              <w:rStyle w:val="PlaceholderText"/>
            </w:rPr>
            <w:t>Click or tap here to enter text.</w:t>
          </w:r>
        </w:p>
      </w:docPartBody>
    </w:docPart>
    <w:docPart>
      <w:docPartPr>
        <w:name w:val="04ED901A430B474C8E94A6CDFFFF8F9A"/>
        <w:category>
          <w:name w:val="General"/>
          <w:gallery w:val="placeholder"/>
        </w:category>
        <w:types>
          <w:type w:val="bbPlcHdr"/>
        </w:types>
        <w:behaviors>
          <w:behavior w:val="content"/>
        </w:behaviors>
        <w:guid w:val="{E3ED7F05-37A9-44DF-929D-F491669963C0}"/>
      </w:docPartPr>
      <w:docPartBody>
        <w:p w:rsidR="007F3DE3" w:rsidRDefault="00D248F9" w:rsidP="00D248F9">
          <w:pPr>
            <w:pStyle w:val="04ED901A430B474C8E94A6CDFFFF8F9A"/>
          </w:pPr>
          <w:r w:rsidRPr="00C90477">
            <w:rPr>
              <w:rStyle w:val="PlaceholderText"/>
            </w:rPr>
            <w:t>Click or tap here to enter text.</w:t>
          </w:r>
        </w:p>
      </w:docPartBody>
    </w:docPart>
    <w:docPart>
      <w:docPartPr>
        <w:name w:val="29DE1C54359C4BC8AFCAFCFC9EB7A465"/>
        <w:category>
          <w:name w:val="General"/>
          <w:gallery w:val="placeholder"/>
        </w:category>
        <w:types>
          <w:type w:val="bbPlcHdr"/>
        </w:types>
        <w:behaviors>
          <w:behavior w:val="content"/>
        </w:behaviors>
        <w:guid w:val="{1278A2B5-3100-4596-8020-AF1B3A13C78D}"/>
      </w:docPartPr>
      <w:docPartBody>
        <w:p w:rsidR="007F3DE3" w:rsidRDefault="00D248F9" w:rsidP="00D248F9">
          <w:pPr>
            <w:pStyle w:val="29DE1C54359C4BC8AFCAFCFC9EB7A465"/>
          </w:pPr>
          <w:r w:rsidRPr="000E1FF9">
            <w:rPr>
              <w:rStyle w:val="PlaceholderText"/>
            </w:rPr>
            <w:t>Click or tap here to enter text.</w:t>
          </w:r>
        </w:p>
      </w:docPartBody>
    </w:docPart>
    <w:docPart>
      <w:docPartPr>
        <w:name w:val="0748A104006A4EF9B4B7847B7E00736E"/>
        <w:category>
          <w:name w:val="General"/>
          <w:gallery w:val="placeholder"/>
        </w:category>
        <w:types>
          <w:type w:val="bbPlcHdr"/>
        </w:types>
        <w:behaviors>
          <w:behavior w:val="content"/>
        </w:behaviors>
        <w:guid w:val="{DA537371-B704-4F0C-BE3A-3E708FC8DAF9}"/>
      </w:docPartPr>
      <w:docPartBody>
        <w:p w:rsidR="00A74B89" w:rsidRDefault="00A74B89" w:rsidP="00A74B89">
          <w:pPr>
            <w:pStyle w:val="0748A104006A4EF9B4B7847B7E00736E"/>
          </w:pPr>
          <w:r w:rsidRPr="00AA6D7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D78"/>
    <w:rsid w:val="00031CB6"/>
    <w:rsid w:val="000A437E"/>
    <w:rsid w:val="000C1B51"/>
    <w:rsid w:val="000C325F"/>
    <w:rsid w:val="000E19BE"/>
    <w:rsid w:val="001C42F8"/>
    <w:rsid w:val="001F6DDA"/>
    <w:rsid w:val="00291805"/>
    <w:rsid w:val="002B7C9F"/>
    <w:rsid w:val="00337EF7"/>
    <w:rsid w:val="003479C1"/>
    <w:rsid w:val="00351012"/>
    <w:rsid w:val="003B45BC"/>
    <w:rsid w:val="003F7689"/>
    <w:rsid w:val="00457E39"/>
    <w:rsid w:val="004C69EC"/>
    <w:rsid w:val="004D7D78"/>
    <w:rsid w:val="00592FC6"/>
    <w:rsid w:val="00624968"/>
    <w:rsid w:val="00637E68"/>
    <w:rsid w:val="00645716"/>
    <w:rsid w:val="00667404"/>
    <w:rsid w:val="006E038D"/>
    <w:rsid w:val="007B16AB"/>
    <w:rsid w:val="007C413A"/>
    <w:rsid w:val="007F3DE3"/>
    <w:rsid w:val="00963A2C"/>
    <w:rsid w:val="0096595B"/>
    <w:rsid w:val="00A443A3"/>
    <w:rsid w:val="00A74B89"/>
    <w:rsid w:val="00A94875"/>
    <w:rsid w:val="00AF4542"/>
    <w:rsid w:val="00B17443"/>
    <w:rsid w:val="00C05851"/>
    <w:rsid w:val="00C94E44"/>
    <w:rsid w:val="00CB7264"/>
    <w:rsid w:val="00CC2074"/>
    <w:rsid w:val="00D248F9"/>
    <w:rsid w:val="00D260C9"/>
    <w:rsid w:val="00D664AF"/>
    <w:rsid w:val="00DB1BE4"/>
    <w:rsid w:val="00DD3D6C"/>
    <w:rsid w:val="00E34506"/>
    <w:rsid w:val="00F164D0"/>
    <w:rsid w:val="00F37900"/>
    <w:rsid w:val="00F42AA1"/>
    <w:rsid w:val="00F72562"/>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74B89"/>
    <w:rPr>
      <w:color w:val="666666"/>
    </w:rPr>
  </w:style>
  <w:style w:type="paragraph" w:customStyle="1" w:styleId="BEB65B31868F4F0484D832EBC960C08A">
    <w:name w:val="BEB65B31868F4F0484D832EBC960C08A"/>
    <w:rsid w:val="003B45BC"/>
  </w:style>
  <w:style w:type="paragraph" w:customStyle="1" w:styleId="3D7BE807383B4FF7A1B8FB3B8EBD3B6B">
    <w:name w:val="3D7BE807383B4FF7A1B8FB3B8EBD3B6B"/>
    <w:rsid w:val="004C69EC"/>
  </w:style>
  <w:style w:type="paragraph" w:customStyle="1" w:styleId="43B0658B5CF24073BD1E3C98AEA9FB4E">
    <w:name w:val="43B0658B5CF24073BD1E3C98AEA9FB4E"/>
    <w:rsid w:val="001F6DDA"/>
  </w:style>
  <w:style w:type="paragraph" w:customStyle="1" w:styleId="384904C040854C46A8A30BC08670A20A">
    <w:name w:val="384904C040854C46A8A30BC08670A20A"/>
    <w:rsid w:val="001F6DDA"/>
  </w:style>
  <w:style w:type="paragraph" w:customStyle="1" w:styleId="13FADD4A872A49A0AF3A3190F3B90E5E">
    <w:name w:val="13FADD4A872A49A0AF3A3190F3B90E5E"/>
    <w:rsid w:val="00D248F9"/>
  </w:style>
  <w:style w:type="paragraph" w:customStyle="1" w:styleId="A2D04E14DE1E46DCAE5FD38B25BEFF22">
    <w:name w:val="A2D04E14DE1E46DCAE5FD38B25BEFF22"/>
    <w:rsid w:val="00D248F9"/>
  </w:style>
  <w:style w:type="paragraph" w:customStyle="1" w:styleId="04ED901A430B474C8E94A6CDFFFF8F9A">
    <w:name w:val="04ED901A430B474C8E94A6CDFFFF8F9A"/>
    <w:rsid w:val="00D248F9"/>
  </w:style>
  <w:style w:type="paragraph" w:customStyle="1" w:styleId="29DE1C54359C4BC8AFCAFCFC9EB7A465">
    <w:name w:val="29DE1C54359C4BC8AFCAFCFC9EB7A465"/>
    <w:rsid w:val="00D248F9"/>
  </w:style>
  <w:style w:type="paragraph" w:customStyle="1" w:styleId="0748A104006A4EF9B4B7847B7E00736E">
    <w:name w:val="0748A104006A4EF9B4B7847B7E00736E"/>
    <w:rsid w:val="00A74B8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04033CD-D90E-43B3-AD53-7FBAC8C5C1B3}">
  <we:reference id="wa104382081" version="1.55.1.0" store="en-US" storeType="OMEX"/>
  <we:alternateReferences>
    <we:reference id="wa104382081" version="1.55.1.0" store="" storeType="OMEX"/>
  </we:alternateReferences>
  <we:properties>
    <we:property name="MENDELEY_CITATIONS" value="[{&quot;citationID&quot;:&quot;MENDELEY_CITATION_75650561-cb60-4332-bacd-03c9b4e899c4&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&quot;,&quot;citationItems&quot;:[{&quot;id&quot;:&quot;d7e951ac-ff15-36ac-9a21-a9ed073ff42b&quot;,&quot;itemData&quot;:{&quot;type&quot;:&quot;article-journal&quot;,&quot;id&quot;:&quot;d7e951ac-ff15-36ac-9a21-a9ed073ff42b&quot;,&quot;title&quot;:&quot;Two Decades of Endemic Dengue in Bangladesh (2000-2022): Trends, Seasonality, and impact of Temperature and Rainfall Patterns on transmission dynamics&quot;,&quot;author&quot;:[{&quot;family&quot;:&quot;Hasan&quot;,&quot;given&quot;:&quot;M Nayeem&quot;,&quot;parse-names&quot;:false,&quot;dropping-particle&quot;:&quot;&quot;,&quot;non-dropping-particle&quot;:&quot;&quot;},{&quot;family&quot;:&quot;Khalil&quot;,&quot;given&quot;:&quot;Ibrahim&quot;,&quot;parse-names&quot;:false,&quot;dropping-particle&quot;:&quot;&quot;,&quot;non-dropping-particle&quot;:&quot;&quot;},{&quot;family&quot;:&quot;Chowdhury&quot;,&quot;given&quot;:&quot;MAB&quot;,&quot;parse-names&quot;:false,&quot;dropping-particle&quot;:&quot;&quot;,&quot;non-dropping-particle&quot;:&quot;&quot;},{&quot;family&quot;:&quot;Rahman&quot;,&quot;given&quot;:&quot;Mahbubur&quot;,&quot;parse-names&quot;:false,&quot;dropping-particle&quot;:&quot;&quot;,&quot;non-dropping-particle&quot;:&quot;&quot;},{&quot;family&quot;:&quot;Asaduzzaman Md&quot;,&quot;given&quot;:&quot;&quot;,&quot;parse-names&quot;:false,&quot;dropping-particle&quot;:&quot;&quot;,&quot;non-dropping-particle&quot;:&quot;&quot;},{&quot;family&quot;:&quot;Billah Masum&quot;,&quot;given&quot;:&quot;&quot;,&quot;parse-names&quot;:false,&quot;dropping-particle&quot;:&quot;&quot;,&quot;non-dropping-particle&quot;:&quot;&quot;},{&quot;family&quot;:&quot;Bany Laila A&quot;,&quot;given&quot;:&quot;&quot;,&quot;parse-names&quot;:false,&quot;dropping-particle&quot;:&quot;&quot;,&quot;non-dropping-particle&quot;:&quot;&quot;},{&quot;family&quot;:&quot;Alam MA&quot;,&quot;given&quot;:&quot;&quot;,&quot;parse-names&quot;:false,&quot;dropping-particle&quot;:&quot;&quot;,&quot;non-dropping-particle&quot;:&quot;&quot;},{&quot;family&quot;:&quot;Ahsan Atik&quot;,&quot;given&quot;:&quot;&quot;,&quot;parse-names&quot;:false,&quot;dropping-particle&quot;:&quot;&quot;,&quot;non-dropping-particle&quot;:&quot;&quot;},{&quot;family&quot;:&quot;Traore Tieble&quot;,&quot;given&quot;:&quot;&quot;,&quot;parse-names&quot;:false,&quot;dropping-particle&quot;:&quot;&quot;,&quot;non-dropping-particle&quot;:&quot;&quot;},{&quot;family&quot;:&quot;Uddin MJ&quot;,&quot;given&quot;:&quot;&quot;,&quot;parse-names&quot;:false,&quot;dropping-particle&quot;:&quot;&quot;,&quot;non-dropping-particle&quot;:&quot;&quot;},{&quot;family&quot;:&quot;Galizi R&quot;,&quot;given&quot;:&quot;&quot;,&quot;parse-names&quot;:false,&quot;dropping-particle&quot;:&quot;&quot;,&quot;non-dropping-particle&quot;:&quot;&quot;},{&quot;family&quot;:&quot;Russo I&quot;,&quot;given&quot;:&quot;&quot;,&quot;parse-names&quot;:false,&quot;dropping-particle&quot;:&quot;&quot;,&quot;non-dropping-particle&quot;:&quot;&quot;},{&quot;family&quot;:&quot;Zumla Alimuddin&quot;,&quot;given&quot;:&quot;&quot;,&quot;parse-names&quot;:false,&quot;dropping-particle&quot;:&quot;&quot;,&quot;non-dropping-particle&quot;:&quot;&quot;},{&quot;family&quot;:&quot;Haider Najmul&quot;,&quot;given&quot;:&quot;&quot;,&quot;parse-names&quot;:false,&quot;dropping-particle&quot;:&quot;&quot;,&quot;non-dropping-particle&quot;:&quot;&quot;}],&quot;container-title&quot;:&quot;Medrxiv : https://doi.org/10.1101/2023.07.16.23292380&quot;,&quot;DOI&quot;:&quot;https://doi.org/10.1101/2023.07.16.23292380&quot;,&quot;issued&quot;:{&quot;date-parts&quot;:[[2023,7,18]]},&quot;page&quot;:&quot;1-25&quot;,&quot;volume&quot;:&quot;1&quot;,&quot;container-title-short&quot;:&quot;&quot;},&quot;isTemporary&quot;:false}]},{&quot;citationID&quot;:&quot;MENDELEY_CITATION_5b4c4955-0400-4317-b3f7-4f1b2bd29ce0&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&quot;,&quot;citationItems&quot;:[{&quot;id&quot;:&quot;6dd0f31b-a16e-3530-9055-fc862268f1ef&quot;,&quot;itemData&quot;:{&quot;type&quot;:&quot;report&quot;,&quot;id&quot;:&quot;6dd0f31b-a16e-3530-9055-fc862268f1ef&quot;,&quot;title&quot;:&quot;Daily Press release on dengue outbreak, Bangladesh: https://old.dghs.gov.bd/index.php/bd/home/5200-daily-dengue-status-report&quot;,&quot;author&quot;:[{&quot;family&quot;:&quot;Ministry of Health and Family Welfare (Management Information System)&quot;,&quot;given&quot;:&quot;&quot;,&quot;parse-names&quot;:false,&quot;dropping-particle&quot;:&quot;&quot;,&quot;non-dropping-particle&quot;:&quot;&quot;}],&quot;issued&quot;:{&quot;date-parts&quot;:[[2023,8,26]]},&quot;publisher-place&quot;:&quot;Dhaka&quot;,&quot;number-of-pages&quot;:&quot;1-6&quot;,&quot;container-title-short&quot;:&quot;&quot;},&quot;isTemporary&quot;:false}]},{&quot;citationID&quot;:&quot;MENDELEY_CITATION_ec4b90a5-8bd0-4fe1-be69-854ccc8455a6&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&quot;,&quot;citationItems&quot;:[{&quot;id&quot;:&quot;d7e951ac-ff15-36ac-9a21-a9ed073ff42b&quot;,&quot;itemData&quot;:{&quot;type&quot;:&quot;article-journal&quot;,&quot;id&quot;:&quot;d7e951ac-ff15-36ac-9a21-a9ed073ff42b&quot;,&quot;title&quot;:&quot;Two Decades of Endemic Dengue in Bangladesh (2000-2022): Trends, Seasonality, and impact of Temperature and Rainfall Patterns on transmission dynamics&quot;,&quot;author&quot;:[{&quot;family&quot;:&quot;Hasan&quot;,&quot;given&quot;:&quot;M Nayeem&quot;,&quot;parse-names&quot;:false,&quot;dropping-particle&quot;:&quot;&quot;,&quot;non-dropping-particle&quot;:&quot;&quot;},{&quot;family&quot;:&quot;Khalil&quot;,&quot;given&quot;:&quot;Ibrahim&quot;,&quot;parse-names&quot;:false,&quot;dropping-particle&quot;:&quot;&quot;,&quot;non-dropping-particle&quot;:&quot;&quot;},{&quot;family&quot;:&quot;Chowdhury&quot;,&quot;given&quot;:&quot;MAB&quot;,&quot;parse-names&quot;:false,&quot;dropping-particle&quot;:&quot;&quot;,&quot;non-dropping-particle&quot;:&quot;&quot;},{&quot;family&quot;:&quot;Rahman&quot;,&quot;given&quot;:&quot;Mahbubur&quot;,&quot;parse-names&quot;:false,&quot;dropping-particle&quot;:&quot;&quot;,&quot;non-dropping-particle&quot;:&quot;&quot;},{&quot;family&quot;:&quot;Asaduzzaman Md&quot;,&quot;given&quot;:&quot;&quot;,&quot;parse-names&quot;:false,&quot;dropping-particle&quot;:&quot;&quot;,&quot;non-dropping-particle&quot;:&quot;&quot;},{&quot;family&quot;:&quot;Billah Masum&quot;,&quot;given&quot;:&quot;&quot;,&quot;parse-names&quot;:false,&quot;dropping-particle&quot;:&quot;&quot;,&quot;non-dropping-particle&quot;:&quot;&quot;},{&quot;family&quot;:&quot;Bany Laila A&quot;,&quot;given&quot;:&quot;&quot;,&quot;parse-names&quot;:false,&quot;dropping-particle&quot;:&quot;&quot;,&quot;non-dropping-particle&quot;:&quot;&quot;},{&quot;family&quot;:&quot;Alam MA&quot;,&quot;given&quot;:&quot;&quot;,&quot;parse-names&quot;:false,&quot;dropping-particle&quot;:&quot;&quot;,&quot;non-dropping-particle&quot;:&quot;&quot;},{&quot;family&quot;:&quot;Ahsan Atik&quot;,&quot;given&quot;:&quot;&quot;,&quot;parse-names&quot;:false,&quot;dropping-particle&quot;:&quot;&quot;,&quot;non-dropping-particle&quot;:&quot;&quot;},{&quot;family&quot;:&quot;Traore Tieble&quot;,&quot;given&quot;:&quot;&quot;,&quot;parse-names&quot;:false,&quot;dropping-particle&quot;:&quot;&quot;,&quot;non-dropping-particle&quot;:&quot;&quot;},{&quot;family&quot;:&quot;Uddin MJ&quot;,&quot;given&quot;:&quot;&quot;,&quot;parse-names&quot;:false,&quot;dropping-particle&quot;:&quot;&quot;,&quot;non-dropping-particle&quot;:&quot;&quot;},{&quot;family&quot;:&quot;Galizi R&quot;,&quot;given&quot;:&quot;&quot;,&quot;parse-names&quot;:false,&quot;dropping-particle&quot;:&quot;&quot;,&quot;non-dropping-particle&quot;:&quot;&quot;},{&quot;family&quot;:&quot;Russo I&quot;,&quot;given&quot;:&quot;&quot;,&quot;parse-names&quot;:false,&quot;dropping-particle&quot;:&quot;&quot;,&quot;non-dropping-particle&quot;:&quot;&quot;},{&quot;family&quot;:&quot;Zumla Alimuddin&quot;,&quot;given&quot;:&quot;&quot;,&quot;parse-names&quot;:false,&quot;dropping-particle&quot;:&quot;&quot;,&quot;non-dropping-particle&quot;:&quot;&quot;},{&quot;family&quot;:&quot;Haider Najmul&quot;,&quot;given&quot;:&quot;&quot;,&quot;parse-names&quot;:false,&quot;dropping-particle&quot;:&quot;&quot;,&quot;non-dropping-particle&quot;:&quot;&quot;}],&quot;container-title&quot;:&quot;Medrxiv : https://doi.org/10.1101/2023.07.16.23292380&quot;,&quot;DOI&quot;:&quot;https://doi.org/10.1101/2023.07.16.23292380&quot;,&quot;issued&quot;:{&quot;date-parts&quot;:[[2023,7,18]]},&quot;page&quot;:&quot;1-25&quot;,&quot;volume&quot;:&quot;1&quot;,&quot;container-title-short&quot;:&quot;&quot;},&quot;isTemporary&quot;:false}]},{&quot;citationID&quot;:&quot;MENDELEY_CITATION_ac87f511-f9ff-434f-bca3-c9774315517e&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&quot;,&quot;citationItems&quot;:[{&quot;id&quot;:&quot;d7e951ac-ff15-36ac-9a21-a9ed073ff42b&quot;,&quot;itemData&quot;:{&quot;type&quot;:&quot;article-journal&quot;,&quot;id&quot;:&quot;d7e951ac-ff15-36ac-9a21-a9ed073ff42b&quot;,&quot;title&quot;:&quot;Two Decades of Endemic Dengue in Bangladesh (2000-2022): Trends, Seasonality, and impact of Temperature and Rainfall Patterns on transmission dynamics&quot;,&quot;author&quot;:[{&quot;family&quot;:&quot;Hasan&quot;,&quot;given&quot;:&quot;M Nayeem&quot;,&quot;parse-names&quot;:false,&quot;dropping-particle&quot;:&quot;&quot;,&quot;non-dropping-particle&quot;:&quot;&quot;},{&quot;family&quot;:&quot;Khalil&quot;,&quot;given&quot;:&quot;Ibrahim&quot;,&quot;parse-names&quot;:false,&quot;dropping-particle&quot;:&quot;&quot;,&quot;non-dropping-particle&quot;:&quot;&quot;},{&quot;family&quot;:&quot;Chowdhury&quot;,&quot;given&quot;:&quot;MAB&quot;,&quot;parse-names&quot;:false,&quot;dropping-particle&quot;:&quot;&quot;,&quot;non-dropping-particle&quot;:&quot;&quot;},{&quot;family&quot;:&quot;Rahman&quot;,&quot;given&quot;:&quot;Mahbubur&quot;,&quot;parse-names&quot;:false,&quot;dropping-particle&quot;:&quot;&quot;,&quot;non-dropping-particle&quot;:&quot;&quot;},{&quot;family&quot;:&quot;Asaduzzaman Md&quot;,&quot;given&quot;:&quot;&quot;,&quot;parse-names&quot;:false,&quot;dropping-particle&quot;:&quot;&quot;,&quot;non-dropping-particle&quot;:&quot;&quot;},{&quot;family&quot;:&quot;Billah Masum&quot;,&quot;given&quot;:&quot;&quot;,&quot;parse-names&quot;:false,&quot;dropping-particle&quot;:&quot;&quot;,&quot;non-dropping-particle&quot;:&quot;&quot;},{&quot;family&quot;:&quot;Bany Laila A&quot;,&quot;given&quot;:&quot;&quot;,&quot;parse-names&quot;:false,&quot;dropping-particle&quot;:&quot;&quot;,&quot;non-dropping-particle&quot;:&quot;&quot;},{&quot;family&quot;:&quot;Alam MA&quot;,&quot;given&quot;:&quot;&quot;,&quot;parse-names&quot;:false,&quot;dropping-particle&quot;:&quot;&quot;,&quot;non-dropping-particle&quot;:&quot;&quot;},{&quot;family&quot;:&quot;Ahsan Atik&quot;,&quot;given&quot;:&quot;&quot;,&quot;parse-names&quot;:false,&quot;dropping-particle&quot;:&quot;&quot;,&quot;non-dropping-particle&quot;:&quot;&quot;},{&quot;family&quot;:&quot;Traore Tieble&quot;,&quot;given&quot;:&quot;&quot;,&quot;parse-names&quot;:false,&quot;dropping-particle&quot;:&quot;&quot;,&quot;non-dropping-particle&quot;:&quot;&quot;},{&quot;family&quot;:&quot;Uddin MJ&quot;,&quot;given&quot;:&quot;&quot;,&quot;parse-names&quot;:false,&quot;dropping-particle&quot;:&quot;&quot;,&quot;non-dropping-particle&quot;:&quot;&quot;},{&quot;family&quot;:&quot;Galizi R&quot;,&quot;given&quot;:&quot;&quot;,&quot;parse-names&quot;:false,&quot;dropping-particle&quot;:&quot;&quot;,&quot;non-dropping-particle&quot;:&quot;&quot;},{&quot;family&quot;:&quot;Russo I&quot;,&quot;given&quot;:&quot;&quot;,&quot;parse-names&quot;:false,&quot;dropping-particle&quot;:&quot;&quot;,&quot;non-dropping-particle&quot;:&quot;&quot;},{&quot;family&quot;:&quot;Zumla Alimuddin&quot;,&quot;given&quot;:&quot;&quot;,&quot;parse-names&quot;:false,&quot;dropping-particle&quot;:&quot;&quot;,&quot;non-dropping-particle&quot;:&quot;&quot;},{&quot;family&quot;:&quot;Haider Najmul&quot;,&quot;given&quot;:&quot;&quot;,&quot;parse-names&quot;:false,&quot;dropping-particle&quot;:&quot;&quot;,&quot;non-dropping-particle&quot;:&quot;&quot;}],&quot;container-title&quot;:&quot;Medrxiv : https://doi.org/10.1101/2023.07.16.23292380&quot;,&quot;DOI&quot;:&quot;https://doi.org/10.1101/2023.07.16.23292380&quot;,&quot;issued&quot;:{&quot;date-parts&quot;:[[2023,7,18]]},&quot;page&quot;:&quot;1-25&quot;,&quot;volume&quot;:&quot;1&quot;,&quot;container-title-short&quot;:&quot;&quot;},&quot;isTemporary&quot;:false}]},{&quot;citationID&quot;:&quot;MENDELEY_CITATION_7b1b75ee-875f-4328-8645-5fc9654d0e7a&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&quot;,&quot;citationItems&quot;:[{&quot;id&quot;:&quot;57728e47-5e59-3a78-8f0c-d55523d83b64&quot;,&quot;itemData&quot;:{&quot;type&quot;:&quot;article-journal&quot;,&quot;id&quot;:&quot;57728e47-5e59-3a78-8f0c-d55523d83b64&quot;,&quot;title&quot;:&quot;Geostatistical mapping of the seasonal spread of under-reported dengue cases in Bangladesh&quot;,&quot;author&quot;:[{&quot;family&quot;:&quot;Sharmin&quot;,&quot;given&quot;:&quot;Sifat&quot;,&quot;parse-names&quot;:false,&quot;dropping-particle&quot;:&quot;&quot;,&quot;non-dropping-particle&quot;:&quot;&quot;},{&quot;family&quot;:&quot;Glass&quot;,&quot;given&quot;:&quot;Kathryn&quot;,&quot;parse-names&quot;:false,&quot;dropping-particle&quot;:&quot;&quot;,&quot;non-dropping-particle&quot;:&quot;&quot;},{&quot;family&quot;:&quot;Viennet&quot;,&quot;given&quot;:&quot;Elvina&quot;,&quot;parse-names&quot;:false,&quot;dropping-particle&quot;:&quot;&quot;,&quot;non-dropping-particle&quot;:&quot;&quot;},{&quot;family&quot;:&quot;Harley&quot;,&quot;given&quot;:&quot;David&quot;,&quot;parse-names&quot;:false,&quot;dropping-particle&quot;:&quot;&quot;,&quot;non-dropping-particle&quot;:&quot;&quot;}],&quot;container-title&quot;:&quot;PLOS Neglected Tropical Diseases&quot;,&quot;container-title-short&quot;:&quot;PLoS Negl Trop Dis&quot;,&quot;editor&quot;:[{&quot;family&quot;:&quot;Barker&quot;,&quot;given&quot;:&quot;Christopher M.&quot;,&quot;parse-names&quot;:false,&quot;dropping-particle&quot;:&quot;&quot;,&quot;non-dropping-particle&quot;:&quot;&quot;}],&quot;DOI&quot;:&quot;10.1371/journal.pntd.0006947&quot;,&quot;ISSN&quot;:&quot;1935-2735&quot;,&quot;URL&quot;:&quot;https://dx.plos.org/10.1371/journal.pntd.0006947&quot;,&quot;issued&quot;:{&quot;date-parts&quot;:[[2018,11,15]]},&quot;page&quot;:&quot;e0006947&quot;,&quot;abstract&quot;:&quot;Geographical mapping of dengue in resource-limited settings is crucial for targeting control interventions but is challenging due to the problem of zero-inflation because many cases are not reported. We developed a negative binomial generalised linear mixed effect model accounting for zero-inflation, spatial, and temporal random effects to investigate the spatial variation in monthly dengue cases in Bangladesh. The model was fitted to the district-level (64 districts) monthly reported dengue cases aggregated over the period 2000 to 2009 and Bayesian inference was performed using the integrated nested Laplace approximation. We found that mean monthly temperature and its interaction with mean monthly diurnal temperature range, lagged by two months were significantly associated with dengue incidence. Mean monthly rainfall at two months lag was positively associated with dengue incidence. Densely populated districts and districts bordering India or Myanmar had higher incidence than others. The model estimated that 92% of the annual dengue cases occurred between August and September. Cases were identified across the country with 94% in the capital Dhaka (located almost in the middle of the country). Less than half of the affected districts reported cases as observed from the surveillance data. The proportion reported varied by month with a higher proportion reported in high-incidence districts, but dropped towards the end of high transmission season.&quot;,&quot;issue&quot;:&quot;11&quot;,&quot;volume&quot;:&quot;12&quot;},&quot;isTemporary&quot;:false}]},{&quot;citationID&quot;:&quot;MENDELEY_CITATION_2ec426f0-cdb0-487a-9115-1769b5795847&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&quot;,&quot;citationItems&quot;:[{&quot;id&quot;:&quot;3587e4fb-8ab0-34b1-9ea3-7b28c923860d&quot;,&quot;itemData&quot;:{&quot;type&quot;:&quot;article-journal&quot;,&quot;id&quot;:&quot;3587e4fb-8ab0-34b1-9ea3-7b28c923860d&quot;,&quot;title&quot;:&quot;Dengue in a crowded megacity: Lessons learnt from 2019 outbreak in Dhaka, Bangladesh&quot;,&quot;author&quot;:[{&quot;family&quot;:&quot;Hossain&quot;,&quot;given&quot;:&quot;Mohammad Sorowar&quot;,&quot;parse-names&quot;:false,&quot;dropping-particle&quot;:&quot;&quot;,&quot;non-dropping-particle&quot;:&quot;&quot;},{&quot;family&quot;:&quot;Siddiqee&quot;,&quot;given&quot;:&quot;Mahbubul H.&quot;,&quot;parse-names&quot;:false,&quot;dropping-particle&quot;:&quot;&quot;,&quot;non-dropping-particle&quot;:&quot;&quot;},{&quot;family&quot;:&quot;Siddiqi&quot;,&quot;given&quot;:&quot;Umme Ruman&quot;,&quot;parse-names&quot;:false,&quot;dropping-particle&quot;:&quot;&quot;,&quot;non-dropping-particle&quot;:&quot;&quot;},{&quot;family&quot;:&quot;Raheem&quot;,&quot;given&quot;:&quot;Enayetur&quot;,&quot;parse-names&quot;:false,&quot;dropping-particle&quot;:&quot;&quot;,&quot;non-dropping-particle&quot;:&quot;&quot;},{&quot;family&quot;:&quot;Akter&quot;,&quot;given&quot;:&quot;Rokeya&quot;,&quot;parse-names&quot;:false,&quot;dropping-particle&quot;:&quot;&quot;,&quot;non-dropping-particle&quot;:&quot;&quot;},{&quot;family&quot;:&quot;Hu&quot;,&quot;given&quot;:&quot;Wenbiao&quot;,&quot;parse-names&quot;:false,&quot;dropping-particle&quot;:&quot;&quot;,&quot;non-dropping-particle&quot;:&quot;&quot;}],&quot;container-title&quot;:&quot;PLOS Neglected Tropical Diseases&quot;,&quot;container-title-short&quot;:&quot;PLoS Negl Trop Dis&quot;,&quot;DOI&quot;:&quot;10.1371/journal.pntd.0008349&quot;,&quot;ISSN&quot;:&quot;1935-2735&quot;,&quot;issued&quot;:{&quot;date-parts&quot;:[[2020,8,20]]},&quot;page&quot;:&quot;e0008349&quot;,&quot;issue&quot;:&quot;8&quot;,&quot;volume&quot;:&quot;14&quot;},&quot;isTemporary&quot;:false}]},{&quot;citationID&quot;:&quot;MENDELEY_CITATION_381f3a9d-2fbb-4ad7-912f-777935cef726&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&quot;,&quot;citationItems&quot;:[{&quot;id&quot;:&quot;57728e47-5e59-3a78-8f0c-d55523d83b64&quot;,&quot;itemData&quot;:{&quot;type&quot;:&quot;article-journal&quot;,&quot;id&quot;:&quot;57728e47-5e59-3a78-8f0c-d55523d83b64&quot;,&quot;title&quot;:&quot;Geostatistical mapping of the seasonal spread of under-reported dengue cases in Bangladesh&quot;,&quot;author&quot;:[{&quot;family&quot;:&quot;Sharmin&quot;,&quot;given&quot;:&quot;Sifat&quot;,&quot;parse-names&quot;:false,&quot;dropping-particle&quot;:&quot;&quot;,&quot;non-dropping-particle&quot;:&quot;&quot;},{&quot;family&quot;:&quot;Glass&quot;,&quot;given&quot;:&quot;Kathryn&quot;,&quot;parse-names&quot;:false,&quot;dropping-particle&quot;:&quot;&quot;,&quot;non-dropping-particle&quot;:&quot;&quot;},{&quot;family&quot;:&quot;Viennet&quot;,&quot;given&quot;:&quot;Elvina&quot;,&quot;parse-names&quot;:false,&quot;dropping-particle&quot;:&quot;&quot;,&quot;non-dropping-particle&quot;:&quot;&quot;},{&quot;family&quot;:&quot;Harley&quot;,&quot;given&quot;:&quot;David&quot;,&quot;parse-names&quot;:false,&quot;dropping-particle&quot;:&quot;&quot;,&quot;non-dropping-particle&quot;:&quot;&quot;}],&quot;container-title&quot;:&quot;PLOS Neglected Tropical Diseases&quot;,&quot;container-title-short&quot;:&quot;PLoS Negl Trop Dis&quot;,&quot;editor&quot;:[{&quot;family&quot;:&quot;Barker&quot;,&quot;given&quot;:&quot;Christopher M.&quot;,&quot;parse-names&quot;:false,&quot;dropping-particle&quot;:&quot;&quot;,&quot;non-dropping-particle&quot;:&quot;&quot;}],&quot;DOI&quot;:&quot;10.1371/journal.pntd.0006947&quot;,&quot;ISSN&quot;:&quot;1935-2735&quot;,&quot;URL&quot;:&quot;https://dx.plos.org/10.1371/journal.pntd.0006947&quot;,&quot;issued&quot;:{&quot;date-parts&quot;:[[2018,11,15]]},&quot;page&quot;:&quot;e0006947&quot;,&quot;abstract&quot;:&quot;Geographical mapping of dengue in resource-limited settings is crucial for targeting control interventions but is challenging due to the problem of zero-inflation because many cases are not reported. We developed a negative binomial generalised linear mixed effect model accounting for zero-inflation, spatial, and temporal random effects to investigate the spatial variation in monthly dengue cases in Bangladesh. The model was fitted to the district-level (64 districts) monthly reported dengue cases aggregated over the period 2000 to 2009 and Bayesian inference was performed using the integrated nested Laplace approximation. We found that mean monthly temperature and its interaction with mean monthly diurnal temperature range, lagged by two months were significantly associated with dengue incidence. Mean monthly rainfall at two months lag was positively associated with dengue incidence. Densely populated districts and districts bordering India or Myanmar had higher incidence than others. The model estimated that 92% of the annual dengue cases occurred between August and September. Cases were identified across the country with 94% in the capital Dhaka (located almost in the middle of the country). Less than half of the affected districts reported cases as observed from the surveillance data. The proportion reported varied by month with a higher proportion reported in high-incidence districts, but dropped towards the end of high transmission season.&quot;,&quot;issue&quot;:&quot;11&quot;,&quot;volume&quot;:&quot;12&quot;},&quot;isTemporary&quot;:false}]},{&quot;citationID&quot;:&quot;MENDELEY_CITATION_5d187716-3175-4788-acf3-25c130802343&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&quot;,&quot;citationItems&quot;:[{&quot;id&quot;:&quot;2fb63c15-5361-30f8-a9b1-bb84047c5f7e&quot;,&quot;itemData&quot;:{&quot;type&quot;:&quot;article-journal&quot;,&quot;id&quot;:&quot;2fb63c15-5361-30f8-a9b1-bb84047c5f7e&quot;,&quot;title&quot;:&quot;An Association between Rainy Days with Clinical Dengue Fever in Dhaka, Bangladesh: Findings from a Hospital Based Study&quot;,&quot;author&quot;:[{&quot;family&quot;:&quot;Rahman&quot;,&quot;given&quot;:&quot;Kazi Mizanur&quot;,&quot;parse-names&quot;:false,&quot;dropping-particle&quot;:&quot;&quot;,&quot;non-dropping-particle&quot;:&quot;&quot;},{&quot;family&quot;:&quot;Sharker&quot;,&quot;given&quot;:&quot;Yushuf&quot;,&quot;parse-names&quot;:false,&quot;dropping-particle&quot;:&quot;&quot;,&quot;non-dropping-particle&quot;:&quot;&quot;},{&quot;family&quot;:&quot;Rumi&quot;,&quot;given&quot;:&quot;Reza Ali&quot;,&quot;parse-names&quot;:false,&quot;dropping-particle&quot;:&quot;&quot;,&quot;non-dropping-particle&quot;:&quot;&quot;},{&quot;family&quot;:&quot;Khan&quot;,&quot;given&quot;:&quot;Mahboob-Ul Islam&quot;,&quot;parse-names&quot;:false,&quot;dropping-particle&quot;:&quot;&quot;,&quot;non-dropping-particle&quot;:&quot;&quot;},{&quot;family&quot;:&quot;Shomik&quot;,&quot;given&quot;:&quot;Mohammad Sohel&quot;,&quot;parse-names&quot;:false,&quot;dropping-particle&quot;:&quot;&quot;,&quot;non-dropping-particle&quot;:&quot;&quot;},{&quot;family&quot;:&quot;Rahman&quot;,&quot;given&quot;:&quot;Muhammad Waliur&quot;,&quot;parse-names&quot;:false,&quot;dropping-particle&quot;:&quot;&quot;,&quot;non-dropping-particle&quot;:&quot;&quot;},{&quot;family&quot;:&quot;Billah&quot;,&quot;given&quot;:&quot;Sk Masum&quot;,&quot;parse-names&quot;:false,&quot;dropping-particle&quot;:&quot;&quot;,&quot;non-dropping-particle&quot;:&quot;&quot;},{&quot;family&quot;:&quot;Rahman&quot;,&quot;given&quot;:&quot;Mahmudur&quot;,&quot;parse-names&quot;:false,&quot;dropping-particle&quot;:&quot;&quot;,&quot;non-dropping-particle&quot;:&quot;&quot;},{&quot;family&quot;:&quot;Streatfield&quot;,&quot;given&quot;:&quot;Peter Kim&quot;,&quot;parse-names&quot;:false,&quot;dropping-particle&quot;:&quot;&quot;,&quot;non-dropping-particle&quot;:&quot;&quot;},{&quot;family&quot;:&quot;Harley&quot;,&quot;given&quot;:&quot;David&quot;,&quot;parse-names&quot;:false,&quot;dropping-particle&quot;:&quot;&quot;,&quot;non-dropping-particle&quot;:&quot;&quot;},{&quot;family&quot;:&quot;Luby&quot;,&quot;given&quot;:&quot;Stephen P.&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7249506&quot;,&quot;ISSN&quot;:&quot;1660-4601&quot;,&quot;issued&quot;:{&quot;date-parts&quot;:[[2020,12,18]]},&quot;page&quot;:&quot;9506&quot;,&quot;abstract&quot;:&quot;&lt;p&gt;Background: Dengue, a febrile illness, is caused by a Flavivirus transmitted by Aedes aegypti and Aedes albopictus mosquitoes. Climate influences the ecology of the vectors. We aimed to identify the influence of climatic variability on the occurrence of clinical dengue requiring hospitalization in Zone-5, a high incidence area of Dhaka City Corporation (DCC), Bangladesh. Methods and Findings: We retrospectively identified clinical dengue cases hospitalized from Zone-5 of DCC between 2005 and 2009. We extracted records of the four major catchment hospitals of the study area. The Bangladesh Meteorological Department (BMD) provided data on temperature, rainfall, and humidity of DCC for the study period. We used autoregressive integrated moving average (ARIMA) models for the number of monthly dengue hospitalizations. We also modeled all the climatic variables using Poisson regression. During our study period, dengue occurred throughout the year in Zone-5 of DCC. The median number of hospitalized dengue cases was 9 per month. Dengue incidence increased sharply from June, and reached its peak in August. One additional rainy day per month increased dengue cases in the succeeding month by 6% (RR = 1.06, 95% CI: 1.04–1.09). Conclusions: Dengue is transmitted throughout the year in Zone-5 of DCC, with seasonal variation in incidence. The number of rainy days per month is significantly associated with dengue incidence in the subsequent month. Our study suggests the initiation of campaigns in DCC for controlling dengue and other Aedes mosquito borne diseases, including Chikunguniya from the month of May each year. BMD rainfall data may be used to determine campaign timing.&lt;/p&gt;&quot;,&quot;issue&quot;:&quot;24&quot;,&quot;volume&quot;:&quot;17&quot;},&quot;isTemporary&quot;:false}]},{&quot;citationID&quot;:&quot;MENDELEY_CITATION_1035f33b-2430-4131-954a-90d4dfdf7fca&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MTAzNWYzM2ItMjQzMC00MTMxLTk1NGEtOTBkNGRmZGY3ZmNh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54858c09-ee08-4c13-8df8-e34f981b3b71&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NTQ4NThjMDktZWUwOC00YzEzLThkZjgtZTM0Zjk4MWIzYjcx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e8dc62ea-1807-4be5-afdc-78fd71e3493b&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&quot;,&quot;citationItems&quot;:[{&quot;id&quot;:&quot;3289741e-c9a8-3118-ab1b-7c4f44fbde6b&quot;,&quot;itemData&quot;:{&quot;type&quot;:&quot;article-journal&quot;,&quot;id&quot;:&quot;3289741e-c9a8-3118-ab1b-7c4f44fbde6b&quot;,&quot;title&quot;:&quot;Possible Drivers of the 2019 Dengue Outbreak in Bangladesh: The Need for a Robust Community-Level Surveillance System.&quot;,&quot;author&quot;:[{&quot;family&quot;:&quot;Ahsan&quot;,&quot;given&quot;:&quot;Atik&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Benfield&quot;,&quot;given&quot;:&quot;Camilla&quot;,&quot;parse-names&quot;:false,&quot;dropping-particle&quot;:&quot;&quot;,&quot;non-dropping-particle&quot;:&quot;&quot;}],&quot;container-title&quot;:&quot;Journal of medical entomology&quot;,&quot;container-title-short&quot;:&quot;J Med Entomol&quot;,&quot;editor&quot;:[{&quot;family&quot;:&quot;Reisen&quot;,&quot;given&quot;:&quot;William&quot;,&quot;parse-names&quot;:false,&quot;dropping-particle&quot;:&quot;&quot;,&quot;non-dropping-particle&quot;:&quot;&quot;}],&quot;DOI&quot;:&quot;10.1093/jme/tjaa150&quot;,&quot;ISSN&quot;:&quot;1938-2928&quot;,&quot;PMID&quot;:&quot;32725192&quot;,&quot;URL&quot;:&quot;https://academic.oup.com/jme/advance-article/doi/10.1093/jme/tjaa150/5877896&quot;,&quot;issued&quot;:{&quot;date-parts&quot;:[[2021,7,12]]},&quot;page&quot;:&quot;37-39&quot;,&quot;abstract&quot;:&quot;Bangladesh experienced its largest dengue virus (DENV) outbreak in 2019, with 101,354 patients admitted to hospital with either laboratory-confirmed or clinical diagnosis. By contrast, the cumulative number of dengue patients admitted to hospitals in the previous 19 yr (2000–2018) was 50,674 (Institute of Epidemiology Disease Control and Research 2019). Herein, we discuss the potential drivers contributing to the unprecedented 2019 DENV outbreak in Bangladesh.&quot;,&quot;issue&quot;:&quot;1&quot;,&quot;volume&quot;:&quot;58&quot;},&quot;isTemporary&quot;:false}]},{&quot;citationID&quot;:&quot;MENDELEY_CITATION_f86bca22-bd18-420b-a731-5e3bba33b3b7&quot;,&quot;properties&quot;:{&quot;noteIndex&quot;:0},&quot;isEdited&quot;:false,&quot;manualOverride&quot;:{&quot;isManuallyOverridden&quot;:false,&quot;citeprocText&quot;:&quot;&lt;sup&gt;8&lt;/sup&gt;&quot;,&quot;manualOverrideText&quot;:&quot;&quot;},&quot;citationTag&quot;:&quot;MENDELEY_CITATION_v3_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&quot;,&quot;citationItems&quot;:[{&quot;id&quot;:&quot;358779f7-f2f5-3007-a846-286d1fe0fca8&quot;,&quot;itemData&quot;:{&quot;type&quot;:&quot;book&quot;,&quot;id&quot;:&quot;358779f7-f2f5-3007-a846-286d1fe0fca8&quot;,&quot;title&quot;:&quot;Statistical Yearbook Bangladesh 2022&quot;,&quot;author&quot;:[{&quot;family&quot;:&quot;Bangladesh Bureau of Statistics&quot;,&quot;given&quot;:&quot;&quot;,&quot;parse-names&quot;:false,&quot;dropping-particle&quot;:&quot;&quot;,&quot;non-dropping-particle&quot;:&quot;&quot;}],&quot;editor&quot;:[{&quot;family&quot;:&quot;BBS&quot;,&quot;given&quot;:&quot;&quot;,&quot;parse-names&quot;:false,&quot;dropping-particle&quot;:&quot;&quot;,&quot;non-dropping-particle&quot;:&quot;&quot;}],&quot;issued&quot;:{&quot;date-parts&quot;:[[2022,6,1]]},&quot;publisher-place&quot;:&quot;Dhaka&quot;,&quot;edition&quot;:&quot;1&quot;,&quot;publisher&quot;:&quot;BBS&quot;,&quot;volume&quot;:&quot;42&quot;,&quot;container-title-short&quot;:&quot;&quot;},&quot;isTemporary&quot;:false}]},{&quot;citationID&quot;:&quot;MENDELEY_CITATION_fb28bd48-9d94-45b0-a0b4-583be084e30f&quot;,&quot;properties&quot;:{&quot;noteIndex&quot;:0},&quot;isEdited&quot;:false,&quot;manualOverride&quot;:{&quot;isManuallyOverridden&quot;:false,&quot;citeprocText&quot;:&quot;&lt;sup&gt;9&lt;/sup&gt;&quot;,&quot;manualOverrideText&quot;:&quot;&quot;},&quot;citationItems&quot;:[{&quot;id&quot;:&quot;a0f8e35b-4db6-33c8-9807-9d638f9130f0&quot;,&quot;itemData&quot;:{&quot;type&quot;:&quot;report&quot;,&quot;id&quot;:&quot;a0f8e35b-4db6-33c8-9807-9d638f9130f0&quot;,&quot;title&quot;:&quot;Dengue – the Region of the Americas: https://www.who.int/emergencies/disease-outbreak-news/item/2023-DON475&quot;,&quot;author&quot;:[{&quot;family&quot;:&quot;WHO&quot;,&quot;given&quot;:&quot;&quot;,&quot;parse-names&quot;:false,&quot;dropping-particle&quot;:&quot;&quot;,&quot;non-dropping-particle&quot;:&quot;&quot;}],&quot;issued&quot;:{&quot;date-parts&quot;:[[2023,7,19]]},&quot;publisher-place&quot;:&quot;Geneva&quot;,&quot;number-of-pages&quot;:&quot;1-0&quot;,&quot;container-title-short&quot;:&quot;&quot;},&quot;isTemporary&quot;:false}],&quot;citationTag&quot;:&quot;MENDELEY_CITATION_v3_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&quot;},{&quot;citationID&quot;:&quot;MENDELEY_CITATION_c848d42a-ddf7-493e-9246-619ecd5fcc75&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&quot;,&quot;citationItems&quot;:[{&quot;id&quot;:&quot;d7e951ac-ff15-36ac-9a21-a9ed073ff42b&quot;,&quot;itemData&quot;:{&quot;type&quot;:&quot;article-journal&quot;,&quot;id&quot;:&quot;d7e951ac-ff15-36ac-9a21-a9ed073ff42b&quot;,&quot;title&quot;:&quot;Two Decades of Endemic Dengue in Bangladesh (2000-2022): Trends, Seasonality, and impact of Temperature and Rainfall Patterns on transmission dynamics&quot;,&quot;author&quot;:[{&quot;family&quot;:&quot;Mohammad Nayeem Hasan&quot;,&quot;given&quot;:&quot;&quot;,&quot;parse-names&quot;:false,&quot;dropping-particle&quot;:&quot;&quot;,&quot;non-dropping-particle&quot;:&quot;&quot;},{&quot;family&quot;:&quot;Ibrahim Khalil&quot;,&quot;given&quot;:&quot;&quot;,&quot;parse-names&quot;:false,&quot;dropping-particle&quot;:&quot;&quot;,&quot;non-dropping-particle&quot;:&quot;&quot;},{&quot;family&quot;:&quot;Najmul Haider&quot;,&quot;given&quot;:&quot;&quot;,&quot;parse-names&quot;:false,&quot;dropping-particle&quot;:&quot;&quot;,&quot;non-dropping-particle&quot;:&quot;&quot;}],&quot;container-title&quot;:&quot;Medrxiv : https://doi.org/10.1101/2023.07.16.23292380&quot;,&quot;issued&quot;:{&quot;date-parts&quot;:[[2023,7,18]]},&quot;page&quot;:&quot;1-25&quot;,&quot;volume&quot;:&quot;1&quot;,&quot;container-title-short&quot;:&quot;&quot;},&quot;isTemporary&quot;:false}]},{&quot;citationID&quot;:&quot;MENDELEY_CITATION_23632dcb-732e-489e-a7b0-ebdb3e02e8b5&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MjM2MzJkY2ItNzMyZS00ODllLWE3YjAtZWJkYjNlMDJlOGI1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a2c14a99-7815-44ca-89f7-c1cf4eeb6e94&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&quot;,&quot;citationItems&quot;:[{&quot;id&quot;:&quot;122e28d9-f05a-3788-b267-d6c7f4c8708d&quot;,&quot;itemData&quot;:{&quot;type&quot;:&quot;report&quot;,&quot;id&quot;:&quot;122e28d9-f05a-3788-b267-d6c7f4c8708d&quot;,&quot;title&quot;:&quot;Dengue Situation Report, Issue # 1, 28 AUG 2023 https://www.who.int/bangladesh/emergencies/dengue-update-2023&quot;,&quot;author&quot;:[{&quot;family&quot;:&quot;WHO Bangaldesh&quot;,&quot;given&quot;:&quot;&quot;,&quot;parse-names&quot;:false,&quot;dropping-particle&quot;:&quot;&quot;,&quot;non-dropping-particle&quot;:&quot;&quot;}],&quot;issued&quot;:{&quot;date-parts&quot;:[[2023,8,28]]},&quot;publisher-place&quot;:&quot;Dhaka &quot;,&quot;container-title-short&quot;:&quot;&quot;},&quot;isTemporary&quot;:false}]},{&quot;citationID&quot;:&quot;MENDELEY_CITATION_a7d5cd5d-10e4-4fb4-8ea2-60d2c95bd9f6&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YTdkNWNkNWQtMTBlNC00ZmI0LThlYTItNjBkMmM5NWJkOWY2IiwicHJvcGVydGllcyI6eyJub3RlSW5kZXgiOjB9LCJpc0VkaXRlZCI6ZmFsc2UsIm1hbnVhbE92ZXJyaWRlIjp7ImlzTWFudWFsbHlPdmVycmlkZGVuIjpmYWxzZSwiY2l0ZXByb2NUZXh0IjoiPHN1cD4xMT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e9590672-7f20-4aba-ac98-daccaff4a5c3&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ZTk1OTA2NzItN2YyMC00YWJhLWFjOTgtZGFjY2FmZjRhNWMzIiwicHJvcGVydGllcyI6eyJub3RlSW5kZXgiOjB9LCJpc0VkaXRlZCI6ZmFsc2UsIm1hbnVhbE92ZXJyaWRlIjp7ImlzTWFudWFsbHlPdmVycmlkZGVuIjpmYWxzZSwiY2l0ZXByb2NUZXh0IjoiPHN1cD4xMT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a8bb9498-c8e3-47e0-96c7-c9cd8467c336&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YThiYjk0OTgtYzhlMy00N2UwLTk2YzctYzljZDg0NjdjMzM2IiwicHJvcGVydGllcyI6eyJub3RlSW5kZXgiOjB9LCJpc0VkaXRlZCI6ZmFsc2UsIm1hbnVhbE92ZXJyaWRlIjp7ImlzTWFudWFsbHlPdmVycmlkZGVuIjpmYWxzZSwiY2l0ZXByb2NUZXh0IjoiPHN1cD4xMj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ID&quot;:&quot;MENDELEY_CITATION_b4a3fa90-77a9-4338-a358-729384a2542d&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YjRhM2ZhOTAtNzdhOS00MzM4LWEzNTgtNzI5Mzg0YTI1NDJkIiwicHJvcGVydGllcyI6eyJub3RlSW5kZXgiOjB9LCJpc0VkaXRlZCI6ZmFsc2UsIm1hbnVhbE92ZXJyaWRlIjp7ImlzTWFudWFsbHlPdmVycmlkZGVuIjpmYWxzZSwiY2l0ZXByb2NUZXh0IjoiPHN1cD4xMj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ID&quot;:&quot;MENDELEY_CITATION_a9f45ccd-5f87-4401-9731-4bc92a374056&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YTlmNDVjY2QtNWY4Ny00NDAxLTk3MzEtNGJjOTJhMzc0MDU2IiwicHJvcGVydGllcyI6eyJub3RlSW5kZXgiOjB9LCJpc0VkaXRlZCI6ZmFsc2UsIm1hbnVhbE92ZXJyaWRlIjp7ImlzTWFudWFsbHlPdmVycmlkZGVuIjpmYWxzZSwiY2l0ZXByb2NUZXh0IjoiPHN1cD4xMj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ID&quot;:&quot;MENDELEY_CITATION_25ab8b2c-b100-4475-b458-5fab37f69c1d&quot;,&quot;properties&quot;:{&quot;noteIndex&quot;:0},&quot;isEdited&quot;:false,&quot;manualOverride&quot;:{&quot;isManuallyOverridden&quot;:false,&quot;citeprocText&quot;:&quot;&lt;sup&gt;13&lt;/sup&gt;&quot;,&quot;manualOverrideText&quot;:&quot;&quot;},&quot;citationTag&quot;:&quot;MENDELEY_CITATION_v3_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&quot;,&quot;citationItems&quot;:[{&quot;id&quot;:&quot;f6f59a5b-49c3-3590-8132-83a02e1294ed&quot;,&quot;itemData&quot;:{&quot;type&quot;:&quot;report&quot;,&quot;id&quot;:&quot;f6f59a5b-49c3-3590-8132-83a02e1294ed&quot;,&quot;title&quot;:&quot;World Population by Country 2023 &quot;,&quot;author&quot;:[{&quot;family&quot;:&quot;World Population Review&quot;,&quot;given&quot;:&quot;&quot;,&quot;parse-names&quot;:false,&quot;dropping-particle&quot;:&quot;&quot;,&quot;non-dropping-particle&quot;:&quot;&quot;}],&quot;issued&quot;:{&quot;date-parts&quot;:[[2023,9,16]]},&quot;container-title-short&quot;:&quot;&quot;},&quot;isTemporary&quot;:false}]},{&quot;citationID&quot;:&quot;MENDELEY_CITATION_5e9b68ae-04e0-454e-906b-2b4641525707&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&quot;,&quot;citationItems&quot;:[{&quot;id&quot;:&quot;5cb0c870-1df2-37e6-94b8-e3ef30e4115c&quot;,&quot;itemData&quot;:{&quot;type&quot;:&quot;article-journal&quot;,&quot;id&quot;:&quot;5cb0c870-1df2-37e6-94b8-e3ef30e4115c&quot;,&quot;title&quot;:&quot;Global prevalence of asymptomatic dengue infections - a systematic review and meta-analysis&quot;,&quot;author&quot;:[{&quot;family&quot;:&quot;Asish&quot;,&quot;given&quot;:&quot;Purushothaman Rajamani&quot;,&quot;parse-names&quot;:false,&quot;dropping-particle&quot;:&quot;&quot;,&quot;non-dropping-particle&quot;:&quot;&quot;},{&quot;family&quot;:&quot;Dasgupta&quot;,&quot;given&quot;:&quot;Sauvik&quot;,&quot;parse-names&quot;:false,&quot;dropping-particle&quot;:&quot;&quot;,&quot;non-dropping-particle&quot;:&quot;&quot;},{&quot;family&quot;:&quot;Rachel&quot;,&quot;given&quot;:&quot;Gladys&quot;,&quot;parse-names&quot;:false,&quot;dropping-particle&quot;:&quot;&quot;,&quot;non-dropping-particle&quot;:&quot;&quot;},{&quot;family&quot;:&quot;Bagepally&quot;,&quot;given&quot;:&quot;Bhavani Shankara&quot;,&quot;parse-names&quot;:false,&quot;dropping-particle&quot;:&quot;&quot;,&quot;non-dropping-particle&quot;:&quot;&quot;},{&quot;family&quot;:&quot;Girish Kumar&quot;,&quot;given&quot;:&quot;Chethrapilly Purushothaman&quot;,&quot;parse-names&quot;:false,&quot;dropping-particle&quot;:&quot;&quot;,&quot;non-dropping-particle&quot;:&quot;&quot;}],&quot;container-title&quot;:&quot;International Journal of Infectious Diseases&quot;,&quot;DOI&quot;:&quot;10.1016/j.ijid.2023.07.010&quot;,&quot;ISSN&quot;:&quot;12019712&quot;,&quot;issued&quot;:{&quot;date-parts&quot;:[[2023,9]]},&quot;page&quot;:&quot;292-298&quot;,&quot;volume&quot;:&quot;134&quot;,&quot;container-title-short&quot;:&quot;&quot;},&quot;isTemporary&quot;:false}]},{&quot;citationID&quot;:&quot;MENDELEY_CITATION_3fc2ae5c-3974-4648-a266-34a42d42aec6&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M2ZjMmFlNWMtMzk3NC00NjQ4LWEyNjYtMzRhNDJkNDJhZWM2IiwicHJvcGVydGllcyI6eyJub3RlSW5kZXgiOjB9LCJpc0VkaXRlZCI6ZmFsc2UsIm1hbnVhbE92ZXJyaWRlIjp7ImlzTWFudWFsbHlPdmVycmlkZGVuIjpmYWxzZSwiY2l0ZXByb2NUZXh0IjoiPHN1cD4xMT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1db74667-775f-41bf-8fea-0ab3dd7f4ed7&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&quot;,&quot;citationItems&quot;:[{&quot;id&quot;:&quot;352f66b1-8ce1-3401-8e2b-34716bbf4ca3&quot;,&quot;itemData&quot;:{&quot;type&quot;:&quot;article-newspaper&quot;,&quot;id&quot;:&quot;352f66b1-8ce1-3401-8e2b-34716bbf4ca3&quot;,&quot;title&quot;:&quot;Report: 3m people to leave Dhaka, adjacent districts on waterways ahead of Eid-ul-Azha&quot;,&quot;author&quot;:[{&quot;family&quot;:&quot;Tribune Desk&quot;,&quot;given&quot;:&quot;&quot;,&quot;parse-names&quot;:false,&quot;dropping-particle&quot;:&quot;&quot;,&quot;non-dropping-particle&quot;:&quot;&quot;}],&quot;container-title&quot;:&quot;Dhaka Tribune&quot;,&quot;issued&quot;:{&quot;date-parts&quot;:[[2023,6,18]]},&quot;publisher-place&quot;:&quot;Dhaka&quot;,&quot;container-title-short&quot;:&quot;&quot;},&quot;isTemporary&quot;:false}]},{&quot;citationID&quot;:&quot;MENDELEY_CITATION_4a2a09e7-5342-4e1e-9f34-63506863bb41&quot;,&quot;properties&quot;:{&quot;noteIndex&quot;:0},&quot;isEdited&quot;:false,&quot;manualOverride&quot;:{&quot;isManuallyOverridden&quot;:false,&quot;citeprocText&quot;:&quot;&lt;sup&gt;16&lt;/sup&gt;&quot;,&quot;manualOverrideText&quot;:&quot;&quot;},&quot;citationTag&quot;:&quot;MENDELEY_CITATION_v3_eyJjaXRhdGlvbklEIjoiTUVOREVMRVlfQ0lUQVRJT05fNGEyYTA5ZTctNTM0Mi00ZTFlLTlmMzQtNjM1MDY4NjNiYjQxIiwicHJvcGVydGllcyI6eyJub3RlSW5kZXgiOjB9LCJpc0VkaXRlZCI6ZmFsc2UsIm1hbnVhbE92ZXJyaWRlIjp7ImlzTWFudWFsbHlPdmVycmlkZGVuIjpmYWxzZSwiY2l0ZXByb2NUZXh0IjoiPHN1cD4xNjwvc3VwPi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quot;,&quot;citationItems&quot;:[{&quot;id&quot;:&quot;af284702-2a38-33d0-9680-daeb1e6118c4&quot;,&quot;itemData&quot;:{&quot;type&quot;:&quot;webpage&quot;,&quot;id&quot;:&quot;af284702-2a38-33d0-9680-daeb1e6118c4&quot;,&quot;title&quot;:&quot;Dengue and severe dengue. https://www.who.int/news-room/fact-sheets/detail/dengue-and-severe-dengue&quot;,&quot;author&quot;:[{&quot;family&quot;:&quot;WHO&quot;,&quot;given&quot;:&quot;&quot;,&quot;parse-names&quot;:false,&quot;dropping-particle&quot;:&quot;&quot;,&quot;non-dropping-particle&quot;:&quot;&quot;}],&quot;container-title&quot;:&quot;WHO&quot;,&quot;issued&quot;:{&quot;date-parts&quot;:[[2023,7,16]]},&quot;page&quot;:&quot;1-3&quot;,&quot;container-title-short&quot;:&quot;&quot;},&quot;isTemporary&quot;:false}]},{&quot;citationID&quot;:&quot;MENDELEY_CITATION_858c991b-ad27-483f-b4fe-20ab05cfa91b&quot;,&quot;properties&quot;:{&quot;noteIndex&quot;:0},&quot;isEdited&quot;:false,&quot;manualOverride&quot;:{&quot;isManuallyOverridden&quot;:false,&quot;citeprocText&quot;:&quot;&lt;sup&gt;6,17&lt;/sup&gt;&quot;,&quot;manualOverrideText&quot;:&quot;&quot;},&quot;citationTag&quot;:&quot;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&quot;,&quot;citationItems&quot;:[{&quot;id&quot;:&quot;054ec65d-123b-378c-a8e3-f6017ff673e1&quot;,&quot;itemData&quot;:{&quot;type&quot;:&quot;article-journal&quot;,&quot;id&quot;:&quot;054ec65d-123b-378c-a8e3-f6017ff673e1&quot;,&quot;title&quot;:&quot;Entomological survey for identification of Aedes larval breeding sites and their distribution in Chattogram, Bangladesh&quot;,&quot;author&quot;:[{&quot;family&quot;:&quot;Rahman&quot;,&quot;given&quot;:&quot;Md. Sahidur&quot;,&quot;parse-names&quot;:false,&quot;dropping-particle&quot;:&quot;&quot;,&quot;non-dropping-particle&quot;:&quot;&quot;},{&quot;family&quot;:&quot;Faruk&quot;,&quot;given&quot;:&quot;Md. Omar&quot;,&quot;parse-names&quot;:false,&quot;dropping-particle&quot;:&quot;&quot;,&quot;non-dropping-particle&quot;:&quot;&quot;},{&quot;family&quot;:&quot;Tanjila&quot;,&quot;given&quot;:&quot;Sumiya&quot;,&quot;parse-names&quot;:false,&quot;dropping-particle&quot;:&quot;&quot;,&quot;non-dropping-particle&quot;:&quot;&quot;},{&quot;family&quot;:&quot;Sabbir&quot;,&quot;given&quot;:&quot;Nur Mohammad&quot;,&quot;parse-names&quot;:false,&quot;dropping-particle&quot;:&quot;&quot;,&quot;non-dropping-particle&quot;:&quot;&quot;},{&quot;family&quot;:&quot;Haider&quot;,&quot;given&quot;:&quot;Najmul&quot;,&quot;parse-names&quot;:false,&quot;dropping-particle&quot;:&quot;&quot;,&quot;non-dropping-particle&quot;:&quot;&quot;},{&quot;family&quot;:&quot;Chowdhury&quot;,&quot;given&quot;:&quot;Sharmin&quot;,&quot;parse-names&quot;:false,&quot;dropping-particle&quot;:&quot;&quot;,&quot;non-dropping-particle&quot;:&quot;&quot;}],&quot;container-title&quot;:&quot;Beni-Suef University Journal of Basic and Applied Sciences&quot;,&quot;container-title-short&quot;:&quot;Beni Suef Univ J Basic Appl Sci&quot;,&quot;DOI&quot;:&quot;10.1186/s43088-021-00122-x&quot;,&quot;ISSN&quot;:&quot;23148543&quot;,&quot;issued&quot;:{&quot;date-parts&quot;:[[2021]]},&quot;abstract&quot;:&quot;Background: Studying the characteristics of Aedes mosquito habitats is essential to control the mosquito population. The objective of this study was to identify the breeding sites of Aedes larvae and their distribution in Chattogram, Bangladesh. We conducted an entomological survey in 12 different sub-districts (Thana) under Chattogram City, during the late monsoon (August to November) 2019. The presence of different wet containers along with their characteristics and immature mosquitoes was recorded in field survey data form. Larvae and/or pupae were collected and brought to the laboratory for identification. Results: Different indices like house index, container index, and the Breteau index were estimated. The multiple logistic regression analysis was applied to identify habitats that were more likely to be positive for Aedes larvae/pupae. A total of 704 wet containers of 37 different types from 216 properties were examined, where 52 (7.39%) were positive for Aedes larvae or pupae. Tire, plastic buckets, plastic drums, and coconut shells were the most prevalent container types. The plastic group possessed the highest container productivity (50%) whereas the vehicle and machinery group was found as most efficient (1.83) in terms of immature Aedes production. Among the total positive properties, 8% were infested with Aedes aegypti, 2% with Aedes albopictus, and 1% contained both species Ae. aegypti and A. albopictus. The overall house index was 17.35%, the container index was 7%, and the Breteau index was 24.49. Containers in multistoried houses had significantly lower positivity compared to independent houses. Binary logistic regression represented that containers having shade were 6.7 times more likely to be positive than the containers without shade (p&lt; 0.01). Conclusions: These findings might assist the authorities to identify the properties, containers, and geographical areas with different degrees of risk for mosquito control interventions to prevent dengue and other Aedes-borne disease transmissions.&quot;,&quot;publisher&quot;:&quot;Beni-Suef University Journal of Basic and Applied Sciences&quot;,&quot;issue&quot;:&quot;1&quot;,&quot;volume&quot;:&quot;10&quot;},&quot;isTemporary&quot;:false},{&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adf4f758-35cc-49c7-8dc0-3b22bb5cb8ff&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YWRmNGY3NTgtMzVjYy00OWM3LThkYzAtM2IyMmJiNWNiOGZmIiwicHJvcGVydGllcyI6eyJub3RlSW5kZXgiOjB9LCJpc0VkaXRlZCI6ZmFsc2UsIm1hbnVhbE92ZXJyaWRlIjp7ImlzTWFudWFsbHlPdmVycmlkZGVuIjpmYWxzZSwiY2l0ZXByb2NUZXh0IjoiPHN1cD4xMT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025fddbe-502a-4ecf-a419-ce0925189dc1&quot;,&quot;properties&quot;:{&quot;noteIndex&quot;:0},&quot;isEdited&quot;:false,&quot;manualOverride&quot;:{&quot;isManuallyOverridden&quot;:false,&quot;citeprocText&quot;:&quot;&lt;sup&gt;18&lt;/sup&gt;&quot;,&quot;manualOverrideText&quot;:&quot;&quot;},&quot;citationTag&quot;:&quot;MENDELEY_CITATION_v3_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&quot;,&quot;citationItems&quot;:[{&quot;id&quot;:&quot;a0dd52f2-0dcd-3e26-ae80-a50d877faf3e&quot;,&quot;itemData&quot;:{&quot;type&quot;:&quot;article-journal&quot;,&quot;id&quot;:&quot;a0dd52f2-0dcd-3e26-ae80-a50d877faf3e&quot;,&quot;title&quot;:&quot;Impact of rainfall on Aedes aegypti populations&quot;,&quot;author&quot;:[{&quot;family&quot;:&quot;Valdez&quot;,&quot;given&quot;:&quot;L.D.&quot;,&quot;parse-names&quot;:false,&quot;dropping-particle&quot;:&quot;&quot;,&quot;non-dropping-particle&quot;:&quot;&quot;},{&quot;family&quot;:&quot;Sibona&quot;,&quot;given&quot;:&quot;G.J.&quot;,&quot;parse-names&quot;:false,&quot;dropping-particle&quot;:&quot;&quot;,&quot;non-dropping-particle&quot;:&quot;&quot;},{&quot;family&quot;:&quot;Condat&quot;,&quot;given&quot;:&quot;C.A.&quot;,&quot;parse-names&quot;:false,&quot;dropping-particle&quot;:&quot;&quot;,&quot;non-dropping-particle&quot;:&quot;&quot;}],&quot;container-title&quot;:&quot;Ecological Modelling&quot;,&quot;container-title-short&quot;:&quot;Ecol Modell&quot;,&quot;DOI&quot;:&quot;10.1016/j.ecolmodel.2018.07.003&quot;,&quot;ISSN&quot;:&quot;03043800&quot;,&quot;issued&quot;:{&quot;date-parts&quot;:[[2018,10]]},&quot;page&quot;:&quot;96-105&quot;,&quot;volume&quot;:&quot;385&quot;},&quot;isTemporary&quot;:false}]},{&quot;citationID&quot;:&quot;MENDELEY_CITATION_731e6944-0ec3-4fd7-bc39-6fb81775e933&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NzMxZTY5NDQtMGVjMy00ZmQ3LWJjMzktNmZiODE3NzVlOTMz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cdc49e14-5ec1-443f-b603-7b7ca37db540&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Y2RjNDllMTQtNWVjMS00NDNmLWI2MDMtN2I3Y2EzN2RiNTQw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64421e74-5bfd-482a-acf8-040dc58b821b&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&quot;,&quot;citationItems&quot;:[{&quot;id&quot;:&quot;668f7944-b82c-3a44-9e90-de1c1f6f36c7&quot;,&quot;itemData&quot;:{&quot;type&quot;:&quot;webpage&quot;,&quot;id&quot;:&quot;668f7944-b82c-3a44-9e90-de1c1f6f36c7&quot;,&quot;title&quot;:&quot;Dengue - Bangladesh: Situation at a glance 2023. Available at: https://www.who.int/emergencies/disease-outbreak-news/item/2023-DON481#:~:text=WHO%20risk%20assessment,in%20high%20morbidity%20and%20mortality.&quot;,&quot;author&quot;:[{&quot;family&quot;:&quot;WHO Bangladesh&quot;,&quot;given&quot;:&quot;&quot;,&quot;parse-names&quot;:false,&quot;dropping-particle&quot;:&quot;&quot;,&quot;non-dropping-particle&quot;:&quot;&quot;}],&quot;container-title&quot;:&quot;WHO&quot;,&quot;issued&quot;:{&quot;date-parts&quot;:[[2023,8,11]]},&quot;page&quot;:&quot;1-1&quot;,&quot;abstract&quot;:&quot;Situation at a glance \n\nFrom 1 January to 7 August 2023, the Ministry of Health and Family Welfare of Bangladesh reported a total of 69 483 laboratory-confirmed dengue cases and 327 related deaths, with a case fatality rate (CFR) of 0.47%. Of these, 63% of cases and 62% of the deaths were reported in the month of July 2023. Although dengue is endemic in Bangladesh, the current dengue surge is unusual in terms of seasonality and the early sharp increase in comparison to previous years, where the surge started around -late June. The CFR so far this year is relatively high compared to previous years for the full-year period. The pre-monsoon Aedes survey shows that the density of mosquitoes, and the number of potential hotspots is at the highest level in the past five years.&quot;,&quot;container-title-short&quot;:&quot;&quot;},&quot;isTemporary&quot;:false}]},{&quot;citationID&quot;:&quot;MENDELEY_CITATION_4d7caf28-a567-4958-b12b-13b2c764c03c&quot;,&quot;properties&quot;:{&quot;noteIndex&quot;:0},&quot;isEdited&quot;:false,&quot;manualOverride&quot;:{&quot;isManuallyOverridden&quot;:false,&quot;citeprocText&quot;:&quot;&lt;sup&gt;16&lt;/sup&gt;&quot;,&quot;manualOverrideText&quot;:&quot;&quot;},&quot;citationTag&quot;:&quot;MENDELEY_CITATION_v3_eyJjaXRhdGlvbklEIjoiTUVOREVMRVlfQ0lUQVRJT05fNGQ3Y2FmMjgtYTU2Ny00OTU4LWIxMmItMTNiMmM3NjRjMDNjIiwicHJvcGVydGllcyI6eyJub3RlSW5kZXgiOjB9LCJpc0VkaXRlZCI6ZmFsc2UsIm1hbnVhbE92ZXJyaWRlIjp7ImlzTWFudWFsbHlPdmVycmlkZGVuIjpmYWxzZSwiY2l0ZXByb2NUZXh0IjoiPHN1cD4xNjwvc3VwPi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quot;,&quot;citationItems&quot;:[{&quot;id&quot;:&quot;af284702-2a38-33d0-9680-daeb1e6118c4&quot;,&quot;itemData&quot;:{&quot;type&quot;:&quot;webpage&quot;,&quot;id&quot;:&quot;af284702-2a38-33d0-9680-daeb1e6118c4&quot;,&quot;title&quot;:&quot;Dengue and severe dengue. https://www.who.int/news-room/fact-sheets/detail/dengue-and-severe-dengue&quot;,&quot;author&quot;:[{&quot;family&quot;:&quot;WHO&quot;,&quot;given&quot;:&quot;&quot;,&quot;parse-names&quot;:false,&quot;dropping-particle&quot;:&quot;&quot;,&quot;non-dropping-particle&quot;:&quot;&quot;}],&quot;container-title&quot;:&quot;WHO&quot;,&quot;issued&quot;:{&quot;date-parts&quot;:[[2023,7,16]]},&quot;page&quot;:&quot;1-3&quot;,&quot;container-title-short&quot;:&quot;&quot;},&quot;isTemporary&quot;:false}]}]"/>
    <we:property name="MENDELEY_CITATIONS_LOCALE_CODE" value="&quot;en-GB&quot;"/>
    <we:property name="MENDELEY_CITATIONS_STYLE" value="{&quot;id&quot;:&quot;https://www.zotero.org/styles/the-lancet&quot;,&quot;title&quot;:&quot;The Lancet&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B78C83-6512-4D9F-B713-8F34D9782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Pages>
  <Words>5091</Words>
  <Characters>28210</Characters>
  <Application>Microsoft Office Word</Application>
  <DocSecurity>0</DocSecurity>
  <Lines>742</Lines>
  <Paragraphs>326</Paragraphs>
  <ScaleCrop>false</ScaleCrop>
  <HeadingPairs>
    <vt:vector size="2" baseType="variant">
      <vt:variant>
        <vt:lpstr>Title</vt:lpstr>
      </vt:variant>
      <vt:variant>
        <vt:i4>1</vt:i4>
      </vt:variant>
    </vt:vector>
  </HeadingPairs>
  <TitlesOfParts>
    <vt:vector size="1" baseType="lpstr">
      <vt:lpstr/>
    </vt:vector>
  </TitlesOfParts>
  <Company>Keele University</Company>
  <LinksUpToDate>false</LinksUpToDate>
  <CharactersWithSpaces>32975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Najmul Haider</dc:creator>
  <cp:keywords/>
  <dc:description/>
  <cp:lastModifiedBy>Mohammad Nayeem Hasan</cp:lastModifiedBy>
  <cp:revision>22</cp:revision>
  <dcterms:created xsi:type="dcterms:W3CDTF">2024-01-09T14:39:00Z</dcterms:created>
  <dcterms:modified xsi:type="dcterms:W3CDTF">2024-01-18T20:16:00Z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434000c0605078c0319c841c857f59f44ab800c14028b6fddde3c33d31d27b51</vt:lpwstr>
  </property>
</Properties>
</file>