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68837436"/>
    <w:bookmarkEnd w:id="0"/>
    <w:p w14:paraId="306BD021" w14:textId="5DC65DFE" w:rsidR="00F9266E" w:rsidRDefault="00CB1A82">
      <w:pPr>
        <w:rPr>
          <w:rFonts w:ascii="Times New Roman" w:hAnsi="Times New Roman" w:cs="Times New Roman"/>
          <w:b/>
          <w:bCs/>
        </w:rPr>
      </w:pPr>
      <w:ins w:id="1" w:author="Mohammad Nayeem Hasan" w:date="2024-02-07T18:58:00Z">
        <w:r>
          <w:rPr>
            <w:rFonts w:ascii="Times New Roman" w:hAnsi="Times New Roman" w:cs="Times New Roman"/>
            <w:b/>
            <w:bCs/>
          </w:rPr>
          <w:object w:dxaOrig="10948" w:dyaOrig="528" w14:anchorId="1E10B9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26.2pt" o:ole="">
              <v:imagedata r:id="rId8" o:title=""/>
            </v:shape>
            <o:OLEObject Type="Embed" ProgID="Word.Document.12" ShapeID="_x0000_i1025" DrawAspect="Content" ObjectID="_1768952746" r:id="rId9">
              <o:FieldCodes>\s</o:FieldCodes>
            </o:OLEObject>
          </w:object>
        </w:r>
      </w:ins>
      <w:r w:rsidR="00F9266E">
        <w:rPr>
          <w:rFonts w:ascii="Times New Roman" w:hAnsi="Times New Roman" w:cs="Times New Roman"/>
          <w:b/>
          <w:bCs/>
        </w:rPr>
        <w:t xml:space="preserve">Title: The 2023 </w:t>
      </w:r>
      <w:r w:rsidR="00500AFD">
        <w:rPr>
          <w:rFonts w:ascii="Times New Roman" w:hAnsi="Times New Roman" w:cs="Times New Roman"/>
          <w:b/>
          <w:bCs/>
        </w:rPr>
        <w:t>Fatal</w:t>
      </w:r>
      <w:r w:rsidR="00F9266E">
        <w:rPr>
          <w:rFonts w:ascii="Times New Roman" w:hAnsi="Times New Roman" w:cs="Times New Roman"/>
          <w:b/>
          <w:bCs/>
        </w:rPr>
        <w:t xml:space="preserve"> Dengue Outbreak in Bangladesh Highlights a </w:t>
      </w:r>
      <w:r w:rsidR="009E632C">
        <w:rPr>
          <w:rFonts w:ascii="Times New Roman" w:hAnsi="Times New Roman" w:cs="Times New Roman"/>
          <w:b/>
          <w:bCs/>
        </w:rPr>
        <w:t>Paradigm Shift</w:t>
      </w:r>
      <w:r w:rsidR="00F9266E">
        <w:rPr>
          <w:rFonts w:ascii="Times New Roman" w:hAnsi="Times New Roman" w:cs="Times New Roman"/>
          <w:b/>
          <w:bCs/>
        </w:rPr>
        <w:t xml:space="preserve"> of </w:t>
      </w:r>
      <w:ins w:id="2" w:author="Kazi Rahman" w:date="2024-01-21T10:42:00Z">
        <w:r w:rsidR="00A80069">
          <w:rPr>
            <w:rFonts w:ascii="Times New Roman" w:hAnsi="Times New Roman" w:cs="Times New Roman"/>
            <w:b/>
            <w:bCs/>
          </w:rPr>
          <w:t>G</w:t>
        </w:r>
      </w:ins>
      <w:del w:id="3" w:author="Kazi Rahman" w:date="2024-01-21T10:42:00Z">
        <w:r w:rsidR="009E632C" w:rsidDel="00A80069">
          <w:rPr>
            <w:rFonts w:ascii="Times New Roman" w:hAnsi="Times New Roman" w:cs="Times New Roman"/>
            <w:b/>
            <w:bCs/>
          </w:rPr>
          <w:delText>g</w:delText>
        </w:r>
      </w:del>
      <w:ins w:id="4" w:author="Kazi Rahman" w:date="2024-02-07T19:24:00Z">
        <w:r w:rsidR="009E632C">
          <w:rPr>
            <w:rFonts w:ascii="Times New Roman" w:hAnsi="Times New Roman" w:cs="Times New Roman"/>
            <w:b/>
            <w:bCs/>
          </w:rPr>
          <w:t>eographical</w:t>
        </w:r>
        <w:r w:rsidR="00715C24">
          <w:rPr>
            <w:rFonts w:ascii="Times New Roman" w:hAnsi="Times New Roman" w:cs="Times New Roman"/>
            <w:b/>
            <w:bCs/>
          </w:rPr>
          <w:t xml:space="preserve"> </w:t>
        </w:r>
      </w:ins>
      <w:ins w:id="5" w:author="Kazi Rahman" w:date="2024-01-21T10:42:00Z">
        <w:r w:rsidR="00A80069">
          <w:rPr>
            <w:rFonts w:ascii="Times New Roman" w:hAnsi="Times New Roman" w:cs="Times New Roman"/>
            <w:b/>
            <w:bCs/>
          </w:rPr>
          <w:t>D</w:t>
        </w:r>
      </w:ins>
      <w:del w:id="6" w:author="Kazi Rahman" w:date="2024-02-07T19:24:00Z">
        <w:r w:rsidR="009E632C">
          <w:rPr>
            <w:rFonts w:ascii="Times New Roman" w:hAnsi="Times New Roman" w:cs="Times New Roman"/>
            <w:b/>
            <w:bCs/>
          </w:rPr>
          <w:delText>geographical</w:delText>
        </w:r>
        <w:r w:rsidR="00715C24">
          <w:rPr>
            <w:rFonts w:ascii="Times New Roman" w:hAnsi="Times New Roman" w:cs="Times New Roman"/>
            <w:b/>
            <w:bCs/>
          </w:rPr>
          <w:delText xml:space="preserve"> </w:delText>
        </w:r>
      </w:del>
      <w:del w:id="7" w:author="Kazi Rahman" w:date="2024-01-21T10:42:00Z">
        <w:r w:rsidR="009E632C">
          <w:rPr>
            <w:rFonts w:ascii="Times New Roman" w:hAnsi="Times New Roman" w:cs="Times New Roman"/>
            <w:b/>
            <w:bCs/>
          </w:rPr>
          <w:delText>d</w:delText>
        </w:r>
      </w:del>
      <w:r w:rsidR="009E632C">
        <w:rPr>
          <w:rFonts w:ascii="Times New Roman" w:hAnsi="Times New Roman" w:cs="Times New Roman"/>
          <w:b/>
          <w:bCs/>
        </w:rPr>
        <w:t>istribution</w:t>
      </w:r>
      <w:r w:rsidR="00CD3892">
        <w:rPr>
          <w:rFonts w:ascii="Times New Roman" w:hAnsi="Times New Roman" w:cs="Times New Roman"/>
          <w:b/>
          <w:bCs/>
        </w:rPr>
        <w:t xml:space="preserve"> of </w:t>
      </w:r>
      <w:ins w:id="8" w:author="Kazi Rahman" w:date="2024-01-21T10:42:00Z">
        <w:r w:rsidR="00A80069">
          <w:rPr>
            <w:rFonts w:ascii="Times New Roman" w:hAnsi="Times New Roman" w:cs="Times New Roman"/>
            <w:b/>
            <w:bCs/>
          </w:rPr>
          <w:t>C</w:t>
        </w:r>
      </w:ins>
      <w:del w:id="9" w:author="Kazi Rahman" w:date="2024-01-21T10:42:00Z">
        <w:r w:rsidR="00CD3892">
          <w:rPr>
            <w:rFonts w:ascii="Times New Roman" w:hAnsi="Times New Roman" w:cs="Times New Roman"/>
            <w:b/>
            <w:bCs/>
          </w:rPr>
          <w:delText>c</w:delText>
        </w:r>
      </w:del>
      <w:r w:rsidR="00CD3892">
        <w:rPr>
          <w:rFonts w:ascii="Times New Roman" w:hAnsi="Times New Roman" w:cs="Times New Roman"/>
          <w:b/>
          <w:bCs/>
        </w:rPr>
        <w:t xml:space="preserve">ases </w:t>
      </w:r>
    </w:p>
    <w:p w14:paraId="4B36CFDD" w14:textId="173949C5" w:rsidR="00AC264A" w:rsidRPr="00AC264A" w:rsidRDefault="00AC264A" w:rsidP="00AC264A">
      <w:pPr>
        <w:rPr>
          <w:rFonts w:ascii="Times New Roman" w:hAnsi="Times New Roman" w:cs="Times New Roman"/>
        </w:rPr>
      </w:pPr>
      <w:r w:rsidRPr="00AC264A">
        <w:rPr>
          <w:rFonts w:ascii="Times New Roman" w:hAnsi="Times New Roman" w:cs="Times New Roman"/>
        </w:rPr>
        <w:t xml:space="preserve">Target Journal: Int Journal of Epidemiology /Epidemiology &amp; Infection / </w:t>
      </w:r>
      <w:r w:rsidRPr="004C1E83">
        <w:rPr>
          <w:rFonts w:ascii="Times New Roman" w:hAnsi="Times New Roman"/>
          <w:highlight w:val="yellow"/>
          <w:rPrChange w:id="10" w:author="Zumla, Ali" w:date="2024-02-07T19:34:00Z">
            <w:rPr>
              <w:rFonts w:ascii="Times New Roman" w:hAnsi="Times New Roman"/>
            </w:rPr>
          </w:rPrChange>
        </w:rPr>
        <w:t>Lancet Southeast Asian Regional Health</w:t>
      </w:r>
      <w:r w:rsidRPr="00AC264A">
        <w:rPr>
          <w:rFonts w:ascii="Times New Roman" w:hAnsi="Times New Roman" w:cs="Times New Roman"/>
        </w:rPr>
        <w:t xml:space="preserve"> </w:t>
      </w:r>
    </w:p>
    <w:p w14:paraId="331C43B4" w14:textId="77777777" w:rsidR="00F9266E" w:rsidRDefault="00F9266E">
      <w:pPr>
        <w:rPr>
          <w:rFonts w:ascii="Times New Roman" w:hAnsi="Times New Roman" w:cs="Times New Roman"/>
          <w:b/>
          <w:bCs/>
        </w:rPr>
      </w:pPr>
    </w:p>
    <w:p w14:paraId="5E5E0F54" w14:textId="77777777" w:rsidR="00F9266E" w:rsidRPr="00B36D9D" w:rsidRDefault="00F9266E" w:rsidP="0087164B">
      <w:pPr>
        <w:rPr>
          <w:rFonts w:ascii="Times New Roman" w:hAnsi="Times New Roman" w:cs="Times New Roman"/>
          <w:sz w:val="24"/>
          <w:szCs w:val="24"/>
        </w:rPr>
      </w:pPr>
      <w:r w:rsidRPr="00B36D9D">
        <w:rPr>
          <w:rFonts w:ascii="Times New Roman" w:hAnsi="Times New Roman" w:cs="Times New Roman"/>
          <w:b/>
          <w:bCs/>
          <w:sz w:val="24"/>
          <w:szCs w:val="24"/>
        </w:rPr>
        <w:t>Authors:</w:t>
      </w:r>
      <w:r w:rsidRPr="00B36D9D">
        <w:rPr>
          <w:rFonts w:ascii="Times New Roman" w:hAnsi="Times New Roman" w:cs="Times New Roman"/>
          <w:sz w:val="24"/>
          <w:szCs w:val="24"/>
        </w:rPr>
        <w:t xml:space="preserve"> </w:t>
      </w:r>
    </w:p>
    <w:p w14:paraId="597EF988" w14:textId="4F21BA66" w:rsidR="00F9266E" w:rsidRDefault="00F9266E" w:rsidP="0087164B">
      <w:pPr>
        <w:spacing w:line="360" w:lineRule="auto"/>
        <w:rPr>
          <w:rFonts w:ascii="Times New Roman" w:hAnsi="Times New Roman" w:cs="Times New Roman"/>
          <w:sz w:val="24"/>
          <w:szCs w:val="24"/>
        </w:rPr>
      </w:pPr>
      <w:r w:rsidRPr="00B36D9D">
        <w:rPr>
          <w:rFonts w:ascii="Times New Roman" w:hAnsi="Times New Roman" w:cs="Times New Roman"/>
          <w:sz w:val="24"/>
          <w:szCs w:val="24"/>
        </w:rPr>
        <w:t>Mohammad Nayeem Hassan</w:t>
      </w:r>
      <w:r>
        <w:rPr>
          <w:rFonts w:ascii="Times New Roman" w:hAnsi="Times New Roman" w:cs="Times New Roman"/>
          <w:sz w:val="24"/>
          <w:szCs w:val="24"/>
          <w:vertAlign w:val="superscript"/>
        </w:rPr>
        <w:t>1</w:t>
      </w:r>
      <w:r w:rsidRPr="00B36D9D">
        <w:rPr>
          <w:rFonts w:ascii="Times New Roman" w:hAnsi="Times New Roman" w:cs="Times New Roman"/>
          <w:sz w:val="24"/>
          <w:szCs w:val="24"/>
        </w:rPr>
        <w:t>,</w:t>
      </w:r>
      <w:r>
        <w:rPr>
          <w:rFonts w:ascii="Times New Roman" w:hAnsi="Times New Roman" w:cs="Times New Roman"/>
          <w:sz w:val="24"/>
          <w:szCs w:val="24"/>
        </w:rPr>
        <w:t xml:space="preserve"> </w:t>
      </w:r>
      <w:r w:rsidRPr="00B36D9D">
        <w:rPr>
          <w:rFonts w:ascii="Times New Roman" w:hAnsi="Times New Roman" w:cs="Times New Roman"/>
          <w:sz w:val="24"/>
          <w:szCs w:val="24"/>
        </w:rPr>
        <w:t>Mahbubur Rahman</w:t>
      </w:r>
      <w:r>
        <w:rPr>
          <w:rFonts w:ascii="Times New Roman" w:hAnsi="Times New Roman" w:cs="Times New Roman"/>
          <w:sz w:val="24"/>
          <w:szCs w:val="24"/>
          <w:vertAlign w:val="superscript"/>
        </w:rPr>
        <w:t>2</w:t>
      </w:r>
      <w:r w:rsidRPr="00B36D9D">
        <w:rPr>
          <w:rFonts w:ascii="Times New Roman" w:hAnsi="Times New Roman" w:cs="Times New Roman"/>
          <w:sz w:val="24"/>
          <w:szCs w:val="24"/>
        </w:rPr>
        <w:t xml:space="preserve">, </w:t>
      </w:r>
      <w:r>
        <w:rPr>
          <w:rFonts w:ascii="Times New Roman" w:hAnsi="Times New Roman" w:cs="Times New Roman"/>
          <w:sz w:val="24"/>
          <w:szCs w:val="24"/>
        </w:rPr>
        <w:t>Meraj Uddin</w:t>
      </w:r>
      <w:r w:rsidRPr="005053AC">
        <w:rPr>
          <w:rFonts w:ascii="Times New Roman" w:hAnsi="Times New Roman" w:cs="Times New Roman"/>
          <w:sz w:val="24"/>
          <w:szCs w:val="24"/>
          <w:vertAlign w:val="superscript"/>
        </w:rPr>
        <w:t>3</w:t>
      </w:r>
      <w:r>
        <w:rPr>
          <w:rFonts w:ascii="Times New Roman" w:hAnsi="Times New Roman" w:cs="Times New Roman"/>
          <w:sz w:val="24"/>
          <w:szCs w:val="24"/>
        </w:rPr>
        <w:t>,</w:t>
      </w:r>
      <w:r w:rsidR="000F0554">
        <w:rPr>
          <w:rFonts w:ascii="Times New Roman" w:hAnsi="Times New Roman" w:cs="Times New Roman"/>
          <w:sz w:val="24"/>
          <w:szCs w:val="24"/>
        </w:rPr>
        <w:t xml:space="preserve"> </w:t>
      </w:r>
      <w:r>
        <w:rPr>
          <w:rFonts w:ascii="Times New Roman" w:hAnsi="Times New Roman" w:cs="Times New Roman"/>
          <w:sz w:val="24"/>
          <w:szCs w:val="24"/>
        </w:rPr>
        <w:t>Kazi Mizanur Rahman</w:t>
      </w:r>
      <w:r w:rsidR="00EA4DDF">
        <w:rPr>
          <w:rFonts w:ascii="Times New Roman" w:hAnsi="Times New Roman" w:cs="Times New Roman"/>
          <w:sz w:val="24"/>
          <w:szCs w:val="24"/>
          <w:vertAlign w:val="superscript"/>
        </w:rPr>
        <w:t>4</w:t>
      </w:r>
      <w:r>
        <w:rPr>
          <w:rFonts w:ascii="Times New Roman" w:hAnsi="Times New Roman" w:cs="Times New Roman"/>
          <w:sz w:val="24"/>
          <w:szCs w:val="24"/>
        </w:rPr>
        <w:t>,</w:t>
      </w:r>
      <w:r w:rsidR="003E7E3F">
        <w:rPr>
          <w:rFonts w:ascii="Times New Roman" w:hAnsi="Times New Roman" w:cs="Times New Roman"/>
          <w:sz w:val="24"/>
          <w:szCs w:val="24"/>
        </w:rPr>
        <w:t xml:space="preserve"> Kishor Kumar Paul</w:t>
      </w:r>
      <w:r w:rsidR="00EA4DDF">
        <w:rPr>
          <w:rFonts w:ascii="Times New Roman" w:hAnsi="Times New Roman" w:cs="Times New Roman"/>
          <w:sz w:val="24"/>
          <w:szCs w:val="24"/>
          <w:vertAlign w:val="superscript"/>
        </w:rPr>
        <w:t>5</w:t>
      </w:r>
      <w:r w:rsidR="003E7E3F">
        <w:rPr>
          <w:rFonts w:ascii="Times New Roman" w:hAnsi="Times New Roman" w:cs="Times New Roman"/>
          <w:sz w:val="24"/>
          <w:szCs w:val="24"/>
        </w:rPr>
        <w:t>,</w:t>
      </w:r>
      <w:r w:rsidR="000B5389">
        <w:rPr>
          <w:rFonts w:ascii="Times New Roman" w:hAnsi="Times New Roman" w:cs="Times New Roman"/>
          <w:sz w:val="24"/>
          <w:szCs w:val="24"/>
        </w:rPr>
        <w:t xml:space="preserve"> </w:t>
      </w:r>
      <w:r w:rsidR="00E744A4">
        <w:rPr>
          <w:rFonts w:ascii="Times New Roman" w:hAnsi="Times New Roman" w:cs="Times New Roman"/>
          <w:sz w:val="24"/>
          <w:szCs w:val="24"/>
        </w:rPr>
        <w:t>Mohammad Ferdous Rahman Sarker</w:t>
      </w:r>
      <w:r w:rsidR="00871EDD" w:rsidRPr="005F09D1">
        <w:rPr>
          <w:rFonts w:ascii="Times New Roman" w:hAnsi="Times New Roman" w:cs="Times New Roman"/>
          <w:sz w:val="24"/>
          <w:szCs w:val="24"/>
          <w:vertAlign w:val="superscript"/>
        </w:rPr>
        <w:t>2</w:t>
      </w:r>
      <w:r w:rsidR="00E744A4">
        <w:rPr>
          <w:rFonts w:ascii="Times New Roman" w:hAnsi="Times New Roman" w:cs="Times New Roman"/>
          <w:sz w:val="24"/>
          <w:szCs w:val="24"/>
        </w:rPr>
        <w:t xml:space="preserve">, </w:t>
      </w:r>
      <w:r w:rsidR="003F670F">
        <w:rPr>
          <w:rFonts w:ascii="Times New Roman" w:hAnsi="Times New Roman" w:cs="Times New Roman"/>
          <w:sz w:val="24"/>
          <w:szCs w:val="24"/>
        </w:rPr>
        <w:t>Farhana Haque</w:t>
      </w:r>
      <w:r w:rsidR="00871EDD" w:rsidRPr="005F09D1">
        <w:rPr>
          <w:rFonts w:ascii="Times New Roman" w:hAnsi="Times New Roman" w:cs="Times New Roman"/>
          <w:sz w:val="24"/>
          <w:szCs w:val="24"/>
          <w:vertAlign w:val="superscript"/>
        </w:rPr>
        <w:t>6</w:t>
      </w:r>
      <w:r w:rsidR="003F670F">
        <w:rPr>
          <w:rFonts w:ascii="Times New Roman" w:hAnsi="Times New Roman" w:cs="Times New Roman"/>
          <w:sz w:val="24"/>
          <w:szCs w:val="24"/>
        </w:rPr>
        <w:t xml:space="preserve">, </w:t>
      </w:r>
      <w:r w:rsidR="00AB6D3D">
        <w:rPr>
          <w:rFonts w:ascii="Times New Roman" w:hAnsi="Times New Roman" w:cs="Times New Roman"/>
          <w:sz w:val="24"/>
          <w:szCs w:val="24"/>
        </w:rPr>
        <w:t xml:space="preserve">Avinash </w:t>
      </w:r>
      <w:del w:id="11" w:author="Rahman, Mahbubur" w:date="2024-02-07T19:24:00Z">
        <w:r w:rsidR="00AB6D3D">
          <w:rPr>
            <w:rFonts w:ascii="Times New Roman" w:hAnsi="Times New Roman" w:cs="Times New Roman"/>
            <w:sz w:val="24"/>
            <w:szCs w:val="24"/>
          </w:rPr>
          <w:delText>Sharma</w:delText>
        </w:r>
        <w:r w:rsidR="00EA4DDF">
          <w:rPr>
            <w:rFonts w:ascii="Times New Roman" w:hAnsi="Times New Roman" w:cs="Times New Roman"/>
            <w:sz w:val="24"/>
            <w:szCs w:val="24"/>
            <w:vertAlign w:val="superscript"/>
          </w:rPr>
          <w:delText>6</w:delText>
        </w:r>
      </w:del>
      <w:ins w:id="12" w:author="Rahman, Mahbubur" w:date="2024-02-07T19:24:00Z">
        <w:r w:rsidR="00AB6D3D">
          <w:rPr>
            <w:rFonts w:ascii="Times New Roman" w:hAnsi="Times New Roman" w:cs="Times New Roman"/>
            <w:sz w:val="24"/>
            <w:szCs w:val="24"/>
          </w:rPr>
          <w:t>Sharma</w:t>
        </w:r>
      </w:ins>
      <w:ins w:id="13" w:author="Farhana  Haque" w:date="2024-01-26T19:42:00Z">
        <w:r w:rsidR="00B35E99">
          <w:rPr>
            <w:rFonts w:ascii="Times New Roman" w:hAnsi="Times New Roman" w:cs="Times New Roman"/>
            <w:sz w:val="24"/>
            <w:szCs w:val="24"/>
            <w:vertAlign w:val="superscript"/>
          </w:rPr>
          <w:t>7</w:t>
        </w:r>
      </w:ins>
      <w:del w:id="14" w:author="Farhana  Haque" w:date="2024-01-26T19:42:00Z">
        <w:r w:rsidR="00EA4DDF" w:rsidDel="00B35E99">
          <w:rPr>
            <w:rFonts w:ascii="Times New Roman" w:hAnsi="Times New Roman" w:cs="Times New Roman"/>
            <w:sz w:val="24"/>
            <w:szCs w:val="24"/>
            <w:vertAlign w:val="superscript"/>
          </w:rPr>
          <w:delText>6</w:delText>
        </w:r>
      </w:del>
      <w:r w:rsidR="00AB6D3D">
        <w:rPr>
          <w:rFonts w:ascii="Times New Roman" w:hAnsi="Times New Roman" w:cs="Times New Roman"/>
          <w:sz w:val="24"/>
          <w:szCs w:val="24"/>
        </w:rPr>
        <w:t xml:space="preserve">, </w:t>
      </w:r>
      <w:r w:rsidRPr="00B36D9D">
        <w:rPr>
          <w:rFonts w:ascii="Times New Roman" w:hAnsi="Times New Roman" w:cs="Times New Roman"/>
          <w:sz w:val="24"/>
          <w:szCs w:val="24"/>
        </w:rPr>
        <w:t xml:space="preserve">Md </w:t>
      </w:r>
      <w:del w:id="15" w:author="Rahman, Mahbubur" w:date="2024-02-07T19:24:00Z">
        <w:r w:rsidRPr="00B36D9D">
          <w:rPr>
            <w:rFonts w:ascii="Times New Roman" w:hAnsi="Times New Roman" w:cs="Times New Roman"/>
            <w:sz w:val="24"/>
            <w:szCs w:val="24"/>
          </w:rPr>
          <w:delText>Asaduzzaman</w:delText>
        </w:r>
        <w:r w:rsidR="00EA4DDF">
          <w:rPr>
            <w:rFonts w:ascii="Times New Roman" w:hAnsi="Times New Roman" w:cs="Times New Roman"/>
            <w:sz w:val="24"/>
            <w:szCs w:val="24"/>
            <w:vertAlign w:val="superscript"/>
          </w:rPr>
          <w:delText>7</w:delText>
        </w:r>
      </w:del>
      <w:ins w:id="16" w:author="Rahman, Mahbubur" w:date="2024-02-07T19:24:00Z">
        <w:r w:rsidRPr="00B36D9D">
          <w:rPr>
            <w:rFonts w:ascii="Times New Roman" w:hAnsi="Times New Roman" w:cs="Times New Roman"/>
            <w:sz w:val="24"/>
            <w:szCs w:val="24"/>
          </w:rPr>
          <w:t>Asaduzzaman</w:t>
        </w:r>
      </w:ins>
      <w:ins w:id="17" w:author="Farhana  Haque" w:date="2024-01-26T19:42:00Z">
        <w:r w:rsidR="00B35E99">
          <w:rPr>
            <w:rFonts w:ascii="Times New Roman" w:hAnsi="Times New Roman" w:cs="Times New Roman"/>
            <w:sz w:val="24"/>
            <w:szCs w:val="24"/>
            <w:vertAlign w:val="superscript"/>
          </w:rPr>
          <w:t>8</w:t>
        </w:r>
      </w:ins>
      <w:del w:id="18" w:author="Farhana  Haque" w:date="2024-01-26T19:42:00Z">
        <w:r w:rsidR="00EA4DDF" w:rsidDel="00B35E99">
          <w:rPr>
            <w:rFonts w:ascii="Times New Roman" w:hAnsi="Times New Roman" w:cs="Times New Roman"/>
            <w:sz w:val="24"/>
            <w:szCs w:val="24"/>
            <w:vertAlign w:val="superscript"/>
          </w:rPr>
          <w:delText>7</w:delText>
        </w:r>
      </w:del>
      <w:r>
        <w:rPr>
          <w:rFonts w:ascii="Times New Roman" w:hAnsi="Times New Roman" w:cs="Times New Roman"/>
          <w:sz w:val="24"/>
          <w:szCs w:val="24"/>
        </w:rPr>
        <w:t xml:space="preserve">, </w:t>
      </w:r>
      <w:r w:rsidR="00C02AB6">
        <w:rPr>
          <w:rFonts w:ascii="Times New Roman" w:hAnsi="Times New Roman" w:cs="Times New Roman"/>
          <w:sz w:val="24"/>
          <w:szCs w:val="24"/>
        </w:rPr>
        <w:t xml:space="preserve">Alimuddin </w:t>
      </w:r>
      <w:del w:id="19" w:author="Rahman, Mahbubur" w:date="2024-02-07T19:24:00Z">
        <w:r w:rsidR="00C02AB6">
          <w:rPr>
            <w:rFonts w:ascii="Times New Roman" w:hAnsi="Times New Roman" w:cs="Times New Roman"/>
            <w:sz w:val="24"/>
            <w:szCs w:val="24"/>
          </w:rPr>
          <w:delText>Zumla</w:delText>
        </w:r>
        <w:r w:rsidR="00EA4DDF">
          <w:rPr>
            <w:rFonts w:ascii="Times New Roman" w:hAnsi="Times New Roman" w:cs="Times New Roman"/>
            <w:sz w:val="24"/>
            <w:szCs w:val="24"/>
            <w:vertAlign w:val="superscript"/>
          </w:rPr>
          <w:delText>8</w:delText>
        </w:r>
      </w:del>
      <w:ins w:id="20" w:author="Rahman, Mahbubur" w:date="2024-02-07T19:24:00Z">
        <w:r w:rsidR="00C02AB6">
          <w:rPr>
            <w:rFonts w:ascii="Times New Roman" w:hAnsi="Times New Roman" w:cs="Times New Roman"/>
            <w:sz w:val="24"/>
            <w:szCs w:val="24"/>
          </w:rPr>
          <w:t>Zumla</w:t>
        </w:r>
      </w:ins>
      <w:ins w:id="21" w:author="Farhana  Haque" w:date="2024-01-26T19:42:00Z">
        <w:r w:rsidR="00B35E99">
          <w:rPr>
            <w:rFonts w:ascii="Times New Roman" w:hAnsi="Times New Roman" w:cs="Times New Roman"/>
            <w:sz w:val="24"/>
            <w:szCs w:val="24"/>
            <w:vertAlign w:val="superscript"/>
          </w:rPr>
          <w:t>9</w:t>
        </w:r>
      </w:ins>
      <w:del w:id="22" w:author="Farhana  Haque" w:date="2024-01-26T19:42:00Z">
        <w:r w:rsidR="00EA4DDF" w:rsidDel="00B35E99">
          <w:rPr>
            <w:rFonts w:ascii="Times New Roman" w:hAnsi="Times New Roman" w:cs="Times New Roman"/>
            <w:sz w:val="24"/>
            <w:szCs w:val="24"/>
            <w:vertAlign w:val="superscript"/>
          </w:rPr>
          <w:delText>8</w:delText>
        </w:r>
      </w:del>
      <w:r w:rsidR="00C02AB6">
        <w:rPr>
          <w:rFonts w:ascii="Times New Roman" w:hAnsi="Times New Roman" w:cs="Times New Roman"/>
          <w:sz w:val="24"/>
          <w:szCs w:val="24"/>
        </w:rPr>
        <w:t xml:space="preserve">, </w:t>
      </w:r>
      <w:r w:rsidRPr="003E59A7">
        <w:rPr>
          <w:rFonts w:ascii="Times New Roman" w:hAnsi="Times New Roman" w:cs="Times New Roman"/>
          <w:b/>
          <w:bCs/>
          <w:sz w:val="24"/>
          <w:szCs w:val="24"/>
          <w:u w:val="single"/>
        </w:rPr>
        <w:t xml:space="preserve">Najmul </w:t>
      </w:r>
      <w:del w:id="23" w:author="Rahman, Mahbubur" w:date="2024-02-07T19:24:00Z">
        <w:r w:rsidRPr="003E59A7">
          <w:rPr>
            <w:rFonts w:ascii="Times New Roman" w:hAnsi="Times New Roman" w:cs="Times New Roman"/>
            <w:b/>
            <w:bCs/>
            <w:sz w:val="24"/>
            <w:szCs w:val="24"/>
            <w:u w:val="single"/>
          </w:rPr>
          <w:delText>Haider</w:delText>
        </w:r>
        <w:r w:rsidR="00EA4DDF">
          <w:rPr>
            <w:rFonts w:ascii="Times New Roman" w:hAnsi="Times New Roman" w:cs="Times New Roman"/>
            <w:b/>
            <w:bCs/>
            <w:sz w:val="24"/>
            <w:szCs w:val="24"/>
            <w:u w:val="single"/>
            <w:vertAlign w:val="superscript"/>
          </w:rPr>
          <w:delText>9</w:delText>
        </w:r>
      </w:del>
      <w:ins w:id="24" w:author="Rahman, Mahbubur" w:date="2024-02-07T19:24:00Z">
        <w:r w:rsidRPr="003E59A7">
          <w:rPr>
            <w:rFonts w:ascii="Times New Roman" w:hAnsi="Times New Roman" w:cs="Times New Roman"/>
            <w:b/>
            <w:bCs/>
            <w:sz w:val="24"/>
            <w:szCs w:val="24"/>
            <w:u w:val="single"/>
          </w:rPr>
          <w:t>Haider</w:t>
        </w:r>
      </w:ins>
      <w:ins w:id="25" w:author="Farhana  Haque" w:date="2024-01-26T19:42:00Z">
        <w:r w:rsidR="00B35E99">
          <w:rPr>
            <w:rFonts w:ascii="Times New Roman" w:hAnsi="Times New Roman" w:cs="Times New Roman"/>
            <w:b/>
            <w:bCs/>
            <w:sz w:val="24"/>
            <w:szCs w:val="24"/>
            <w:u w:val="single"/>
            <w:vertAlign w:val="superscript"/>
          </w:rPr>
          <w:t>10</w:t>
        </w:r>
      </w:ins>
      <w:del w:id="26" w:author="Farhana  Haque" w:date="2024-01-26T19:42:00Z">
        <w:r w:rsidR="00EA4DDF" w:rsidDel="00B35E99">
          <w:rPr>
            <w:rFonts w:ascii="Times New Roman" w:hAnsi="Times New Roman" w:cs="Times New Roman"/>
            <w:b/>
            <w:bCs/>
            <w:sz w:val="24"/>
            <w:szCs w:val="24"/>
            <w:u w:val="single"/>
            <w:vertAlign w:val="superscript"/>
          </w:rPr>
          <w:delText>9</w:delText>
        </w:r>
      </w:del>
      <w:r w:rsidRPr="003E59A7">
        <w:rPr>
          <w:rFonts w:ascii="Times New Roman" w:hAnsi="Times New Roman" w:cs="Times New Roman"/>
          <w:b/>
          <w:bCs/>
          <w:sz w:val="24"/>
          <w:szCs w:val="24"/>
          <w:u w:val="single"/>
        </w:rPr>
        <w:t>*</w:t>
      </w:r>
    </w:p>
    <w:p w14:paraId="7737C572" w14:textId="77777777" w:rsidR="00F9266E" w:rsidRPr="00B36D9D" w:rsidRDefault="00F9266E" w:rsidP="0087164B">
      <w:pPr>
        <w:rPr>
          <w:rFonts w:ascii="Times New Roman" w:hAnsi="Times New Roman" w:cs="Times New Roman"/>
          <w:sz w:val="24"/>
          <w:szCs w:val="24"/>
        </w:rPr>
      </w:pPr>
      <w:commentRangeStart w:id="27"/>
      <w:r w:rsidRPr="00911A4E">
        <w:rPr>
          <w:rFonts w:ascii="Times New Roman" w:hAnsi="Times New Roman" w:cs="Times New Roman"/>
          <w:b/>
          <w:bCs/>
          <w:sz w:val="24"/>
          <w:szCs w:val="24"/>
        </w:rPr>
        <w:t xml:space="preserve">Institutional </w:t>
      </w:r>
      <w:r w:rsidRPr="00144267">
        <w:rPr>
          <w:rFonts w:ascii="Times New Roman" w:hAnsi="Times New Roman" w:cs="Times New Roman"/>
          <w:b/>
          <w:bCs/>
          <w:sz w:val="24"/>
          <w:szCs w:val="24"/>
        </w:rPr>
        <w:t>affiliations</w:t>
      </w:r>
      <w:r w:rsidRPr="00B36D9D">
        <w:rPr>
          <w:rFonts w:ascii="Times New Roman" w:hAnsi="Times New Roman" w:cs="Times New Roman"/>
          <w:sz w:val="24"/>
          <w:szCs w:val="24"/>
        </w:rPr>
        <w:t>:</w:t>
      </w:r>
      <w:commentRangeEnd w:id="27"/>
      <w:r w:rsidR="00A80069">
        <w:rPr>
          <w:rStyle w:val="CommentReference"/>
        </w:rPr>
        <w:commentReference w:id="27"/>
      </w:r>
    </w:p>
    <w:p w14:paraId="319EADF6" w14:textId="660557DE" w:rsidR="00F9266E" w:rsidRPr="00B36D9D" w:rsidRDefault="00F9266E" w:rsidP="00E62BD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vertAlign w:val="superscript"/>
        </w:rPr>
        <w:t>1</w:t>
      </w:r>
      <w:r w:rsidRPr="00B36D9D">
        <w:rPr>
          <w:rFonts w:ascii="Times New Roman" w:hAnsi="Times New Roman" w:cs="Times New Roman"/>
          <w:color w:val="000000"/>
          <w:sz w:val="24"/>
          <w:szCs w:val="24"/>
        </w:rPr>
        <w:t xml:space="preserve">Department of Statistics, Shahjalal University of Science and Technology, Sylhet 3114, Bangladesh (MNH: </w:t>
      </w:r>
      <w:hyperlink r:id="rId14" w:history="1">
        <w:r w:rsidRPr="00B36D9D">
          <w:rPr>
            <w:rStyle w:val="Hyperlink"/>
            <w:rFonts w:ascii="Times New Roman" w:hAnsi="Times New Roman" w:cs="Times New Roman"/>
            <w:sz w:val="24"/>
            <w:szCs w:val="24"/>
          </w:rPr>
          <w:t>nayeem5847@gmail.com</w:t>
        </w:r>
      </w:hyperlink>
      <w:r w:rsidRPr="00B36D9D">
        <w:rPr>
          <w:rFonts w:ascii="Times New Roman" w:hAnsi="Times New Roman" w:cs="Times New Roman"/>
          <w:color w:val="000000"/>
          <w:sz w:val="24"/>
          <w:szCs w:val="24"/>
        </w:rPr>
        <w:t xml:space="preserve">) </w:t>
      </w:r>
      <w:bookmarkStart w:id="28" w:name="_MON_1768836794"/>
      <w:bookmarkEnd w:id="28"/>
      <w:ins w:id="29" w:author="Mohammad Nayeem Hasan" w:date="2024-02-07T18:47:00Z">
        <w:r w:rsidR="00DF236A">
          <w:rPr>
            <w:rFonts w:ascii="Times New Roman" w:hAnsi="Times New Roman" w:cs="Times New Roman"/>
            <w:color w:val="000000"/>
            <w:sz w:val="24"/>
            <w:szCs w:val="24"/>
          </w:rPr>
          <w:object w:dxaOrig="10948" w:dyaOrig="528" w14:anchorId="7608DF06">
            <v:shape id="_x0000_i1026" type="#_x0000_t75" style="width:547pt;height:26.2pt" o:ole="">
              <v:imagedata r:id="rId8" o:title=""/>
            </v:shape>
            <o:OLEObject Type="Embed" ProgID="Word.Document.12" ShapeID="_x0000_i1026" DrawAspect="Content" ObjectID="_1768952747" r:id="rId15">
              <o:FieldCodes>\s</o:FieldCodes>
            </o:OLEObject>
          </w:object>
        </w:r>
      </w:ins>
    </w:p>
    <w:p w14:paraId="2F848079" w14:textId="25688759" w:rsidR="00F9266E" w:rsidRDefault="00F9266E"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2</w:t>
      </w:r>
      <w:r w:rsidRPr="00B36D9D">
        <w:rPr>
          <w:rFonts w:ascii="Times New Roman" w:hAnsi="Times New Roman" w:cs="Times New Roman"/>
          <w:sz w:val="24"/>
          <w:szCs w:val="24"/>
          <w:vertAlign w:val="superscript"/>
        </w:rPr>
        <w:t xml:space="preserve"> </w:t>
      </w:r>
      <w:r w:rsidRPr="00B36D9D">
        <w:rPr>
          <w:rFonts w:ascii="Times New Roman" w:hAnsi="Times New Roman" w:cs="Times New Roman"/>
          <w:sz w:val="24"/>
          <w:szCs w:val="24"/>
        </w:rPr>
        <w:t xml:space="preserve">Institute of Epidemiology, Disease Control and Research (IEDCR), Ministry of Health and Family Welfare, Mohakhali, Dhaka, Bangladesh (MR: </w:t>
      </w:r>
      <w:hyperlink r:id="rId16" w:history="1">
        <w:r w:rsidRPr="00B36D9D">
          <w:rPr>
            <w:rStyle w:val="Hyperlink"/>
            <w:rFonts w:ascii="Times New Roman" w:hAnsi="Times New Roman" w:cs="Times New Roman"/>
            <w:sz w:val="24"/>
            <w:szCs w:val="24"/>
          </w:rPr>
          <w:t>dr_mahbub@yahoo.com</w:t>
        </w:r>
      </w:hyperlink>
      <w:del w:id="30" w:author="Rahman, Mahbubur" w:date="2024-02-07T19:24:00Z">
        <w:r w:rsidRPr="00B36D9D">
          <w:rPr>
            <w:rFonts w:ascii="Times New Roman" w:hAnsi="Times New Roman" w:cs="Times New Roman"/>
            <w:sz w:val="24"/>
            <w:szCs w:val="24"/>
          </w:rPr>
          <w:delText>)</w:delText>
        </w:r>
      </w:del>
      <w:ins w:id="31" w:author="Rahman, Mahbubur" w:date="2024-01-27T15:43:00Z">
        <w:r w:rsidR="00FD63CE">
          <w:rPr>
            <w:rStyle w:val="Hyperlink"/>
            <w:rFonts w:ascii="Times New Roman" w:hAnsi="Times New Roman" w:cs="Times New Roman"/>
            <w:sz w:val="24"/>
            <w:szCs w:val="24"/>
          </w:rPr>
          <w:t xml:space="preserve">; </w:t>
        </w:r>
        <w:r w:rsidR="00650204">
          <w:rPr>
            <w:rStyle w:val="Hyperlink"/>
            <w:rFonts w:ascii="Times New Roman" w:hAnsi="Times New Roman" w:cs="Times New Roman"/>
            <w:sz w:val="24"/>
            <w:szCs w:val="24"/>
          </w:rPr>
          <w:t xml:space="preserve">MFRS: </w:t>
        </w:r>
      </w:ins>
      <w:ins w:id="32" w:author="Rahman, Mahbubur" w:date="2024-01-27T15:44:00Z">
        <w:r w:rsidR="00B1274E" w:rsidRPr="00B1274E">
          <w:rPr>
            <w:rFonts w:ascii="Times New Roman" w:hAnsi="Times New Roman" w:cs="Times New Roman"/>
            <w:sz w:val="24"/>
            <w:szCs w:val="24"/>
            <w:rPrChange w:id="33" w:author="Rahman, Mahbubur" w:date="2024-01-27T15:44:00Z">
              <w:rPr/>
            </w:rPrChange>
          </w:rPr>
          <w:t>ferdous48@yahoo.com</w:t>
        </w:r>
      </w:ins>
      <w:ins w:id="34" w:author="Rahman, Mahbubur" w:date="2024-02-07T19:24:00Z">
        <w:r w:rsidRPr="00B36D9D">
          <w:rPr>
            <w:rFonts w:ascii="Times New Roman" w:hAnsi="Times New Roman" w:cs="Times New Roman"/>
            <w:sz w:val="24"/>
            <w:szCs w:val="24"/>
          </w:rPr>
          <w:t>)</w:t>
        </w:r>
      </w:ins>
    </w:p>
    <w:p w14:paraId="09416E16" w14:textId="618719B3" w:rsidR="00F9266E" w:rsidRPr="00BC155A" w:rsidRDefault="00F9266E" w:rsidP="00E62BD8">
      <w:pPr>
        <w:spacing w:after="0" w:line="360" w:lineRule="auto"/>
        <w:rPr>
          <w:rFonts w:ascii="Times New Roman" w:hAnsi="Times New Roman" w:cs="Times New Roman"/>
          <w:sz w:val="24"/>
          <w:szCs w:val="24"/>
        </w:rPr>
      </w:pPr>
      <w:r w:rsidRPr="007B36A9">
        <w:rPr>
          <w:rFonts w:ascii="Times New Roman" w:hAnsi="Times New Roman" w:cs="Times New Roman"/>
          <w:sz w:val="24"/>
          <w:szCs w:val="24"/>
          <w:vertAlign w:val="superscript"/>
        </w:rPr>
        <w:t>3</w:t>
      </w:r>
      <w:r>
        <w:rPr>
          <w:rFonts w:ascii="Times New Roman" w:hAnsi="Times New Roman" w:cs="Times New Roman"/>
          <w:sz w:val="24"/>
          <w:szCs w:val="24"/>
        </w:rPr>
        <w:t xml:space="preserve">Birmingham City University, Birmingham, United Kingdom </w:t>
      </w:r>
      <w:r w:rsidR="000244E3">
        <w:rPr>
          <w:rFonts w:ascii="Times New Roman" w:hAnsi="Times New Roman" w:cs="Times New Roman"/>
          <w:sz w:val="24"/>
          <w:szCs w:val="24"/>
        </w:rPr>
        <w:t>(</w:t>
      </w:r>
      <w:hyperlink r:id="rId17" w:history="1">
        <w:r w:rsidR="000244E3" w:rsidRPr="00E2747B">
          <w:rPr>
            <w:rStyle w:val="Hyperlink"/>
            <w:rFonts w:ascii="Times New Roman" w:hAnsi="Times New Roman" w:cs="Times New Roman"/>
            <w:sz w:val="24"/>
            <w:szCs w:val="24"/>
          </w:rPr>
          <w:t>meraj.cm48@gmail.com</w:t>
        </w:r>
      </w:hyperlink>
      <w:r w:rsidR="000244E3">
        <w:rPr>
          <w:rFonts w:ascii="Times New Roman" w:hAnsi="Times New Roman" w:cs="Times New Roman"/>
          <w:sz w:val="24"/>
          <w:szCs w:val="24"/>
        </w:rPr>
        <w:t xml:space="preserve"> ) </w:t>
      </w:r>
    </w:p>
    <w:p w14:paraId="2E290A73" w14:textId="572ED032" w:rsidR="00F9266E" w:rsidRDefault="003A1661"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4</w:t>
      </w:r>
      <w:r w:rsidR="0046269E">
        <w:rPr>
          <w:rFonts w:ascii="Times New Roman" w:hAnsi="Times New Roman" w:cs="Times New Roman"/>
          <w:sz w:val="24"/>
          <w:szCs w:val="24"/>
        </w:rPr>
        <w:t xml:space="preserve">Faculty of Health Sciences and Medicine, Bond University, Robina QLD 4226, Australia </w:t>
      </w:r>
      <w:r w:rsidR="009A2DCE">
        <w:rPr>
          <w:rFonts w:ascii="Times New Roman" w:hAnsi="Times New Roman" w:cs="Times New Roman"/>
          <w:sz w:val="24"/>
          <w:szCs w:val="24"/>
        </w:rPr>
        <w:t>(</w:t>
      </w:r>
      <w:r w:rsidR="009A2DCE" w:rsidRPr="009A2DCE">
        <w:rPr>
          <w:rFonts w:ascii="Times New Roman" w:hAnsi="Times New Roman" w:cs="Times New Roman"/>
          <w:sz w:val="24"/>
          <w:szCs w:val="24"/>
        </w:rPr>
        <w:t>K</w:t>
      </w:r>
      <w:r w:rsidR="009A2DCE">
        <w:rPr>
          <w:rFonts w:ascii="Times New Roman" w:hAnsi="Times New Roman" w:cs="Times New Roman"/>
          <w:sz w:val="24"/>
          <w:szCs w:val="24"/>
        </w:rPr>
        <w:t xml:space="preserve">MR: </w:t>
      </w:r>
      <w:hyperlink r:id="rId18" w:history="1">
        <w:r w:rsidR="0046269E" w:rsidRPr="00D36CE3">
          <w:rPr>
            <w:rStyle w:val="Hyperlink"/>
            <w:rFonts w:ascii="Times New Roman" w:hAnsi="Times New Roman" w:cs="Times New Roman"/>
            <w:sz w:val="24"/>
            <w:szCs w:val="24"/>
          </w:rPr>
          <w:t>krahman@bond.edu.au</w:t>
        </w:r>
      </w:hyperlink>
      <w:r w:rsidR="009A2DCE">
        <w:rPr>
          <w:rFonts w:ascii="Times New Roman" w:hAnsi="Times New Roman" w:cs="Times New Roman"/>
          <w:sz w:val="24"/>
          <w:szCs w:val="24"/>
        </w:rPr>
        <w:t>)</w:t>
      </w:r>
    </w:p>
    <w:p w14:paraId="0CD0B326" w14:textId="2D6736C8" w:rsidR="000D468F" w:rsidRDefault="003A1661"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5</w:t>
      </w:r>
      <w:r w:rsidR="000D468F" w:rsidRPr="000D468F">
        <w:rPr>
          <w:rFonts w:ascii="Times New Roman" w:hAnsi="Times New Roman" w:cs="Times New Roman"/>
          <w:sz w:val="24"/>
          <w:szCs w:val="24"/>
          <w:vertAlign w:val="superscript"/>
        </w:rPr>
        <w:t xml:space="preserve"> </w:t>
      </w:r>
      <w:r w:rsidR="000D468F">
        <w:rPr>
          <w:rFonts w:ascii="Times New Roman" w:hAnsi="Times New Roman" w:cs="Times New Roman"/>
          <w:sz w:val="24"/>
          <w:szCs w:val="24"/>
        </w:rPr>
        <w:t xml:space="preserve">The </w:t>
      </w:r>
      <w:r w:rsidR="00047182">
        <w:rPr>
          <w:rFonts w:ascii="Times New Roman" w:hAnsi="Times New Roman" w:cs="Times New Roman"/>
          <w:sz w:val="24"/>
          <w:szCs w:val="24"/>
        </w:rPr>
        <w:t xml:space="preserve">Kirby </w:t>
      </w:r>
      <w:r w:rsidR="000D468F">
        <w:rPr>
          <w:rFonts w:ascii="Times New Roman" w:hAnsi="Times New Roman" w:cs="Times New Roman"/>
          <w:sz w:val="24"/>
          <w:szCs w:val="24"/>
        </w:rPr>
        <w:t xml:space="preserve">Institute, University of New South Wales, Australia </w:t>
      </w:r>
    </w:p>
    <w:p w14:paraId="6FEC7492" w14:textId="69998596" w:rsidR="00F36E21" w:rsidRPr="00C43929" w:rsidRDefault="00F36E21" w:rsidP="00E62BD8">
      <w:pPr>
        <w:spacing w:after="0" w:line="360" w:lineRule="auto"/>
        <w:rPr>
          <w:rFonts w:ascii="Times New Roman" w:hAnsi="Times New Roman" w:cs="Times New Roman"/>
          <w:color w:val="0563C1" w:themeColor="hyperlink"/>
          <w:sz w:val="24"/>
          <w:szCs w:val="24"/>
          <w:u w:val="single"/>
        </w:rPr>
      </w:pPr>
      <w:del w:id="35" w:author="Rahman, Mahbubur" w:date="2024-02-07T19:24:00Z">
        <w:r w:rsidRPr="00133DD1">
          <w:rPr>
            <w:rFonts w:ascii="Times New Roman" w:hAnsi="Times New Roman" w:cs="Times New Roman"/>
            <w:sz w:val="24"/>
            <w:szCs w:val="24"/>
            <w:vertAlign w:val="superscript"/>
          </w:rPr>
          <w:delText>6</w:delText>
        </w:r>
      </w:del>
      <w:ins w:id="36" w:author="Rahman, Mahbubur" w:date="2024-02-07T19:24:00Z">
        <w:r w:rsidRPr="00133DD1">
          <w:rPr>
            <w:rFonts w:ascii="Times New Roman" w:hAnsi="Times New Roman" w:cs="Times New Roman"/>
            <w:sz w:val="24"/>
            <w:szCs w:val="24"/>
            <w:vertAlign w:val="superscript"/>
          </w:rPr>
          <w:t>6</w:t>
        </w:r>
        <w:r>
          <w:rPr>
            <w:rFonts w:ascii="Times New Roman" w:hAnsi="Times New Roman" w:cs="Times New Roman"/>
            <w:sz w:val="24"/>
            <w:szCs w:val="24"/>
          </w:rPr>
          <w:t xml:space="preserve"> </w:t>
        </w:r>
      </w:ins>
      <w:ins w:id="37" w:author="Farhana  Haque" w:date="2024-01-25T22:35:00Z">
        <w:r w:rsidR="00B238C3">
          <w:rPr>
            <w:rFonts w:ascii="Times New Roman" w:hAnsi="Times New Roman" w:cs="Times New Roman"/>
            <w:sz w:val="24"/>
            <w:szCs w:val="24"/>
          </w:rPr>
          <w:t xml:space="preserve">UK Public Health Rapid Support Team (UK PHRST), </w:t>
        </w:r>
      </w:ins>
      <w:r>
        <w:rPr>
          <w:rFonts w:ascii="Times New Roman" w:hAnsi="Times New Roman" w:cs="Times New Roman"/>
          <w:sz w:val="24"/>
          <w:szCs w:val="24"/>
        </w:rPr>
        <w:t xml:space="preserve">Department of Infectious </w:t>
      </w:r>
      <w:r w:rsidR="00045E93">
        <w:rPr>
          <w:rFonts w:ascii="Times New Roman" w:hAnsi="Times New Roman" w:cs="Times New Roman"/>
          <w:sz w:val="24"/>
          <w:szCs w:val="24"/>
        </w:rPr>
        <w:t xml:space="preserve">Disease Epidemiology and Dynamics, London School of </w:t>
      </w:r>
      <w:del w:id="38" w:author="Farhana  Haque" w:date="2024-01-25T22:35:00Z">
        <w:r w:rsidR="00045E93" w:rsidDel="00B238C3">
          <w:rPr>
            <w:rFonts w:ascii="Times New Roman" w:hAnsi="Times New Roman" w:cs="Times New Roman"/>
            <w:sz w:val="24"/>
            <w:szCs w:val="24"/>
          </w:rPr>
          <w:delText xml:space="preserve">Tropical </w:delText>
        </w:r>
        <w:r w:rsidR="00045E93" w:rsidRPr="00C43929" w:rsidDel="00B238C3">
          <w:rPr>
            <w:rFonts w:ascii="Times New Roman" w:hAnsi="Times New Roman" w:cs="Times New Roman"/>
            <w:sz w:val="24"/>
            <w:szCs w:val="24"/>
          </w:rPr>
          <w:delText xml:space="preserve">Medicine and </w:delText>
        </w:r>
      </w:del>
      <w:r w:rsidR="00045E93" w:rsidRPr="00C43929">
        <w:rPr>
          <w:rFonts w:ascii="Times New Roman" w:hAnsi="Times New Roman" w:cs="Times New Roman"/>
          <w:sz w:val="24"/>
          <w:szCs w:val="24"/>
        </w:rPr>
        <w:t>Hygiene</w:t>
      </w:r>
      <w:del w:id="39" w:author="Rahman, Mahbubur" w:date="2024-02-07T19:24:00Z">
        <w:r w:rsidR="00045E93" w:rsidRPr="00C43929">
          <w:rPr>
            <w:rFonts w:ascii="Times New Roman" w:hAnsi="Times New Roman" w:cs="Times New Roman"/>
            <w:sz w:val="24"/>
            <w:szCs w:val="24"/>
          </w:rPr>
          <w:delText>,</w:delText>
        </w:r>
      </w:del>
      <w:ins w:id="40" w:author="Farhana  Haque" w:date="2024-01-25T22:35:00Z">
        <w:r w:rsidR="00B238C3">
          <w:rPr>
            <w:rFonts w:ascii="Times New Roman" w:hAnsi="Times New Roman" w:cs="Times New Roman"/>
            <w:sz w:val="24"/>
            <w:szCs w:val="24"/>
          </w:rPr>
          <w:t xml:space="preserve"> and Tropical </w:t>
        </w:r>
        <w:r w:rsidR="00B238C3" w:rsidRPr="00C43929">
          <w:rPr>
            <w:rFonts w:ascii="Times New Roman" w:hAnsi="Times New Roman" w:cs="Times New Roman"/>
            <w:sz w:val="24"/>
            <w:szCs w:val="24"/>
          </w:rPr>
          <w:t xml:space="preserve">Medicine </w:t>
        </w:r>
      </w:ins>
      <w:ins w:id="41" w:author="Farhana  Haque" w:date="2024-01-25T22:36:00Z">
        <w:r w:rsidR="00B238C3">
          <w:rPr>
            <w:rFonts w:ascii="Times New Roman" w:hAnsi="Times New Roman" w:cs="Times New Roman"/>
            <w:sz w:val="24"/>
            <w:szCs w:val="24"/>
          </w:rPr>
          <w:t>(LSHTM)</w:t>
        </w:r>
      </w:ins>
      <w:ins w:id="42" w:author="Rahman, Mahbubur" w:date="2024-02-07T19:24:00Z">
        <w:r w:rsidR="00045E93" w:rsidRPr="00C43929">
          <w:rPr>
            <w:rFonts w:ascii="Times New Roman" w:hAnsi="Times New Roman" w:cs="Times New Roman"/>
            <w:sz w:val="24"/>
            <w:szCs w:val="24"/>
          </w:rPr>
          <w:t>,</w:t>
        </w:r>
      </w:ins>
      <w:ins w:id="43" w:author="Mohammad Nayeem Hasan" w:date="2024-02-07T19:28:00Z">
        <w:r w:rsidR="00045E93" w:rsidRPr="00C43929">
          <w:rPr>
            <w:rFonts w:ascii="Times New Roman" w:hAnsi="Times New Roman" w:cs="Times New Roman"/>
            <w:sz w:val="24"/>
            <w:szCs w:val="24"/>
          </w:rPr>
          <w:t xml:space="preserve"> </w:t>
        </w:r>
      </w:ins>
      <w:r w:rsidR="00045E93" w:rsidRPr="00C43929">
        <w:rPr>
          <w:rFonts w:ascii="Times New Roman" w:hAnsi="Times New Roman" w:cs="Times New Roman"/>
          <w:sz w:val="24"/>
          <w:szCs w:val="24"/>
        </w:rPr>
        <w:t>London, United Kingdom</w:t>
      </w:r>
      <w:r w:rsidR="008E6175" w:rsidRPr="00C43929">
        <w:rPr>
          <w:rFonts w:ascii="Times New Roman" w:hAnsi="Times New Roman" w:cs="Times New Roman"/>
          <w:sz w:val="24"/>
          <w:szCs w:val="24"/>
        </w:rPr>
        <w:t>,</w:t>
      </w:r>
      <w:r w:rsidR="00045E93" w:rsidRPr="00C43929">
        <w:rPr>
          <w:rFonts w:ascii="Times New Roman" w:hAnsi="Times New Roman" w:cs="Times New Roman"/>
          <w:sz w:val="24"/>
          <w:szCs w:val="24"/>
        </w:rPr>
        <w:t xml:space="preserve"> </w:t>
      </w:r>
      <w:r w:rsidR="00EA79A2" w:rsidRPr="00C43929">
        <w:rPr>
          <w:rFonts w:ascii="Times New Roman" w:hAnsi="Times New Roman" w:cs="Times New Roman"/>
          <w:sz w:val="24"/>
          <w:szCs w:val="24"/>
        </w:rPr>
        <w:t>WC1E 7HT</w:t>
      </w:r>
      <w:r w:rsidR="00045E93" w:rsidRPr="00C43929">
        <w:rPr>
          <w:rFonts w:ascii="Times New Roman" w:hAnsi="Times New Roman" w:cs="Times New Roman"/>
          <w:sz w:val="24"/>
          <w:szCs w:val="24"/>
        </w:rPr>
        <w:t xml:space="preserve"> </w:t>
      </w:r>
      <w:r w:rsidR="00E61F76" w:rsidRPr="00C43929">
        <w:rPr>
          <w:rFonts w:ascii="Times New Roman" w:hAnsi="Times New Roman" w:cs="Times New Roman"/>
          <w:sz w:val="24"/>
          <w:szCs w:val="24"/>
        </w:rPr>
        <w:t>(Farhana.Haque@lshtm.ac.uk)</w:t>
      </w:r>
    </w:p>
    <w:p w14:paraId="4CD348D7" w14:textId="4C770682" w:rsidR="00E27ED4" w:rsidRPr="00C43929" w:rsidRDefault="00B35E99" w:rsidP="00133DD1">
      <w:pPr>
        <w:rPr>
          <w:rFonts w:ascii="Times New Roman" w:hAnsi="Times New Roman" w:cs="Times New Roman"/>
          <w:sz w:val="24"/>
          <w:szCs w:val="24"/>
        </w:rPr>
      </w:pPr>
      <w:ins w:id="44" w:author="Farhana  Haque" w:date="2024-01-26T19:42:00Z">
        <w:r>
          <w:rPr>
            <w:rFonts w:ascii="Times New Roman" w:hAnsi="Times New Roman" w:cs="Times New Roman"/>
            <w:sz w:val="24"/>
            <w:szCs w:val="24"/>
            <w:vertAlign w:val="superscript"/>
          </w:rPr>
          <w:t>7</w:t>
        </w:r>
      </w:ins>
      <w:del w:id="45" w:author="Farhana  Haque" w:date="2024-01-26T19:42:00Z">
        <w:r w:rsidR="00E27ED4" w:rsidRPr="00C43929" w:rsidDel="00B35E99">
          <w:rPr>
            <w:rFonts w:ascii="Times New Roman" w:hAnsi="Times New Roman" w:cs="Times New Roman"/>
            <w:sz w:val="24"/>
            <w:szCs w:val="24"/>
            <w:vertAlign w:val="superscript"/>
          </w:rPr>
          <w:delText>6</w:delText>
        </w:r>
      </w:del>
      <w:r w:rsidR="002F52A2" w:rsidRPr="00133DD1">
        <w:rPr>
          <w:rFonts w:ascii="Times New Roman" w:eastAsia="Times New Roman" w:hAnsi="Times New Roman" w:cs="Times New Roman"/>
          <w:sz w:val="24"/>
          <w:szCs w:val="24"/>
        </w:rPr>
        <w:t xml:space="preserve">National Centre for Cell Science, Pune and School of Agriculture, Graphic Era Hill University, Dehradun, </w:t>
      </w:r>
      <w:proofErr w:type="gramStart"/>
      <w:r w:rsidR="002F52A2" w:rsidRPr="00133DD1">
        <w:rPr>
          <w:rFonts w:ascii="Times New Roman" w:eastAsia="Times New Roman" w:hAnsi="Times New Roman" w:cs="Times New Roman"/>
          <w:sz w:val="24"/>
          <w:szCs w:val="24"/>
        </w:rPr>
        <w:t>India</w:t>
      </w:r>
      <w:r w:rsidR="0051764E" w:rsidRPr="00C43929">
        <w:rPr>
          <w:rFonts w:ascii="Times New Roman" w:hAnsi="Times New Roman" w:cs="Times New Roman"/>
          <w:sz w:val="24"/>
          <w:szCs w:val="24"/>
        </w:rPr>
        <w:t>(</w:t>
      </w:r>
      <w:proofErr w:type="gramEnd"/>
      <w:r w:rsidR="0051764E" w:rsidRPr="00C43929">
        <w:rPr>
          <w:rFonts w:ascii="Times New Roman" w:hAnsi="Times New Roman" w:cs="Times New Roman"/>
          <w:sz w:val="24"/>
          <w:szCs w:val="24"/>
        </w:rPr>
        <w:t xml:space="preserve">AS: </w:t>
      </w:r>
      <w:hyperlink r:id="rId19" w:history="1">
        <w:r w:rsidR="0051764E" w:rsidRPr="00C43929">
          <w:rPr>
            <w:rStyle w:val="Hyperlink"/>
            <w:rFonts w:ascii="Times New Roman" w:hAnsi="Times New Roman" w:cs="Times New Roman"/>
            <w:sz w:val="24"/>
            <w:szCs w:val="24"/>
          </w:rPr>
          <w:t>avinash.nccs@gmail.com</w:t>
        </w:r>
      </w:hyperlink>
      <w:r w:rsidR="0051764E" w:rsidRPr="00C43929">
        <w:rPr>
          <w:rFonts w:ascii="Times New Roman" w:hAnsi="Times New Roman" w:cs="Times New Roman"/>
          <w:sz w:val="24"/>
          <w:szCs w:val="24"/>
        </w:rPr>
        <w:t xml:space="preserve"> )</w:t>
      </w:r>
    </w:p>
    <w:p w14:paraId="7782AA0D" w14:textId="62528406" w:rsidR="00F9266E" w:rsidRPr="00C43929" w:rsidRDefault="00B35E99" w:rsidP="0087164B">
      <w:pPr>
        <w:spacing w:after="0" w:line="360" w:lineRule="auto"/>
        <w:rPr>
          <w:rFonts w:ascii="Times New Roman" w:hAnsi="Times New Roman" w:cs="Times New Roman"/>
          <w:sz w:val="24"/>
          <w:szCs w:val="24"/>
        </w:rPr>
      </w:pPr>
      <w:ins w:id="46" w:author="Farhana  Haque" w:date="2024-01-26T19:42:00Z">
        <w:r>
          <w:rPr>
            <w:rFonts w:ascii="Times New Roman" w:hAnsi="Times New Roman" w:cs="Times New Roman"/>
            <w:sz w:val="24"/>
            <w:szCs w:val="24"/>
            <w:vertAlign w:val="superscript"/>
          </w:rPr>
          <w:t>8</w:t>
        </w:r>
      </w:ins>
      <w:del w:id="47" w:author="Farhana  Haque" w:date="2024-01-26T19:42:00Z">
        <w:r w:rsidR="00E27ED4" w:rsidRPr="00C43929" w:rsidDel="00B35E99">
          <w:rPr>
            <w:rFonts w:ascii="Times New Roman" w:hAnsi="Times New Roman" w:cs="Times New Roman"/>
            <w:sz w:val="24"/>
            <w:szCs w:val="24"/>
            <w:vertAlign w:val="superscript"/>
          </w:rPr>
          <w:delText>7</w:delText>
        </w:r>
      </w:del>
      <w:r w:rsidR="007A2CA6" w:rsidRPr="00C43929">
        <w:rPr>
          <w:rFonts w:ascii="Times New Roman" w:hAnsi="Times New Roman" w:cs="Times New Roman"/>
          <w:sz w:val="24"/>
          <w:szCs w:val="24"/>
          <w:vertAlign w:val="superscript"/>
        </w:rPr>
        <w:t xml:space="preserve"> </w:t>
      </w:r>
      <w:r w:rsidR="00F9266E" w:rsidRPr="00C43929">
        <w:rPr>
          <w:rFonts w:ascii="Times New Roman" w:hAnsi="Times New Roman" w:cs="Times New Roman"/>
          <w:sz w:val="24"/>
          <w:szCs w:val="24"/>
        </w:rPr>
        <w:t xml:space="preserve">School of Digital, Technologies, and Arts, Staffordshire University, </w:t>
      </w:r>
      <w:r w:rsidR="00E85588" w:rsidRPr="00C43929">
        <w:rPr>
          <w:rFonts w:ascii="Times New Roman" w:hAnsi="Times New Roman" w:cs="Times New Roman"/>
          <w:sz w:val="24"/>
          <w:szCs w:val="24"/>
        </w:rPr>
        <w:t>Stoke</w:t>
      </w:r>
      <w:r w:rsidR="00474A52" w:rsidRPr="00C43929">
        <w:rPr>
          <w:rFonts w:ascii="Times New Roman" w:hAnsi="Times New Roman" w:cs="Times New Roman"/>
          <w:sz w:val="24"/>
          <w:szCs w:val="24"/>
        </w:rPr>
        <w:t>-</w:t>
      </w:r>
      <w:r w:rsidR="00E85588" w:rsidRPr="00C43929">
        <w:rPr>
          <w:rFonts w:ascii="Times New Roman" w:hAnsi="Times New Roman" w:cs="Times New Roman"/>
          <w:sz w:val="24"/>
          <w:szCs w:val="24"/>
        </w:rPr>
        <w:t>on</w:t>
      </w:r>
      <w:r w:rsidR="00474A52" w:rsidRPr="00C43929">
        <w:rPr>
          <w:rFonts w:ascii="Times New Roman" w:hAnsi="Times New Roman" w:cs="Times New Roman"/>
          <w:sz w:val="24"/>
          <w:szCs w:val="24"/>
        </w:rPr>
        <w:t>-</w:t>
      </w:r>
      <w:r w:rsidR="00E85588" w:rsidRPr="00C43929">
        <w:rPr>
          <w:rFonts w:ascii="Times New Roman" w:hAnsi="Times New Roman" w:cs="Times New Roman"/>
          <w:sz w:val="24"/>
          <w:szCs w:val="24"/>
        </w:rPr>
        <w:t>Trent</w:t>
      </w:r>
      <w:ins w:id="48" w:author="Md Asaduzzaman" w:date="2024-01-21T17:26:00Z">
        <w:r w:rsidR="00B675B6">
          <w:rPr>
            <w:rFonts w:ascii="Times New Roman" w:hAnsi="Times New Roman" w:cs="Times New Roman"/>
            <w:sz w:val="24"/>
            <w:szCs w:val="24"/>
          </w:rPr>
          <w:t xml:space="preserve"> ST4 2DE</w:t>
        </w:r>
      </w:ins>
      <w:r w:rsidR="00F9266E" w:rsidRPr="00C43929">
        <w:rPr>
          <w:rFonts w:ascii="Times New Roman" w:hAnsi="Times New Roman" w:cs="Times New Roman"/>
          <w:sz w:val="24"/>
          <w:szCs w:val="24"/>
        </w:rPr>
        <w:t xml:space="preserve">, UK (MA: </w:t>
      </w:r>
      <w:hyperlink r:id="rId20" w:history="1">
        <w:r w:rsidR="00F9266E" w:rsidRPr="00C43929">
          <w:rPr>
            <w:rStyle w:val="Hyperlink"/>
            <w:rFonts w:ascii="Times New Roman" w:hAnsi="Times New Roman" w:cs="Times New Roman"/>
            <w:sz w:val="24"/>
            <w:szCs w:val="24"/>
          </w:rPr>
          <w:t>Md.Asaduzzaman@staffs.ac.uk</w:t>
        </w:r>
      </w:hyperlink>
      <w:r w:rsidR="00F9266E" w:rsidRPr="00C43929">
        <w:rPr>
          <w:rFonts w:ascii="Times New Roman" w:hAnsi="Times New Roman" w:cs="Times New Roman"/>
          <w:sz w:val="24"/>
          <w:szCs w:val="24"/>
        </w:rPr>
        <w:t>)</w:t>
      </w:r>
    </w:p>
    <w:p w14:paraId="494ABE00" w14:textId="291DE9B2" w:rsidR="006845CE" w:rsidRPr="00B36D9D" w:rsidRDefault="00B35E99" w:rsidP="006845CE">
      <w:pPr>
        <w:autoSpaceDE w:val="0"/>
        <w:autoSpaceDN w:val="0"/>
        <w:adjustRightInd w:val="0"/>
        <w:spacing w:after="0" w:line="360" w:lineRule="auto"/>
        <w:rPr>
          <w:rFonts w:ascii="Times New Roman" w:hAnsi="Times New Roman" w:cs="Times New Roman"/>
          <w:color w:val="000000"/>
          <w:sz w:val="24"/>
          <w:szCs w:val="24"/>
        </w:rPr>
      </w:pPr>
      <w:ins w:id="49" w:author="Farhana  Haque" w:date="2024-01-26T19:42:00Z">
        <w:r>
          <w:rPr>
            <w:rFonts w:ascii="Times New Roman" w:hAnsi="Times New Roman" w:cs="Times New Roman"/>
            <w:sz w:val="24"/>
            <w:szCs w:val="24"/>
            <w:vertAlign w:val="superscript"/>
          </w:rPr>
          <w:t>9</w:t>
        </w:r>
      </w:ins>
      <w:del w:id="50" w:author="Farhana  Haque" w:date="2024-01-26T19:42:00Z">
        <w:r w:rsidR="00E27ED4" w:rsidRPr="00E27ED4" w:rsidDel="00B35E99">
          <w:rPr>
            <w:rFonts w:ascii="Times New Roman" w:hAnsi="Times New Roman" w:cs="Times New Roman"/>
            <w:sz w:val="24"/>
            <w:szCs w:val="24"/>
            <w:vertAlign w:val="superscript"/>
          </w:rPr>
          <w:delText>8</w:delText>
        </w:r>
      </w:del>
      <w:r w:rsidR="006845CE" w:rsidRPr="00B36D9D">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21" w:history="1">
        <w:r w:rsidR="006845CE" w:rsidRPr="00B36D9D">
          <w:rPr>
            <w:rStyle w:val="Hyperlink"/>
            <w:rFonts w:ascii="Times New Roman" w:hAnsi="Times New Roman" w:cs="Times New Roman"/>
            <w:sz w:val="24"/>
            <w:szCs w:val="24"/>
          </w:rPr>
          <w:t>a.zumla@ucl.ac.uk</w:t>
        </w:r>
      </w:hyperlink>
      <w:r w:rsidR="006845CE" w:rsidRPr="00B36D9D">
        <w:rPr>
          <w:rFonts w:ascii="Times New Roman" w:hAnsi="Times New Roman" w:cs="Times New Roman"/>
          <w:color w:val="0000FF"/>
          <w:sz w:val="24"/>
          <w:szCs w:val="24"/>
        </w:rPr>
        <w:t>)</w:t>
      </w:r>
      <w:r w:rsidR="006845CE" w:rsidRPr="00B36D9D">
        <w:rPr>
          <w:rFonts w:ascii="Times New Roman" w:hAnsi="Times New Roman" w:cs="Times New Roman"/>
          <w:color w:val="000000"/>
          <w:sz w:val="24"/>
          <w:szCs w:val="24"/>
        </w:rPr>
        <w:t>.</w:t>
      </w:r>
    </w:p>
    <w:p w14:paraId="4A1F7FCB" w14:textId="7C479117" w:rsidR="00F9266E" w:rsidRPr="00B36D9D" w:rsidRDefault="00B35E99" w:rsidP="00E7629C">
      <w:pPr>
        <w:spacing w:after="0" w:line="360" w:lineRule="auto"/>
        <w:rPr>
          <w:rFonts w:ascii="Times New Roman" w:hAnsi="Times New Roman" w:cs="Times New Roman"/>
          <w:sz w:val="24"/>
          <w:szCs w:val="24"/>
        </w:rPr>
      </w:pPr>
      <w:ins w:id="51" w:author="Farhana  Haque" w:date="2024-01-26T19:42:00Z">
        <w:r>
          <w:rPr>
            <w:rFonts w:ascii="Times New Roman" w:hAnsi="Times New Roman" w:cs="Times New Roman"/>
            <w:sz w:val="24"/>
            <w:szCs w:val="24"/>
            <w:vertAlign w:val="superscript"/>
          </w:rPr>
          <w:t>10</w:t>
        </w:r>
      </w:ins>
      <w:del w:id="52" w:author="Farhana  Haque" w:date="2024-01-26T19:42:00Z">
        <w:r w:rsidR="00AA22F0" w:rsidDel="00B35E99">
          <w:rPr>
            <w:rFonts w:ascii="Times New Roman" w:hAnsi="Times New Roman" w:cs="Times New Roman"/>
            <w:sz w:val="24"/>
            <w:szCs w:val="24"/>
            <w:vertAlign w:val="superscript"/>
          </w:rPr>
          <w:delText>9</w:delText>
        </w:r>
      </w:del>
      <w:r w:rsidR="00F9266E" w:rsidRPr="00B36D9D">
        <w:rPr>
          <w:rFonts w:ascii="Times New Roman" w:hAnsi="Times New Roman" w:cs="Times New Roman"/>
          <w:sz w:val="24"/>
          <w:szCs w:val="24"/>
        </w:rPr>
        <w:t xml:space="preserve">School of Life Sciences, Faculty of Natural Sciences, Keele University, Keele, Staffordshire, United Kingdom, ST5 5BG (NH: </w:t>
      </w:r>
      <w:hyperlink r:id="rId22" w:history="1">
        <w:r w:rsidR="00F9266E" w:rsidRPr="00B36D9D">
          <w:rPr>
            <w:rStyle w:val="Hyperlink"/>
            <w:rFonts w:ascii="Times New Roman" w:hAnsi="Times New Roman" w:cs="Times New Roman"/>
            <w:sz w:val="24"/>
            <w:szCs w:val="24"/>
          </w:rPr>
          <w:t>n.haider@keele.ac.uk</w:t>
        </w:r>
      </w:hyperlink>
      <w:r w:rsidR="00F9266E" w:rsidRPr="00B36D9D">
        <w:rPr>
          <w:rFonts w:ascii="Times New Roman" w:hAnsi="Times New Roman" w:cs="Times New Roman"/>
          <w:sz w:val="24"/>
          <w:szCs w:val="24"/>
        </w:rPr>
        <w:t xml:space="preserve">). </w:t>
      </w:r>
    </w:p>
    <w:p w14:paraId="35766CDB" w14:textId="77777777" w:rsidR="00F9266E" w:rsidRPr="00B36D9D" w:rsidRDefault="00F9266E" w:rsidP="0087164B">
      <w:pPr>
        <w:autoSpaceDE w:val="0"/>
        <w:autoSpaceDN w:val="0"/>
        <w:adjustRightInd w:val="0"/>
        <w:spacing w:after="0" w:line="360" w:lineRule="auto"/>
        <w:rPr>
          <w:rFonts w:ascii="Times New Roman" w:hAnsi="Times New Roman" w:cs="Times New Roman"/>
          <w:color w:val="000000"/>
          <w:sz w:val="24"/>
          <w:szCs w:val="24"/>
        </w:rPr>
      </w:pPr>
    </w:p>
    <w:p w14:paraId="1B3AECCC" w14:textId="0AA6E970" w:rsidR="00F9266E" w:rsidRPr="00B36D9D" w:rsidRDefault="00F9266E" w:rsidP="0087164B">
      <w:pPr>
        <w:spacing w:after="0" w:line="360" w:lineRule="auto"/>
        <w:rPr>
          <w:rFonts w:ascii="Times New Roman" w:hAnsi="Times New Roman" w:cs="Times New Roman"/>
          <w:sz w:val="24"/>
          <w:szCs w:val="24"/>
        </w:rPr>
      </w:pPr>
      <w:r>
        <w:rPr>
          <w:rFonts w:ascii="Times New Roman" w:hAnsi="Times New Roman" w:cs="Times New Roman"/>
          <w:b/>
          <w:bCs/>
          <w:sz w:val="24"/>
          <w:szCs w:val="24"/>
        </w:rPr>
        <w:t>*</w:t>
      </w:r>
      <w:r w:rsidRPr="00B36D9D">
        <w:rPr>
          <w:rFonts w:ascii="Times New Roman" w:hAnsi="Times New Roman" w:cs="Times New Roman"/>
          <w:b/>
          <w:bCs/>
          <w:sz w:val="24"/>
          <w:szCs w:val="24"/>
        </w:rPr>
        <w:t xml:space="preserve">Corresponding author: </w:t>
      </w:r>
      <w:r w:rsidRPr="00B36D9D">
        <w:rPr>
          <w:rFonts w:ascii="Times New Roman" w:hAnsi="Times New Roman" w:cs="Times New Roman"/>
          <w:sz w:val="24"/>
          <w:szCs w:val="24"/>
        </w:rPr>
        <w:t>Dr Najmul Haider</w:t>
      </w:r>
      <w:r w:rsidR="00AC264A">
        <w:rPr>
          <w:rFonts w:ascii="Times New Roman" w:hAnsi="Times New Roman" w:cs="Times New Roman"/>
          <w:sz w:val="24"/>
          <w:szCs w:val="24"/>
        </w:rPr>
        <w:t xml:space="preserve"> </w:t>
      </w:r>
      <w:r w:rsidRPr="00B36D9D">
        <w:rPr>
          <w:rFonts w:ascii="Times New Roman" w:hAnsi="Times New Roman" w:cs="Times New Roman"/>
          <w:sz w:val="24"/>
          <w:szCs w:val="24"/>
        </w:rPr>
        <w:t xml:space="preserve">Email: </w:t>
      </w:r>
      <w:hyperlink r:id="rId23" w:history="1">
        <w:r w:rsidRPr="00B36D9D">
          <w:rPr>
            <w:rStyle w:val="Hyperlink"/>
            <w:rFonts w:ascii="Times New Roman" w:hAnsi="Times New Roman" w:cs="Times New Roman"/>
            <w:sz w:val="24"/>
            <w:szCs w:val="24"/>
          </w:rPr>
          <w:t>n.haider@keele.ac.uk</w:t>
        </w:r>
      </w:hyperlink>
      <w:r w:rsidRPr="00B36D9D">
        <w:rPr>
          <w:rFonts w:ascii="Times New Roman" w:hAnsi="Times New Roman" w:cs="Times New Roman"/>
          <w:sz w:val="24"/>
          <w:szCs w:val="24"/>
        </w:rPr>
        <w:t xml:space="preserve"> , </w:t>
      </w:r>
      <w:proofErr w:type="gramStart"/>
      <w:r w:rsidRPr="00B36D9D">
        <w:rPr>
          <w:rFonts w:ascii="Times New Roman" w:hAnsi="Times New Roman" w:cs="Times New Roman"/>
          <w:sz w:val="24"/>
          <w:szCs w:val="24"/>
        </w:rPr>
        <w:t xml:space="preserve">Phone </w:t>
      </w:r>
      <w:r w:rsidRPr="00911A4E">
        <w:rPr>
          <w:rFonts w:ascii="Times New Roman" w:hAnsi="Times New Roman" w:cs="Times New Roman"/>
          <w:b/>
          <w:bCs/>
          <w:sz w:val="24"/>
          <w:szCs w:val="24"/>
        </w:rPr>
        <w:t>:</w:t>
      </w:r>
      <w:proofErr w:type="gramEnd"/>
      <w:r w:rsidRPr="00911A4E">
        <w:rPr>
          <w:rFonts w:ascii="Times New Roman" w:hAnsi="Times New Roman" w:cs="Times New Roman"/>
          <w:b/>
          <w:bCs/>
          <w:sz w:val="24"/>
          <w:szCs w:val="24"/>
        </w:rPr>
        <w:t xml:space="preserve"> </w:t>
      </w:r>
      <w:hyperlink r:id="rId24" w:history="1">
        <w:r w:rsidRPr="00911A4E">
          <w:rPr>
            <w:rStyle w:val="Hyperlink"/>
            <w:rFonts w:ascii="Times New Roman" w:hAnsi="Times New Roman" w:cs="Times New Roman"/>
            <w:sz w:val="24"/>
            <w:szCs w:val="24"/>
          </w:rPr>
          <w:t>(+44) 01782 734414</w:t>
        </w:r>
      </w:hyperlink>
    </w:p>
    <w:p w14:paraId="3E9AFC6A" w14:textId="77777777" w:rsidR="00F9266E" w:rsidRPr="00C5086A" w:rsidRDefault="00F9266E">
      <w:pPr>
        <w:rPr>
          <w:rFonts w:ascii="Times New Roman" w:hAnsi="Times New Roman" w:cs="Times New Roman"/>
        </w:rPr>
      </w:pPr>
    </w:p>
    <w:p w14:paraId="5AD25216" w14:textId="5C9AEEA1" w:rsidR="00F9266E" w:rsidDel="00B238C3" w:rsidRDefault="00F9266E">
      <w:pPr>
        <w:rPr>
          <w:del w:id="53" w:author="Farhana  Haque" w:date="2024-01-25T22:36:00Z"/>
          <w:rFonts w:ascii="Times New Roman" w:hAnsi="Times New Roman" w:cs="Times New Roman"/>
          <w:b/>
          <w:bCs/>
        </w:rPr>
      </w:pPr>
    </w:p>
    <w:p w14:paraId="3F00345F" w14:textId="3BABCFC9" w:rsidR="00A127F6" w:rsidDel="00B238C3" w:rsidRDefault="00A127F6">
      <w:pPr>
        <w:rPr>
          <w:del w:id="54" w:author="Farhana  Haque" w:date="2024-01-25T22:36:00Z"/>
          <w:rFonts w:ascii="Times New Roman" w:hAnsi="Times New Roman" w:cs="Times New Roman"/>
          <w:b/>
          <w:bCs/>
        </w:rPr>
      </w:pPr>
    </w:p>
    <w:p w14:paraId="5F6ABE3B" w14:textId="70FDB80E" w:rsidR="00D66AC7" w:rsidRPr="00E24844" w:rsidRDefault="00C547C7">
      <w:pPr>
        <w:rPr>
          <w:rFonts w:ascii="Times New Roman" w:hAnsi="Times New Roman" w:cs="Times New Roman"/>
          <w:b/>
          <w:bCs/>
          <w:sz w:val="28"/>
          <w:szCs w:val="28"/>
        </w:rPr>
      </w:pPr>
      <w:commentRangeStart w:id="55"/>
      <w:r w:rsidRPr="00E24844">
        <w:rPr>
          <w:rFonts w:ascii="Times New Roman" w:hAnsi="Times New Roman" w:cs="Times New Roman"/>
          <w:b/>
          <w:bCs/>
          <w:sz w:val="28"/>
          <w:szCs w:val="28"/>
        </w:rPr>
        <w:t>A</w:t>
      </w:r>
      <w:r w:rsidR="00D66AC7" w:rsidRPr="00E24844">
        <w:rPr>
          <w:rFonts w:ascii="Times New Roman" w:hAnsi="Times New Roman" w:cs="Times New Roman"/>
          <w:b/>
          <w:bCs/>
          <w:sz w:val="28"/>
          <w:szCs w:val="28"/>
        </w:rPr>
        <w:t>bstract</w:t>
      </w:r>
      <w:commentRangeEnd w:id="55"/>
      <w:r w:rsidR="00214D56">
        <w:rPr>
          <w:rStyle w:val="CommentReference"/>
        </w:rPr>
        <w:commentReference w:id="55"/>
      </w:r>
      <w:r w:rsidR="00D14E99">
        <w:rPr>
          <w:rFonts w:ascii="Times New Roman" w:hAnsi="Times New Roman" w:cs="Times New Roman"/>
          <w:b/>
          <w:bCs/>
          <w:sz w:val="28"/>
          <w:szCs w:val="28"/>
        </w:rPr>
        <w:t xml:space="preserve"> (word count: 3</w:t>
      </w:r>
      <w:r w:rsidR="00A467AF">
        <w:rPr>
          <w:rFonts w:ascii="Times New Roman" w:hAnsi="Times New Roman" w:cs="Times New Roman"/>
          <w:b/>
          <w:bCs/>
          <w:sz w:val="28"/>
          <w:szCs w:val="28"/>
        </w:rPr>
        <w:t>30</w:t>
      </w:r>
      <w:r w:rsidR="00D14E99">
        <w:rPr>
          <w:rFonts w:ascii="Times New Roman" w:hAnsi="Times New Roman" w:cs="Times New Roman"/>
          <w:b/>
          <w:bCs/>
          <w:sz w:val="28"/>
          <w:szCs w:val="28"/>
        </w:rPr>
        <w:t xml:space="preserve">, target 300). </w:t>
      </w:r>
    </w:p>
    <w:p w14:paraId="212742E6" w14:textId="089D4852" w:rsidR="00C56AB1" w:rsidRDefault="00217A10" w:rsidP="00E24844">
      <w:pPr>
        <w:spacing w:after="0" w:line="360" w:lineRule="auto"/>
        <w:rPr>
          <w:rFonts w:ascii="Times New Roman" w:hAnsi="Times New Roman" w:cs="Times New Roman"/>
        </w:rPr>
      </w:pPr>
      <w:ins w:id="56" w:author="Zumla, Ali" w:date="2024-01-21T10:25:00Z">
        <w:r w:rsidRPr="00217A10">
          <w:rPr>
            <w:rFonts w:ascii="Times New Roman" w:hAnsi="Times New Roman" w:cs="Times New Roman"/>
            <w:b/>
            <w:bCs/>
            <w:rPrChange w:id="57" w:author="Zumla, Ali" w:date="2024-01-21T10:26:00Z">
              <w:rPr>
                <w:rFonts w:ascii="Times New Roman" w:hAnsi="Times New Roman" w:cs="Times New Roman"/>
              </w:rPr>
            </w:rPrChange>
          </w:rPr>
          <w:t>Background:</w:t>
        </w:r>
        <w:r>
          <w:rPr>
            <w:rFonts w:ascii="Times New Roman" w:hAnsi="Times New Roman" w:cs="Times New Roman"/>
          </w:rPr>
          <w:t xml:space="preserve"> </w:t>
        </w:r>
      </w:ins>
      <w:ins w:id="58" w:author="Zumla, Ali" w:date="2024-01-21T10:24:00Z">
        <w:r>
          <w:rPr>
            <w:rFonts w:ascii="Times New Roman" w:hAnsi="Times New Roman" w:cs="Times New Roman"/>
          </w:rPr>
          <w:t xml:space="preserve">In 2003, </w:t>
        </w:r>
      </w:ins>
      <w:r w:rsidR="00B65980" w:rsidRPr="00137A69">
        <w:rPr>
          <w:rFonts w:ascii="Times New Roman" w:hAnsi="Times New Roman" w:cs="Times New Roman"/>
        </w:rPr>
        <w:t xml:space="preserve">Bangladesh experienced </w:t>
      </w:r>
      <w:r w:rsidR="001970D2">
        <w:rPr>
          <w:rFonts w:ascii="Times New Roman" w:hAnsi="Times New Roman" w:cs="Times New Roman"/>
        </w:rPr>
        <w:t>its</w:t>
      </w:r>
      <w:r w:rsidR="00B65980" w:rsidRPr="00137A69">
        <w:rPr>
          <w:rFonts w:ascii="Times New Roman" w:hAnsi="Times New Roman" w:cs="Times New Roman"/>
        </w:rPr>
        <w:t xml:space="preserve"> largest and deadliest </w:t>
      </w:r>
      <w:del w:id="59" w:author="Zumla, Ali" w:date="2024-01-21T10:24:00Z">
        <w:r w:rsidR="00B65980" w:rsidRPr="00137A69">
          <w:rPr>
            <w:rFonts w:ascii="Times New Roman" w:hAnsi="Times New Roman" w:cs="Times New Roman"/>
          </w:rPr>
          <w:delText xml:space="preserve">dengue </w:delText>
        </w:r>
      </w:del>
      <w:r w:rsidR="00B65980" w:rsidRPr="00137A69">
        <w:rPr>
          <w:rFonts w:ascii="Times New Roman" w:hAnsi="Times New Roman" w:cs="Times New Roman"/>
        </w:rPr>
        <w:t xml:space="preserve">outbreak </w:t>
      </w:r>
      <w:ins w:id="60" w:author="Zumla, Ali" w:date="2024-01-21T10:24:00Z">
        <w:r>
          <w:rPr>
            <w:rFonts w:ascii="Times New Roman" w:hAnsi="Times New Roman" w:cs="Times New Roman"/>
          </w:rPr>
          <w:t>of Dengue virus</w:t>
        </w:r>
      </w:ins>
      <w:ins w:id="61" w:author="Zumla, Ali" w:date="2024-01-21T10:25:00Z">
        <w:r>
          <w:rPr>
            <w:rFonts w:ascii="Times New Roman" w:hAnsi="Times New Roman" w:cs="Times New Roman"/>
          </w:rPr>
          <w:t xml:space="preserve"> </w:t>
        </w:r>
      </w:ins>
      <w:ins w:id="62" w:author="Zumla, Ali" w:date="2024-01-21T10:26:00Z">
        <w:r>
          <w:rPr>
            <w:rFonts w:ascii="Times New Roman" w:hAnsi="Times New Roman" w:cs="Times New Roman"/>
          </w:rPr>
          <w:t>(</w:t>
        </w:r>
      </w:ins>
      <w:ins w:id="63" w:author="Zumla, Ali" w:date="2024-01-21T10:25:00Z">
        <w:r>
          <w:rPr>
            <w:rFonts w:ascii="Times New Roman" w:hAnsi="Times New Roman" w:cs="Times New Roman"/>
          </w:rPr>
          <w:t>DENV))</w:t>
        </w:r>
      </w:ins>
      <w:ins w:id="64" w:author="Avinash Sharma" w:date="2024-01-22T12:36:00Z">
        <w:r w:rsidR="00A71E81">
          <w:rPr>
            <w:rFonts w:ascii="Times New Roman" w:hAnsi="Times New Roman" w:cs="Times New Roman"/>
          </w:rPr>
          <w:t>,</w:t>
        </w:r>
      </w:ins>
      <w:del w:id="65" w:author="Zumla, Ali" w:date="2024-01-21T10:24:00Z">
        <w:r w:rsidR="00B65980" w:rsidRPr="00137A69">
          <w:rPr>
            <w:rFonts w:ascii="Times New Roman" w:hAnsi="Times New Roman" w:cs="Times New Roman"/>
          </w:rPr>
          <w:delText>by</w:delText>
        </w:r>
      </w:del>
      <w:r w:rsidR="00B65980" w:rsidRPr="00137A69">
        <w:rPr>
          <w:rFonts w:ascii="Times New Roman" w:hAnsi="Times New Roman" w:cs="Times New Roman"/>
        </w:rPr>
        <w:t xml:space="preserve"> reporting the highest-ever recorded annual cases and deaths </w:t>
      </w:r>
      <w:r w:rsidR="00523B6B">
        <w:rPr>
          <w:rFonts w:ascii="Times New Roman" w:hAnsi="Times New Roman" w:cs="Times New Roman"/>
        </w:rPr>
        <w:t xml:space="preserve">caused </w:t>
      </w:r>
      <w:r w:rsidR="00B65980" w:rsidRPr="00137A69">
        <w:rPr>
          <w:rFonts w:ascii="Times New Roman" w:hAnsi="Times New Roman" w:cs="Times New Roman"/>
        </w:rPr>
        <w:t xml:space="preserve">by </w:t>
      </w:r>
      <w:ins w:id="66" w:author="Zumla, Ali" w:date="2024-01-21T10:25:00Z">
        <w:r>
          <w:rPr>
            <w:rFonts w:ascii="Times New Roman" w:hAnsi="Times New Roman" w:cs="Times New Roman"/>
          </w:rPr>
          <w:t>D</w:t>
        </w:r>
      </w:ins>
      <w:del w:id="67" w:author="Zumla, Ali" w:date="2024-01-21T10:25:00Z">
        <w:r w:rsidR="00B65980" w:rsidRPr="00137A69" w:rsidDel="00217A10">
          <w:rPr>
            <w:rFonts w:ascii="Times New Roman" w:hAnsi="Times New Roman" w:cs="Times New Roman"/>
          </w:rPr>
          <w:delText>d</w:delText>
        </w:r>
      </w:del>
      <w:ins w:id="68" w:author="Avinash Sharma" w:date="2024-02-07T19:28:00Z">
        <w:r w:rsidR="00B65980" w:rsidRPr="00137A69">
          <w:rPr>
            <w:rFonts w:ascii="Times New Roman" w:hAnsi="Times New Roman" w:cs="Times New Roman"/>
          </w:rPr>
          <w:t>engue</w:t>
        </w:r>
      </w:ins>
      <w:ins w:id="69" w:author="Zumla, Ali" w:date="2024-01-21T10:26:00Z">
        <w:r>
          <w:rPr>
            <w:rFonts w:ascii="Times New Roman" w:hAnsi="Times New Roman" w:cs="Times New Roman"/>
          </w:rPr>
          <w:t xml:space="preserve">. </w:t>
        </w:r>
        <w:proofErr w:type="spellStart"/>
        <w:r>
          <w:rPr>
            <w:rFonts w:ascii="Times New Roman" w:hAnsi="Times New Roman" w:cs="Times New Roman"/>
          </w:rPr>
          <w:t>We</w:t>
        </w:r>
      </w:ins>
      <w:ins w:id="70" w:author="Avinash Sharma" w:date="2024-01-22T12:36:00Z">
        <w:r w:rsidR="00A71E81">
          <w:rPr>
            <w:rFonts w:ascii="Times New Roman" w:hAnsi="Times New Roman" w:cs="Times New Roman"/>
          </w:rPr>
          <w:t>In</w:t>
        </w:r>
        <w:proofErr w:type="spellEnd"/>
        <w:r w:rsidR="00A71E81">
          <w:rPr>
            <w:rFonts w:ascii="Times New Roman" w:hAnsi="Times New Roman" w:cs="Times New Roman"/>
          </w:rPr>
          <w:t xml:space="preserve"> the current study, </w:t>
        </w:r>
      </w:ins>
      <w:ins w:id="71" w:author="Zumla, Ali" w:date="2024-01-21T10:26:00Z">
        <w:del w:id="72" w:author="Avinash Sharma" w:date="2024-01-22T12:36:00Z">
          <w:r w:rsidDel="00A71E81">
            <w:rPr>
              <w:rFonts w:ascii="Times New Roman" w:hAnsi="Times New Roman" w:cs="Times New Roman"/>
            </w:rPr>
            <w:delText>W</w:delText>
          </w:r>
        </w:del>
      </w:ins>
      <w:ins w:id="73" w:author="Avinash Sharma" w:date="2024-01-22T12:36:00Z">
        <w:r w:rsidR="00A71E81">
          <w:rPr>
            <w:rFonts w:ascii="Times New Roman" w:hAnsi="Times New Roman" w:cs="Times New Roman"/>
          </w:rPr>
          <w:t>w</w:t>
        </w:r>
      </w:ins>
      <w:ins w:id="74" w:author="Zumla, Ali" w:date="2024-01-21T10:26:00Z">
        <w:r>
          <w:rPr>
            <w:rFonts w:ascii="Times New Roman" w:hAnsi="Times New Roman" w:cs="Times New Roman"/>
          </w:rPr>
          <w:t>e aimed toto</w:t>
        </w:r>
      </w:ins>
      <w:del w:id="75" w:author="Avinash Sharma" w:date="2024-02-07T19:28:00Z">
        <w:r w:rsidR="00B65980" w:rsidRPr="00137A69">
          <w:rPr>
            <w:rFonts w:ascii="Times New Roman" w:hAnsi="Times New Roman" w:cs="Times New Roman"/>
          </w:rPr>
          <w:delText>dengue</w:delText>
        </w:r>
      </w:del>
      <w:del w:id="76" w:author="Zumla, Ali" w:date="2024-01-21T10:26:00Z">
        <w:r w:rsidR="00B65980" w:rsidRPr="00137A69">
          <w:rPr>
            <w:rFonts w:ascii="Times New Roman" w:hAnsi="Times New Roman" w:cs="Times New Roman"/>
          </w:rPr>
          <w:delText xml:space="preserve"> </w:delText>
        </w:r>
      </w:del>
      <w:del w:id="77" w:author="Zumla, Ali" w:date="2024-01-21T10:25:00Z">
        <w:r w:rsidR="00B65980" w:rsidRPr="00137A69">
          <w:rPr>
            <w:rFonts w:ascii="Times New Roman" w:hAnsi="Times New Roman" w:cs="Times New Roman"/>
          </w:rPr>
          <w:delText>virus (DENV)</w:delText>
        </w:r>
      </w:del>
      <w:del w:id="78" w:author="Zumla, Ali" w:date="2024-01-21T10:26:00Z">
        <w:r w:rsidR="00B65980" w:rsidRPr="00137A69">
          <w:rPr>
            <w:rFonts w:ascii="Times New Roman" w:hAnsi="Times New Roman" w:cs="Times New Roman"/>
          </w:rPr>
          <w:delText xml:space="preserve"> infection in 2023.</w:delText>
        </w:r>
        <w:r w:rsidR="00523B6B">
          <w:rPr>
            <w:rFonts w:ascii="Times New Roman" w:hAnsi="Times New Roman" w:cs="Times New Roman"/>
          </w:rPr>
          <w:delText xml:space="preserve"> </w:delText>
        </w:r>
        <w:r w:rsidR="006541B8">
          <w:rPr>
            <w:rFonts w:ascii="Times New Roman" w:hAnsi="Times New Roman" w:cs="Times New Roman"/>
          </w:rPr>
          <w:delText>This study aims to</w:delText>
        </w:r>
      </w:del>
      <w:r w:rsidR="006541B8">
        <w:rPr>
          <w:rFonts w:ascii="Times New Roman" w:hAnsi="Times New Roman" w:cs="Times New Roman"/>
        </w:rPr>
        <w:t xml:space="preserve"> </w:t>
      </w:r>
      <w:r w:rsidR="00C56AB1" w:rsidRPr="00137A69">
        <w:rPr>
          <w:rFonts w:ascii="Times New Roman" w:hAnsi="Times New Roman" w:cs="Times New Roman"/>
        </w:rPr>
        <w:t xml:space="preserve">characterize the geographical transmission dynamics of </w:t>
      </w:r>
      <w:r w:rsidR="00B20475">
        <w:rPr>
          <w:rFonts w:ascii="Times New Roman" w:hAnsi="Times New Roman" w:cs="Times New Roman"/>
        </w:rPr>
        <w:t xml:space="preserve">the </w:t>
      </w:r>
      <w:del w:id="79" w:author="Zumla, Ali" w:date="2024-01-21T10:26:00Z">
        <w:r w:rsidR="00C56AB1" w:rsidRPr="00137A69">
          <w:rPr>
            <w:rFonts w:ascii="Times New Roman" w:hAnsi="Times New Roman" w:cs="Times New Roman"/>
          </w:rPr>
          <w:delText xml:space="preserve">dengue virus </w:delText>
        </w:r>
        <w:r w:rsidR="00F44B2D">
          <w:rPr>
            <w:rFonts w:ascii="Times New Roman" w:hAnsi="Times New Roman" w:cs="Times New Roman"/>
          </w:rPr>
          <w:delText xml:space="preserve">infection </w:delText>
        </w:r>
      </w:del>
      <w:ins w:id="80" w:author="Zumla, Ali" w:date="2024-01-21T10:26:00Z">
        <w:r>
          <w:rPr>
            <w:rFonts w:ascii="Times New Roman" w:hAnsi="Times New Roman" w:cs="Times New Roman"/>
          </w:rPr>
          <w:t xml:space="preserve"> DENV</w:t>
        </w:r>
      </w:ins>
      <w:del w:id="81" w:author="Mohammad Nayeem Hasan" w:date="2024-02-07T19:29:00Z">
        <w:r w:rsidR="00C56AB1" w:rsidRPr="00137A69">
          <w:rPr>
            <w:rFonts w:ascii="Times New Roman" w:hAnsi="Times New Roman" w:cs="Times New Roman"/>
          </w:rPr>
          <w:delText>in</w:delText>
        </w:r>
      </w:del>
      <w:ins w:id="82" w:author="Zumla, Ali" w:date="2024-01-21T10:26:00Z">
        <w:r>
          <w:rPr>
            <w:rFonts w:ascii="Times New Roman" w:hAnsi="Times New Roman" w:cs="Times New Roman"/>
          </w:rPr>
          <w:t>DENV</w:t>
        </w:r>
      </w:ins>
      <w:ins w:id="83" w:author="Avinash Sharma" w:date="2024-01-22T12:37:00Z">
        <w:r w:rsidR="00A71E81">
          <w:rPr>
            <w:rFonts w:ascii="Times New Roman" w:hAnsi="Times New Roman" w:cs="Times New Roman"/>
          </w:rPr>
          <w:t xml:space="preserve"> </w:t>
        </w:r>
      </w:ins>
      <w:ins w:id="84" w:author="Mohammad Nayeem Hasan" w:date="2024-02-07T19:29:00Z">
        <w:r w:rsidR="00C56AB1" w:rsidRPr="00137A69">
          <w:rPr>
            <w:rFonts w:ascii="Times New Roman" w:hAnsi="Times New Roman" w:cs="Times New Roman"/>
          </w:rPr>
          <w:t>in</w:t>
        </w:r>
      </w:ins>
      <w:r w:rsidR="00C56AB1" w:rsidRPr="00137A69">
        <w:rPr>
          <w:rFonts w:ascii="Times New Roman" w:hAnsi="Times New Roman" w:cs="Times New Roman"/>
        </w:rPr>
        <w:t xml:space="preserve"> Bangladesh</w:t>
      </w:r>
      <w:r w:rsidR="00C56AB1">
        <w:rPr>
          <w:rFonts w:ascii="Times New Roman" w:hAnsi="Times New Roman" w:cs="Times New Roman"/>
        </w:rPr>
        <w:t xml:space="preserve">. </w:t>
      </w:r>
    </w:p>
    <w:p w14:paraId="57A8C55B" w14:textId="77777777" w:rsidR="00A54932" w:rsidRDefault="00A54932" w:rsidP="00E24844">
      <w:pPr>
        <w:spacing w:after="0" w:line="360" w:lineRule="auto"/>
        <w:rPr>
          <w:rFonts w:ascii="Times New Roman" w:hAnsi="Times New Roman" w:cs="Times New Roman"/>
        </w:rPr>
      </w:pPr>
    </w:p>
    <w:p w14:paraId="6DA135B5" w14:textId="6E648B67" w:rsidR="00A320BE" w:rsidRDefault="00217A10" w:rsidP="00E24844">
      <w:pPr>
        <w:spacing w:after="0" w:line="360" w:lineRule="auto"/>
        <w:rPr>
          <w:rFonts w:ascii="Times New Roman" w:hAnsi="Times New Roman" w:cs="Times New Roman"/>
        </w:rPr>
      </w:pPr>
      <w:ins w:id="85" w:author="Zumla, Ali" w:date="2024-01-21T10:26:00Z">
        <w:r w:rsidRPr="00217A10">
          <w:rPr>
            <w:rFonts w:ascii="Times New Roman" w:hAnsi="Times New Roman" w:cs="Times New Roman"/>
            <w:b/>
            <w:bCs/>
            <w:rPrChange w:id="86" w:author="Zumla, Ali" w:date="2024-01-21T10:27:00Z">
              <w:rPr>
                <w:rFonts w:ascii="Times New Roman" w:hAnsi="Times New Roman" w:cs="Times New Roman"/>
              </w:rPr>
            </w:rPrChange>
          </w:rPr>
          <w:t>Methods:</w:t>
        </w:r>
        <w:r>
          <w:rPr>
            <w:rFonts w:ascii="Times New Roman" w:hAnsi="Times New Roman" w:cs="Times New Roman"/>
          </w:rPr>
          <w:t xml:space="preserve"> </w:t>
        </w:r>
      </w:ins>
      <w:ins w:id="87" w:author="Zumla, Ali" w:date="2024-01-21T10:28:00Z">
        <w:r>
          <w:rPr>
            <w:rFonts w:ascii="Times New Roman" w:hAnsi="Times New Roman" w:cs="Times New Roman"/>
          </w:rPr>
          <w:t xml:space="preserve">For </w:t>
        </w:r>
        <w:r w:rsidRPr="00217A10">
          <w:rPr>
            <w:rFonts w:ascii="Times New Roman" w:hAnsi="Times New Roman" w:cs="Times New Roman"/>
          </w:rPr>
          <w:t>the period 1 Jan – 31 Dec 20232023</w:t>
        </w:r>
      </w:ins>
      <w:ins w:id="88" w:author="Avinash Sharma" w:date="2024-01-22T12:37:00Z">
        <w:r w:rsidR="00A71E81">
          <w:rPr>
            <w:rFonts w:ascii="Times New Roman" w:hAnsi="Times New Roman" w:cs="Times New Roman"/>
          </w:rPr>
          <w:t>,</w:t>
        </w:r>
      </w:ins>
      <w:del w:id="89" w:author="Zumla, Ali" w:date="2024-01-21T10:27:00Z">
        <w:r w:rsidR="00A54932">
          <w:rPr>
            <w:rFonts w:ascii="Times New Roman" w:hAnsi="Times New Roman" w:cs="Times New Roman"/>
          </w:rPr>
          <w:delText>We collected daily reported dengue cases</w:delText>
        </w:r>
      </w:del>
      <w:del w:id="90" w:author="Farhana  Haque" w:date="2024-01-25T22:37:00Z">
        <w:r w:rsidR="00A54932" w:rsidDel="00B238C3">
          <w:rPr>
            <w:rFonts w:ascii="Times New Roman" w:hAnsi="Times New Roman" w:cs="Times New Roman"/>
          </w:rPr>
          <w:delText>,</w:delText>
        </w:r>
      </w:del>
      <w:del w:id="91" w:author="Zumla, Ali" w:date="2024-01-21T10:27:00Z">
        <w:r w:rsidR="00A54932">
          <w:rPr>
            <w:rFonts w:ascii="Times New Roman" w:hAnsi="Times New Roman" w:cs="Times New Roman"/>
          </w:rPr>
          <w:delText xml:space="preserve"> and </w:delText>
        </w:r>
        <w:r w:rsidR="00B20475">
          <w:rPr>
            <w:rFonts w:ascii="Times New Roman" w:hAnsi="Times New Roman" w:cs="Times New Roman"/>
          </w:rPr>
          <w:delText>death</w:delText>
        </w:r>
        <w:r w:rsidR="00A54932">
          <w:rPr>
            <w:rFonts w:ascii="Times New Roman" w:hAnsi="Times New Roman" w:cs="Times New Roman"/>
          </w:rPr>
          <w:delText xml:space="preserve"> data from</w:delText>
        </w:r>
      </w:del>
      <w:ins w:id="92" w:author="Zumla, Ali" w:date="2024-01-21T10:28:00Z">
        <w:r w:rsidR="00A54932">
          <w:rPr>
            <w:rFonts w:ascii="Times New Roman" w:hAnsi="Times New Roman" w:cs="Times New Roman"/>
          </w:rPr>
          <w:t xml:space="preserve"> </w:t>
        </w:r>
        <w:r>
          <w:rPr>
            <w:rFonts w:ascii="Times New Roman" w:hAnsi="Times New Roman" w:cs="Times New Roman"/>
          </w:rPr>
          <w:t xml:space="preserve">we </w:t>
        </w:r>
      </w:ins>
      <w:ins w:id="93" w:author="Zumla, Ali" w:date="2024-01-21T10:32:00Z">
        <w:r>
          <w:rPr>
            <w:rFonts w:ascii="Times New Roman" w:hAnsi="Times New Roman" w:cs="Times New Roman"/>
          </w:rPr>
          <w:t xml:space="preserve">extracted and </w:t>
        </w:r>
      </w:ins>
      <w:ins w:id="94" w:author="Zumla, Ali" w:date="2024-01-21T10:28:00Z">
        <w:del w:id="95" w:author="Mohammad Nayeem Hasan" w:date="2024-02-09T02:50:00Z">
          <w:r w:rsidDel="008C0E31">
            <w:rPr>
              <w:rFonts w:ascii="Times New Roman" w:hAnsi="Times New Roman" w:cs="Times New Roman"/>
            </w:rPr>
            <w:delText>analysed</w:delText>
          </w:r>
        </w:del>
      </w:ins>
      <w:proofErr w:type="spellStart"/>
      <w:ins w:id="96" w:author="Mohammad Nayeem Hasan" w:date="2024-02-09T02:50:00Z">
        <w:r w:rsidR="008C0E31">
          <w:rPr>
            <w:rFonts w:ascii="Times New Roman" w:hAnsi="Times New Roman" w:cs="Times New Roman"/>
          </w:rPr>
          <w:t>analyzed</w:t>
        </w:r>
      </w:ins>
      <w:proofErr w:type="spellEnd"/>
      <w:ins w:id="97" w:author="Zumla, Ali" w:date="2024-01-21T10:28:00Z">
        <w:r>
          <w:rPr>
            <w:rFonts w:ascii="Times New Roman" w:hAnsi="Times New Roman" w:cs="Times New Roman"/>
          </w:rPr>
          <w:t xml:space="preserve"> data</w:t>
        </w:r>
      </w:ins>
      <w:ins w:id="98" w:author="Zumla, Ali" w:date="2024-01-21T10:27:00Z">
        <w:r>
          <w:rPr>
            <w:rFonts w:ascii="Times New Roman" w:hAnsi="Times New Roman" w:cs="Times New Roman"/>
          </w:rPr>
          <w:t xml:space="preserve"> on Dengue from</w:t>
        </w:r>
      </w:ins>
      <w:ins w:id="99" w:author="Avinash Sharma" w:date="2024-02-07T19:28:00Z">
        <w:r w:rsidR="00A54932">
          <w:rPr>
            <w:rFonts w:ascii="Times New Roman" w:hAnsi="Times New Roman" w:cs="Times New Roman"/>
          </w:rPr>
          <w:t xml:space="preserve"> </w:t>
        </w:r>
      </w:ins>
      <w:r w:rsidR="00BA6328">
        <w:rPr>
          <w:rFonts w:ascii="Times New Roman" w:hAnsi="Times New Roman" w:cs="Times New Roman"/>
        </w:rPr>
        <w:t xml:space="preserve">the </w:t>
      </w:r>
      <w:r w:rsidR="00A54932">
        <w:rPr>
          <w:rFonts w:ascii="Times New Roman" w:hAnsi="Times New Roman" w:cs="Times New Roman"/>
        </w:rPr>
        <w:t xml:space="preserve">Management Information System (MIS) </w:t>
      </w:r>
      <w:r w:rsidR="00F816D7">
        <w:rPr>
          <w:rFonts w:ascii="Times New Roman" w:hAnsi="Times New Roman" w:cs="Times New Roman"/>
        </w:rPr>
        <w:t xml:space="preserve">of </w:t>
      </w:r>
      <w:r w:rsidR="006541B8">
        <w:rPr>
          <w:rFonts w:ascii="Times New Roman" w:hAnsi="Times New Roman" w:cs="Times New Roman"/>
        </w:rPr>
        <w:t xml:space="preserve">the </w:t>
      </w:r>
      <w:r w:rsidR="002918F2">
        <w:rPr>
          <w:rFonts w:ascii="Times New Roman" w:hAnsi="Times New Roman" w:cs="Times New Roman"/>
        </w:rPr>
        <w:t>Ministry of Health and Family Welfare, Bangladesh</w:t>
      </w:r>
      <w:ins w:id="100" w:author="Zumla, Ali" w:date="2024-01-21T10:30:00Z">
        <w:r>
          <w:rPr>
            <w:rFonts w:ascii="Times New Roman" w:hAnsi="Times New Roman" w:cs="Times New Roman"/>
          </w:rPr>
          <w:t>.</w:t>
        </w:r>
      </w:ins>
      <w:del w:id="101" w:author="Zumla, Ali" w:date="2024-01-21T10:30:00Z">
        <w:r w:rsidR="002918F2" w:rsidDel="00217A10">
          <w:rPr>
            <w:rFonts w:ascii="Times New Roman" w:hAnsi="Times New Roman" w:cs="Times New Roman"/>
          </w:rPr>
          <w:delText>,</w:delText>
        </w:r>
      </w:del>
      <w:ins w:id="102" w:author="Avinash Sharma" w:date="2024-02-07T19:28:00Z">
        <w:r w:rsidR="002918F2">
          <w:rPr>
            <w:rFonts w:ascii="Times New Roman" w:hAnsi="Times New Roman" w:cs="Times New Roman"/>
          </w:rPr>
          <w:t xml:space="preserve"> </w:t>
        </w:r>
      </w:ins>
      <w:ins w:id="103" w:author="Zumla, Ali" w:date="2024-01-21T11:04:00Z">
        <w:r w:rsidR="004C1E83">
          <w:rPr>
            <w:rFonts w:ascii="Times New Roman" w:hAnsi="Times New Roman" w:cs="Times New Roman"/>
          </w:rPr>
          <w:t xml:space="preserve">Population, </w:t>
        </w:r>
        <w:del w:id="104" w:author="Avinash Sharma" w:date="2024-01-22T12:38:00Z">
          <w:r w:rsidR="004C1E83" w:rsidDel="00A71E81">
            <w:rPr>
              <w:rFonts w:ascii="Times New Roman" w:hAnsi="Times New Roman" w:cs="Times New Roman"/>
            </w:rPr>
            <w:delText>Mereorological</w:delText>
          </w:r>
        </w:del>
      </w:ins>
      <w:ins w:id="105" w:author="Avinash Sharma" w:date="2024-01-22T12:38:00Z">
        <w:r w:rsidR="00A71E81">
          <w:rPr>
            <w:rFonts w:ascii="Times New Roman" w:hAnsi="Times New Roman" w:cs="Times New Roman"/>
          </w:rPr>
          <w:t>Meteorological</w:t>
        </w:r>
      </w:ins>
      <w:ins w:id="106" w:author="Mohammad Nayeem Hasan" w:date="2024-02-09T02:50:00Z">
        <w:r w:rsidR="008C0E31">
          <w:rPr>
            <w:rFonts w:ascii="Times New Roman" w:hAnsi="Times New Roman" w:cs="Times New Roman"/>
          </w:rPr>
          <w:t>,</w:t>
        </w:r>
      </w:ins>
      <w:ins w:id="107" w:author="Zumla, Ali" w:date="2024-01-21T11:04:00Z">
        <w:r w:rsidR="004C1E83">
          <w:rPr>
            <w:rFonts w:ascii="Times New Roman" w:hAnsi="Times New Roman" w:cs="Times New Roman"/>
          </w:rPr>
          <w:t xml:space="preserve"> and Geographical data </w:t>
        </w:r>
      </w:ins>
      <w:ins w:id="108" w:author="Avinash Sharma" w:date="2024-01-22T12:38:00Z">
        <w:r w:rsidR="00A71E81">
          <w:rPr>
            <w:rFonts w:ascii="Times New Roman" w:hAnsi="Times New Roman" w:cs="Times New Roman"/>
          </w:rPr>
          <w:t xml:space="preserve">were </w:t>
        </w:r>
      </w:ins>
      <w:ins w:id="109" w:author="Zumla, Ali" w:date="2024-01-21T11:04:00Z">
        <w:r w:rsidR="004C1E83">
          <w:rPr>
            <w:rFonts w:ascii="Times New Roman" w:hAnsi="Times New Roman" w:cs="Times New Roman"/>
          </w:rPr>
          <w:t>extracted</w:t>
        </w:r>
      </w:ins>
      <w:del w:id="110" w:author="Avinash Sharma" w:date="2024-02-07T19:28:00Z">
        <w:r w:rsidR="002918F2">
          <w:rPr>
            <w:rFonts w:ascii="Times New Roman" w:hAnsi="Times New Roman" w:cs="Times New Roman"/>
          </w:rPr>
          <w:delText>,</w:delText>
        </w:r>
      </w:del>
      <w:ins w:id="111" w:author="Zumla, Ali" w:date="2024-01-21T11:04:00Z">
        <w:r w:rsidR="002918F2">
          <w:rPr>
            <w:rFonts w:ascii="Times New Roman" w:hAnsi="Times New Roman" w:cs="Times New Roman"/>
          </w:rPr>
          <w:t xml:space="preserve"> </w:t>
        </w:r>
      </w:ins>
      <w:del w:id="112" w:author="Zumla, Ali" w:date="2024-01-21T10:30:00Z">
        <w:r w:rsidR="00BA6328">
          <w:rPr>
            <w:rFonts w:ascii="Times New Roman" w:hAnsi="Times New Roman" w:cs="Times New Roman"/>
          </w:rPr>
          <w:delText>m</w:delText>
        </w:r>
      </w:del>
      <w:del w:id="113" w:author="Zumla, Ali" w:date="2024-01-21T10:34:00Z">
        <w:r w:rsidR="00BA6328">
          <w:rPr>
            <w:rFonts w:ascii="Times New Roman" w:hAnsi="Times New Roman" w:cs="Times New Roman"/>
          </w:rPr>
          <w:delText>eteorological</w:delText>
        </w:r>
        <w:r w:rsidR="002918F2">
          <w:rPr>
            <w:rFonts w:ascii="Times New Roman" w:hAnsi="Times New Roman" w:cs="Times New Roman"/>
          </w:rPr>
          <w:delText xml:space="preserve"> </w:delText>
        </w:r>
      </w:del>
      <w:del w:id="114" w:author="Zumla, Ali" w:date="2024-01-21T11:03:00Z">
        <w:r w:rsidR="002918F2">
          <w:rPr>
            <w:rFonts w:ascii="Times New Roman" w:hAnsi="Times New Roman" w:cs="Times New Roman"/>
          </w:rPr>
          <w:delText>d</w:delText>
        </w:r>
      </w:del>
      <w:del w:id="115" w:author="Zumla, Ali" w:date="2024-01-21T11:04:00Z">
        <w:r w:rsidR="002918F2">
          <w:rPr>
            <w:rFonts w:ascii="Times New Roman" w:hAnsi="Times New Roman" w:cs="Times New Roman"/>
          </w:rPr>
          <w:delText>at</w:delText>
        </w:r>
      </w:del>
      <w:del w:id="116" w:author="Zumla, Ali" w:date="2024-01-21T10:31:00Z">
        <w:r w:rsidR="002918F2">
          <w:rPr>
            <w:rFonts w:ascii="Times New Roman" w:hAnsi="Times New Roman" w:cs="Times New Roman"/>
          </w:rPr>
          <w:delText xml:space="preserve">a </w:delText>
        </w:r>
      </w:del>
      <w:r w:rsidR="002918F2">
        <w:rPr>
          <w:rFonts w:ascii="Times New Roman" w:hAnsi="Times New Roman" w:cs="Times New Roman"/>
        </w:rPr>
        <w:t xml:space="preserve">from </w:t>
      </w:r>
      <w:r w:rsidR="00B20475">
        <w:rPr>
          <w:rFonts w:ascii="Times New Roman" w:hAnsi="Times New Roman" w:cs="Times New Roman"/>
        </w:rPr>
        <w:t xml:space="preserve">the </w:t>
      </w:r>
      <w:r w:rsidR="00BA6328">
        <w:rPr>
          <w:rFonts w:ascii="Times New Roman" w:hAnsi="Times New Roman" w:cs="Times New Roman"/>
        </w:rPr>
        <w:t>Bangladesh</w:t>
      </w:r>
      <w:r w:rsidR="002918F2">
        <w:rPr>
          <w:rFonts w:ascii="Times New Roman" w:hAnsi="Times New Roman" w:cs="Times New Roman"/>
        </w:rPr>
        <w:t xml:space="preserve"> Meteorological </w:t>
      </w:r>
      <w:r w:rsidR="00607815">
        <w:rPr>
          <w:rFonts w:ascii="Times New Roman" w:hAnsi="Times New Roman" w:cs="Times New Roman"/>
        </w:rPr>
        <w:t>Department</w:t>
      </w:r>
      <w:ins w:id="117" w:author="Mohammad Nayeem Hasan" w:date="2024-02-07T20:34:00Z">
        <w:r w:rsidR="00BF0940">
          <w:rPr>
            <w:rFonts w:ascii="Times New Roman" w:hAnsi="Times New Roman" w:cs="Times New Roman"/>
          </w:rPr>
          <w:t xml:space="preserve"> </w:t>
        </w:r>
      </w:ins>
      <w:del w:id="118" w:author="Zumla, Ali" w:date="2024-01-21T10:28:00Z">
        <w:r w:rsidR="00A320BE">
          <w:rPr>
            <w:rFonts w:ascii="Times New Roman" w:hAnsi="Times New Roman" w:cs="Times New Roman"/>
          </w:rPr>
          <w:delText xml:space="preserve"> for the period </w:delText>
        </w:r>
      </w:del>
      <w:ins w:id="119" w:author="Rahman, Mahbubur" w:date="2024-01-27T15:45:00Z">
        <w:r w:rsidR="00CE2D7E">
          <w:rPr>
            <w:rFonts w:ascii="Times New Roman" w:hAnsi="Times New Roman" w:cs="Times New Roman"/>
          </w:rPr>
          <w:t>of</w:t>
        </w:r>
        <w:del w:id="120" w:author="Mohammad Nayeem Hasan" w:date="2024-02-09T02:50:00Z">
          <w:r w:rsidR="00CE2D7E" w:rsidDel="008C0E31">
            <w:rPr>
              <w:rFonts w:ascii="Times New Roman" w:hAnsi="Times New Roman" w:cs="Times New Roman"/>
            </w:rPr>
            <w:delText xml:space="preserve"> </w:delText>
          </w:r>
        </w:del>
      </w:ins>
      <w:del w:id="121" w:author="Mohammad Nayeem Hasan" w:date="2024-02-09T02:50:00Z">
        <w:r w:rsidR="00A320BE" w:rsidDel="008C0E31">
          <w:rPr>
            <w:rFonts w:ascii="Times New Roman" w:hAnsi="Times New Roman" w:cs="Times New Roman"/>
          </w:rPr>
          <w:delText>1 Jan – 31 Dec 2023</w:delText>
        </w:r>
      </w:del>
      <w:ins w:id="122" w:author="Zumla, Ali" w:date="2024-01-21T11:05:00Z">
        <w:del w:id="123" w:author="Mohammad Nayeem Hasan" w:date="2024-02-09T02:50:00Z">
          <w:r w:rsidR="004C1E83" w:rsidDel="008C0E31">
            <w:rPr>
              <w:rFonts w:ascii="Times New Roman" w:hAnsi="Times New Roman" w:cs="Times New Roman"/>
            </w:rPr>
            <w:delText xml:space="preserve"> </w:delText>
          </w:r>
        </w:del>
      </w:ins>
      <w:ins w:id="124" w:author="Mohammad Nayeem Hasan" w:date="2024-02-09T02:50:00Z">
        <w:r w:rsidR="008C0E31">
          <w:rPr>
            <w:rFonts w:ascii="Times New Roman" w:hAnsi="Times New Roman" w:cs="Times New Roman"/>
          </w:rPr>
          <w:t xml:space="preserve"> </w:t>
        </w:r>
      </w:ins>
      <w:ins w:id="125" w:author="Zumla, Ali" w:date="2024-01-21T11:05:00Z">
        <w:r w:rsidR="004C1E83">
          <w:rPr>
            <w:rFonts w:ascii="Times New Roman" w:hAnsi="Times New Roman" w:cs="Times New Roman"/>
          </w:rPr>
          <w:t xml:space="preserve">and </w:t>
        </w:r>
      </w:ins>
      <w:del w:id="126" w:author="Zumla, Ali" w:date="2024-01-21T11:05:00Z">
        <w:r w:rsidR="00607815">
          <w:rPr>
            <w:rFonts w:ascii="Times New Roman" w:hAnsi="Times New Roman" w:cs="Times New Roman"/>
          </w:rPr>
          <w:delText>,</w:delText>
        </w:r>
      </w:del>
      <w:r w:rsidR="002918F2">
        <w:rPr>
          <w:rFonts w:ascii="Times New Roman" w:hAnsi="Times New Roman" w:cs="Times New Roman"/>
        </w:rPr>
        <w:t xml:space="preserve"> </w:t>
      </w:r>
      <w:del w:id="127" w:author="Zumla, Ali" w:date="2024-01-21T11:05:00Z">
        <w:r w:rsidR="002918F2">
          <w:rPr>
            <w:rFonts w:ascii="Times New Roman" w:hAnsi="Times New Roman" w:cs="Times New Roman"/>
          </w:rPr>
          <w:delText xml:space="preserve">and </w:delText>
        </w:r>
      </w:del>
      <w:del w:id="128" w:author="Zumla, Ali" w:date="2024-01-21T10:34:00Z">
        <w:r w:rsidR="00BA6328">
          <w:rPr>
            <w:rFonts w:ascii="Times New Roman" w:hAnsi="Times New Roman" w:cs="Times New Roman"/>
          </w:rPr>
          <w:delText>district-wise</w:delText>
        </w:r>
        <w:r w:rsidR="002918F2">
          <w:rPr>
            <w:rFonts w:ascii="Times New Roman" w:hAnsi="Times New Roman" w:cs="Times New Roman"/>
          </w:rPr>
          <w:delText xml:space="preserve"> </w:delText>
        </w:r>
      </w:del>
      <w:del w:id="129" w:author="Zumla, Ali" w:date="2024-01-21T11:05:00Z">
        <w:r w:rsidR="00C227AB">
          <w:rPr>
            <w:rFonts w:ascii="Times New Roman" w:hAnsi="Times New Roman" w:cs="Times New Roman"/>
          </w:rPr>
          <w:delText xml:space="preserve">population </w:delText>
        </w:r>
        <w:r w:rsidR="00B5432A">
          <w:rPr>
            <w:rFonts w:ascii="Times New Roman" w:hAnsi="Times New Roman" w:cs="Times New Roman"/>
          </w:rPr>
          <w:delText xml:space="preserve">and geographical </w:delText>
        </w:r>
        <w:r w:rsidR="002918F2">
          <w:rPr>
            <w:rFonts w:ascii="Times New Roman" w:hAnsi="Times New Roman" w:cs="Times New Roman"/>
          </w:rPr>
          <w:delText xml:space="preserve">data from </w:delText>
        </w:r>
        <w:r w:rsidR="00B20475">
          <w:rPr>
            <w:rFonts w:ascii="Times New Roman" w:hAnsi="Times New Roman" w:cs="Times New Roman"/>
          </w:rPr>
          <w:delText xml:space="preserve">the </w:delText>
        </w:r>
        <w:r w:rsidR="00381DF0">
          <w:rPr>
            <w:rFonts w:ascii="Times New Roman" w:hAnsi="Times New Roman" w:cs="Times New Roman"/>
          </w:rPr>
          <w:delText xml:space="preserve">Bangladesh </w:delText>
        </w:r>
      </w:del>
      <w:r w:rsidR="00381DF0">
        <w:rPr>
          <w:rFonts w:ascii="Times New Roman" w:hAnsi="Times New Roman" w:cs="Times New Roman"/>
        </w:rPr>
        <w:t>Bureau of Statistics</w:t>
      </w:r>
      <w:del w:id="130" w:author="Zumla, Ali" w:date="2024-01-21T10:31:00Z">
        <w:r w:rsidR="00381DF0">
          <w:rPr>
            <w:rFonts w:ascii="Times New Roman" w:hAnsi="Times New Roman" w:cs="Times New Roman"/>
          </w:rPr>
          <w:delText xml:space="preserve">. </w:delText>
        </w:r>
        <w:r w:rsidR="00BA6328">
          <w:rPr>
            <w:rFonts w:ascii="Times New Roman" w:hAnsi="Times New Roman" w:cs="Times New Roman"/>
          </w:rPr>
          <w:delText>We</w:delText>
        </w:r>
        <w:r w:rsidR="00BA6328" w:rsidDel="00217A10">
          <w:rPr>
            <w:rFonts w:ascii="Times New Roman" w:hAnsi="Times New Roman" w:cs="Times New Roman"/>
          </w:rPr>
          <w:delText xml:space="preserve"> </w:delText>
        </w:r>
      </w:del>
      <w:ins w:id="131" w:author="Zumla, Ali" w:date="2024-01-21T11:06:00Z">
        <w:r w:rsidR="004C1E83">
          <w:rPr>
            <w:rFonts w:ascii="Times New Roman" w:hAnsi="Times New Roman" w:cs="Times New Roman"/>
          </w:rPr>
          <w:t xml:space="preserve">. </w:t>
        </w:r>
      </w:ins>
      <w:ins w:id="132" w:author="Zumla, Ali" w:date="2024-01-21T11:09:00Z">
        <w:r w:rsidR="00BA6328">
          <w:rPr>
            <w:rFonts w:ascii="Times New Roman" w:hAnsi="Times New Roman" w:cs="Times New Roman"/>
          </w:rPr>
          <w:t xml:space="preserve"> </w:t>
        </w:r>
      </w:ins>
      <w:del w:id="133" w:author="Zumla, Ali" w:date="2024-01-21T10:34:00Z">
        <w:r w:rsidR="00CF0479">
          <w:rPr>
            <w:rFonts w:ascii="Times New Roman" w:hAnsi="Times New Roman" w:cs="Times New Roman"/>
          </w:rPr>
          <w:delText>estimate</w:delText>
        </w:r>
      </w:del>
      <w:del w:id="134" w:author="Zumla, Ali" w:date="2024-01-21T10:32:00Z">
        <w:r w:rsidR="00CF0479">
          <w:rPr>
            <w:rFonts w:ascii="Times New Roman" w:hAnsi="Times New Roman" w:cs="Times New Roman"/>
          </w:rPr>
          <w:delText>d</w:delText>
        </w:r>
      </w:del>
      <w:del w:id="135" w:author="Zumla, Ali" w:date="2024-01-21T11:06:00Z">
        <w:r w:rsidR="00CF0479">
          <w:rPr>
            <w:rFonts w:ascii="Times New Roman" w:hAnsi="Times New Roman" w:cs="Times New Roman"/>
          </w:rPr>
          <w:delText xml:space="preserve"> </w:delText>
        </w:r>
      </w:del>
      <w:del w:id="136" w:author="Zumla, Ali" w:date="2024-01-21T10:35:00Z">
        <w:r w:rsidR="00A467AF">
          <w:rPr>
            <w:rFonts w:ascii="Times New Roman" w:hAnsi="Times New Roman" w:cs="Times New Roman"/>
          </w:rPr>
          <w:delText xml:space="preserve">the </w:delText>
        </w:r>
      </w:del>
      <w:del w:id="137" w:author="Zumla, Ali" w:date="2024-01-21T11:06:00Z">
        <w:r w:rsidR="00C25A24">
          <w:rPr>
            <w:rFonts w:ascii="Times New Roman" w:hAnsi="Times New Roman" w:cs="Times New Roman"/>
          </w:rPr>
          <w:delText>d</w:delText>
        </w:r>
      </w:del>
      <w:del w:id="138" w:author="Zumla, Ali" w:date="2024-01-21T11:09:00Z">
        <w:r w:rsidR="00C25A24">
          <w:rPr>
            <w:rFonts w:ascii="Times New Roman" w:hAnsi="Times New Roman" w:cs="Times New Roman"/>
          </w:rPr>
          <w:delText>istrict</w:delText>
        </w:r>
      </w:del>
      <w:del w:id="139" w:author="Zumla, Ali" w:date="2024-01-21T10:35:00Z">
        <w:r w:rsidR="00C25A24">
          <w:rPr>
            <w:rFonts w:ascii="Times New Roman" w:hAnsi="Times New Roman" w:cs="Times New Roman"/>
          </w:rPr>
          <w:delText>-wise</w:delText>
        </w:r>
      </w:del>
      <w:del w:id="140" w:author="Zumla, Ali" w:date="2024-01-21T11:09:00Z">
        <w:r w:rsidR="00CF0479">
          <w:rPr>
            <w:rFonts w:ascii="Times New Roman" w:hAnsi="Times New Roman" w:cs="Times New Roman"/>
          </w:rPr>
          <w:delText xml:space="preserve"> </w:delText>
        </w:r>
      </w:del>
      <w:ins w:id="141" w:author="Kazi Rahman" w:date="2024-01-21T10:45:00Z">
        <w:r w:rsidR="00A80069">
          <w:rPr>
            <w:rFonts w:ascii="Times New Roman" w:hAnsi="Times New Roman" w:cs="Times New Roman"/>
          </w:rPr>
          <w:t xml:space="preserve">annual </w:t>
        </w:r>
      </w:ins>
      <w:del w:id="142" w:author="Zumla, Ali" w:date="2024-01-21T11:09:00Z">
        <w:r w:rsidR="00CF0479">
          <w:rPr>
            <w:rFonts w:ascii="Times New Roman" w:hAnsi="Times New Roman" w:cs="Times New Roman"/>
          </w:rPr>
          <w:delText xml:space="preserve">incidence of </w:delText>
        </w:r>
      </w:del>
      <w:del w:id="143" w:author="Zumla, Ali" w:date="2024-01-21T11:07:00Z">
        <w:r w:rsidR="00CF0479">
          <w:rPr>
            <w:rFonts w:ascii="Times New Roman" w:hAnsi="Times New Roman" w:cs="Times New Roman"/>
          </w:rPr>
          <w:delText xml:space="preserve">dengue </w:delText>
        </w:r>
      </w:del>
      <w:del w:id="144" w:author="Zumla, Ali" w:date="2024-01-21T11:09:00Z">
        <w:r w:rsidR="00CF0479">
          <w:rPr>
            <w:rFonts w:ascii="Times New Roman" w:hAnsi="Times New Roman" w:cs="Times New Roman"/>
          </w:rPr>
          <w:delText>cases (</w:delText>
        </w:r>
        <w:r w:rsidR="00892FA9">
          <w:rPr>
            <w:rFonts w:ascii="Times New Roman" w:hAnsi="Times New Roman" w:cs="Times New Roman"/>
          </w:rPr>
          <w:delText xml:space="preserve">per </w:delText>
        </w:r>
        <w:commentRangeStart w:id="145"/>
        <w:r w:rsidR="00892FA9">
          <w:rPr>
            <w:rFonts w:ascii="Times New Roman" w:hAnsi="Times New Roman" w:cs="Times New Roman"/>
          </w:rPr>
          <w:delText>100</w:delText>
        </w:r>
      </w:del>
      <w:commentRangeEnd w:id="145"/>
      <w:r w:rsidR="00401C81">
        <w:rPr>
          <w:rStyle w:val="CommentReference"/>
        </w:rPr>
        <w:commentReference w:id="145"/>
      </w:r>
      <w:del w:id="146" w:author="Zumla, Ali" w:date="2024-01-21T11:09:00Z">
        <w:r w:rsidR="00892FA9">
          <w:rPr>
            <w:rFonts w:ascii="Times New Roman" w:hAnsi="Times New Roman" w:cs="Times New Roman"/>
          </w:rPr>
          <w:delText xml:space="preserve"> population)</w:delText>
        </w:r>
      </w:del>
      <w:del w:id="147" w:author="Zumla, Ali" w:date="2024-01-21T10:35:00Z">
        <w:r w:rsidR="00892FA9">
          <w:rPr>
            <w:rFonts w:ascii="Times New Roman" w:hAnsi="Times New Roman" w:cs="Times New Roman"/>
          </w:rPr>
          <w:delText xml:space="preserve"> and </w:delText>
        </w:r>
        <w:r w:rsidR="00B20475">
          <w:rPr>
            <w:rFonts w:ascii="Times New Roman" w:hAnsi="Times New Roman" w:cs="Times New Roman"/>
          </w:rPr>
          <w:delText>performed</w:delText>
        </w:r>
      </w:del>
      <w:ins w:id="148" w:author="Zumla, Ali" w:date="2024-01-21T11:10:00Z">
        <w:r w:rsidR="004C1E83">
          <w:rPr>
            <w:rFonts w:ascii="Times New Roman" w:hAnsi="Times New Roman" w:cs="Times New Roman"/>
          </w:rPr>
          <w:t xml:space="preserve">The per </w:t>
        </w:r>
      </w:ins>
      <w:del w:id="149" w:author="Zumla, Ali" w:date="2024-01-21T10:35:00Z">
        <w:r w:rsidR="00A320BE">
          <w:rPr>
            <w:rFonts w:ascii="Times New Roman" w:hAnsi="Times New Roman" w:cs="Times New Roman"/>
          </w:rPr>
          <w:delText xml:space="preserve"> </w:delText>
        </w:r>
      </w:del>
      <w:del w:id="150" w:author="Farhana  Haque" w:date="2024-01-25T22:38:00Z">
        <w:r w:rsidR="00B20475" w:rsidDel="00B238C3">
          <w:rPr>
            <w:rFonts w:ascii="Times New Roman" w:hAnsi="Times New Roman" w:cs="Times New Roman"/>
          </w:rPr>
          <w:delText xml:space="preserve">statistical </w:delText>
        </w:r>
        <w:r w:rsidR="00415F2B" w:rsidDel="00B238C3">
          <w:rPr>
            <w:rFonts w:ascii="Times New Roman" w:hAnsi="Times New Roman" w:cs="Times New Roman"/>
          </w:rPr>
          <w:delText xml:space="preserve">analyses </w:delText>
        </w:r>
        <w:r w:rsidR="00A320BE" w:rsidDel="00B238C3">
          <w:rPr>
            <w:rFonts w:ascii="Times New Roman" w:hAnsi="Times New Roman" w:cs="Times New Roman"/>
          </w:rPr>
          <w:delText xml:space="preserve">including </w:delText>
        </w:r>
      </w:del>
      <w:ins w:id="151" w:author="Zumla, Ali" w:date="2024-01-21T11:08:00Z">
        <w:r w:rsidR="004C1E83">
          <w:rPr>
            <w:rFonts w:ascii="Times New Roman" w:hAnsi="Times New Roman" w:cs="Times New Roman"/>
          </w:rPr>
          <w:t xml:space="preserve">district </w:t>
        </w:r>
      </w:ins>
      <w:ins w:id="152" w:author="Zumla, Ali" w:date="2024-01-21T11:10:00Z">
        <w:r w:rsidR="004C1E83">
          <w:rPr>
            <w:rFonts w:ascii="Times New Roman" w:hAnsi="Times New Roman" w:cs="Times New Roman"/>
          </w:rPr>
          <w:t>number of</w:t>
        </w:r>
      </w:ins>
      <w:ins w:id="153" w:author="Zumla, Ali" w:date="2024-01-21T11:08:00Z">
        <w:r w:rsidR="004C1E83">
          <w:rPr>
            <w:rFonts w:ascii="Times New Roman" w:hAnsi="Times New Roman" w:cs="Times New Roman"/>
          </w:rPr>
          <w:t xml:space="preserve"> Dengue cases/</w:t>
        </w:r>
      </w:ins>
      <w:ins w:id="154" w:author="Zumla, Ali" w:date="2024-01-21T11:09:00Z">
        <w:r w:rsidR="004C1E83">
          <w:rPr>
            <w:rFonts w:ascii="Times New Roman" w:hAnsi="Times New Roman" w:cs="Times New Roman"/>
          </w:rPr>
          <w:t xml:space="preserve">100,000 population </w:t>
        </w:r>
      </w:ins>
      <w:ins w:id="155" w:author="Zumla, Ali" w:date="2024-01-21T11:11:00Z">
        <w:r w:rsidR="004C1E83">
          <w:rPr>
            <w:rFonts w:ascii="Times New Roman" w:hAnsi="Times New Roman" w:cs="Times New Roman"/>
          </w:rPr>
          <w:t xml:space="preserve">was calculated and </w:t>
        </w:r>
      </w:ins>
      <w:ins w:id="156" w:author="Zumla, Ali" w:date="2024-01-21T11:10:00Z">
        <w:r w:rsidR="004C1E83">
          <w:rPr>
            <w:rFonts w:ascii="Times New Roman" w:hAnsi="Times New Roman" w:cs="Times New Roman"/>
          </w:rPr>
          <w:t xml:space="preserve">linkages with geographical </w:t>
        </w:r>
      </w:ins>
      <w:ins w:id="157" w:author="Zumla, Ali" w:date="2024-01-21T11:11:00Z">
        <w:r w:rsidR="004C1E83">
          <w:rPr>
            <w:rFonts w:ascii="Times New Roman" w:hAnsi="Times New Roman" w:cs="Times New Roman"/>
          </w:rPr>
          <w:t>distribution</w:t>
        </w:r>
      </w:ins>
      <w:ins w:id="158" w:author="Zumla, Ali" w:date="2024-01-21T11:10:00Z">
        <w:r w:rsidR="004C1E83">
          <w:rPr>
            <w:rFonts w:ascii="Times New Roman" w:hAnsi="Times New Roman" w:cs="Times New Roman"/>
          </w:rPr>
          <w:t xml:space="preserve"> </w:t>
        </w:r>
      </w:ins>
      <w:ins w:id="159" w:author="Zumla, Ali" w:date="2024-01-21T11:11:00Z">
        <w:r w:rsidR="004C1E83">
          <w:rPr>
            <w:rFonts w:ascii="Times New Roman" w:hAnsi="Times New Roman" w:cs="Times New Roman"/>
          </w:rPr>
          <w:t>using a</w:t>
        </w:r>
      </w:ins>
      <w:ins w:id="160" w:author="Zumla, Ali" w:date="2024-01-21T11:06:00Z">
        <w:r w:rsidR="004C1E83">
          <w:rPr>
            <w:rFonts w:ascii="Times New Roman" w:hAnsi="Times New Roman" w:cs="Times New Roman"/>
          </w:rPr>
          <w:t xml:space="preserve"> </w:t>
        </w:r>
      </w:ins>
      <w:del w:id="161" w:author="Zumla, Ali" w:date="2024-01-21T11:08:00Z">
        <w:r w:rsidR="00A320BE" w:rsidDel="004C1E83">
          <w:rPr>
            <w:rFonts w:ascii="Times New Roman" w:hAnsi="Times New Roman" w:cs="Times New Roman"/>
          </w:rPr>
          <w:delText xml:space="preserve">a </w:delText>
        </w:r>
      </w:del>
      <w:del w:id="162" w:author="Kazi Rahman" w:date="2024-01-21T10:46:00Z">
        <w:r w:rsidR="00A320BE">
          <w:rPr>
            <w:rFonts w:ascii="Times New Roman" w:hAnsi="Times New Roman" w:cs="Times New Roman"/>
          </w:rPr>
          <w:delText xml:space="preserve">a </w:delText>
        </w:r>
        <w:r w:rsidR="00A320BE" w:rsidDel="00A80069">
          <w:rPr>
            <w:rFonts w:ascii="Times New Roman" w:hAnsi="Times New Roman" w:cs="Times New Roman"/>
          </w:rPr>
          <w:delText>G</w:delText>
        </w:r>
      </w:del>
      <w:ins w:id="163" w:author="Kazi Rahman" w:date="2024-01-21T10:46:00Z">
        <w:del w:id="164" w:author="Mohammad Nayeem Hasan" w:date="2024-02-09T02:50:00Z">
          <w:r w:rsidR="00A80069" w:rsidDel="008C0E31">
            <w:rPr>
              <w:rFonts w:ascii="Times New Roman" w:hAnsi="Times New Roman" w:cs="Times New Roman"/>
            </w:rPr>
            <w:delText>g</w:delText>
          </w:r>
        </w:del>
      </w:ins>
      <w:ins w:id="165" w:author="Kazi Rahman" w:date="2024-02-07T19:24:00Z">
        <w:del w:id="166" w:author="Mohammad Nayeem Hasan" w:date="2024-02-09T02:50:00Z">
          <w:r w:rsidR="00A320BE" w:rsidDel="008C0E31">
            <w:rPr>
              <w:rFonts w:ascii="Times New Roman" w:hAnsi="Times New Roman" w:cs="Times New Roman"/>
            </w:rPr>
            <w:delText>eneralized</w:delText>
          </w:r>
        </w:del>
      </w:ins>
      <w:ins w:id="167" w:author="Farhana  Haque" w:date="2024-01-25T22:38:00Z">
        <w:del w:id="168" w:author="Mohammad Nayeem Hasan" w:date="2024-02-09T02:50:00Z">
          <w:r w:rsidR="00B238C3" w:rsidDel="008C0E31">
            <w:rPr>
              <w:rFonts w:ascii="Times New Roman" w:hAnsi="Times New Roman" w:cs="Times New Roman"/>
            </w:rPr>
            <w:delText>g</w:delText>
          </w:r>
        </w:del>
      </w:ins>
      <w:del w:id="169" w:author="Mohammad Nayeem Hasan" w:date="2024-02-09T02:50:00Z">
        <w:r w:rsidR="00A320BE" w:rsidDel="008C0E31">
          <w:rPr>
            <w:rFonts w:ascii="Times New Roman" w:hAnsi="Times New Roman" w:cs="Times New Roman"/>
          </w:rPr>
          <w:delText>G</w:delText>
        </w:r>
      </w:del>
      <w:ins w:id="170" w:author="Rahman, Mahbubur" w:date="2024-02-07T19:24:00Z">
        <w:del w:id="171" w:author="Mohammad Nayeem Hasan" w:date="2024-02-09T02:50:00Z">
          <w:r w:rsidR="00A320BE" w:rsidDel="008C0E31">
            <w:rPr>
              <w:rFonts w:ascii="Times New Roman" w:hAnsi="Times New Roman" w:cs="Times New Roman"/>
            </w:rPr>
            <w:delText>eneralized</w:delText>
          </w:r>
        </w:del>
      </w:ins>
      <w:del w:id="172" w:author="Mohammad Nayeem Hasan" w:date="2024-02-09T02:50:00Z">
        <w:r w:rsidR="00A320BE" w:rsidDel="008C0E31">
          <w:rPr>
            <w:rFonts w:ascii="Times New Roman" w:hAnsi="Times New Roman" w:cs="Times New Roman"/>
          </w:rPr>
          <w:delText xml:space="preserve"> linear mixed</w:delText>
        </w:r>
        <w:r w:rsidR="00415F2B" w:rsidDel="008C0E31">
          <w:rPr>
            <w:rFonts w:ascii="Times New Roman" w:hAnsi="Times New Roman" w:cs="Times New Roman"/>
          </w:rPr>
          <w:delText xml:space="preserve"> </w:delText>
        </w:r>
        <w:r w:rsidR="00A320BE" w:rsidDel="008C0E31">
          <w:rPr>
            <w:rFonts w:ascii="Times New Roman" w:hAnsi="Times New Roman" w:cs="Times New Roman"/>
          </w:rPr>
          <w:delText xml:space="preserve">model </w:delText>
        </w:r>
        <w:r w:rsidR="0011662D" w:rsidDel="008C0E31">
          <w:rPr>
            <w:rFonts w:ascii="Times New Roman" w:hAnsi="Times New Roman" w:cs="Times New Roman"/>
          </w:rPr>
          <w:delText xml:space="preserve">(GLMM) </w:delText>
        </w:r>
        <w:r w:rsidR="00A320BE" w:rsidDel="008C0E31">
          <w:rPr>
            <w:rFonts w:ascii="Times New Roman" w:hAnsi="Times New Roman" w:cs="Times New Roman"/>
          </w:rPr>
          <w:delText>to understand</w:delText>
        </w:r>
      </w:del>
      <w:ins w:id="173" w:author="Md Asaduzzaman" w:date="2024-01-21T17:31:00Z">
        <w:del w:id="174" w:author="Mohammad Nayeem Hasan" w:date="2024-02-09T02:50:00Z">
          <w:r w:rsidR="002A42DD" w:rsidDel="008C0E31">
            <w:rPr>
              <w:rFonts w:ascii="Times New Roman" w:hAnsi="Times New Roman" w:cs="Times New Roman"/>
            </w:rPr>
            <w:delText xml:space="preserve"> the impact</w:delText>
          </w:r>
        </w:del>
      </w:ins>
      <w:ins w:id="175" w:author="Mohammad Nayeem Hasan" w:date="2024-02-09T02:50:00Z">
        <w:r w:rsidR="008C0E31">
          <w:rPr>
            <w:rFonts w:ascii="Times New Roman" w:hAnsi="Times New Roman" w:cs="Times New Roman"/>
          </w:rPr>
          <w:t>generalized impact</w:t>
        </w:r>
      </w:ins>
      <w:ins w:id="176" w:author="Md Asaduzzaman" w:date="2024-01-21T17:31:00Z">
        <w:r w:rsidR="002A42DD">
          <w:rPr>
            <w:rFonts w:ascii="Times New Roman" w:hAnsi="Times New Roman" w:cs="Times New Roman"/>
          </w:rPr>
          <w:t xml:space="preserve"> of</w:t>
        </w:r>
        <w:r w:rsidR="007E639D">
          <w:rPr>
            <w:rFonts w:ascii="Times New Roman" w:hAnsi="Times New Roman" w:cs="Times New Roman"/>
          </w:rPr>
          <w:t xml:space="preserve"> several factors including </w:t>
        </w:r>
      </w:ins>
      <w:ins w:id="177" w:author="Md Asaduzzaman" w:date="2024-01-21T17:32:00Z">
        <w:r w:rsidR="009A1BD6">
          <w:rPr>
            <w:rFonts w:ascii="Times New Roman" w:hAnsi="Times New Roman" w:cs="Times New Roman"/>
          </w:rPr>
          <w:t xml:space="preserve">urban-rural ratio, population density, distance from </w:t>
        </w:r>
      </w:ins>
      <w:ins w:id="178" w:author="Rahman, Mahbubur" w:date="2024-01-27T15:47:00Z">
        <w:r w:rsidR="00803934">
          <w:rPr>
            <w:rFonts w:ascii="Times New Roman" w:hAnsi="Times New Roman" w:cs="Times New Roman"/>
          </w:rPr>
          <w:t xml:space="preserve">Capital </w:t>
        </w:r>
      </w:ins>
      <w:ins w:id="179" w:author="Md Asaduzzaman" w:date="2024-01-21T17:32:00Z">
        <w:r w:rsidR="009A1BD6">
          <w:rPr>
            <w:rFonts w:ascii="Times New Roman" w:hAnsi="Times New Roman" w:cs="Times New Roman"/>
          </w:rPr>
          <w:t xml:space="preserve">Dhaka, average daily </w:t>
        </w:r>
      </w:ins>
      <w:ins w:id="180" w:author="Md Asaduzzaman" w:date="2024-01-21T19:43:00Z">
        <w:r w:rsidR="003F4CA6">
          <w:rPr>
            <w:rFonts w:ascii="Times New Roman" w:hAnsi="Times New Roman" w:cs="Times New Roman"/>
          </w:rPr>
          <w:t>temperature,</w:t>
        </w:r>
      </w:ins>
      <w:ins w:id="181" w:author="Md Asaduzzaman" w:date="2024-01-21T17:32:00Z">
        <w:r w:rsidR="009A1BD6">
          <w:rPr>
            <w:rFonts w:ascii="Times New Roman" w:hAnsi="Times New Roman" w:cs="Times New Roman"/>
          </w:rPr>
          <w:t xml:space="preserve"> and rainfall</w:t>
        </w:r>
      </w:ins>
      <w:ins w:id="182" w:author="Md Asaduzzaman" w:date="2024-01-21T17:31:00Z">
        <w:r w:rsidR="002A42DD">
          <w:rPr>
            <w:rFonts w:ascii="Times New Roman" w:hAnsi="Times New Roman" w:cs="Times New Roman"/>
          </w:rPr>
          <w:t xml:space="preserve"> </w:t>
        </w:r>
        <w:r w:rsidR="007E639D">
          <w:rPr>
            <w:rFonts w:ascii="Times New Roman" w:hAnsi="Times New Roman" w:cs="Times New Roman"/>
          </w:rPr>
          <w:t>to</w:t>
        </w:r>
      </w:ins>
      <w:ins w:id="183" w:author="Rahman, Mahbubur" w:date="2024-02-07T19:24:00Z">
        <w:r w:rsidR="00A320BE">
          <w:rPr>
            <w:rFonts w:ascii="Times New Roman" w:hAnsi="Times New Roman" w:cs="Times New Roman"/>
          </w:rPr>
          <w:t xml:space="preserve"> the </w:t>
        </w:r>
      </w:ins>
      <w:del w:id="184" w:author="Zumla, Ali" w:date="2024-01-21T11:08:00Z">
        <w:r w:rsidR="00A320BE">
          <w:rPr>
            <w:rFonts w:ascii="Times New Roman" w:hAnsi="Times New Roman" w:cs="Times New Roman"/>
          </w:rPr>
          <w:delText xml:space="preserve">geographical </w:delText>
        </w:r>
        <w:r w:rsidR="00415F2B">
          <w:rPr>
            <w:rFonts w:ascii="Times New Roman" w:hAnsi="Times New Roman" w:cs="Times New Roman"/>
          </w:rPr>
          <w:delText>distribution</w:delText>
        </w:r>
        <w:r w:rsidR="00A320BE">
          <w:rPr>
            <w:rFonts w:ascii="Times New Roman" w:hAnsi="Times New Roman" w:cs="Times New Roman"/>
          </w:rPr>
          <w:delText xml:space="preserve"> </w:delText>
        </w:r>
      </w:del>
      <w:del w:id="185" w:author="Zumla, Ali" w:date="2024-01-21T11:09:00Z">
        <w:r w:rsidR="00A320BE">
          <w:rPr>
            <w:rFonts w:ascii="Times New Roman" w:hAnsi="Times New Roman" w:cs="Times New Roman"/>
          </w:rPr>
          <w:delText xml:space="preserve">of dengue cases </w:delText>
        </w:r>
      </w:del>
      <w:ins w:id="186" w:author="Md Asaduzzaman" w:date="2024-01-21T17:30:00Z">
        <w:r w:rsidR="002A5EC2">
          <w:rPr>
            <w:rFonts w:ascii="Times New Roman" w:hAnsi="Times New Roman" w:cs="Times New Roman"/>
          </w:rPr>
          <w:t xml:space="preserve">at the division level </w:t>
        </w:r>
      </w:ins>
      <w:del w:id="187" w:author="Zumla, Ali" w:date="2024-01-21T11:09:00Z">
        <w:r w:rsidR="00A320BE">
          <w:rPr>
            <w:rFonts w:ascii="Times New Roman" w:hAnsi="Times New Roman" w:cs="Times New Roman"/>
          </w:rPr>
          <w:delText xml:space="preserve">in </w:delText>
        </w:r>
        <w:r w:rsidR="00935079">
          <w:rPr>
            <w:rFonts w:ascii="Times New Roman" w:hAnsi="Times New Roman" w:cs="Times New Roman"/>
          </w:rPr>
          <w:delText>Bangladesh</w:delText>
        </w:r>
        <w:r w:rsidR="004B6D24">
          <w:rPr>
            <w:rFonts w:ascii="Times New Roman" w:hAnsi="Times New Roman" w:cs="Times New Roman"/>
          </w:rPr>
          <w:delText>.</w:delText>
        </w:r>
      </w:del>
      <w:del w:id="188" w:author="Zumla, Ali" w:date="2024-01-21T11:10:00Z">
        <w:r w:rsidR="004B6D24">
          <w:rPr>
            <w:rFonts w:ascii="Times New Roman" w:hAnsi="Times New Roman" w:cs="Times New Roman"/>
          </w:rPr>
          <w:delText xml:space="preserve"> </w:delText>
        </w:r>
      </w:del>
      <w:ins w:id="189" w:author="Zumla, Ali" w:date="2024-01-21T11:11:00Z">
        <w:r w:rsidR="004C1E83">
          <w:rPr>
            <w:rFonts w:ascii="Times New Roman" w:hAnsi="Times New Roman" w:cs="Times New Roman"/>
          </w:rPr>
          <w:t xml:space="preserve"> </w:t>
        </w:r>
      </w:ins>
      <w:ins w:id="190" w:author="Zumla, Ali" w:date="2024-01-21T11:09:00Z">
        <w:r w:rsidR="004C1E83" w:rsidRPr="004C1E83">
          <w:rPr>
            <w:rFonts w:ascii="Times New Roman" w:hAnsi="Times New Roman" w:cs="Times New Roman"/>
          </w:rPr>
          <w:t xml:space="preserve">Generalized linear mixed model  </w:t>
        </w:r>
      </w:ins>
      <w:ins w:id="191" w:author="Zumla, Ali" w:date="2024-01-21T11:11:00Z">
        <w:r w:rsidR="004C1E83">
          <w:rPr>
            <w:rFonts w:ascii="Times New Roman" w:hAnsi="Times New Roman" w:cs="Times New Roman"/>
          </w:rPr>
          <w:t xml:space="preserve"> </w:t>
        </w:r>
      </w:ins>
    </w:p>
    <w:p w14:paraId="6F30BC63" w14:textId="77777777" w:rsidR="006541B8" w:rsidRDefault="006541B8" w:rsidP="00E24844">
      <w:pPr>
        <w:spacing w:after="0" w:line="360" w:lineRule="auto"/>
        <w:rPr>
          <w:rFonts w:ascii="Times New Roman" w:hAnsi="Times New Roman" w:cs="Times New Roman"/>
        </w:rPr>
      </w:pPr>
    </w:p>
    <w:p w14:paraId="178F35E6" w14:textId="4E6BB098" w:rsidR="00D14189" w:rsidRDefault="004C1E83" w:rsidP="00E24844">
      <w:pPr>
        <w:spacing w:after="0" w:line="360" w:lineRule="auto"/>
        <w:rPr>
          <w:ins w:id="192" w:author="Zumla, Ali" w:date="2024-01-21T11:15:00Z"/>
          <w:rFonts w:ascii="Times New Roman" w:hAnsi="Times New Roman" w:cs="Times New Roman"/>
        </w:rPr>
      </w:pPr>
      <w:ins w:id="193" w:author="Zumla, Ali" w:date="2024-01-21T11:11:00Z">
        <w:r w:rsidRPr="004C1E83">
          <w:rPr>
            <w:rFonts w:ascii="Times New Roman" w:hAnsi="Times New Roman" w:cs="Times New Roman"/>
            <w:b/>
            <w:bCs/>
            <w:rPrChange w:id="194" w:author="Zumla, Ali" w:date="2024-01-21T11:11:00Z">
              <w:rPr>
                <w:rFonts w:ascii="Times New Roman" w:hAnsi="Times New Roman" w:cs="Times New Roman"/>
              </w:rPr>
            </w:rPrChange>
          </w:rPr>
          <w:t>Results:</w:t>
        </w:r>
        <w:r>
          <w:rPr>
            <w:rFonts w:ascii="Times New Roman" w:hAnsi="Times New Roman" w:cs="Times New Roman"/>
          </w:rPr>
          <w:t xml:space="preserve"> </w:t>
        </w:r>
      </w:ins>
      <w:r w:rsidR="00D14189" w:rsidRPr="00EE09AF">
        <w:rPr>
          <w:rFonts w:ascii="Times New Roman" w:hAnsi="Times New Roman" w:cs="Times New Roman"/>
        </w:rPr>
        <w:t xml:space="preserve">The number of </w:t>
      </w:r>
      <w:ins w:id="195" w:author="Zumla, Ali" w:date="2024-01-21T11:11:00Z">
        <w:r>
          <w:rPr>
            <w:rFonts w:ascii="Times New Roman" w:hAnsi="Times New Roman" w:cs="Times New Roman"/>
          </w:rPr>
          <w:t>D</w:t>
        </w:r>
      </w:ins>
      <w:del w:id="196" w:author="Zumla, Ali" w:date="2024-01-21T11:11:00Z">
        <w:r w:rsidR="008B5B7C">
          <w:rPr>
            <w:rFonts w:ascii="Times New Roman" w:hAnsi="Times New Roman" w:cs="Times New Roman"/>
          </w:rPr>
          <w:delText>d</w:delText>
        </w:r>
      </w:del>
      <w:r w:rsidR="008B5B7C">
        <w:rPr>
          <w:rFonts w:ascii="Times New Roman" w:hAnsi="Times New Roman" w:cs="Times New Roman"/>
        </w:rPr>
        <w:t xml:space="preserve">engue </w:t>
      </w:r>
      <w:r w:rsidR="00D14189" w:rsidRPr="00EE09AF">
        <w:rPr>
          <w:rFonts w:ascii="Times New Roman" w:hAnsi="Times New Roman" w:cs="Times New Roman"/>
        </w:rPr>
        <w:t xml:space="preserve">cases reported in 2023 </w:t>
      </w:r>
      <w:ins w:id="197" w:author="Zumla, Ali" w:date="2024-01-21T11:11:00Z">
        <w:r>
          <w:rPr>
            <w:rFonts w:ascii="Times New Roman" w:hAnsi="Times New Roman" w:cs="Times New Roman"/>
          </w:rPr>
          <w:t>was</w:t>
        </w:r>
      </w:ins>
      <w:del w:id="198" w:author="Zumla, Ali" w:date="2024-01-21T11:11:00Z">
        <w:r w:rsidR="00D14189" w:rsidRPr="00EE09AF">
          <w:rPr>
            <w:rFonts w:ascii="Times New Roman" w:hAnsi="Times New Roman" w:cs="Times New Roman"/>
          </w:rPr>
          <w:delText>is</w:delText>
        </w:r>
      </w:del>
      <w:r w:rsidR="00D14189" w:rsidRPr="00EE09AF">
        <w:rPr>
          <w:rFonts w:ascii="Times New Roman" w:hAnsi="Times New Roman" w:cs="Times New Roman"/>
        </w:rPr>
        <w:t xml:space="preserve"> 1.3 times higher than the </w:t>
      </w:r>
      <w:ins w:id="199" w:author="Kazi Rahman" w:date="2024-01-21T11:16:00Z">
        <w:r w:rsidR="004C1ECA">
          <w:rPr>
            <w:rFonts w:ascii="Times New Roman" w:hAnsi="Times New Roman" w:cs="Times New Roman"/>
          </w:rPr>
          <w:t xml:space="preserve">total </w:t>
        </w:r>
      </w:ins>
      <w:commentRangeStart w:id="200"/>
      <w:commentRangeStart w:id="201"/>
      <w:r w:rsidR="00D14189" w:rsidRPr="00EE09AF">
        <w:rPr>
          <w:rFonts w:ascii="Times New Roman" w:hAnsi="Times New Roman" w:cs="Times New Roman"/>
        </w:rPr>
        <w:t xml:space="preserve">number of </w:t>
      </w:r>
      <w:del w:id="202" w:author="Zumla, Ali" w:date="2024-01-21T11:12:00Z">
        <w:r w:rsidR="00D14189" w:rsidRPr="00EE09AF">
          <w:rPr>
            <w:rFonts w:ascii="Times New Roman" w:hAnsi="Times New Roman" w:cs="Times New Roman"/>
          </w:rPr>
          <w:delText xml:space="preserve">reported </w:delText>
        </w:r>
      </w:del>
      <w:ins w:id="203" w:author="Zumla, Ali" w:date="2024-01-21T11:12:00Z">
        <w:r>
          <w:rPr>
            <w:rFonts w:ascii="Times New Roman" w:hAnsi="Times New Roman" w:cs="Times New Roman"/>
          </w:rPr>
          <w:t>recorded</w:t>
        </w:r>
        <w:r w:rsidRPr="00EE09AF">
          <w:rPr>
            <w:rFonts w:ascii="Times New Roman" w:hAnsi="Times New Roman" w:cs="Times New Roman"/>
          </w:rPr>
          <w:t xml:space="preserve"> </w:t>
        </w:r>
      </w:ins>
      <w:del w:id="204" w:author="Zumla, Ali" w:date="2024-01-21T11:12:00Z">
        <w:r w:rsidR="00D14189" w:rsidRPr="00EE09AF">
          <w:rPr>
            <w:rFonts w:ascii="Times New Roman" w:hAnsi="Times New Roman" w:cs="Times New Roman"/>
          </w:rPr>
          <w:delText xml:space="preserve">cases </w:delText>
        </w:r>
      </w:del>
      <w:r w:rsidR="00D14189" w:rsidRPr="00EE09AF">
        <w:rPr>
          <w:rFonts w:ascii="Times New Roman" w:hAnsi="Times New Roman" w:cs="Times New Roman"/>
        </w:rPr>
        <w:t>in the past 23 years</w:t>
      </w:r>
      <w:ins w:id="205" w:author="Mohammad Nayeem Hasan" w:date="2024-02-07T19:37:00Z">
        <w:r w:rsidR="00250343">
          <w:rPr>
            <w:rFonts w:ascii="Times New Roman" w:hAnsi="Times New Roman" w:cs="Times New Roman"/>
          </w:rPr>
          <w:t xml:space="preserve"> from 2000 to 202</w:t>
        </w:r>
        <w:r w:rsidR="005720FE">
          <w:rPr>
            <w:rFonts w:ascii="Times New Roman" w:hAnsi="Times New Roman" w:cs="Times New Roman"/>
          </w:rPr>
          <w:t>2</w:t>
        </w:r>
      </w:ins>
      <w:r w:rsidR="00D14189" w:rsidRPr="00EE09AF">
        <w:rPr>
          <w:rFonts w:ascii="Times New Roman" w:hAnsi="Times New Roman" w:cs="Times New Roman"/>
        </w:rPr>
        <w:t xml:space="preserve"> </w:t>
      </w:r>
      <w:commentRangeEnd w:id="200"/>
      <w:r w:rsidR="00B238C3">
        <w:rPr>
          <w:rStyle w:val="CommentReference"/>
        </w:rPr>
        <w:commentReference w:id="200"/>
      </w:r>
      <w:commentRangeEnd w:id="201"/>
      <w:r w:rsidR="00E41F1F">
        <w:rPr>
          <w:rStyle w:val="CommentReference"/>
        </w:rPr>
        <w:commentReference w:id="201"/>
      </w:r>
      <w:r w:rsidR="00D14189" w:rsidRPr="00EE09AF">
        <w:rPr>
          <w:rFonts w:ascii="Times New Roman" w:hAnsi="Times New Roman" w:cs="Times New Roman"/>
        </w:rPr>
        <w:t>(</w:t>
      </w:r>
      <w:r w:rsidR="00E20B4D">
        <w:rPr>
          <w:rFonts w:ascii="Times New Roman" w:hAnsi="Times New Roman" w:cs="Times New Roman"/>
        </w:rPr>
        <w:t>32</w:t>
      </w:r>
      <w:ins w:id="206" w:author="Mohammad Nayeem Hasan" w:date="2024-02-08T01:32:00Z">
        <w:r w:rsidR="00511E07">
          <w:rPr>
            <w:rFonts w:ascii="Times New Roman" w:hAnsi="Times New Roman" w:cs="Times New Roman"/>
          </w:rPr>
          <w:t>1</w:t>
        </w:r>
      </w:ins>
      <w:del w:id="207" w:author="Mohammad Nayeem Hasan" w:date="2024-02-08T01:32:00Z">
        <w:r w:rsidR="00E20B4D" w:rsidDel="00511E07">
          <w:rPr>
            <w:rFonts w:ascii="Times New Roman" w:hAnsi="Times New Roman" w:cs="Times New Roman"/>
          </w:rPr>
          <w:delText>0</w:delText>
        </w:r>
      </w:del>
      <w:r w:rsidR="00E20B4D">
        <w:rPr>
          <w:rFonts w:ascii="Times New Roman" w:hAnsi="Times New Roman" w:cs="Times New Roman"/>
        </w:rPr>
        <w:t>,</w:t>
      </w:r>
      <w:ins w:id="208" w:author="Mohammad Nayeem Hasan" w:date="2024-02-08T01:32:00Z">
        <w:r w:rsidR="00511E07">
          <w:rPr>
            <w:rFonts w:ascii="Times New Roman" w:hAnsi="Times New Roman" w:cs="Times New Roman"/>
          </w:rPr>
          <w:t>179</w:t>
        </w:r>
      </w:ins>
      <w:del w:id="209" w:author="Mohammad Nayeem Hasan" w:date="2024-02-08T01:32:00Z">
        <w:r w:rsidR="00E20B4D" w:rsidDel="00511E07">
          <w:rPr>
            <w:rFonts w:ascii="Times New Roman" w:hAnsi="Times New Roman" w:cs="Times New Roman"/>
          </w:rPr>
          <w:delText>710</w:delText>
        </w:r>
      </w:del>
      <w:r w:rsidR="00D14189" w:rsidRPr="00EE09AF">
        <w:rPr>
          <w:rFonts w:ascii="Times New Roman" w:hAnsi="Times New Roman" w:cs="Times New Roman"/>
        </w:rPr>
        <w:t xml:space="preserve"> vs 244,246</w:t>
      </w:r>
      <w:ins w:id="210" w:author="Zumla, Ali" w:date="2024-02-07T19:29:00Z">
        <w:r w:rsidR="00D14189" w:rsidRPr="00EE09AF">
          <w:rPr>
            <w:rFonts w:ascii="Times New Roman" w:hAnsi="Times New Roman" w:cs="Times New Roman"/>
          </w:rPr>
          <w:t>)</w:t>
        </w:r>
      </w:ins>
      <w:ins w:id="211" w:author="Zumla, Ali" w:date="2024-01-21T11:12:00Z">
        <w:r>
          <w:rPr>
            <w:rFonts w:ascii="Times New Roman" w:hAnsi="Times New Roman" w:cs="Times New Roman"/>
          </w:rPr>
          <w:t>,</w:t>
        </w:r>
      </w:ins>
      <w:ins w:id="212" w:author="Avinash Sharma" w:date="2024-02-07T19:28:00Z">
        <w:r w:rsidR="00D14189" w:rsidRPr="00EE09AF">
          <w:rPr>
            <w:rFonts w:ascii="Times New Roman" w:hAnsi="Times New Roman" w:cs="Times New Roman"/>
          </w:rPr>
          <w:t>)</w:t>
        </w:r>
      </w:ins>
      <w:ins w:id="213" w:author="Zumla, Ali" w:date="2024-01-21T11:12:00Z">
        <w:r>
          <w:rPr>
            <w:rFonts w:ascii="Times New Roman" w:hAnsi="Times New Roman" w:cs="Times New Roman"/>
          </w:rPr>
          <w:t>,</w:t>
        </w:r>
      </w:ins>
      <w:del w:id="214" w:author="Avinash Sharma" w:date="2024-02-07T19:28:00Z">
        <w:r w:rsidR="00D14189" w:rsidRPr="00EE09AF">
          <w:rPr>
            <w:rFonts w:ascii="Times New Roman" w:hAnsi="Times New Roman" w:cs="Times New Roman"/>
          </w:rPr>
          <w:delText>)</w:delText>
        </w:r>
      </w:del>
      <w:r w:rsidR="00D14189" w:rsidRPr="00EE09AF">
        <w:rPr>
          <w:rFonts w:ascii="Times New Roman" w:hAnsi="Times New Roman" w:cs="Times New Roman"/>
        </w:rPr>
        <w:t xml:space="preserve"> </w:t>
      </w:r>
      <w:r w:rsidR="00765F72">
        <w:rPr>
          <w:rFonts w:ascii="Times New Roman" w:hAnsi="Times New Roman" w:cs="Times New Roman"/>
        </w:rPr>
        <w:t>with</w:t>
      </w:r>
      <w:r w:rsidR="00D14189" w:rsidRPr="00EE09AF">
        <w:rPr>
          <w:rFonts w:ascii="Times New Roman" w:hAnsi="Times New Roman" w:cs="Times New Roman"/>
        </w:rPr>
        <w:t xml:space="preserve"> </w:t>
      </w:r>
      <w:del w:id="215" w:author="Zumla, Ali" w:date="2024-01-21T11:16:00Z">
        <w:r w:rsidR="00D14189" w:rsidRPr="00EE09AF">
          <w:rPr>
            <w:rFonts w:ascii="Times New Roman" w:hAnsi="Times New Roman" w:cs="Times New Roman"/>
          </w:rPr>
          <w:delText>two times more</w:delText>
        </w:r>
      </w:del>
      <w:ins w:id="216" w:author="Zumla, Ali" w:date="2024-01-21T11:16:00Z">
        <w:r w:rsidR="009D2892">
          <w:rPr>
            <w:rFonts w:ascii="Times New Roman" w:hAnsi="Times New Roman" w:cs="Times New Roman"/>
          </w:rPr>
          <w:t>twice as many</w:t>
        </w:r>
      </w:ins>
      <w:r w:rsidR="00D14189" w:rsidRPr="00EE09AF">
        <w:rPr>
          <w:rFonts w:ascii="Times New Roman" w:hAnsi="Times New Roman" w:cs="Times New Roman"/>
        </w:rPr>
        <w:t xml:space="preserve"> deaths than the </w:t>
      </w:r>
      <w:ins w:id="217" w:author="Kazi Rahman" w:date="2024-01-21T11:17:00Z">
        <w:r w:rsidR="004C1ECA">
          <w:rPr>
            <w:rFonts w:ascii="Times New Roman" w:hAnsi="Times New Roman" w:cs="Times New Roman"/>
          </w:rPr>
          <w:t xml:space="preserve">total </w:t>
        </w:r>
      </w:ins>
      <w:del w:id="218" w:author="Kazi Rahman" w:date="2024-01-21T11:17:00Z">
        <w:r w:rsidR="00D14189" w:rsidRPr="00EE09AF">
          <w:rPr>
            <w:rFonts w:ascii="Times New Roman" w:hAnsi="Times New Roman" w:cs="Times New Roman"/>
          </w:rPr>
          <w:delText>number of</w:delText>
        </w:r>
      </w:del>
      <w:r w:rsidR="00D14189" w:rsidRPr="00EE09AF">
        <w:rPr>
          <w:rFonts w:ascii="Times New Roman" w:hAnsi="Times New Roman" w:cs="Times New Roman"/>
        </w:rPr>
        <w:t xml:space="preserve"> fatalities recorded in the past 23 years (</w:t>
      </w:r>
      <w:r w:rsidR="00D14189">
        <w:rPr>
          <w:rFonts w:ascii="Times New Roman" w:hAnsi="Times New Roman" w:cs="Times New Roman"/>
        </w:rPr>
        <w:t>1</w:t>
      </w:r>
      <w:ins w:id="219" w:author="Mohammad Nayeem Hasan" w:date="2024-02-08T01:31:00Z">
        <w:r w:rsidR="00AC5E1F">
          <w:rPr>
            <w:rFonts w:ascii="Times New Roman" w:hAnsi="Times New Roman" w:cs="Times New Roman"/>
          </w:rPr>
          <w:t>705</w:t>
        </w:r>
      </w:ins>
      <w:del w:id="220" w:author="Mohammad Nayeem Hasan" w:date="2024-02-08T01:31:00Z">
        <w:r w:rsidR="00D14189" w:rsidDel="00AC5E1F">
          <w:rPr>
            <w:rFonts w:ascii="Times New Roman" w:hAnsi="Times New Roman" w:cs="Times New Roman"/>
          </w:rPr>
          <w:delText>699</w:delText>
        </w:r>
      </w:del>
      <w:r w:rsidR="00D14189" w:rsidRPr="00EE09AF">
        <w:rPr>
          <w:rFonts w:ascii="Times New Roman" w:hAnsi="Times New Roman" w:cs="Times New Roman"/>
        </w:rPr>
        <w:t xml:space="preserve"> vs. 849).</w:t>
      </w:r>
      <w:r w:rsidR="00D14189">
        <w:rPr>
          <w:rFonts w:ascii="Times New Roman" w:hAnsi="Times New Roman" w:cs="Times New Roman"/>
        </w:rPr>
        <w:t xml:space="preserve"> </w:t>
      </w:r>
      <w:r w:rsidR="00D059C7">
        <w:rPr>
          <w:rFonts w:ascii="Times New Roman" w:hAnsi="Times New Roman" w:cs="Times New Roman"/>
        </w:rPr>
        <w:t xml:space="preserve">The 2023 outbreak </w:t>
      </w:r>
      <w:ins w:id="221" w:author="Zumla, Ali" w:date="2024-01-21T11:12:00Z">
        <w:r>
          <w:rPr>
            <w:rFonts w:ascii="Times New Roman" w:hAnsi="Times New Roman" w:cs="Times New Roman"/>
          </w:rPr>
          <w:t>was</w:t>
        </w:r>
      </w:ins>
      <w:del w:id="222" w:author="Zumla, Ali" w:date="2024-01-21T11:12:00Z">
        <w:r w:rsidR="00D059C7">
          <w:rPr>
            <w:rFonts w:ascii="Times New Roman" w:hAnsi="Times New Roman" w:cs="Times New Roman"/>
          </w:rPr>
          <w:delText>is</w:delText>
        </w:r>
      </w:del>
      <w:r w:rsidR="00D059C7">
        <w:rPr>
          <w:rFonts w:ascii="Times New Roman" w:hAnsi="Times New Roman" w:cs="Times New Roman"/>
        </w:rPr>
        <w:t xml:space="preserve"> characterized by </w:t>
      </w:r>
      <w:r w:rsidR="002B7DEE">
        <w:rPr>
          <w:rFonts w:ascii="Times New Roman" w:hAnsi="Times New Roman" w:cs="Times New Roman"/>
        </w:rPr>
        <w:t xml:space="preserve">an </w:t>
      </w:r>
      <w:r w:rsidR="00A6550C">
        <w:rPr>
          <w:rFonts w:ascii="Times New Roman" w:hAnsi="Times New Roman" w:cs="Times New Roman"/>
        </w:rPr>
        <w:t xml:space="preserve">earlier </w:t>
      </w:r>
      <w:r w:rsidR="00536AAD">
        <w:rPr>
          <w:rFonts w:ascii="Times New Roman" w:hAnsi="Times New Roman" w:cs="Times New Roman"/>
        </w:rPr>
        <w:t>surge of dengue</w:t>
      </w:r>
      <w:r w:rsidR="00A6550C">
        <w:rPr>
          <w:rFonts w:ascii="Times New Roman" w:hAnsi="Times New Roman" w:cs="Times New Roman"/>
        </w:rPr>
        <w:t xml:space="preserve"> </w:t>
      </w:r>
      <w:r w:rsidR="00536AAD">
        <w:rPr>
          <w:rFonts w:ascii="Times New Roman" w:hAnsi="Times New Roman" w:cs="Times New Roman"/>
        </w:rPr>
        <w:t xml:space="preserve">cases </w:t>
      </w:r>
      <w:r w:rsidR="00A6550C">
        <w:rPr>
          <w:rFonts w:ascii="Times New Roman" w:hAnsi="Times New Roman" w:cs="Times New Roman"/>
        </w:rPr>
        <w:t>with</w:t>
      </w:r>
      <w:r w:rsidR="00A32B2E">
        <w:rPr>
          <w:rFonts w:ascii="Times New Roman" w:hAnsi="Times New Roman" w:cs="Times New Roman"/>
        </w:rPr>
        <w:t xml:space="preserve"> exponential growth in Dhaka city up until </w:t>
      </w:r>
      <w:r w:rsidR="002B7DEE">
        <w:rPr>
          <w:rFonts w:ascii="Times New Roman" w:hAnsi="Times New Roman" w:cs="Times New Roman"/>
        </w:rPr>
        <w:t xml:space="preserve">the </w:t>
      </w:r>
      <w:r w:rsidR="00A32B2E">
        <w:rPr>
          <w:rFonts w:ascii="Times New Roman" w:hAnsi="Times New Roman" w:cs="Times New Roman"/>
        </w:rPr>
        <w:t xml:space="preserve">end of July and then </w:t>
      </w:r>
      <w:r w:rsidR="00536AAD">
        <w:rPr>
          <w:rFonts w:ascii="Times New Roman" w:hAnsi="Times New Roman" w:cs="Times New Roman"/>
        </w:rPr>
        <w:t>an increase</w:t>
      </w:r>
      <w:r w:rsidR="00B06924">
        <w:rPr>
          <w:rFonts w:ascii="Times New Roman" w:hAnsi="Times New Roman" w:cs="Times New Roman"/>
        </w:rPr>
        <w:t xml:space="preserve"> </w:t>
      </w:r>
      <w:r w:rsidR="00536AAD">
        <w:rPr>
          <w:rFonts w:ascii="Times New Roman" w:hAnsi="Times New Roman" w:cs="Times New Roman"/>
        </w:rPr>
        <w:t>in</w:t>
      </w:r>
      <w:r w:rsidR="00B06924">
        <w:rPr>
          <w:rFonts w:ascii="Times New Roman" w:hAnsi="Times New Roman" w:cs="Times New Roman"/>
        </w:rPr>
        <w:t xml:space="preserve"> cases </w:t>
      </w:r>
      <w:r w:rsidR="00536AAD">
        <w:rPr>
          <w:rFonts w:ascii="Times New Roman" w:hAnsi="Times New Roman" w:cs="Times New Roman"/>
        </w:rPr>
        <w:t>outside Dhaka.</w:t>
      </w:r>
      <w:r w:rsidR="00EC13B6">
        <w:rPr>
          <w:rFonts w:ascii="Times New Roman" w:hAnsi="Times New Roman" w:cs="Times New Roman"/>
        </w:rPr>
        <w:t xml:space="preserve"> </w:t>
      </w:r>
      <w:del w:id="223" w:author="Mohammad Nayeem Hasan" w:date="2024-02-07T19:34:00Z">
        <w:r w:rsidR="009014F9">
          <w:rPr>
            <w:rFonts w:ascii="Times New Roman" w:hAnsi="Times New Roman" w:cs="Times New Roman"/>
          </w:rPr>
          <w:delText xml:space="preserve">The </w:delText>
        </w:r>
      </w:del>
      <w:ins w:id="224" w:author="Zumla, Ali" w:date="2024-01-21T11:13:00Z">
        <w:del w:id="225" w:author="Mohammad Nayeem Hasan" w:date="2024-02-07T19:57:00Z">
          <w:r w:rsidR="009D2892" w:rsidDel="00D311E1">
            <w:rPr>
              <w:rFonts w:ascii="Times New Roman" w:hAnsi="Times New Roman" w:cs="Times New Roman"/>
            </w:rPr>
            <w:delText>D</w:delText>
          </w:r>
        </w:del>
      </w:ins>
      <w:del w:id="226" w:author="Zumla, Ali" w:date="2024-01-21T11:13:00Z">
        <w:r w:rsidR="009014F9" w:rsidDel="009D2892">
          <w:rPr>
            <w:rFonts w:ascii="Times New Roman" w:hAnsi="Times New Roman" w:cs="Times New Roman"/>
          </w:rPr>
          <w:delText>The</w:delText>
        </w:r>
      </w:del>
      <w:ins w:id="227" w:author="Mohammad Nayeem Hasan" w:date="2024-02-07T19:28:00Z">
        <w:r w:rsidR="009014F9">
          <w:rPr>
            <w:rFonts w:ascii="Times New Roman" w:hAnsi="Times New Roman" w:cs="Times New Roman"/>
          </w:rPr>
          <w:t xml:space="preserve">The </w:t>
        </w:r>
      </w:ins>
      <w:ins w:id="228" w:author="Farhana  Haque" w:date="2024-01-25T22:43:00Z">
        <w:r w:rsidR="00B238C3">
          <w:rPr>
            <w:rFonts w:ascii="Times New Roman" w:hAnsi="Times New Roman" w:cs="Times New Roman"/>
          </w:rPr>
          <w:t>southern</w:t>
        </w:r>
      </w:ins>
      <w:ins w:id="229" w:author="Mohammad Nayeem Hasan" w:date="2024-02-07T19:57:00Z">
        <w:r w:rsidR="00D311E1">
          <w:rPr>
            <w:rFonts w:ascii="Times New Roman" w:hAnsi="Times New Roman" w:cs="Times New Roman"/>
          </w:rPr>
          <w:t xml:space="preserve"> d</w:t>
        </w:r>
      </w:ins>
      <w:ins w:id="230" w:author="Farhana  Haque" w:date="2024-01-25T22:43:00Z">
        <w:del w:id="231" w:author="Zumla, Ali" w:date="2024-01-21T11:13:00Z">
          <w:r w:rsidR="00B238C3">
            <w:rPr>
              <w:rFonts w:ascii="Times New Roman" w:hAnsi="Times New Roman" w:cs="Times New Roman"/>
            </w:rPr>
            <w:delText xml:space="preserve"> </w:delText>
          </w:r>
        </w:del>
      </w:ins>
      <w:del w:id="232" w:author="Zumla, Ali" w:date="2024-01-21T11:13:00Z">
        <w:r w:rsidR="009014F9">
          <w:rPr>
            <w:rFonts w:ascii="Times New Roman" w:hAnsi="Times New Roman" w:cs="Times New Roman"/>
          </w:rPr>
          <w:delText>d</w:delText>
        </w:r>
      </w:del>
      <w:r w:rsidR="009014F9">
        <w:rPr>
          <w:rFonts w:ascii="Times New Roman" w:hAnsi="Times New Roman" w:cs="Times New Roman"/>
        </w:rPr>
        <w:t xml:space="preserve">istricts </w:t>
      </w:r>
      <w:del w:id="233" w:author="Farhana  Haque" w:date="2024-01-25T22:43:00Z">
        <w:r w:rsidR="009014F9" w:rsidDel="00B238C3">
          <w:rPr>
            <w:rFonts w:ascii="Times New Roman" w:hAnsi="Times New Roman" w:cs="Times New Roman"/>
          </w:rPr>
          <w:delText>in the southern part</w:delText>
        </w:r>
        <w:r w:rsidR="00872B48" w:rsidDel="00B238C3">
          <w:rPr>
            <w:rFonts w:ascii="Times New Roman" w:hAnsi="Times New Roman" w:cs="Times New Roman"/>
          </w:rPr>
          <w:delText xml:space="preserve"> </w:delText>
        </w:r>
      </w:del>
      <w:r w:rsidR="00872B48">
        <w:rPr>
          <w:rFonts w:ascii="Times New Roman" w:hAnsi="Times New Roman" w:cs="Times New Roman"/>
        </w:rPr>
        <w:t xml:space="preserve">of </w:t>
      </w:r>
      <w:ins w:id="234" w:author="Farhana  Haque" w:date="2024-01-25T22:44:00Z">
        <w:r w:rsidR="00B238C3">
          <w:rPr>
            <w:rFonts w:ascii="Times New Roman" w:hAnsi="Times New Roman" w:cs="Times New Roman"/>
          </w:rPr>
          <w:t xml:space="preserve">Bangladesh </w:t>
        </w:r>
      </w:ins>
      <w:del w:id="235" w:author="Farhana  Haque" w:date="2024-01-25T22:44:00Z">
        <w:r w:rsidR="00872B48" w:rsidDel="00B238C3">
          <w:rPr>
            <w:rFonts w:ascii="Times New Roman" w:hAnsi="Times New Roman" w:cs="Times New Roman"/>
          </w:rPr>
          <w:delText>the count</w:delText>
        </w:r>
      </w:del>
      <w:del w:id="236" w:author="Farhana  Haque" w:date="2024-01-25T22:43:00Z">
        <w:r w:rsidR="00872B48" w:rsidDel="00B238C3">
          <w:rPr>
            <w:rFonts w:ascii="Times New Roman" w:hAnsi="Times New Roman" w:cs="Times New Roman"/>
          </w:rPr>
          <w:delText>ry</w:delText>
        </w:r>
      </w:del>
      <w:ins w:id="237" w:author="Zumla, Ali" w:date="2024-01-21T11:13:00Z">
        <w:del w:id="238" w:author="Mohammad Nayeem Hasan" w:date="2024-02-07T19:58:00Z">
          <w:r w:rsidR="009D2892" w:rsidDel="00D311E1">
            <w:rPr>
              <w:rFonts w:ascii="Times New Roman" w:hAnsi="Times New Roman" w:cs="Times New Roman"/>
            </w:rPr>
            <w:delText>B</w:delText>
          </w:r>
        </w:del>
        <w:del w:id="239" w:author="Mohammad Nayeem Hasan" w:date="2024-02-07T19:57:00Z">
          <w:r w:rsidR="009D2892" w:rsidDel="00D311E1">
            <w:rPr>
              <w:rFonts w:ascii="Times New Roman" w:hAnsi="Times New Roman" w:cs="Times New Roman"/>
            </w:rPr>
            <w:delText>angladesh</w:delText>
          </w:r>
        </w:del>
      </w:ins>
      <w:del w:id="240" w:author="Farhana  Haque" w:date="2024-01-25T22:43:00Z">
        <w:r w:rsidR="009014F9" w:rsidDel="00B238C3">
          <w:rPr>
            <w:rFonts w:ascii="Times New Roman" w:hAnsi="Times New Roman" w:cs="Times New Roman"/>
          </w:rPr>
          <w:delText xml:space="preserve"> </w:delText>
        </w:r>
      </w:del>
      <w:r w:rsidR="009014F9">
        <w:rPr>
          <w:rFonts w:ascii="Times New Roman" w:hAnsi="Times New Roman" w:cs="Times New Roman"/>
        </w:rPr>
        <w:t xml:space="preserve">had </w:t>
      </w:r>
      <w:r w:rsidR="00872B48">
        <w:rPr>
          <w:rFonts w:ascii="Times New Roman" w:hAnsi="Times New Roman" w:cs="Times New Roman"/>
        </w:rPr>
        <w:t xml:space="preserve">a </w:t>
      </w:r>
      <w:r w:rsidR="009014F9">
        <w:rPr>
          <w:rFonts w:ascii="Times New Roman" w:hAnsi="Times New Roman" w:cs="Times New Roman"/>
        </w:rPr>
        <w:t xml:space="preserve">higher </w:t>
      </w:r>
      <w:r w:rsidR="00E2522E">
        <w:rPr>
          <w:rFonts w:ascii="Times New Roman" w:hAnsi="Times New Roman" w:cs="Times New Roman"/>
        </w:rPr>
        <w:t>incidence</w:t>
      </w:r>
      <w:del w:id="241" w:author="Zumla, Ali" w:date="2024-01-21T11:13:00Z">
        <w:r w:rsidR="00E2522E">
          <w:rPr>
            <w:rFonts w:ascii="Times New Roman" w:hAnsi="Times New Roman" w:cs="Times New Roman"/>
          </w:rPr>
          <w:delText xml:space="preserve"> </w:delText>
        </w:r>
        <w:commentRangeStart w:id="242"/>
        <w:commentRangeStart w:id="243"/>
        <w:r w:rsidR="00E2522E" w:rsidRPr="00B238C3">
          <w:rPr>
            <w:rFonts w:ascii="Times New Roman" w:hAnsi="Times New Roman"/>
            <w:strike/>
            <w:rPrChange w:id="244" w:author="Farhana  Haque" w:date="2024-02-07T19:34:00Z">
              <w:rPr>
                <w:rFonts w:ascii="Times New Roman" w:hAnsi="Times New Roman"/>
              </w:rPr>
            </w:rPrChange>
          </w:rPr>
          <w:delText>(cases per 100 people</w:delText>
        </w:r>
      </w:del>
      <w:del w:id="245" w:author="Mohammad Nayeem Hasan" w:date="2024-02-07T19:58:00Z">
        <w:r w:rsidR="00E2522E" w:rsidRPr="00B238C3" w:rsidDel="00D311E1">
          <w:rPr>
            <w:rFonts w:ascii="Times New Roman" w:hAnsi="Times New Roman"/>
            <w:strike/>
            <w:rPrChange w:id="246" w:author="Farhana  Haque" w:date="2024-02-07T19:34:00Z">
              <w:rPr>
                <w:rFonts w:ascii="Times New Roman" w:hAnsi="Times New Roman"/>
              </w:rPr>
            </w:rPrChange>
          </w:rPr>
          <w:delText>)</w:delText>
        </w:r>
      </w:del>
      <w:del w:id="247" w:author="Zumla, Ali" w:date="2024-01-21T11:13:00Z">
        <w:r w:rsidR="00E2522E">
          <w:rPr>
            <w:rFonts w:ascii="Times New Roman" w:hAnsi="Times New Roman" w:cs="Times New Roman"/>
          </w:rPr>
          <w:delText xml:space="preserve"> </w:delText>
        </w:r>
      </w:del>
      <w:commentRangeEnd w:id="242"/>
      <w:r w:rsidR="00B238C3">
        <w:rPr>
          <w:rStyle w:val="CommentReference"/>
        </w:rPr>
        <w:commentReference w:id="242"/>
      </w:r>
      <w:commentRangeEnd w:id="243"/>
      <w:r w:rsidR="00E41F1F">
        <w:rPr>
          <w:rStyle w:val="CommentReference"/>
        </w:rPr>
        <w:commentReference w:id="243"/>
      </w:r>
      <w:del w:id="248" w:author="Zumla, Ali" w:date="2024-01-21T11:13:00Z">
        <w:r w:rsidR="00E2522E">
          <w:rPr>
            <w:rFonts w:ascii="Times New Roman" w:hAnsi="Times New Roman" w:cs="Times New Roman"/>
          </w:rPr>
          <w:delText>including</w:delText>
        </w:r>
      </w:del>
      <w:ins w:id="249" w:author="Zumla, Ali" w:date="2024-01-21T11:13:00Z">
        <w:r w:rsidR="00E2522E">
          <w:rPr>
            <w:rFonts w:ascii="Times New Roman" w:hAnsi="Times New Roman" w:cs="Times New Roman"/>
          </w:rPr>
          <w:t xml:space="preserve"> </w:t>
        </w:r>
      </w:ins>
      <w:del w:id="250" w:author="Mohammad Nayeem Hasan" w:date="2024-02-07T19:34:00Z">
        <w:r w:rsidR="00E2522E">
          <w:rPr>
            <w:rFonts w:ascii="Times New Roman" w:hAnsi="Times New Roman" w:cs="Times New Roman"/>
          </w:rPr>
          <w:delText>Manikgong</w:delText>
        </w:r>
      </w:del>
      <w:ins w:id="251" w:author="Zumla, Ali" w:date="2024-01-21T11:13:00Z">
        <w:r w:rsidR="009D2892">
          <w:rPr>
            <w:rFonts w:ascii="Times New Roman" w:hAnsi="Times New Roman" w:cs="Times New Roman"/>
          </w:rPr>
          <w:t>with</w:t>
        </w:r>
      </w:ins>
      <w:ins w:id="252" w:author="Avinash Sharma" w:date="2024-02-07T19:28:00Z">
        <w:r w:rsidR="00E2522E">
          <w:rPr>
            <w:rFonts w:ascii="Times New Roman" w:hAnsi="Times New Roman" w:cs="Times New Roman"/>
          </w:rPr>
          <w:t xml:space="preserve"> </w:t>
        </w:r>
      </w:ins>
      <w:del w:id="253" w:author="Mohammad Nayeem Hasan" w:date="2024-02-07T19:29:00Z">
        <w:r w:rsidR="00E2522E">
          <w:rPr>
            <w:rFonts w:ascii="Times New Roman" w:hAnsi="Times New Roman" w:cs="Times New Roman"/>
          </w:rPr>
          <w:delText>Manikgong</w:delText>
        </w:r>
      </w:del>
      <w:ins w:id="254" w:author="Avinash Sharma" w:date="2024-02-07T19:28:00Z">
        <w:del w:id="255" w:author="Mohammad Nayeem Hasan" w:date="2024-02-07T19:58:00Z">
          <w:r w:rsidR="00E2522E" w:rsidDel="00D311E1">
            <w:rPr>
              <w:rFonts w:ascii="Times New Roman" w:hAnsi="Times New Roman" w:cs="Times New Roman"/>
            </w:rPr>
            <w:delText>Manikgong</w:delText>
          </w:r>
        </w:del>
      </w:ins>
      <w:proofErr w:type="spellStart"/>
      <w:ins w:id="256" w:author="Kazi Rahman" w:date="2024-02-07T19:24:00Z">
        <w:r w:rsidR="00E2522E">
          <w:rPr>
            <w:rFonts w:ascii="Times New Roman" w:hAnsi="Times New Roman" w:cs="Times New Roman"/>
          </w:rPr>
          <w:t>Manikgon</w:t>
        </w:r>
      </w:ins>
      <w:ins w:id="257" w:author="Kazi Rahman" w:date="2024-01-21T10:58:00Z">
        <w:r w:rsidR="00401C81">
          <w:rPr>
            <w:rFonts w:ascii="Times New Roman" w:hAnsi="Times New Roman" w:cs="Times New Roman"/>
          </w:rPr>
          <w:t>j</w:t>
        </w:r>
      </w:ins>
      <w:proofErr w:type="spellEnd"/>
      <w:del w:id="258" w:author="Kazi Rahman" w:date="2024-01-21T10:58:00Z">
        <w:r w:rsidR="00E2522E" w:rsidDel="00401C81">
          <w:rPr>
            <w:rFonts w:ascii="Times New Roman" w:hAnsi="Times New Roman" w:cs="Times New Roman"/>
          </w:rPr>
          <w:delText>g</w:delText>
        </w:r>
      </w:del>
      <w:del w:id="259" w:author="Kazi Rahman" w:date="2024-02-07T19:24:00Z">
        <w:r w:rsidR="00E2522E">
          <w:rPr>
            <w:rFonts w:ascii="Times New Roman" w:hAnsi="Times New Roman" w:cs="Times New Roman"/>
          </w:rPr>
          <w:delText>Manikgong</w:delText>
        </w:r>
      </w:del>
      <w:r w:rsidR="00353841">
        <w:rPr>
          <w:rFonts w:ascii="Times New Roman" w:hAnsi="Times New Roman" w:cs="Times New Roman"/>
        </w:rPr>
        <w:t xml:space="preserve"> (0.83)</w:t>
      </w:r>
      <w:del w:id="260" w:author="Mohammad Nayeem Hasan" w:date="2024-02-07T22:30:00Z">
        <w:r w:rsidR="00353841" w:rsidDel="00645769">
          <w:rPr>
            <w:rFonts w:ascii="Times New Roman" w:hAnsi="Times New Roman" w:cs="Times New Roman"/>
          </w:rPr>
          <w:delText xml:space="preserve">, </w:delText>
        </w:r>
        <w:commentRangeStart w:id="261"/>
        <w:commentRangeStart w:id="262"/>
        <w:commentRangeStart w:id="263"/>
        <w:r w:rsidR="00DA7B5F" w:rsidDel="00645769">
          <w:rPr>
            <w:rFonts w:ascii="Times New Roman" w:hAnsi="Times New Roman" w:cs="Times New Roman"/>
          </w:rPr>
          <w:delText xml:space="preserve">Dhaka </w:delText>
        </w:r>
        <w:r w:rsidR="00DA7B5F" w:rsidRPr="005A7724" w:rsidDel="00645769">
          <w:rPr>
            <w:rFonts w:ascii="Times New Roman" w:hAnsi="Times New Roman" w:cs="Times New Roman"/>
          </w:rPr>
          <w:delText>(</w:delText>
        </w:r>
        <w:r w:rsidR="00DA7B5F" w:rsidDel="00645769">
          <w:rPr>
            <w:rFonts w:ascii="Times New Roman" w:hAnsi="Times New Roman" w:cs="Times New Roman"/>
          </w:rPr>
          <w:delText>0.77</w:delText>
        </w:r>
      </w:del>
      <w:del w:id="264" w:author="Mohammad Nayeem Hasan" w:date="2024-02-07T19:28:00Z">
        <w:r w:rsidR="00DA7B5F" w:rsidRPr="005A7724">
          <w:rPr>
            <w:rFonts w:ascii="Times New Roman" w:hAnsi="Times New Roman" w:cs="Times New Roman"/>
          </w:rPr>
          <w:delText>),</w:delText>
        </w:r>
      </w:del>
      <w:ins w:id="265" w:author="Kazi Rahman" w:date="2024-02-07T19:24:00Z">
        <w:del w:id="266" w:author="Mohammad Nayeem Hasan" w:date="2024-02-07T22:30:00Z">
          <w:r w:rsidR="00DA7B5F" w:rsidRPr="005A7724" w:rsidDel="00645769">
            <w:rPr>
              <w:rFonts w:ascii="Times New Roman" w:hAnsi="Times New Roman" w:cs="Times New Roman"/>
            </w:rPr>
            <w:delText>)</w:delText>
          </w:r>
        </w:del>
      </w:ins>
      <w:commentRangeEnd w:id="261"/>
      <w:commentRangeEnd w:id="262"/>
      <w:ins w:id="267" w:author="Rahman, Mahbubur" w:date="2024-02-07T19:24:00Z">
        <w:del w:id="268" w:author="Mohammad Nayeem Hasan" w:date="2024-02-07T20:37:00Z">
          <w:r w:rsidR="00DA7B5F" w:rsidRPr="005A7724" w:rsidDel="00BF0940">
            <w:rPr>
              <w:rFonts w:ascii="Times New Roman" w:hAnsi="Times New Roman" w:cs="Times New Roman"/>
            </w:rPr>
            <w:delText>)</w:delText>
          </w:r>
        </w:del>
        <w:del w:id="269" w:author="Mohammad Nayeem Hasan" w:date="2024-02-07T19:58:00Z">
          <w:r w:rsidR="00DA7B5F" w:rsidRPr="005A7724" w:rsidDel="00D311E1">
            <w:rPr>
              <w:rFonts w:ascii="Times New Roman" w:hAnsi="Times New Roman" w:cs="Times New Roman"/>
            </w:rPr>
            <w:delText>,</w:delText>
          </w:r>
        </w:del>
        <w:del w:id="270" w:author="Mohammad Nayeem Hasan" w:date="2024-02-07T22:30:00Z">
          <w:r w:rsidR="00DA7B5F" w:rsidRPr="005A7724" w:rsidDel="00645769">
            <w:rPr>
              <w:rFonts w:ascii="Times New Roman" w:hAnsi="Times New Roman" w:cs="Times New Roman"/>
            </w:rPr>
            <w:delText xml:space="preserve"> </w:delText>
          </w:r>
        </w:del>
      </w:ins>
      <w:commentRangeEnd w:id="263"/>
      <w:ins w:id="271" w:author="Mohammad Nayeem Hasan" w:date="2024-02-07T19:28:00Z">
        <w:r w:rsidR="004C1ECA">
          <w:rPr>
            <w:rStyle w:val="CommentReference"/>
          </w:rPr>
          <w:commentReference w:id="261"/>
        </w:r>
      </w:ins>
      <w:ins w:id="272" w:author="Mohammad Nayeem Hasan" w:date="2024-02-07T20:37:00Z">
        <w:r w:rsidR="00BF0940">
          <w:rPr>
            <w:rStyle w:val="CommentReference"/>
          </w:rPr>
          <w:commentReference w:id="262"/>
        </w:r>
      </w:ins>
      <w:ins w:id="273" w:author="Mohammad Nayeem Hasan" w:date="2024-02-07T19:28:00Z">
        <w:r w:rsidR="00EF27DA">
          <w:rPr>
            <w:rStyle w:val="CommentReference"/>
          </w:rPr>
          <w:commentReference w:id="263"/>
        </w:r>
      </w:ins>
      <w:ins w:id="274" w:author="Kazi Rahman" w:date="2024-02-07T19:24:00Z">
        <w:r w:rsidR="00DA7B5F" w:rsidRPr="005A7724">
          <w:rPr>
            <w:rFonts w:ascii="Times New Roman" w:hAnsi="Times New Roman" w:cs="Times New Roman"/>
          </w:rPr>
          <w:t xml:space="preserve">, </w:t>
        </w:r>
      </w:ins>
      <w:proofErr w:type="spellStart"/>
      <w:r w:rsidR="00DA7B5F">
        <w:rPr>
          <w:rFonts w:ascii="Times New Roman" w:hAnsi="Times New Roman" w:cs="Times New Roman"/>
        </w:rPr>
        <w:t>Pirojpur</w:t>
      </w:r>
      <w:proofErr w:type="spellEnd"/>
      <w:r w:rsidR="00DA7B5F" w:rsidRPr="005A7724">
        <w:rPr>
          <w:rFonts w:ascii="Times New Roman" w:hAnsi="Times New Roman" w:cs="Times New Roman"/>
        </w:rPr>
        <w:t xml:space="preserve"> (</w:t>
      </w:r>
      <w:r w:rsidR="00DA7B5F">
        <w:rPr>
          <w:rFonts w:ascii="Times New Roman" w:hAnsi="Times New Roman" w:cs="Times New Roman"/>
        </w:rPr>
        <w:t>0.61</w:t>
      </w:r>
      <w:r w:rsidR="00DA7B5F" w:rsidRPr="005A7724">
        <w:rPr>
          <w:rFonts w:ascii="Times New Roman" w:hAnsi="Times New Roman" w:cs="Times New Roman"/>
        </w:rPr>
        <w:t xml:space="preserve">), </w:t>
      </w:r>
      <w:r w:rsidR="00DA7B5F">
        <w:rPr>
          <w:rFonts w:ascii="Times New Roman" w:hAnsi="Times New Roman" w:cs="Times New Roman"/>
        </w:rPr>
        <w:t>Barisal</w:t>
      </w:r>
      <w:r w:rsidR="00DA7B5F" w:rsidRPr="005A7724">
        <w:rPr>
          <w:rFonts w:ascii="Times New Roman" w:hAnsi="Times New Roman" w:cs="Times New Roman"/>
        </w:rPr>
        <w:t xml:space="preserve"> (</w:t>
      </w:r>
      <w:r w:rsidR="00DA7B5F">
        <w:rPr>
          <w:rFonts w:ascii="Times New Roman" w:hAnsi="Times New Roman" w:cs="Times New Roman"/>
        </w:rPr>
        <w:t>0.53</w:t>
      </w:r>
      <w:r w:rsidR="00DA7B5F" w:rsidRPr="005A7724">
        <w:rPr>
          <w:rFonts w:ascii="Times New Roman" w:hAnsi="Times New Roman" w:cs="Times New Roman"/>
        </w:rPr>
        <w:t>),</w:t>
      </w:r>
      <w:del w:id="275" w:author="Mohammad Nayeem Hasan" w:date="2024-02-07T22:30:00Z">
        <w:r w:rsidR="00DA7B5F" w:rsidRPr="005A7724" w:rsidDel="00645769">
          <w:rPr>
            <w:rFonts w:ascii="Times New Roman" w:hAnsi="Times New Roman" w:cs="Times New Roman"/>
          </w:rPr>
          <w:delText xml:space="preserve"> and</w:delText>
        </w:r>
      </w:del>
      <w:r w:rsidR="00DA7B5F" w:rsidRPr="005A7724">
        <w:rPr>
          <w:rFonts w:ascii="Times New Roman" w:hAnsi="Times New Roman" w:cs="Times New Roman"/>
        </w:rPr>
        <w:t xml:space="preserve"> </w:t>
      </w:r>
      <w:r w:rsidR="00DA7B5F">
        <w:rPr>
          <w:rFonts w:ascii="Times New Roman" w:hAnsi="Times New Roman" w:cs="Times New Roman"/>
        </w:rPr>
        <w:t xml:space="preserve">Magura </w:t>
      </w:r>
      <w:r w:rsidR="00DA7B5F" w:rsidRPr="005A7724">
        <w:rPr>
          <w:rFonts w:ascii="Times New Roman" w:hAnsi="Times New Roman" w:cs="Times New Roman"/>
        </w:rPr>
        <w:t>(</w:t>
      </w:r>
      <w:r w:rsidR="00DA7B5F">
        <w:rPr>
          <w:rFonts w:ascii="Times New Roman" w:hAnsi="Times New Roman" w:cs="Times New Roman"/>
        </w:rPr>
        <w:t>0.49</w:t>
      </w:r>
      <w:r w:rsidR="00DA7B5F" w:rsidRPr="005A7724">
        <w:rPr>
          <w:rFonts w:ascii="Times New Roman" w:hAnsi="Times New Roman" w:cs="Times New Roman"/>
        </w:rPr>
        <w:t>)</w:t>
      </w:r>
      <w:ins w:id="276" w:author="Mohammad Nayeem Hasan" w:date="2024-02-07T22:30:00Z">
        <w:r w:rsidR="00645769">
          <w:rPr>
            <w:rFonts w:ascii="Times New Roman" w:hAnsi="Times New Roman" w:cs="Times New Roman"/>
          </w:rPr>
          <w:t xml:space="preserve">, and </w:t>
        </w:r>
        <w:proofErr w:type="spellStart"/>
        <w:r w:rsidR="00645769">
          <w:rPr>
            <w:rFonts w:ascii="Times New Roman" w:hAnsi="Times New Roman" w:cs="Times New Roman"/>
          </w:rPr>
          <w:t>Barguna</w:t>
        </w:r>
        <w:proofErr w:type="spellEnd"/>
        <w:r w:rsidR="00645769">
          <w:rPr>
            <w:rFonts w:ascii="Times New Roman" w:hAnsi="Times New Roman" w:cs="Times New Roman"/>
          </w:rPr>
          <w:t xml:space="preserve"> (0.</w:t>
        </w:r>
      </w:ins>
      <w:ins w:id="277" w:author="Mohammad Nayeem Hasan" w:date="2024-02-07T22:31:00Z">
        <w:r w:rsidR="00645769">
          <w:rPr>
            <w:rFonts w:ascii="Times New Roman" w:hAnsi="Times New Roman" w:cs="Times New Roman"/>
          </w:rPr>
          <w:t>45)</w:t>
        </w:r>
      </w:ins>
      <w:r w:rsidR="00B4463F">
        <w:rPr>
          <w:rFonts w:ascii="Times New Roman" w:hAnsi="Times New Roman" w:cs="Times New Roman"/>
        </w:rPr>
        <w:t xml:space="preserve"> </w:t>
      </w:r>
      <w:del w:id="278" w:author="Zumla, Ali" w:date="2024-01-21T11:13:00Z">
        <w:r w:rsidR="00B4463F">
          <w:rPr>
            <w:rFonts w:ascii="Times New Roman" w:hAnsi="Times New Roman" w:cs="Times New Roman"/>
          </w:rPr>
          <w:delText>as the top</w:delText>
        </w:r>
      </w:del>
      <w:ins w:id="279" w:author="Zumla, Ali" w:date="2024-01-21T11:13:00Z">
        <w:r w:rsidR="00B4463F">
          <w:rPr>
            <w:rFonts w:ascii="Times New Roman" w:hAnsi="Times New Roman" w:cs="Times New Roman"/>
          </w:rPr>
          <w:t xml:space="preserve"> </w:t>
        </w:r>
        <w:r w:rsidR="009D2892">
          <w:rPr>
            <w:rFonts w:ascii="Times New Roman" w:hAnsi="Times New Roman" w:cs="Times New Roman"/>
          </w:rPr>
          <w:t>being the top</w:t>
        </w:r>
      </w:ins>
      <w:ins w:id="280" w:author="Avinash Sharma" w:date="2024-02-07T19:28:00Z">
        <w:r w:rsidR="00B4463F">
          <w:rPr>
            <w:rFonts w:ascii="Times New Roman" w:hAnsi="Times New Roman" w:cs="Times New Roman"/>
          </w:rPr>
          <w:t xml:space="preserve"> </w:t>
        </w:r>
      </w:ins>
      <w:r w:rsidR="00B4463F">
        <w:rPr>
          <w:rFonts w:ascii="Times New Roman" w:hAnsi="Times New Roman" w:cs="Times New Roman"/>
        </w:rPr>
        <w:t>five</w:t>
      </w:r>
      <w:del w:id="281" w:author="Zumla, Ali" w:date="2024-01-21T11:13:00Z">
        <w:r w:rsidR="00B4463F">
          <w:rPr>
            <w:rFonts w:ascii="Times New Roman" w:hAnsi="Times New Roman" w:cs="Times New Roman"/>
          </w:rPr>
          <w:delText xml:space="preserve"> </w:delText>
        </w:r>
        <w:r w:rsidR="00872B48">
          <w:rPr>
            <w:rFonts w:ascii="Times New Roman" w:hAnsi="Times New Roman" w:cs="Times New Roman"/>
          </w:rPr>
          <w:delText>districts</w:delText>
        </w:r>
      </w:del>
      <w:r w:rsidR="00DA7B5F" w:rsidRPr="005A7724">
        <w:rPr>
          <w:rFonts w:ascii="Times New Roman" w:hAnsi="Times New Roman" w:cs="Times New Roman"/>
        </w:rPr>
        <w:t>.</w:t>
      </w:r>
      <w:r w:rsidR="00A05917">
        <w:rPr>
          <w:rFonts w:ascii="Times New Roman" w:hAnsi="Times New Roman" w:cs="Times New Roman"/>
        </w:rPr>
        <w:t xml:space="preserve"> </w:t>
      </w:r>
      <w:commentRangeStart w:id="282"/>
      <w:commentRangeStart w:id="283"/>
      <w:r w:rsidR="00AC132F">
        <w:rPr>
          <w:rFonts w:ascii="Times New Roman" w:hAnsi="Times New Roman" w:cs="Times New Roman"/>
        </w:rPr>
        <w:t xml:space="preserve">Southern divisions </w:t>
      </w:r>
      <w:commentRangeStart w:id="284"/>
      <w:del w:id="285" w:author="Mohammad Nayeem Hasan" w:date="2024-02-08T16:29:00Z">
        <w:r w:rsidR="00AC132F" w:rsidDel="00BC1422">
          <w:rPr>
            <w:rFonts w:ascii="Times New Roman" w:hAnsi="Times New Roman" w:cs="Times New Roman"/>
          </w:rPr>
          <w:delText>(</w:delText>
        </w:r>
        <w:r w:rsidR="00485E1A" w:rsidDel="00BC1422">
          <w:rPr>
            <w:rFonts w:ascii="Times New Roman" w:hAnsi="Times New Roman" w:cs="Times New Roman"/>
          </w:rPr>
          <w:delText>Chattogram</w:delText>
        </w:r>
        <w:r w:rsidR="00AC132F" w:rsidDel="00BC1422">
          <w:rPr>
            <w:rFonts w:ascii="Times New Roman" w:hAnsi="Times New Roman" w:cs="Times New Roman"/>
          </w:rPr>
          <w:delText xml:space="preserve">, </w:delText>
        </w:r>
        <w:r w:rsidR="00485E1A" w:rsidDel="00BC1422">
          <w:rPr>
            <w:rFonts w:ascii="Times New Roman" w:hAnsi="Times New Roman" w:cs="Times New Roman"/>
          </w:rPr>
          <w:delText>Barisal</w:delText>
        </w:r>
        <w:r w:rsidR="00F37F5D" w:rsidDel="00BC1422">
          <w:rPr>
            <w:rFonts w:ascii="Times New Roman" w:hAnsi="Times New Roman" w:cs="Times New Roman"/>
          </w:rPr>
          <w:delText>,</w:delText>
        </w:r>
        <w:r w:rsidR="00AC132F" w:rsidDel="00BC1422">
          <w:rPr>
            <w:rFonts w:ascii="Times New Roman" w:hAnsi="Times New Roman" w:cs="Times New Roman"/>
          </w:rPr>
          <w:delText xml:space="preserve"> and Khulna</w:delText>
        </w:r>
        <w:commentRangeEnd w:id="284"/>
        <w:r w:rsidR="00EF27DA" w:rsidDel="00BC1422">
          <w:rPr>
            <w:rStyle w:val="CommentReference"/>
          </w:rPr>
          <w:commentReference w:id="284"/>
        </w:r>
        <w:r w:rsidR="00AC132F" w:rsidDel="00BC1422">
          <w:rPr>
            <w:rFonts w:ascii="Times New Roman" w:hAnsi="Times New Roman" w:cs="Times New Roman"/>
          </w:rPr>
          <w:delText xml:space="preserve">) </w:delText>
        </w:r>
      </w:del>
      <w:r w:rsidR="00AC132F">
        <w:rPr>
          <w:rFonts w:ascii="Times New Roman" w:hAnsi="Times New Roman" w:cs="Times New Roman"/>
        </w:rPr>
        <w:t xml:space="preserve">had </w:t>
      </w:r>
      <w:r w:rsidR="00485E1A">
        <w:rPr>
          <w:rFonts w:ascii="Times New Roman" w:hAnsi="Times New Roman" w:cs="Times New Roman"/>
        </w:rPr>
        <w:t xml:space="preserve">monthly </w:t>
      </w:r>
      <w:r w:rsidR="00AC132F">
        <w:rPr>
          <w:rFonts w:ascii="Times New Roman" w:hAnsi="Times New Roman" w:cs="Times New Roman"/>
        </w:rPr>
        <w:t>higher rela</w:t>
      </w:r>
      <w:r w:rsidR="0020741C">
        <w:rPr>
          <w:rFonts w:ascii="Times New Roman" w:hAnsi="Times New Roman" w:cs="Times New Roman"/>
        </w:rPr>
        <w:t>tive change (increase) of dengue cases</w:t>
      </w:r>
      <w:commentRangeEnd w:id="282"/>
      <w:r w:rsidR="00EF27DA">
        <w:rPr>
          <w:rStyle w:val="CommentReference"/>
        </w:rPr>
        <w:commentReference w:id="282"/>
      </w:r>
      <w:commentRangeEnd w:id="283"/>
      <w:r w:rsidR="00BC1422">
        <w:rPr>
          <w:rStyle w:val="CommentReference"/>
        </w:rPr>
        <w:commentReference w:id="283"/>
      </w:r>
      <w:ins w:id="286" w:author="Mohammad Nayeem Hasan" w:date="2024-02-08T16:31:00Z">
        <w:r w:rsidR="00BC1422">
          <w:rPr>
            <w:rFonts w:ascii="Times New Roman" w:hAnsi="Times New Roman" w:cs="Times New Roman"/>
          </w:rPr>
          <w:t xml:space="preserve"> from previous months</w:t>
        </w:r>
      </w:ins>
      <w:r w:rsidR="0020741C">
        <w:rPr>
          <w:rFonts w:ascii="Times New Roman" w:hAnsi="Times New Roman" w:cs="Times New Roman"/>
        </w:rPr>
        <w:t xml:space="preserve">. </w:t>
      </w:r>
      <w:r w:rsidR="00FD3540">
        <w:rPr>
          <w:rFonts w:ascii="Times New Roman" w:hAnsi="Times New Roman" w:cs="Times New Roman"/>
        </w:rPr>
        <w:t>Population density</w:t>
      </w:r>
      <w:r w:rsidR="009946D2">
        <w:rPr>
          <w:rFonts w:ascii="Times New Roman" w:hAnsi="Times New Roman" w:cs="Times New Roman"/>
        </w:rPr>
        <w:t xml:space="preserve"> of </w:t>
      </w:r>
      <w:r w:rsidR="00020E90">
        <w:rPr>
          <w:rFonts w:ascii="Times New Roman" w:hAnsi="Times New Roman" w:cs="Times New Roman"/>
        </w:rPr>
        <w:t xml:space="preserve">the </w:t>
      </w:r>
      <w:r w:rsidR="009946D2">
        <w:rPr>
          <w:rFonts w:ascii="Times New Roman" w:hAnsi="Times New Roman" w:cs="Times New Roman"/>
        </w:rPr>
        <w:t>district (r=0.44, P&lt;0</w:t>
      </w:r>
      <w:r w:rsidR="00D32F36">
        <w:rPr>
          <w:rFonts w:ascii="Times New Roman" w:hAnsi="Times New Roman" w:cs="Times New Roman"/>
        </w:rPr>
        <w:t>.05)</w:t>
      </w:r>
      <w:r w:rsidR="00FD3540">
        <w:rPr>
          <w:rFonts w:ascii="Times New Roman" w:hAnsi="Times New Roman" w:cs="Times New Roman"/>
        </w:rPr>
        <w:t xml:space="preserve"> </w:t>
      </w:r>
      <w:ins w:id="287" w:author="Kazi Rahman" w:date="2024-01-21T11:08:00Z">
        <w:r w:rsidR="00467437">
          <w:rPr>
            <w:rFonts w:ascii="Times New Roman" w:hAnsi="Times New Roman" w:cs="Times New Roman"/>
          </w:rPr>
          <w:t>was positively correlated with district-wise dengue cases, whereas</w:t>
        </w:r>
        <w:del w:id="288" w:author="Mohammad Nayeem Hasan" w:date="2024-02-07T22:55:00Z">
          <w:r w:rsidR="00467437" w:rsidDel="00DA76FE">
            <w:rPr>
              <w:rFonts w:ascii="Times New Roman" w:hAnsi="Times New Roman" w:cs="Times New Roman"/>
            </w:rPr>
            <w:delText xml:space="preserve"> </w:delText>
          </w:r>
        </w:del>
      </w:ins>
      <w:del w:id="289" w:author="Mohammad Nayeem Hasan" w:date="2024-02-07T22:55:00Z">
        <w:r w:rsidR="00FD3540" w:rsidDel="00DA76FE">
          <w:rPr>
            <w:rFonts w:ascii="Times New Roman" w:hAnsi="Times New Roman" w:cs="Times New Roman"/>
          </w:rPr>
          <w:delText xml:space="preserve">and </w:delText>
        </w:r>
      </w:del>
      <w:ins w:id="290" w:author="Mohammad Nayeem Hasan" w:date="2024-02-07T22:55:00Z">
        <w:r w:rsidR="00DA76FE">
          <w:rPr>
            <w:rFonts w:ascii="Times New Roman" w:hAnsi="Times New Roman" w:cs="Times New Roman"/>
          </w:rPr>
          <w:t xml:space="preserve"> </w:t>
        </w:r>
      </w:ins>
      <w:r w:rsidR="009946D2">
        <w:rPr>
          <w:rFonts w:ascii="Times New Roman" w:hAnsi="Times New Roman" w:cs="Times New Roman"/>
        </w:rPr>
        <w:t xml:space="preserve">distance from </w:t>
      </w:r>
      <w:r w:rsidR="00E24844">
        <w:rPr>
          <w:rFonts w:ascii="Times New Roman" w:hAnsi="Times New Roman" w:cs="Times New Roman"/>
        </w:rPr>
        <w:t xml:space="preserve">the </w:t>
      </w:r>
      <w:r w:rsidR="00D32F36">
        <w:rPr>
          <w:rFonts w:ascii="Times New Roman" w:hAnsi="Times New Roman" w:cs="Times New Roman"/>
        </w:rPr>
        <w:t>capital city</w:t>
      </w:r>
      <w:r w:rsidR="000754CF">
        <w:rPr>
          <w:rFonts w:ascii="Times New Roman" w:hAnsi="Times New Roman" w:cs="Times New Roman"/>
        </w:rPr>
        <w:t xml:space="preserve"> Dhaka</w:t>
      </w:r>
      <w:del w:id="291" w:author="Mohammad Nayeem Hasan" w:date="2024-02-07T22:55:00Z">
        <w:r w:rsidR="000D4104" w:rsidDel="00DA76FE">
          <w:rPr>
            <w:rFonts w:ascii="Times New Roman" w:hAnsi="Times New Roman" w:cs="Times New Roman"/>
          </w:rPr>
          <w:delText xml:space="preserve"> (r=</w:delText>
        </w:r>
        <w:r w:rsidR="003B6F21" w:rsidDel="00DA76FE">
          <w:rPr>
            <w:rFonts w:ascii="Times New Roman" w:hAnsi="Times New Roman" w:cs="Times New Roman"/>
          </w:rPr>
          <w:delText>-0.30, p&lt;0.05</w:delText>
        </w:r>
        <w:r w:rsidR="000D4104" w:rsidDel="00DA76FE">
          <w:rPr>
            <w:rFonts w:ascii="Times New Roman" w:hAnsi="Times New Roman" w:cs="Times New Roman"/>
          </w:rPr>
          <w:delText>)</w:delText>
        </w:r>
        <w:r w:rsidR="00D32F36" w:rsidDel="00DA76FE">
          <w:rPr>
            <w:rFonts w:ascii="Times New Roman" w:hAnsi="Times New Roman" w:cs="Times New Roman"/>
          </w:rPr>
          <w:delText xml:space="preserve"> </w:delText>
        </w:r>
        <w:r w:rsidR="009946D2" w:rsidDel="00DA76FE">
          <w:rPr>
            <w:rFonts w:ascii="Times New Roman" w:hAnsi="Times New Roman" w:cs="Times New Roman"/>
          </w:rPr>
          <w:delText>were</w:delText>
        </w:r>
      </w:del>
      <w:ins w:id="292" w:author="Kazi Rahman" w:date="2024-01-21T11:10:00Z">
        <w:del w:id="293" w:author="Mohammad Nayeem Hasan" w:date="2024-02-07T22:55:00Z">
          <w:r w:rsidR="00D32F36" w:rsidDel="00DA76FE">
            <w:rPr>
              <w:rFonts w:ascii="Times New Roman" w:hAnsi="Times New Roman" w:cs="Times New Roman"/>
            </w:rPr>
            <w:delText xml:space="preserve"> </w:delText>
          </w:r>
        </w:del>
      </w:ins>
      <w:ins w:id="294" w:author="Mohammad Nayeem Hasan" w:date="2024-02-07T22:55:00Z">
        <w:r w:rsidR="00DA76FE">
          <w:rPr>
            <w:rFonts w:ascii="Times New Roman" w:hAnsi="Times New Roman" w:cs="Times New Roman"/>
          </w:rPr>
          <w:t xml:space="preserve"> </w:t>
        </w:r>
      </w:ins>
      <w:ins w:id="295" w:author="Kazi Rahman" w:date="2024-01-21T11:10:00Z">
        <w:r w:rsidR="00467437">
          <w:rPr>
            <w:rFonts w:ascii="Times New Roman" w:hAnsi="Times New Roman" w:cs="Times New Roman"/>
          </w:rPr>
          <w:t>was</w:t>
        </w:r>
      </w:ins>
      <w:ins w:id="296" w:author="Kazi Rahman" w:date="2024-02-07T19:24:00Z">
        <w:r w:rsidR="00D32F36">
          <w:rPr>
            <w:rFonts w:ascii="Times New Roman" w:hAnsi="Times New Roman" w:cs="Times New Roman"/>
          </w:rPr>
          <w:t xml:space="preserve"> </w:t>
        </w:r>
      </w:ins>
      <w:ins w:id="297" w:author="Kazi Rahman" w:date="2024-01-21T11:08:00Z">
        <w:r w:rsidR="00467437">
          <w:rPr>
            <w:rFonts w:ascii="Times New Roman" w:hAnsi="Times New Roman" w:cs="Times New Roman"/>
          </w:rPr>
          <w:t>negatively</w:t>
        </w:r>
      </w:ins>
      <w:ins w:id="298" w:author="Kazi Rahman" w:date="2024-01-21T11:10:00Z">
        <w:r w:rsidR="00467437">
          <w:rPr>
            <w:rFonts w:ascii="Times New Roman" w:hAnsi="Times New Roman" w:cs="Times New Roman"/>
          </w:rPr>
          <w:t xml:space="preserve"> correlated</w:t>
        </w:r>
      </w:ins>
      <w:ins w:id="299" w:author="Kazi Rahman" w:date="2024-01-21T11:08:00Z">
        <w:r w:rsidR="00467437">
          <w:rPr>
            <w:rFonts w:ascii="Times New Roman" w:hAnsi="Times New Roman" w:cs="Times New Roman"/>
          </w:rPr>
          <w:t xml:space="preserve"> </w:t>
        </w:r>
      </w:ins>
      <w:ins w:id="300" w:author="Kazi Rahman" w:date="2024-01-21T11:09:00Z">
        <w:r w:rsidR="00467437">
          <w:rPr>
            <w:rFonts w:ascii="Times New Roman" w:hAnsi="Times New Roman" w:cs="Times New Roman"/>
          </w:rPr>
          <w:t>(r=-0.30, p&lt;0.05).</w:t>
        </w:r>
      </w:ins>
      <w:del w:id="301" w:author="Kazi Rahman" w:date="2024-01-21T11:09:00Z">
        <w:r w:rsidR="00D32F36">
          <w:rPr>
            <w:rFonts w:ascii="Times New Roman" w:hAnsi="Times New Roman" w:cs="Times New Roman"/>
          </w:rPr>
          <w:delText xml:space="preserve">correlated with </w:delText>
        </w:r>
        <w:r w:rsidR="00020E90">
          <w:rPr>
            <w:rFonts w:ascii="Times New Roman" w:hAnsi="Times New Roman" w:cs="Times New Roman"/>
          </w:rPr>
          <w:delText>district-wise</w:delText>
        </w:r>
        <w:r w:rsidR="00D32F36">
          <w:rPr>
            <w:rFonts w:ascii="Times New Roman" w:hAnsi="Times New Roman" w:cs="Times New Roman"/>
          </w:rPr>
          <w:delText xml:space="preserve"> dengue cases.</w:delText>
        </w:r>
        <w:r w:rsidR="00317F86">
          <w:rPr>
            <w:rFonts w:ascii="Times New Roman" w:hAnsi="Times New Roman" w:cs="Times New Roman"/>
          </w:rPr>
          <w:delText xml:space="preserve"> </w:delText>
        </w:r>
      </w:del>
      <w:del w:id="302" w:author="Kazi Rahman" w:date="2024-01-21T11:11:00Z">
        <w:r w:rsidR="00B406B1">
          <w:rPr>
            <w:rFonts w:ascii="Times New Roman" w:hAnsi="Times New Roman" w:cs="Times New Roman"/>
          </w:rPr>
          <w:delText>Through,</w:delText>
        </w:r>
        <w:r w:rsidR="00317F86">
          <w:rPr>
            <w:rFonts w:ascii="Times New Roman" w:hAnsi="Times New Roman" w:cs="Times New Roman"/>
          </w:rPr>
          <w:delText xml:space="preserve"> </w:delText>
        </w:r>
        <w:r w:rsidR="00B7074C">
          <w:rPr>
            <w:rFonts w:ascii="Times New Roman" w:hAnsi="Times New Roman" w:cs="Times New Roman"/>
            <w:sz w:val="24"/>
            <w:szCs w:val="24"/>
          </w:rPr>
          <w:delText xml:space="preserve">GLMM, </w:delText>
        </w:r>
        <w:r w:rsidR="00017D15" w:rsidDel="004C1ECA">
          <w:rPr>
            <w:rFonts w:ascii="Times New Roman" w:hAnsi="Times New Roman" w:cs="Times New Roman"/>
            <w:sz w:val="24"/>
            <w:szCs w:val="24"/>
          </w:rPr>
          <w:delText>t</w:delText>
        </w:r>
      </w:del>
      <w:ins w:id="303" w:author="Kazi Rahman" w:date="2024-01-21T11:11:00Z">
        <w:r w:rsidR="004C1ECA">
          <w:rPr>
            <w:rFonts w:ascii="Times New Roman" w:hAnsi="Times New Roman" w:cs="Times New Roman"/>
            <w:sz w:val="24"/>
            <w:szCs w:val="24"/>
          </w:rPr>
          <w:t>T</w:t>
        </w:r>
      </w:ins>
      <w:ins w:id="304" w:author="Kazi Rahman" w:date="2024-02-07T19:24:00Z">
        <w:r w:rsidR="00017D15">
          <w:rPr>
            <w:rFonts w:ascii="Times New Roman" w:hAnsi="Times New Roman" w:cs="Times New Roman"/>
            <w:sz w:val="24"/>
            <w:szCs w:val="24"/>
          </w:rPr>
          <w:t>he</w:t>
        </w:r>
      </w:ins>
      <w:del w:id="305" w:author="Kazi Rahman" w:date="2024-02-07T19:24:00Z">
        <w:r w:rsidR="00017D15">
          <w:rPr>
            <w:rFonts w:ascii="Times New Roman" w:hAnsi="Times New Roman" w:cs="Times New Roman"/>
            <w:sz w:val="24"/>
            <w:szCs w:val="24"/>
          </w:rPr>
          <w:delText>the</w:delText>
        </w:r>
      </w:del>
      <w:r w:rsidR="00017D15">
        <w:rPr>
          <w:rFonts w:ascii="Times New Roman" w:hAnsi="Times New Roman" w:cs="Times New Roman"/>
          <w:sz w:val="24"/>
          <w:szCs w:val="24"/>
        </w:rPr>
        <w:t xml:space="preserve"> urban</w:t>
      </w:r>
      <w:r w:rsidR="003D3D9A">
        <w:rPr>
          <w:rFonts w:ascii="Times New Roman" w:hAnsi="Times New Roman" w:cs="Times New Roman"/>
          <w:sz w:val="24"/>
          <w:szCs w:val="24"/>
        </w:rPr>
        <w:t xml:space="preserve"> and</w:t>
      </w:r>
      <w:r w:rsidR="00017D15">
        <w:rPr>
          <w:rFonts w:ascii="Times New Roman" w:hAnsi="Times New Roman" w:cs="Times New Roman"/>
          <w:sz w:val="24"/>
          <w:szCs w:val="24"/>
        </w:rPr>
        <w:t xml:space="preserve"> rural </w:t>
      </w:r>
      <w:r w:rsidR="00660AE3">
        <w:rPr>
          <w:rFonts w:ascii="Times New Roman" w:hAnsi="Times New Roman" w:cs="Times New Roman"/>
          <w:sz w:val="24"/>
          <w:szCs w:val="24"/>
        </w:rPr>
        <w:t>population</w:t>
      </w:r>
      <w:r w:rsidR="00017D15">
        <w:rPr>
          <w:rFonts w:ascii="Times New Roman" w:hAnsi="Times New Roman" w:cs="Times New Roman"/>
          <w:sz w:val="24"/>
          <w:szCs w:val="24"/>
        </w:rPr>
        <w:t xml:space="preserve"> ratio</w:t>
      </w:r>
      <w:r w:rsidR="00FE7158">
        <w:rPr>
          <w:rFonts w:ascii="Times New Roman" w:hAnsi="Times New Roman" w:cs="Times New Roman"/>
          <w:sz w:val="24"/>
          <w:szCs w:val="24"/>
        </w:rPr>
        <w:t xml:space="preserve"> of the district</w:t>
      </w:r>
      <w:r w:rsidR="00017D15">
        <w:rPr>
          <w:rFonts w:ascii="Times New Roman" w:hAnsi="Times New Roman" w:cs="Times New Roman"/>
          <w:sz w:val="24"/>
          <w:szCs w:val="24"/>
        </w:rPr>
        <w:t xml:space="preserve"> </w:t>
      </w:r>
      <w:commentRangeStart w:id="306"/>
      <w:commentRangeStart w:id="307"/>
      <w:r w:rsidR="00660AE3">
        <w:rPr>
          <w:rFonts w:ascii="Times New Roman" w:hAnsi="Times New Roman" w:cs="Times New Roman"/>
          <w:sz w:val="24"/>
          <w:szCs w:val="24"/>
        </w:rPr>
        <w:t>(</w:t>
      </w:r>
      <w:commentRangeStart w:id="308"/>
      <w:commentRangeStart w:id="309"/>
      <w:r w:rsidR="00660AE3">
        <w:rPr>
          <w:rFonts w:ascii="Times New Roman" w:hAnsi="Times New Roman" w:cs="Times New Roman"/>
          <w:sz w:val="24"/>
          <w:szCs w:val="24"/>
        </w:rPr>
        <w:t>IRR: 1.0</w:t>
      </w:r>
      <w:del w:id="310" w:author="Mohammad Nayeem Hasan" w:date="2024-02-09T02:52:00Z">
        <w:r w:rsidR="00660AE3" w:rsidDel="008C0E31">
          <w:rPr>
            <w:rFonts w:ascii="Times New Roman" w:hAnsi="Times New Roman" w:cs="Times New Roman"/>
            <w:sz w:val="24"/>
            <w:szCs w:val="24"/>
          </w:rPr>
          <w:delText>3</w:delText>
        </w:r>
        <w:commentRangeEnd w:id="308"/>
        <w:r w:rsidR="00EF27DA" w:rsidDel="008C0E31">
          <w:rPr>
            <w:rStyle w:val="CommentReference"/>
          </w:rPr>
          <w:commentReference w:id="308"/>
        </w:r>
        <w:commentRangeEnd w:id="309"/>
        <w:r w:rsidR="003A7378" w:rsidDel="008C0E31">
          <w:rPr>
            <w:rStyle w:val="CommentReference"/>
          </w:rPr>
          <w:commentReference w:id="309"/>
        </w:r>
      </w:del>
      <w:ins w:id="311" w:author="Mohammad Nayeem Hasan" w:date="2024-02-09T02:52:00Z">
        <w:r w:rsidR="008C0E31">
          <w:rPr>
            <w:rFonts w:ascii="Times New Roman" w:hAnsi="Times New Roman" w:cs="Times New Roman"/>
            <w:sz w:val="24"/>
            <w:szCs w:val="24"/>
          </w:rPr>
          <w:t>4</w:t>
        </w:r>
      </w:ins>
      <w:ins w:id="312" w:author="Mohammad Nayeem Hasan" w:date="2024-02-07T23:18:00Z">
        <w:r w:rsidR="003A7378">
          <w:rPr>
            <w:rFonts w:ascii="Times New Roman" w:hAnsi="Times New Roman" w:cs="Times New Roman"/>
            <w:sz w:val="24"/>
            <w:szCs w:val="24"/>
          </w:rPr>
          <w:t xml:space="preserve"> 95% CI: </w:t>
        </w:r>
      </w:ins>
      <w:ins w:id="313" w:author="Mohammad Nayeem Hasan" w:date="2024-02-07T23:19:00Z">
        <w:r w:rsidR="003A7378">
          <w:rPr>
            <w:rFonts w:ascii="Times New Roman" w:hAnsi="Times New Roman" w:cs="Times New Roman"/>
            <w:sz w:val="24"/>
            <w:szCs w:val="24"/>
          </w:rPr>
          <w:t>1.0</w:t>
        </w:r>
      </w:ins>
      <w:ins w:id="314" w:author="Mohammad Nayeem Hasan" w:date="2024-02-09T02:52:00Z">
        <w:r w:rsidR="008C0E31">
          <w:rPr>
            <w:rFonts w:ascii="Times New Roman" w:hAnsi="Times New Roman" w:cs="Times New Roman"/>
            <w:sz w:val="24"/>
            <w:szCs w:val="24"/>
          </w:rPr>
          <w:t>3</w:t>
        </w:r>
      </w:ins>
      <w:ins w:id="315" w:author="Mohammad Nayeem Hasan" w:date="2024-02-07T23:19:00Z">
        <w:r w:rsidR="003A7378">
          <w:rPr>
            <w:rFonts w:ascii="Times New Roman" w:hAnsi="Times New Roman" w:cs="Times New Roman"/>
            <w:sz w:val="24"/>
            <w:szCs w:val="24"/>
          </w:rPr>
          <w:t>-1.0</w:t>
        </w:r>
      </w:ins>
      <w:ins w:id="316" w:author="Mohammad Nayeem Hasan" w:date="2024-02-09T02:52:00Z">
        <w:r w:rsidR="008C0E31">
          <w:rPr>
            <w:rFonts w:ascii="Times New Roman" w:hAnsi="Times New Roman" w:cs="Times New Roman"/>
            <w:sz w:val="24"/>
            <w:szCs w:val="24"/>
          </w:rPr>
          <w:t>4</w:t>
        </w:r>
      </w:ins>
      <w:r w:rsidR="00660AE3">
        <w:rPr>
          <w:rFonts w:ascii="Times New Roman" w:hAnsi="Times New Roman" w:cs="Times New Roman"/>
          <w:sz w:val="24"/>
          <w:szCs w:val="24"/>
        </w:rPr>
        <w:t>)</w:t>
      </w:r>
      <w:r w:rsidR="003D3D9A">
        <w:rPr>
          <w:rFonts w:ascii="Times New Roman" w:hAnsi="Times New Roman" w:cs="Times New Roman"/>
          <w:sz w:val="24"/>
          <w:szCs w:val="24"/>
        </w:rPr>
        <w:t xml:space="preserve">, </w:t>
      </w:r>
      <w:r w:rsidR="00CF6F1B">
        <w:rPr>
          <w:rFonts w:ascii="Times New Roman" w:hAnsi="Times New Roman" w:cs="Times New Roman"/>
          <w:sz w:val="24"/>
          <w:szCs w:val="24"/>
        </w:rPr>
        <w:t>temperature</w:t>
      </w:r>
      <w:r w:rsidR="00587634">
        <w:rPr>
          <w:rFonts w:ascii="Times New Roman" w:hAnsi="Times New Roman" w:cs="Times New Roman"/>
          <w:sz w:val="24"/>
          <w:szCs w:val="24"/>
        </w:rPr>
        <w:t xml:space="preserve"> (IRR: 1</w:t>
      </w:r>
      <w:r w:rsidR="005E67DE">
        <w:rPr>
          <w:rFonts w:ascii="Times New Roman" w:hAnsi="Times New Roman" w:cs="Times New Roman"/>
          <w:sz w:val="24"/>
          <w:szCs w:val="24"/>
        </w:rPr>
        <w:t>.</w:t>
      </w:r>
      <w:ins w:id="317" w:author="Mohammad Nayeem Hasan" w:date="2024-02-09T02:54:00Z">
        <w:r w:rsidR="008C0E31">
          <w:rPr>
            <w:rFonts w:ascii="Times New Roman" w:hAnsi="Times New Roman" w:cs="Times New Roman"/>
            <w:sz w:val="24"/>
            <w:szCs w:val="24"/>
          </w:rPr>
          <w:t>13</w:t>
        </w:r>
      </w:ins>
      <w:del w:id="318" w:author="Mohammad Nayeem Hasan" w:date="2024-02-09T02:54:00Z">
        <w:r w:rsidR="005E67DE" w:rsidDel="008C0E31">
          <w:rPr>
            <w:rFonts w:ascii="Times New Roman" w:hAnsi="Times New Roman" w:cs="Times New Roman"/>
            <w:sz w:val="24"/>
            <w:szCs w:val="24"/>
          </w:rPr>
          <w:delText>01</w:delText>
        </w:r>
      </w:del>
      <w:ins w:id="319" w:author="Mohammad Nayeem Hasan" w:date="2024-02-07T23:19:00Z">
        <w:r w:rsidR="003A7378">
          <w:rPr>
            <w:rFonts w:ascii="Times New Roman" w:hAnsi="Times New Roman" w:cs="Times New Roman"/>
            <w:sz w:val="24"/>
            <w:szCs w:val="24"/>
          </w:rPr>
          <w:t>, 95% CI: 1.</w:t>
        </w:r>
      </w:ins>
      <w:ins w:id="320" w:author="Mohammad Nayeem Hasan" w:date="2024-02-09T02:54:00Z">
        <w:r w:rsidR="008C0E31">
          <w:rPr>
            <w:rFonts w:ascii="Times New Roman" w:hAnsi="Times New Roman" w:cs="Times New Roman"/>
            <w:sz w:val="24"/>
            <w:szCs w:val="24"/>
          </w:rPr>
          <w:t>1</w:t>
        </w:r>
      </w:ins>
      <w:ins w:id="321" w:author="Mohammad Nayeem Hasan" w:date="2024-02-07T23:19:00Z">
        <w:r w:rsidR="003A7378">
          <w:rPr>
            <w:rFonts w:ascii="Times New Roman" w:hAnsi="Times New Roman" w:cs="Times New Roman"/>
            <w:sz w:val="24"/>
            <w:szCs w:val="24"/>
          </w:rPr>
          <w:t>1-1.</w:t>
        </w:r>
      </w:ins>
      <w:ins w:id="322" w:author="Mohammad Nayeem Hasan" w:date="2024-02-09T02:54:00Z">
        <w:r w:rsidR="008C0E31">
          <w:rPr>
            <w:rFonts w:ascii="Times New Roman" w:hAnsi="Times New Roman" w:cs="Times New Roman"/>
            <w:sz w:val="24"/>
            <w:szCs w:val="24"/>
          </w:rPr>
          <w:t>14</w:t>
        </w:r>
      </w:ins>
      <w:r w:rsidR="005E67DE">
        <w:rPr>
          <w:rFonts w:ascii="Times New Roman" w:hAnsi="Times New Roman" w:cs="Times New Roman"/>
          <w:sz w:val="24"/>
          <w:szCs w:val="24"/>
        </w:rPr>
        <w:t>)</w:t>
      </w:r>
      <w:r w:rsidR="003D3D9A">
        <w:rPr>
          <w:rFonts w:ascii="Times New Roman" w:hAnsi="Times New Roman" w:cs="Times New Roman"/>
          <w:sz w:val="24"/>
          <w:szCs w:val="24"/>
        </w:rPr>
        <w:t>,</w:t>
      </w:r>
      <w:r w:rsidR="00CF6F1B">
        <w:rPr>
          <w:rFonts w:ascii="Times New Roman" w:hAnsi="Times New Roman" w:cs="Times New Roman"/>
          <w:sz w:val="24"/>
          <w:szCs w:val="24"/>
        </w:rPr>
        <w:t xml:space="preserve"> and </w:t>
      </w:r>
      <w:r w:rsidR="00587634">
        <w:rPr>
          <w:rFonts w:ascii="Times New Roman" w:hAnsi="Times New Roman" w:cs="Times New Roman"/>
          <w:sz w:val="24"/>
          <w:szCs w:val="24"/>
        </w:rPr>
        <w:t xml:space="preserve">rainfall (IRR: </w:t>
      </w:r>
      <w:ins w:id="323" w:author="Mohammad Nayeem Hasan" w:date="2024-02-09T02:54:00Z">
        <w:r w:rsidR="008C0E31">
          <w:rPr>
            <w:rFonts w:ascii="Times New Roman" w:hAnsi="Times New Roman" w:cs="Times New Roman"/>
            <w:sz w:val="24"/>
            <w:szCs w:val="24"/>
          </w:rPr>
          <w:t>0.99</w:t>
        </w:r>
      </w:ins>
      <w:del w:id="324" w:author="Mohammad Nayeem Hasan" w:date="2024-02-09T02:54:00Z">
        <w:r w:rsidR="00587634" w:rsidDel="008C0E31">
          <w:rPr>
            <w:rFonts w:ascii="Times New Roman" w:hAnsi="Times New Roman" w:cs="Times New Roman"/>
            <w:sz w:val="24"/>
            <w:szCs w:val="24"/>
          </w:rPr>
          <w:delText>1.01</w:delText>
        </w:r>
      </w:del>
      <w:ins w:id="325" w:author="Mohammad Nayeem Hasan" w:date="2024-02-07T23:19:00Z">
        <w:r w:rsidR="003A7378">
          <w:rPr>
            <w:rFonts w:ascii="Times New Roman" w:hAnsi="Times New Roman" w:cs="Times New Roman"/>
            <w:sz w:val="24"/>
            <w:szCs w:val="24"/>
          </w:rPr>
          <w:t xml:space="preserve">, 95% CI: </w:t>
        </w:r>
      </w:ins>
      <w:ins w:id="326" w:author="Mohammad Nayeem Hasan" w:date="2024-02-09T02:54:00Z">
        <w:r w:rsidR="008C0E31">
          <w:rPr>
            <w:rFonts w:ascii="Times New Roman" w:hAnsi="Times New Roman" w:cs="Times New Roman"/>
            <w:sz w:val="24"/>
            <w:szCs w:val="24"/>
          </w:rPr>
          <w:t>0.98</w:t>
        </w:r>
      </w:ins>
      <w:ins w:id="327" w:author="Mohammad Nayeem Hasan" w:date="2024-02-07T23:19:00Z">
        <w:r w:rsidR="003A7378">
          <w:rPr>
            <w:rFonts w:ascii="Times New Roman" w:hAnsi="Times New Roman" w:cs="Times New Roman"/>
            <w:sz w:val="24"/>
            <w:szCs w:val="24"/>
          </w:rPr>
          <w:t>-</w:t>
        </w:r>
      </w:ins>
      <w:ins w:id="328" w:author="Mohammad Nayeem Hasan" w:date="2024-02-09T02:54:00Z">
        <w:r w:rsidR="008C0E31">
          <w:rPr>
            <w:rFonts w:ascii="Times New Roman" w:hAnsi="Times New Roman" w:cs="Times New Roman"/>
            <w:sz w:val="24"/>
            <w:szCs w:val="24"/>
          </w:rPr>
          <w:t>0.99</w:t>
        </w:r>
      </w:ins>
      <w:r w:rsidR="00587634">
        <w:rPr>
          <w:rFonts w:ascii="Times New Roman" w:hAnsi="Times New Roman" w:cs="Times New Roman"/>
          <w:sz w:val="24"/>
          <w:szCs w:val="24"/>
        </w:rPr>
        <w:t>)</w:t>
      </w:r>
      <w:commentRangeEnd w:id="306"/>
      <w:r w:rsidR="00467437">
        <w:rPr>
          <w:rStyle w:val="CommentReference"/>
        </w:rPr>
        <w:commentReference w:id="306"/>
      </w:r>
      <w:commentRangeEnd w:id="307"/>
      <w:r w:rsidR="003A7378">
        <w:rPr>
          <w:rStyle w:val="CommentReference"/>
        </w:rPr>
        <w:commentReference w:id="307"/>
      </w:r>
      <w:r w:rsidR="00587634">
        <w:rPr>
          <w:rFonts w:ascii="Times New Roman" w:hAnsi="Times New Roman" w:cs="Times New Roman"/>
          <w:sz w:val="24"/>
          <w:szCs w:val="24"/>
        </w:rPr>
        <w:t xml:space="preserve"> </w:t>
      </w:r>
      <w:r w:rsidR="005E67DE">
        <w:rPr>
          <w:rFonts w:ascii="Times New Roman" w:hAnsi="Times New Roman" w:cs="Times New Roman"/>
          <w:sz w:val="24"/>
          <w:szCs w:val="24"/>
        </w:rPr>
        <w:t xml:space="preserve">were </w:t>
      </w:r>
      <w:r w:rsidR="007B5423">
        <w:rPr>
          <w:rFonts w:ascii="Times New Roman" w:hAnsi="Times New Roman" w:cs="Times New Roman"/>
        </w:rPr>
        <w:t>associated</w:t>
      </w:r>
      <w:r w:rsidR="0066401F">
        <w:rPr>
          <w:rFonts w:ascii="Times New Roman" w:hAnsi="Times New Roman" w:cs="Times New Roman"/>
        </w:rPr>
        <w:t xml:space="preserve"> with dengue cases</w:t>
      </w:r>
      <w:r w:rsidR="004573DE">
        <w:rPr>
          <w:rFonts w:ascii="Times New Roman" w:hAnsi="Times New Roman" w:cs="Times New Roman"/>
        </w:rPr>
        <w:t xml:space="preserve">. </w:t>
      </w:r>
    </w:p>
    <w:p w14:paraId="5EB23F23" w14:textId="77777777" w:rsidR="009D2892" w:rsidDel="009D2892" w:rsidRDefault="009D2892" w:rsidP="00E24844">
      <w:pPr>
        <w:spacing w:after="0" w:line="360" w:lineRule="auto"/>
        <w:rPr>
          <w:del w:id="329" w:author="Zumla, Ali" w:date="2024-01-21T11:17:00Z"/>
          <w:rFonts w:ascii="Times New Roman" w:hAnsi="Times New Roman" w:cs="Times New Roman"/>
        </w:rPr>
      </w:pPr>
    </w:p>
    <w:p w14:paraId="534AE634" w14:textId="77777777" w:rsidR="009D2892" w:rsidRPr="009D2892" w:rsidRDefault="009D2892" w:rsidP="009D2892">
      <w:pPr>
        <w:spacing w:after="0" w:line="360" w:lineRule="auto"/>
        <w:rPr>
          <w:ins w:id="330" w:author="Zumla, Ali" w:date="2024-01-21T11:15:00Z"/>
          <w:rFonts w:ascii="Times New Roman" w:hAnsi="Times New Roman" w:cs="Times New Roman"/>
          <w:b/>
          <w:bCs/>
        </w:rPr>
      </w:pPr>
    </w:p>
    <w:p w14:paraId="28658613" w14:textId="77777777" w:rsidR="00B437A7" w:rsidRDefault="00B437A7" w:rsidP="00E24844">
      <w:pPr>
        <w:spacing w:after="0" w:line="360" w:lineRule="auto"/>
        <w:rPr>
          <w:del w:id="331" w:author="Zumla, Ali" w:date="2024-01-21T11:17:00Z"/>
          <w:rFonts w:ascii="Times New Roman" w:hAnsi="Times New Roman" w:cs="Times New Roman"/>
        </w:rPr>
      </w:pPr>
    </w:p>
    <w:p w14:paraId="0A542E33" w14:textId="12648921" w:rsidR="009D2892" w:rsidRPr="009D2892" w:rsidRDefault="009D2892" w:rsidP="009D2892">
      <w:pPr>
        <w:spacing w:after="0" w:line="360" w:lineRule="auto"/>
        <w:rPr>
          <w:ins w:id="332" w:author="Zumla, Ali" w:date="2024-01-21T11:17:00Z"/>
          <w:rFonts w:ascii="Times New Roman" w:hAnsi="Times New Roman" w:cs="Times New Roman"/>
        </w:rPr>
      </w:pPr>
      <w:ins w:id="333" w:author="Zumla, Ali" w:date="2024-01-21T11:14:00Z">
        <w:r w:rsidRPr="009D2892">
          <w:rPr>
            <w:rFonts w:ascii="Times New Roman" w:hAnsi="Times New Roman" w:cs="Times New Roman"/>
            <w:b/>
            <w:bCs/>
            <w:rPrChange w:id="334" w:author="Zumla, Ali" w:date="2024-01-21T11:14:00Z">
              <w:rPr>
                <w:rFonts w:ascii="Times New Roman" w:hAnsi="Times New Roman" w:cs="Times New Roman"/>
              </w:rPr>
            </w:rPrChange>
          </w:rPr>
          <w:t>Interpretation/Conclusions</w:t>
        </w:r>
        <w:r>
          <w:rPr>
            <w:rFonts w:ascii="Times New Roman" w:hAnsi="Times New Roman" w:cs="Times New Roman"/>
          </w:rPr>
          <w:t xml:space="preserve">: </w:t>
        </w:r>
      </w:ins>
      <w:commentRangeStart w:id="335"/>
      <w:commentRangeStart w:id="336"/>
      <w:del w:id="337" w:author="Zumla, Ali" w:date="2024-01-21T11:14:00Z">
        <w:r w:rsidR="00B437A7">
          <w:rPr>
            <w:rFonts w:ascii="Times New Roman" w:hAnsi="Times New Roman" w:cs="Times New Roman"/>
          </w:rPr>
          <w:delText xml:space="preserve">The 2023 </w:delText>
        </w:r>
        <w:r w:rsidR="0000142D">
          <w:rPr>
            <w:rFonts w:ascii="Times New Roman" w:hAnsi="Times New Roman" w:cs="Times New Roman"/>
          </w:rPr>
          <w:delText xml:space="preserve">outbreak </w:delText>
        </w:r>
        <w:r w:rsidR="00B437A7">
          <w:rPr>
            <w:rFonts w:ascii="Times New Roman" w:hAnsi="Times New Roman" w:cs="Times New Roman"/>
          </w:rPr>
          <w:delText>shows a</w:delText>
        </w:r>
      </w:del>
      <w:ins w:id="338" w:author="Zumla, Ali" w:date="2024-01-21T11:14:00Z">
        <w:r>
          <w:rPr>
            <w:rFonts w:ascii="Times New Roman" w:hAnsi="Times New Roman" w:cs="Times New Roman"/>
          </w:rPr>
          <w:t>A major</w:t>
        </w:r>
      </w:ins>
      <w:r w:rsidR="00B437A7">
        <w:rPr>
          <w:rFonts w:ascii="Times New Roman" w:hAnsi="Times New Roman" w:cs="Times New Roman"/>
        </w:rPr>
        <w:t xml:space="preserve"> geographical shift of the </w:t>
      </w:r>
      <w:ins w:id="339" w:author="Zumla, Ali" w:date="2024-01-21T11:14:00Z">
        <w:r>
          <w:rPr>
            <w:rFonts w:ascii="Times New Roman" w:hAnsi="Times New Roman" w:cs="Times New Roman"/>
          </w:rPr>
          <w:t>D</w:t>
        </w:r>
      </w:ins>
      <w:del w:id="340" w:author="Zumla, Ali" w:date="2024-01-21T11:14:00Z">
        <w:r w:rsidR="00B437A7">
          <w:rPr>
            <w:rFonts w:ascii="Times New Roman" w:hAnsi="Times New Roman" w:cs="Times New Roman"/>
          </w:rPr>
          <w:delText>d</w:delText>
        </w:r>
      </w:del>
      <w:r w:rsidR="00B437A7">
        <w:rPr>
          <w:rFonts w:ascii="Times New Roman" w:hAnsi="Times New Roman" w:cs="Times New Roman"/>
        </w:rPr>
        <w:t xml:space="preserve">engue cases from </w:t>
      </w:r>
      <w:r w:rsidR="00CF0ADE">
        <w:rPr>
          <w:rFonts w:ascii="Times New Roman" w:hAnsi="Times New Roman" w:cs="Times New Roman"/>
        </w:rPr>
        <w:t xml:space="preserve">the </w:t>
      </w:r>
      <w:r w:rsidR="00B437A7">
        <w:rPr>
          <w:rFonts w:ascii="Times New Roman" w:hAnsi="Times New Roman" w:cs="Times New Roman"/>
        </w:rPr>
        <w:t xml:space="preserve">capital city </w:t>
      </w:r>
      <w:r w:rsidR="000B26F3">
        <w:rPr>
          <w:rFonts w:ascii="Times New Roman" w:hAnsi="Times New Roman" w:cs="Times New Roman"/>
        </w:rPr>
        <w:t xml:space="preserve">Dhaka </w:t>
      </w:r>
      <w:commentRangeEnd w:id="335"/>
      <w:r w:rsidR="00EF27DA">
        <w:rPr>
          <w:rStyle w:val="CommentReference"/>
        </w:rPr>
        <w:commentReference w:id="335"/>
      </w:r>
      <w:commentRangeEnd w:id="336"/>
      <w:r w:rsidR="00BC1422">
        <w:rPr>
          <w:rStyle w:val="CommentReference"/>
        </w:rPr>
        <w:commentReference w:id="336"/>
      </w:r>
      <w:r w:rsidR="00B437A7">
        <w:rPr>
          <w:rFonts w:ascii="Times New Roman" w:hAnsi="Times New Roman" w:cs="Times New Roman"/>
        </w:rPr>
        <w:t xml:space="preserve">to </w:t>
      </w:r>
      <w:r w:rsidR="00EC13B6">
        <w:rPr>
          <w:rFonts w:ascii="Times New Roman" w:hAnsi="Times New Roman" w:cs="Times New Roman"/>
        </w:rPr>
        <w:t>different</w:t>
      </w:r>
      <w:r w:rsidR="008A11F0">
        <w:rPr>
          <w:rFonts w:ascii="Times New Roman" w:hAnsi="Times New Roman" w:cs="Times New Roman"/>
        </w:rPr>
        <w:t xml:space="preserve"> district</w:t>
      </w:r>
      <w:r w:rsidR="006E25CD">
        <w:rPr>
          <w:rFonts w:ascii="Times New Roman" w:hAnsi="Times New Roman" w:cs="Times New Roman"/>
        </w:rPr>
        <w:t xml:space="preserve">s of Bangladesh with </w:t>
      </w:r>
      <w:r w:rsidR="00057ED2">
        <w:rPr>
          <w:rFonts w:ascii="Times New Roman" w:hAnsi="Times New Roman" w:cs="Times New Roman"/>
        </w:rPr>
        <w:t xml:space="preserve">a </w:t>
      </w:r>
      <w:r w:rsidR="00B30A9F">
        <w:rPr>
          <w:rFonts w:ascii="Times New Roman" w:hAnsi="Times New Roman" w:cs="Times New Roman"/>
        </w:rPr>
        <w:t xml:space="preserve">higher incidence of cases </w:t>
      </w:r>
      <w:r w:rsidR="00057ED2">
        <w:rPr>
          <w:rFonts w:ascii="Times New Roman" w:hAnsi="Times New Roman" w:cs="Times New Roman"/>
        </w:rPr>
        <w:t>in the southern district of Bangladesh</w:t>
      </w:r>
      <w:ins w:id="341" w:author="Zumla, Ali" w:date="2024-01-21T11:20:00Z">
        <w:r>
          <w:rPr>
            <w:rFonts w:ascii="Times New Roman" w:hAnsi="Times New Roman" w:cs="Times New Roman"/>
          </w:rPr>
          <w:t>.</w:t>
        </w:r>
      </w:ins>
      <w:del w:id="342" w:author="Zumla, Ali" w:date="2024-01-21T11:20:00Z">
        <w:r w:rsidR="00057ED2" w:rsidDel="009D2892">
          <w:rPr>
            <w:rFonts w:ascii="Times New Roman" w:hAnsi="Times New Roman" w:cs="Times New Roman"/>
          </w:rPr>
          <w:delText>.</w:delText>
        </w:r>
      </w:del>
      <w:ins w:id="343" w:author="Avinash Sharma" w:date="2024-02-07T19:28:00Z">
        <w:r w:rsidR="00057ED2">
          <w:rPr>
            <w:rFonts w:ascii="Times New Roman" w:hAnsi="Times New Roman" w:cs="Times New Roman"/>
          </w:rPr>
          <w:t xml:space="preserve"> </w:t>
        </w:r>
      </w:ins>
      <w:ins w:id="344" w:author="Zumla, Ali" w:date="2024-01-21T11:18:00Z">
        <w:del w:id="345" w:author="Avinash Sharma" w:date="2024-01-22T12:34:00Z">
          <w:r w:rsidDel="00A71E81">
            <w:rPr>
              <w:rFonts w:ascii="Times New Roman" w:hAnsi="Times New Roman" w:cs="Times New Roman"/>
            </w:rPr>
            <w:delText>Continuos</w:delText>
          </w:r>
        </w:del>
      </w:ins>
      <w:ins w:id="346" w:author="Avinash Sharma" w:date="2024-01-22T12:34:00Z">
        <w:r w:rsidR="00A71E81">
          <w:rPr>
            <w:rFonts w:ascii="Times New Roman" w:hAnsi="Times New Roman" w:cs="Times New Roman"/>
          </w:rPr>
          <w:t>Continuous</w:t>
        </w:r>
      </w:ins>
      <w:ins w:id="347" w:author="Zumla, Ali" w:date="2024-01-21T11:18:00Z">
        <w:r>
          <w:rPr>
            <w:rFonts w:ascii="Times New Roman" w:hAnsi="Times New Roman" w:cs="Times New Roman"/>
          </w:rPr>
          <w:t xml:space="preserve"> monitoring and </w:t>
        </w:r>
        <w:del w:id="348" w:author="Avinash Sharma" w:date="2024-01-22T12:35:00Z">
          <w:r w:rsidDel="00A71E81">
            <w:rPr>
              <w:rFonts w:ascii="Times New Roman" w:hAnsi="Times New Roman" w:cs="Times New Roman"/>
            </w:rPr>
            <w:delText>dentifying</w:delText>
          </w:r>
        </w:del>
      </w:ins>
      <w:ins w:id="349" w:author="Avinash Sharma" w:date="2024-01-22T12:35:00Z">
        <w:r w:rsidR="00A71E81">
          <w:rPr>
            <w:rFonts w:ascii="Times New Roman" w:hAnsi="Times New Roman" w:cs="Times New Roman"/>
          </w:rPr>
          <w:t>identifying</w:t>
        </w:r>
      </w:ins>
      <w:ins w:id="350" w:author="Zumla, Ali" w:date="2024-01-21T11:18:00Z">
        <w:r>
          <w:rPr>
            <w:rFonts w:ascii="Times New Roman" w:hAnsi="Times New Roman" w:cs="Times New Roman"/>
          </w:rPr>
          <w:t xml:space="preserve"> </w:t>
        </w:r>
      </w:ins>
      <w:ins w:id="351" w:author="Zumla, Ali" w:date="2024-01-21T11:19:00Z">
        <w:r>
          <w:rPr>
            <w:rFonts w:ascii="Times New Roman" w:hAnsi="Times New Roman" w:cs="Times New Roman"/>
          </w:rPr>
          <w:t xml:space="preserve">specific </w:t>
        </w:r>
      </w:ins>
      <w:ins w:id="352" w:author="Zumla, Ali" w:date="2024-01-21T11:18:00Z">
        <w:r>
          <w:rPr>
            <w:rFonts w:ascii="Times New Roman" w:hAnsi="Times New Roman" w:cs="Times New Roman"/>
          </w:rPr>
          <w:t xml:space="preserve">drivers of Dengue </w:t>
        </w:r>
      </w:ins>
      <w:ins w:id="353" w:author="Zumla, Ali" w:date="2024-01-21T11:19:00Z">
        <w:r>
          <w:rPr>
            <w:rFonts w:ascii="Times New Roman" w:hAnsi="Times New Roman" w:cs="Times New Roman"/>
          </w:rPr>
          <w:t xml:space="preserve">in </w:t>
        </w:r>
        <w:del w:id="354" w:author="Mohammad Nayeem Hasan" w:date="2024-02-07T23:19:00Z">
          <w:r w:rsidDel="003A7378">
            <w:rPr>
              <w:rFonts w:ascii="Times New Roman" w:hAnsi="Times New Roman" w:cs="Times New Roman"/>
            </w:rPr>
            <w:delText>Bangadesh</w:delText>
          </w:r>
        </w:del>
      </w:ins>
      <w:ins w:id="355" w:author="Mohammad Nayeem Hasan" w:date="2024-02-07T23:19:00Z">
        <w:r w:rsidR="003A7378">
          <w:rPr>
            <w:rFonts w:ascii="Times New Roman" w:hAnsi="Times New Roman" w:cs="Times New Roman"/>
          </w:rPr>
          <w:t>Bangladesh</w:t>
        </w:r>
      </w:ins>
      <w:ins w:id="356" w:author="Zumla, Ali" w:date="2024-01-21T11:19:00Z">
        <w:r>
          <w:rPr>
            <w:rFonts w:ascii="Times New Roman" w:hAnsi="Times New Roman" w:cs="Times New Roman"/>
          </w:rPr>
          <w:t xml:space="preserve"> is </w:t>
        </w:r>
        <w:r>
          <w:rPr>
            <w:rFonts w:ascii="Times New Roman" w:hAnsi="Times New Roman" w:cs="Times New Roman"/>
          </w:rPr>
          <w:lastRenderedPageBreak/>
          <w:t>required for effective control measures to be implemented</w:t>
        </w:r>
      </w:ins>
      <w:ins w:id="357" w:author="Zumla, Ali" w:date="2024-01-21T11:20:00Z">
        <w:r>
          <w:rPr>
            <w:rFonts w:ascii="Times New Roman" w:hAnsi="Times New Roman" w:cs="Times New Roman"/>
          </w:rPr>
          <w:t xml:space="preserve"> and reduce </w:t>
        </w:r>
      </w:ins>
      <w:ins w:id="358" w:author="Zumla, Ali" w:date="2024-01-21T11:21:00Z">
        <w:r>
          <w:rPr>
            <w:rFonts w:ascii="Times New Roman" w:hAnsi="Times New Roman" w:cs="Times New Roman"/>
          </w:rPr>
          <w:t xml:space="preserve">the high morbidity and </w:t>
        </w:r>
      </w:ins>
      <w:ins w:id="359" w:author="Zumla, Ali" w:date="2024-01-21T11:20:00Z">
        <w:r>
          <w:rPr>
            <w:rFonts w:ascii="Times New Roman" w:hAnsi="Times New Roman" w:cs="Times New Roman"/>
          </w:rPr>
          <w:t>morta</w:t>
        </w:r>
      </w:ins>
      <w:ins w:id="360" w:author="Zumla, Ali" w:date="2024-01-21T11:21:00Z">
        <w:r>
          <w:rPr>
            <w:rFonts w:ascii="Times New Roman" w:hAnsi="Times New Roman" w:cs="Times New Roman"/>
          </w:rPr>
          <w:t>lity rates</w:t>
        </w:r>
      </w:ins>
      <w:ins w:id="361" w:author="Zumla, Ali" w:date="2024-01-21T11:19:00Z">
        <w:r>
          <w:rPr>
            <w:rFonts w:ascii="Times New Roman" w:hAnsi="Times New Roman" w:cs="Times New Roman"/>
          </w:rPr>
          <w:t xml:space="preserve">.  </w:t>
        </w:r>
      </w:ins>
    </w:p>
    <w:p w14:paraId="466FEEC9" w14:textId="5A7D22C2" w:rsidR="009D2892" w:rsidRPr="009D2892" w:rsidRDefault="009D2892" w:rsidP="009D2892">
      <w:pPr>
        <w:spacing w:after="0" w:line="360" w:lineRule="auto"/>
        <w:rPr>
          <w:ins w:id="362" w:author="Zumla, Ali" w:date="2024-01-21T11:17:00Z"/>
          <w:rFonts w:ascii="Times New Roman" w:hAnsi="Times New Roman" w:cs="Times New Roman"/>
        </w:rPr>
      </w:pPr>
    </w:p>
    <w:p w14:paraId="1CDD6D24" w14:textId="69DFECD1" w:rsidR="00B437A7" w:rsidRDefault="00057ED2" w:rsidP="00E24844">
      <w:pPr>
        <w:spacing w:after="0" w:line="360" w:lineRule="auto"/>
        <w:rPr>
          <w:rFonts w:ascii="Times New Roman" w:hAnsi="Times New Roman" w:cs="Times New Roman"/>
        </w:rPr>
      </w:pPr>
      <w:del w:id="363" w:author="Avinash Sharma" w:date="2024-02-07T19:28:00Z">
        <w:r>
          <w:rPr>
            <w:rFonts w:ascii="Times New Roman" w:hAnsi="Times New Roman" w:cs="Times New Roman"/>
          </w:rPr>
          <w:delText xml:space="preserve">. </w:delText>
        </w:r>
      </w:del>
    </w:p>
    <w:p w14:paraId="456EF334" w14:textId="77777777" w:rsidR="00525F48" w:rsidRDefault="00525F48">
      <w:pPr>
        <w:rPr>
          <w:rFonts w:ascii="Times New Roman" w:hAnsi="Times New Roman" w:cs="Times New Roman"/>
        </w:rPr>
      </w:pPr>
    </w:p>
    <w:p w14:paraId="59E80998" w14:textId="77777777" w:rsidR="00523B6B" w:rsidRDefault="00523B6B">
      <w:pPr>
        <w:rPr>
          <w:rFonts w:ascii="Times New Roman" w:hAnsi="Times New Roman" w:cs="Times New Roman"/>
          <w:b/>
          <w:bCs/>
        </w:rPr>
      </w:pPr>
    </w:p>
    <w:p w14:paraId="25BB4573" w14:textId="755A46CA" w:rsidR="00E8120F" w:rsidRDefault="00E8120F">
      <w:pPr>
        <w:rPr>
          <w:rFonts w:ascii="Times New Roman" w:hAnsi="Times New Roman" w:cs="Times New Roman"/>
          <w:b/>
          <w:bCs/>
        </w:rPr>
      </w:pPr>
      <w:r>
        <w:rPr>
          <w:rFonts w:ascii="Times New Roman" w:hAnsi="Times New Roman" w:cs="Times New Roman"/>
          <w:b/>
          <w:bCs/>
        </w:rPr>
        <w:br w:type="page"/>
      </w:r>
    </w:p>
    <w:p w14:paraId="235AB11D" w14:textId="77777777" w:rsidR="00D66AC7" w:rsidRDefault="00D66AC7">
      <w:pPr>
        <w:rPr>
          <w:rFonts w:ascii="Times New Roman" w:hAnsi="Times New Roman" w:cs="Times New Roman"/>
          <w:b/>
          <w:bCs/>
        </w:rPr>
      </w:pPr>
    </w:p>
    <w:p w14:paraId="1D854E5E" w14:textId="5E1175C1" w:rsidR="002F5545" w:rsidRPr="00C547C7" w:rsidRDefault="00D66AC7">
      <w:pPr>
        <w:rPr>
          <w:rFonts w:ascii="Times New Roman" w:hAnsi="Times New Roman" w:cs="Times New Roman"/>
          <w:b/>
          <w:bCs/>
          <w:sz w:val="32"/>
          <w:szCs w:val="32"/>
        </w:rPr>
      </w:pPr>
      <w:r>
        <w:rPr>
          <w:rFonts w:ascii="Times New Roman" w:hAnsi="Times New Roman" w:cs="Times New Roman"/>
          <w:b/>
          <w:bCs/>
        </w:rPr>
        <w:t xml:space="preserve"> </w:t>
      </w:r>
      <w:r w:rsidR="00C547C7" w:rsidRPr="00C547C7">
        <w:rPr>
          <w:rFonts w:ascii="Times New Roman" w:hAnsi="Times New Roman" w:cs="Times New Roman"/>
          <w:b/>
          <w:bCs/>
          <w:sz w:val="32"/>
          <w:szCs w:val="32"/>
        </w:rPr>
        <w:t>Introduction</w:t>
      </w:r>
    </w:p>
    <w:p w14:paraId="364B4F04" w14:textId="77777777" w:rsidR="002F5545" w:rsidRPr="00137A69" w:rsidRDefault="002F5545" w:rsidP="00137A69">
      <w:pPr>
        <w:spacing w:after="0" w:line="480" w:lineRule="auto"/>
        <w:rPr>
          <w:rFonts w:ascii="Times New Roman" w:hAnsi="Times New Roman" w:cs="Times New Roman"/>
          <w:b/>
          <w:bCs/>
        </w:rPr>
      </w:pPr>
    </w:p>
    <w:p w14:paraId="2918A101" w14:textId="62F94105" w:rsidR="002333B6" w:rsidRPr="00137A69" w:rsidRDefault="00F9266E" w:rsidP="00137A69">
      <w:pPr>
        <w:spacing w:after="0" w:line="480" w:lineRule="auto"/>
        <w:rPr>
          <w:rFonts w:ascii="Times New Roman" w:hAnsi="Times New Roman" w:cs="Times New Roman"/>
        </w:rPr>
      </w:pPr>
      <w:commentRangeStart w:id="364"/>
      <w:r w:rsidRPr="00137A69">
        <w:rPr>
          <w:rFonts w:ascii="Times New Roman" w:hAnsi="Times New Roman" w:cs="Times New Roman"/>
        </w:rPr>
        <w:t>Bangladesh</w:t>
      </w:r>
      <w:r w:rsidR="006728BF" w:rsidRPr="00137A69">
        <w:rPr>
          <w:rFonts w:ascii="Times New Roman" w:hAnsi="Times New Roman" w:cs="Times New Roman"/>
        </w:rPr>
        <w:t xml:space="preserve"> </w:t>
      </w:r>
      <w:r w:rsidRPr="00137A69">
        <w:rPr>
          <w:rFonts w:ascii="Times New Roman" w:hAnsi="Times New Roman" w:cs="Times New Roman"/>
        </w:rPr>
        <w:t>experienc</w:t>
      </w:r>
      <w:r w:rsidR="009E51CE" w:rsidRPr="00137A69">
        <w:rPr>
          <w:rFonts w:ascii="Times New Roman" w:hAnsi="Times New Roman" w:cs="Times New Roman"/>
        </w:rPr>
        <w:t xml:space="preserve">ed </w:t>
      </w:r>
      <w:r w:rsidR="00F37F5D">
        <w:rPr>
          <w:rFonts w:ascii="Times New Roman" w:hAnsi="Times New Roman" w:cs="Times New Roman"/>
        </w:rPr>
        <w:t>its</w:t>
      </w:r>
      <w:r w:rsidR="00F964AB" w:rsidRPr="00137A69">
        <w:rPr>
          <w:rFonts w:ascii="Times New Roman" w:hAnsi="Times New Roman" w:cs="Times New Roman"/>
        </w:rPr>
        <w:t xml:space="preserve"> </w:t>
      </w:r>
      <w:r w:rsidR="00015CA6" w:rsidRPr="00137A69">
        <w:rPr>
          <w:rFonts w:ascii="Times New Roman" w:hAnsi="Times New Roman" w:cs="Times New Roman"/>
        </w:rPr>
        <w:t xml:space="preserve">largest and </w:t>
      </w:r>
      <w:r w:rsidRPr="00137A69">
        <w:rPr>
          <w:rFonts w:ascii="Times New Roman" w:hAnsi="Times New Roman" w:cs="Times New Roman"/>
        </w:rPr>
        <w:t>deadliest dengue outbreak</w:t>
      </w:r>
      <w:ins w:id="365" w:author="Avinash Sharma" w:date="2024-01-22T12:40:00Z">
        <w:r w:rsidR="00A71E81">
          <w:rPr>
            <w:rFonts w:ascii="Times New Roman" w:hAnsi="Times New Roman" w:cs="Times New Roman"/>
          </w:rPr>
          <w:t xml:space="preserve">, </w:t>
        </w:r>
      </w:ins>
      <w:del w:id="366" w:author="Avinash Sharma" w:date="2024-01-22T12:40:00Z">
        <w:r w:rsidRPr="00137A69">
          <w:rPr>
            <w:rFonts w:ascii="Times New Roman" w:hAnsi="Times New Roman" w:cs="Times New Roman"/>
          </w:rPr>
          <w:delText xml:space="preserve"> by </w:delText>
        </w:r>
      </w:del>
      <w:r w:rsidRPr="00137A69">
        <w:rPr>
          <w:rFonts w:ascii="Times New Roman" w:hAnsi="Times New Roman" w:cs="Times New Roman"/>
        </w:rPr>
        <w:t>reporting the highest-ever recorded annual cases and deaths by dengue virus (DENV) infection</w:t>
      </w:r>
      <w:r w:rsidR="00F964AB" w:rsidRPr="00137A69">
        <w:rPr>
          <w:rFonts w:ascii="Times New Roman" w:hAnsi="Times New Roman" w:cs="Times New Roman"/>
        </w:rPr>
        <w:t xml:space="preserve"> in 2023</w:t>
      </w:r>
      <w:r w:rsidRPr="00137A69">
        <w:rPr>
          <w:rFonts w:ascii="Times New Roman" w:hAnsi="Times New Roman" w:cs="Times New Roman"/>
        </w:rPr>
        <w:t xml:space="preserve">. </w:t>
      </w:r>
      <w:r w:rsidR="002333B6" w:rsidRPr="00137A69">
        <w:rPr>
          <w:rFonts w:ascii="Times New Roman" w:hAnsi="Times New Roman" w:cs="Times New Roman"/>
        </w:rPr>
        <w:t>Between 2000</w:t>
      </w:r>
      <w:ins w:id="367" w:author="Avinash Sharma" w:date="2024-01-22T12:41:00Z">
        <w:r w:rsidR="00A71E81">
          <w:rPr>
            <w:rFonts w:ascii="Times New Roman" w:hAnsi="Times New Roman" w:cs="Times New Roman"/>
          </w:rPr>
          <w:t xml:space="preserve"> and </w:t>
        </w:r>
      </w:ins>
      <w:del w:id="368" w:author="Avinash Sharma" w:date="2024-01-22T12:41:00Z">
        <w:r w:rsidR="002333B6" w:rsidRPr="00137A69">
          <w:rPr>
            <w:rFonts w:ascii="Times New Roman" w:hAnsi="Times New Roman" w:cs="Times New Roman"/>
          </w:rPr>
          <w:delText>-</w:delText>
        </w:r>
      </w:del>
      <w:r w:rsidR="002333B6" w:rsidRPr="00137A69">
        <w:rPr>
          <w:rFonts w:ascii="Times New Roman" w:hAnsi="Times New Roman" w:cs="Times New Roman"/>
        </w:rPr>
        <w:t>2022, Bangladesh reported a total of 244,246 dengue cases including 849 deaths</w:t>
      </w:r>
      <w:r w:rsidR="00FF7AE0" w:rsidRPr="00137A69">
        <w:rPr>
          <w:rFonts w:ascii="Times New Roman" w:hAnsi="Times New Roman" w:cs="Times New Roman"/>
        </w:rPr>
        <w:t xml:space="preserve"> with a case-fatality rat</w:t>
      </w:r>
      <w:ins w:id="369" w:author="Mohammad Nayeem Hasan" w:date="2024-02-08T16:34:00Z">
        <w:r w:rsidR="00BC1422">
          <w:rPr>
            <w:rFonts w:ascii="Times New Roman" w:hAnsi="Times New Roman" w:cs="Times New Roman"/>
          </w:rPr>
          <w:t>e</w:t>
        </w:r>
      </w:ins>
      <w:del w:id="370" w:author="Mohammad Nayeem Hasan" w:date="2024-02-08T01:36:00Z">
        <w:r w:rsidR="00FF7AE0" w:rsidRPr="00137A69" w:rsidDel="00511E07">
          <w:rPr>
            <w:rFonts w:ascii="Times New Roman" w:hAnsi="Times New Roman" w:cs="Times New Roman"/>
          </w:rPr>
          <w:delText>io</w:delText>
        </w:r>
      </w:del>
      <w:r w:rsidR="00FF7AE0" w:rsidRPr="00137A69">
        <w:rPr>
          <w:rFonts w:ascii="Times New Roman" w:hAnsi="Times New Roman" w:cs="Times New Roman"/>
        </w:rPr>
        <w:t xml:space="preserve"> of 0.49% </w:t>
      </w:r>
      <w:r w:rsidR="002333B6"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62991293"/>
          <w:placeholder>
            <w:docPart w:val="13FADD4A872A49A0AF3A3190F3B90E5E"/>
          </w:placeholder>
        </w:sdtPr>
        <w:sdtContent>
          <w:r w:rsidR="006A6FDB" w:rsidRPr="006A6FDB">
            <w:rPr>
              <w:rFonts w:ascii="Times New Roman" w:hAnsi="Times New Roman" w:cs="Times New Roman"/>
              <w:color w:val="000000"/>
              <w:vertAlign w:val="superscript"/>
            </w:rPr>
            <w:t>1</w:t>
          </w:r>
        </w:sdtContent>
      </w:sdt>
      <w:r w:rsidR="002333B6" w:rsidRPr="00137A69">
        <w:rPr>
          <w:rFonts w:ascii="Times New Roman" w:hAnsi="Times New Roman" w:cs="Times New Roman"/>
        </w:rPr>
        <w:t>. In 2023</w:t>
      </w:r>
      <w:r w:rsidR="00FF7AE0" w:rsidRPr="00137A69">
        <w:rPr>
          <w:rFonts w:ascii="Times New Roman" w:hAnsi="Times New Roman" w:cs="Times New Roman"/>
        </w:rPr>
        <w:t xml:space="preserve"> alone,</w:t>
      </w:r>
      <w:r w:rsidR="002333B6" w:rsidRPr="00137A69">
        <w:rPr>
          <w:rFonts w:ascii="Times New Roman" w:hAnsi="Times New Roman" w:cs="Times New Roman"/>
        </w:rPr>
        <w:t xml:space="preserve"> the number of cases and deaths surpasses the previous 23 years' cumulative numbers: 320,</w:t>
      </w:r>
      <w:r w:rsidR="00A43665">
        <w:rPr>
          <w:rFonts w:ascii="Times New Roman" w:hAnsi="Times New Roman" w:cs="Times New Roman"/>
        </w:rPr>
        <w:t>835</w:t>
      </w:r>
      <w:r w:rsidR="002333B6" w:rsidRPr="00137A69">
        <w:rPr>
          <w:rFonts w:ascii="Times New Roman" w:hAnsi="Times New Roman" w:cs="Times New Roman"/>
        </w:rPr>
        <w:t xml:space="preserve"> cases and 1,69</w:t>
      </w:r>
      <w:r w:rsidR="00A43665">
        <w:rPr>
          <w:rFonts w:ascii="Times New Roman" w:hAnsi="Times New Roman" w:cs="Times New Roman"/>
        </w:rPr>
        <w:t>9</w:t>
      </w:r>
      <w:r w:rsidR="002333B6" w:rsidRPr="00137A69">
        <w:rPr>
          <w:rFonts w:ascii="Times New Roman" w:hAnsi="Times New Roman" w:cs="Times New Roman"/>
        </w:rPr>
        <w:t xml:space="preserve"> deaths</w:t>
      </w:r>
      <w:r w:rsidR="00943BA9">
        <w:rPr>
          <w:rFonts w:ascii="Times New Roman" w:hAnsi="Times New Roman" w:cs="Times New Roman"/>
        </w:rPr>
        <w:t xml:space="preserve"> respectively</w:t>
      </w:r>
      <w:r w:rsidR="002333B6" w:rsidRPr="00137A69">
        <w:rPr>
          <w:rFonts w:ascii="Times New Roman" w:hAnsi="Times New Roman" w:cs="Times New Roman"/>
        </w:rPr>
        <w:t xml:space="preserve"> </w:t>
      </w:r>
      <w:commentRangeStart w:id="371"/>
      <w:r w:rsidR="002333B6" w:rsidRPr="00137A69">
        <w:rPr>
          <w:rFonts w:ascii="Times New Roman" w:hAnsi="Times New Roman" w:cs="Times New Roman"/>
        </w:rPr>
        <w:t>until 2</w:t>
      </w:r>
      <w:r w:rsidR="00A43665">
        <w:rPr>
          <w:rFonts w:ascii="Times New Roman" w:hAnsi="Times New Roman" w:cs="Times New Roman"/>
        </w:rPr>
        <w:t>7</w:t>
      </w:r>
      <w:r w:rsidR="002333B6" w:rsidRPr="00137A69">
        <w:rPr>
          <w:rFonts w:ascii="Times New Roman" w:hAnsi="Times New Roman" w:cs="Times New Roman"/>
        </w:rPr>
        <w:t xml:space="preserve"> December </w:t>
      </w:r>
      <w:commentRangeEnd w:id="371"/>
      <w:r w:rsidR="00625CB7">
        <w:rPr>
          <w:rStyle w:val="CommentReference"/>
        </w:rPr>
        <w:commentReference w:id="371"/>
      </w:r>
      <w:sdt>
        <w:sdtPr>
          <w:rPr>
            <w:rFonts w:ascii="Times New Roman" w:hAnsi="Times New Roman" w:cs="Times New Roman"/>
            <w:color w:val="000000"/>
            <w:vertAlign w:val="superscript"/>
          </w:rPr>
          <w:tag w:val="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
          <w:id w:val="944733597"/>
          <w:placeholder>
            <w:docPart w:val="A2D04E14DE1E46DCAE5FD38B25BEFF22"/>
          </w:placeholder>
        </w:sdtPr>
        <w:sdtContent>
          <w:r w:rsidR="006A6FDB" w:rsidRPr="006A6FDB">
            <w:rPr>
              <w:rFonts w:ascii="Times New Roman" w:hAnsi="Times New Roman" w:cs="Times New Roman"/>
              <w:color w:val="000000"/>
              <w:vertAlign w:val="superscript"/>
            </w:rPr>
            <w:t>2</w:t>
          </w:r>
        </w:sdtContent>
      </w:sdt>
      <w:r w:rsidR="002333B6" w:rsidRPr="00137A69">
        <w:rPr>
          <w:rFonts w:ascii="Times New Roman" w:hAnsi="Times New Roman" w:cs="Times New Roman"/>
        </w:rPr>
        <w:t xml:space="preserve">. </w:t>
      </w:r>
      <w:commentRangeEnd w:id="364"/>
      <w:r w:rsidR="004C1ECA">
        <w:rPr>
          <w:rStyle w:val="CommentReference"/>
        </w:rPr>
        <w:commentReference w:id="364"/>
      </w:r>
      <w:r w:rsidR="002333B6" w:rsidRPr="00137A69">
        <w:rPr>
          <w:rFonts w:ascii="Times New Roman" w:hAnsi="Times New Roman" w:cs="Times New Roman"/>
        </w:rPr>
        <w:t>While this number is shocking and concerning, epidemiologically these figures are not unexpected based on the trend of dengue cases in the last five years</w:t>
      </w:r>
      <w:r w:rsidR="009D7297">
        <w:rPr>
          <w:rFonts w:ascii="Times New Roman" w:hAnsi="Times New Roman" w:cs="Times New Roman"/>
        </w:rPr>
        <w:t xml:space="preserve"> </w:t>
      </w:r>
      <w:r w:rsidR="009D7297" w:rsidRPr="00137A69">
        <w:rPr>
          <w:rFonts w:ascii="Times New Roman" w:hAnsi="Times New Roman" w:cs="Times New Roman"/>
        </w:rPr>
        <w:t>(2018-2022)</w:t>
      </w:r>
      <w:r w:rsidR="002333B6" w:rsidRPr="00137A69">
        <w:rPr>
          <w:rFonts w:ascii="Times New Roman" w:hAnsi="Times New Roman" w:cs="Times New Roman"/>
        </w:rPr>
        <w:t>: more than 82% of cases (n=202,425) and 69% of deaths (n=550) of last 23 years were reported</w:t>
      </w:r>
      <w:r w:rsidR="009D7297">
        <w:rPr>
          <w:rFonts w:ascii="Times New Roman" w:hAnsi="Times New Roman" w:cs="Times New Roman"/>
        </w:rPr>
        <w:t xml:space="preserve"> </w:t>
      </w:r>
      <w:r w:rsidR="005D2C2E">
        <w:rPr>
          <w:rFonts w:ascii="Times New Roman" w:hAnsi="Times New Roman" w:cs="Times New Roman"/>
        </w:rPr>
        <w:t xml:space="preserve">during this period </w:t>
      </w:r>
      <w:sdt>
        <w:sdtPr>
          <w:rPr>
            <w:rFonts w:ascii="Times New Roman" w:hAnsi="Times New Roman" w:cs="Times New Roman"/>
            <w:color w:val="000000"/>
            <w:vertAlign w:val="superscript"/>
          </w:rPr>
          <w:tag w:val="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074963792"/>
          <w:placeholder>
            <w:docPart w:val="04ED901A430B474C8E94A6CDFFFF8F9A"/>
          </w:placeholder>
        </w:sdtPr>
        <w:sdtContent>
          <w:r w:rsidR="006A6FDB" w:rsidRPr="006A6FDB">
            <w:rPr>
              <w:rFonts w:ascii="Times New Roman" w:hAnsi="Times New Roman" w:cs="Times New Roman"/>
              <w:color w:val="000000"/>
              <w:vertAlign w:val="superscript"/>
            </w:rPr>
            <w:t>1</w:t>
          </w:r>
        </w:sdtContent>
      </w:sdt>
      <w:r w:rsidR="002333B6" w:rsidRPr="00137A69">
        <w:rPr>
          <w:rFonts w:ascii="Times New Roman" w:hAnsi="Times New Roman" w:cs="Times New Roman"/>
        </w:rPr>
        <w:t>.</w:t>
      </w:r>
    </w:p>
    <w:p w14:paraId="36EFD058" w14:textId="77777777" w:rsidR="002333B6" w:rsidRPr="00137A69" w:rsidRDefault="002333B6" w:rsidP="00137A69">
      <w:pPr>
        <w:spacing w:after="0" w:line="480" w:lineRule="auto"/>
        <w:rPr>
          <w:rFonts w:ascii="Times New Roman" w:hAnsi="Times New Roman" w:cs="Times New Roman"/>
        </w:rPr>
      </w:pPr>
    </w:p>
    <w:p w14:paraId="29BDAFC5" w14:textId="4A256ED6" w:rsidR="00F17D18" w:rsidRDefault="00F9266E" w:rsidP="00137A69">
      <w:pPr>
        <w:spacing w:after="0" w:line="480" w:lineRule="auto"/>
        <w:rPr>
          <w:rFonts w:ascii="Times New Roman" w:hAnsi="Times New Roman" w:cs="Times New Roman"/>
        </w:rPr>
      </w:pPr>
      <w:r w:rsidRPr="00137A69">
        <w:rPr>
          <w:rFonts w:ascii="Times New Roman" w:hAnsi="Times New Roman" w:cs="Times New Roman"/>
        </w:rPr>
        <w:t xml:space="preserve">Historically, </w:t>
      </w:r>
      <w:r w:rsidR="00AC2F6F" w:rsidRPr="00137A69">
        <w:rPr>
          <w:rFonts w:ascii="Times New Roman" w:hAnsi="Times New Roman" w:cs="Times New Roman"/>
        </w:rPr>
        <w:t xml:space="preserve">most of </w:t>
      </w:r>
      <w:r w:rsidRPr="00137A69">
        <w:rPr>
          <w:rFonts w:ascii="Times New Roman" w:hAnsi="Times New Roman" w:cs="Times New Roman"/>
        </w:rPr>
        <w:t xml:space="preserve">the dengue </w:t>
      </w:r>
      <w:r w:rsidR="00AC2F6F" w:rsidRPr="00137A69">
        <w:rPr>
          <w:rFonts w:ascii="Times New Roman" w:hAnsi="Times New Roman" w:cs="Times New Roman"/>
        </w:rPr>
        <w:t xml:space="preserve">cases </w:t>
      </w:r>
      <w:r w:rsidR="00015CA6" w:rsidRPr="00137A69">
        <w:rPr>
          <w:rFonts w:ascii="Times New Roman" w:hAnsi="Times New Roman" w:cs="Times New Roman"/>
        </w:rPr>
        <w:t>in the country</w:t>
      </w:r>
      <w:r w:rsidRPr="00137A69">
        <w:rPr>
          <w:rFonts w:ascii="Times New Roman" w:hAnsi="Times New Roman" w:cs="Times New Roman"/>
        </w:rPr>
        <w:t xml:space="preserve"> </w:t>
      </w:r>
      <w:r w:rsidR="00C56253" w:rsidRPr="00137A69">
        <w:rPr>
          <w:rFonts w:ascii="Times New Roman" w:hAnsi="Times New Roman" w:cs="Times New Roman"/>
        </w:rPr>
        <w:t xml:space="preserve">have been reported </w:t>
      </w:r>
      <w:r w:rsidRPr="00137A69">
        <w:rPr>
          <w:rFonts w:ascii="Times New Roman" w:hAnsi="Times New Roman" w:cs="Times New Roman"/>
        </w:rPr>
        <w:t xml:space="preserve">in </w:t>
      </w:r>
      <w:r w:rsidR="00015CA6" w:rsidRPr="00137A69">
        <w:rPr>
          <w:rFonts w:ascii="Times New Roman" w:hAnsi="Times New Roman" w:cs="Times New Roman"/>
        </w:rPr>
        <w:t>urban areas</w:t>
      </w:r>
      <w:r w:rsidR="00AC2F6F" w:rsidRPr="00137A69">
        <w:rPr>
          <w:rFonts w:ascii="Times New Roman" w:hAnsi="Times New Roman" w:cs="Times New Roman"/>
        </w:rPr>
        <w:t xml:space="preserve">, </w:t>
      </w:r>
      <w:r w:rsidR="00C56253" w:rsidRPr="00137A69">
        <w:rPr>
          <w:rFonts w:ascii="Times New Roman" w:hAnsi="Times New Roman" w:cs="Times New Roman"/>
        </w:rPr>
        <w:t xml:space="preserve">with a particular concentration </w:t>
      </w:r>
      <w:r w:rsidR="00AC2F6F" w:rsidRPr="00137A69">
        <w:rPr>
          <w:rFonts w:ascii="Times New Roman" w:hAnsi="Times New Roman" w:cs="Times New Roman"/>
        </w:rPr>
        <w:t>in the capital city</w:t>
      </w:r>
      <w:r w:rsidR="00C56253" w:rsidRPr="00137A69">
        <w:rPr>
          <w:rFonts w:ascii="Times New Roman" w:hAnsi="Times New Roman" w:cs="Times New Roman"/>
        </w:rPr>
        <w:t xml:space="preserve"> </w:t>
      </w:r>
      <w:r w:rsidR="00EB22E5" w:rsidRPr="00137A69">
        <w:rPr>
          <w:rFonts w:ascii="Times New Roman" w:hAnsi="Times New Roman" w:cs="Times New Roman"/>
        </w:rPr>
        <w:t>of</w:t>
      </w:r>
      <w:r w:rsidR="00AC2F6F" w:rsidRPr="00137A69">
        <w:rPr>
          <w:rFonts w:ascii="Times New Roman" w:hAnsi="Times New Roman" w:cs="Times New Roman"/>
        </w:rPr>
        <w:t xml:space="preserve"> Dhaka</w:t>
      </w:r>
      <w:r w:rsidR="004B2D3A"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6A6FDB" w:rsidRPr="006A6FDB">
            <w:rPr>
              <w:rFonts w:ascii="Times New Roman" w:hAnsi="Times New Roman" w:cs="Times New Roman"/>
              <w:color w:val="000000"/>
              <w:vertAlign w:val="superscript"/>
            </w:rPr>
            <w:t>3</w:t>
          </w:r>
        </w:sdtContent>
      </w:sdt>
      <w:r w:rsidR="0000505C" w:rsidRPr="00137A69">
        <w:rPr>
          <w:rFonts w:ascii="Times New Roman" w:hAnsi="Times New Roman" w:cs="Times New Roman"/>
        </w:rPr>
        <w:t xml:space="preserve"> except a few </w:t>
      </w:r>
      <w:r w:rsidR="00FF7AE0" w:rsidRPr="00137A69">
        <w:rPr>
          <w:rFonts w:ascii="Times New Roman" w:hAnsi="Times New Roman" w:cs="Times New Roman"/>
        </w:rPr>
        <w:t>years</w:t>
      </w:r>
      <w:r w:rsidR="0000505C" w:rsidRPr="00137A69">
        <w:rPr>
          <w:rFonts w:ascii="Times New Roman" w:hAnsi="Times New Roman" w:cs="Times New Roman"/>
        </w:rPr>
        <w:t xml:space="preserve"> like 2019 when almost half of the cases were reported from outside Dhaka</w:t>
      </w:r>
      <w:r w:rsidR="00151E91"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6A6FDB" w:rsidRPr="006A6FDB">
            <w:rPr>
              <w:rFonts w:ascii="Times New Roman" w:hAnsi="Times New Roman" w:cs="Times New Roman"/>
              <w:color w:val="000000"/>
              <w:vertAlign w:val="superscript"/>
            </w:rPr>
            <w:t>4</w:t>
          </w:r>
        </w:sdtContent>
      </w:sdt>
      <w:r w:rsidR="0000505C" w:rsidRPr="00137A69">
        <w:rPr>
          <w:rFonts w:ascii="Times New Roman" w:hAnsi="Times New Roman" w:cs="Times New Roman"/>
        </w:rPr>
        <w:t xml:space="preserve">. </w:t>
      </w:r>
      <w:r w:rsidR="004B2D3A" w:rsidRPr="00137A69">
        <w:rPr>
          <w:rFonts w:ascii="Times New Roman" w:hAnsi="Times New Roman" w:cs="Times New Roman"/>
        </w:rPr>
        <w:t xml:space="preserve"> </w:t>
      </w:r>
      <w:r w:rsidR="004501DE" w:rsidRPr="00137A69">
        <w:rPr>
          <w:rFonts w:ascii="Times New Roman" w:hAnsi="Times New Roman" w:cs="Times New Roman"/>
        </w:rPr>
        <w:t xml:space="preserve">Sporadic cases of </w:t>
      </w:r>
      <w:r w:rsidR="00015CA6" w:rsidRPr="00137A69">
        <w:rPr>
          <w:rFonts w:ascii="Times New Roman" w:hAnsi="Times New Roman" w:cs="Times New Roman"/>
        </w:rPr>
        <w:t xml:space="preserve">dengue </w:t>
      </w:r>
      <w:r w:rsidR="004501DE" w:rsidRPr="00137A69">
        <w:rPr>
          <w:rFonts w:ascii="Times New Roman" w:hAnsi="Times New Roman" w:cs="Times New Roman"/>
        </w:rPr>
        <w:t>were documented in Dhaka in</w:t>
      </w:r>
      <w:r w:rsidR="00015CA6" w:rsidRPr="00137A69">
        <w:rPr>
          <w:rFonts w:ascii="Times New Roman" w:hAnsi="Times New Roman" w:cs="Times New Roman"/>
        </w:rPr>
        <w:t xml:space="preserve"> the </w:t>
      </w:r>
      <w:r w:rsidR="00923B7D" w:rsidRPr="00137A69">
        <w:rPr>
          <w:rFonts w:ascii="Times New Roman" w:hAnsi="Times New Roman" w:cs="Times New Roman"/>
        </w:rPr>
        <w:t>1960s</w:t>
      </w:r>
      <w:r w:rsidR="004501DE" w:rsidRPr="00137A69">
        <w:rPr>
          <w:rFonts w:ascii="Times New Roman" w:hAnsi="Times New Roman" w:cs="Times New Roman"/>
        </w:rPr>
        <w:t>, preceding the significant outbreak that occurred in 2000 in major cities, including Dhaka, Chittagong, and Khulna</w:t>
      </w:r>
      <w:r w:rsidR="00EC7A75"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1334145660"/>
          <w:placeholder>
            <w:docPart w:val="BEB65B31868F4F0484D832EBC960C08A"/>
          </w:placeholder>
        </w:sdtPr>
        <w:sdtContent>
          <w:r w:rsidR="006A6FDB" w:rsidRPr="006A6FDB">
            <w:rPr>
              <w:rFonts w:ascii="Times New Roman" w:hAnsi="Times New Roman" w:cs="Times New Roman"/>
              <w:color w:val="000000"/>
              <w:vertAlign w:val="superscript"/>
            </w:rPr>
            <w:t>3</w:t>
          </w:r>
        </w:sdtContent>
      </w:sdt>
      <w:r w:rsidR="008031DC">
        <w:rPr>
          <w:rFonts w:ascii="Times New Roman" w:hAnsi="Times New Roman" w:cs="Times New Roman"/>
          <w:color w:val="000000"/>
          <w:vertAlign w:val="superscript"/>
        </w:rPr>
        <w:t>,</w:t>
      </w:r>
      <w:sdt>
        <w:sdtPr>
          <w:rPr>
            <w:rFonts w:ascii="Times New Roman" w:hAnsi="Times New Roman" w:cs="Times New Roman"/>
            <w:color w:val="000000"/>
            <w:vertAlign w:val="superscript"/>
          </w:rPr>
          <w:tag w:val="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
          <w:id w:val="1664126181"/>
          <w:placeholder>
            <w:docPart w:val="DefaultPlaceholder_-1854013440"/>
          </w:placeholder>
        </w:sdtPr>
        <w:sdtContent>
          <w:r w:rsidR="006A6FDB" w:rsidRPr="006A6FDB">
            <w:rPr>
              <w:rFonts w:ascii="Times New Roman" w:hAnsi="Times New Roman" w:cs="Times New Roman"/>
              <w:color w:val="000000"/>
              <w:vertAlign w:val="superscript"/>
            </w:rPr>
            <w:t>5</w:t>
          </w:r>
        </w:sdtContent>
      </w:sdt>
      <w:r w:rsidRPr="00137A69">
        <w:rPr>
          <w:rFonts w:ascii="Times New Roman" w:hAnsi="Times New Roman" w:cs="Times New Roman"/>
        </w:rPr>
        <w:t xml:space="preserve">.  </w:t>
      </w:r>
      <w:r w:rsidR="00432B6B" w:rsidRPr="00137A69">
        <w:rPr>
          <w:rFonts w:ascii="Times New Roman" w:hAnsi="Times New Roman" w:cs="Times New Roman"/>
        </w:rPr>
        <w:t>S</w:t>
      </w:r>
      <w:r w:rsidRPr="00137A69">
        <w:rPr>
          <w:rFonts w:ascii="Times New Roman" w:hAnsi="Times New Roman" w:cs="Times New Roman"/>
        </w:rPr>
        <w:t xml:space="preserve">erological </w:t>
      </w:r>
      <w:r w:rsidR="00A43665">
        <w:rPr>
          <w:rFonts w:ascii="Times New Roman" w:hAnsi="Times New Roman" w:cs="Times New Roman"/>
        </w:rPr>
        <w:t>studies</w:t>
      </w:r>
      <w:r w:rsidR="00A43665" w:rsidRPr="00137A69">
        <w:rPr>
          <w:rFonts w:ascii="Times New Roman" w:hAnsi="Times New Roman" w:cs="Times New Roman"/>
        </w:rPr>
        <w:t xml:space="preserve"> </w:t>
      </w:r>
      <w:r w:rsidRPr="00137A69">
        <w:rPr>
          <w:rFonts w:ascii="Times New Roman" w:hAnsi="Times New Roman" w:cs="Times New Roman"/>
        </w:rPr>
        <w:t>conducted</w:t>
      </w:r>
      <w:r w:rsidR="001B1733" w:rsidRPr="00137A69">
        <w:rPr>
          <w:rFonts w:ascii="Times New Roman" w:hAnsi="Times New Roman" w:cs="Times New Roman"/>
        </w:rPr>
        <w:t xml:space="preserve"> across the country demonstrated</w:t>
      </w:r>
      <w:r w:rsidR="00432B6B" w:rsidRPr="00137A69">
        <w:rPr>
          <w:rFonts w:ascii="Times New Roman" w:hAnsi="Times New Roman" w:cs="Times New Roman"/>
        </w:rPr>
        <w:t xml:space="preserve"> </w:t>
      </w:r>
      <w:r w:rsidR="001B1733" w:rsidRPr="00137A69">
        <w:rPr>
          <w:rFonts w:ascii="Times New Roman" w:hAnsi="Times New Roman" w:cs="Times New Roman"/>
        </w:rPr>
        <w:t>substantial</w:t>
      </w:r>
      <w:r w:rsidR="00782869" w:rsidRPr="00137A69">
        <w:rPr>
          <w:rFonts w:ascii="Times New Roman" w:hAnsi="Times New Roman" w:cs="Times New Roman"/>
        </w:rPr>
        <w:t xml:space="preserve"> spatial</w:t>
      </w:r>
      <w:r w:rsidR="001B1733" w:rsidRPr="00137A69">
        <w:rPr>
          <w:rFonts w:ascii="Times New Roman" w:hAnsi="Times New Roman" w:cs="Times New Roman"/>
        </w:rPr>
        <w:t xml:space="preserve"> heterogeneity in seropositi</w:t>
      </w:r>
      <w:r w:rsidR="00782869" w:rsidRPr="00137A69">
        <w:rPr>
          <w:rFonts w:ascii="Times New Roman" w:hAnsi="Times New Roman" w:cs="Times New Roman"/>
        </w:rPr>
        <w:t xml:space="preserve">vity with seroprevalence ranging from as high as 88% in urban Chittagong to as low as 3% in rural </w:t>
      </w:r>
      <w:proofErr w:type="spellStart"/>
      <w:r w:rsidR="00782869" w:rsidRPr="00137A69">
        <w:rPr>
          <w:rFonts w:ascii="Times New Roman" w:hAnsi="Times New Roman" w:cs="Times New Roman"/>
        </w:rPr>
        <w:t>Maulvibazar</w:t>
      </w:r>
      <w:proofErr w:type="spellEnd"/>
      <w:r w:rsidR="00782869" w:rsidRPr="00137A69">
        <w:rPr>
          <w:rFonts w:ascii="Times New Roman" w:hAnsi="Times New Roman" w:cs="Times New Roman"/>
        </w:rPr>
        <w:t xml:space="preserve"> in Sylhet division</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6A6FDB" w:rsidRPr="006A6FDB">
            <w:rPr>
              <w:rFonts w:ascii="Times New Roman" w:hAnsi="Times New Roman" w:cs="Times New Roman"/>
              <w:color w:val="000000"/>
              <w:vertAlign w:val="superscript"/>
            </w:rPr>
            <w:t>6</w:t>
          </w:r>
        </w:sdtContent>
      </w:sdt>
      <w:r w:rsidRPr="00137A69">
        <w:rPr>
          <w:rFonts w:ascii="Times New Roman" w:hAnsi="Times New Roman" w:cs="Times New Roman"/>
        </w:rPr>
        <w:t>.</w:t>
      </w:r>
      <w:r w:rsidR="00782869" w:rsidRPr="00137A69">
        <w:rPr>
          <w:rFonts w:ascii="Times New Roman" w:hAnsi="Times New Roman" w:cs="Times New Roman"/>
        </w:rPr>
        <w:t xml:space="preserve"> </w:t>
      </w:r>
      <w:r w:rsidR="00F76B8C" w:rsidRPr="00137A69">
        <w:rPr>
          <w:rFonts w:ascii="Times New Roman" w:hAnsi="Times New Roman" w:cs="Times New Roman"/>
        </w:rPr>
        <w:t xml:space="preserve">In </w:t>
      </w:r>
      <w:r w:rsidR="00F37F5D">
        <w:rPr>
          <w:rFonts w:ascii="Times New Roman" w:hAnsi="Times New Roman" w:cs="Times New Roman"/>
        </w:rPr>
        <w:t xml:space="preserve">the </w:t>
      </w:r>
      <w:r w:rsidR="0060537E">
        <w:rPr>
          <w:rFonts w:ascii="Times New Roman" w:hAnsi="Times New Roman" w:cs="Times New Roman"/>
        </w:rPr>
        <w:t xml:space="preserve">capital </w:t>
      </w:r>
      <w:r w:rsidR="00A43665">
        <w:rPr>
          <w:rFonts w:ascii="Times New Roman" w:hAnsi="Times New Roman" w:cs="Times New Roman"/>
        </w:rPr>
        <w:t xml:space="preserve">city </w:t>
      </w:r>
      <w:r w:rsidR="0060537E">
        <w:rPr>
          <w:rFonts w:ascii="Times New Roman" w:hAnsi="Times New Roman" w:cs="Times New Roman"/>
        </w:rPr>
        <w:t>Dhaka</w:t>
      </w:r>
      <w:r w:rsidR="00782869" w:rsidRPr="00137A69">
        <w:rPr>
          <w:rFonts w:ascii="Times New Roman" w:hAnsi="Times New Roman" w:cs="Times New Roman"/>
        </w:rPr>
        <w:t xml:space="preserve">, </w:t>
      </w:r>
      <w:r w:rsidR="00396925" w:rsidRPr="00137A69">
        <w:rPr>
          <w:rFonts w:ascii="Times New Roman" w:hAnsi="Times New Roman" w:cs="Times New Roman"/>
        </w:rPr>
        <w:t xml:space="preserve">the </w:t>
      </w:r>
      <w:r w:rsidR="00782869" w:rsidRPr="00137A69">
        <w:rPr>
          <w:rFonts w:ascii="Times New Roman" w:hAnsi="Times New Roman" w:cs="Times New Roman"/>
        </w:rPr>
        <w:t xml:space="preserve">seropositivity </w:t>
      </w:r>
      <w:r w:rsidR="00396925" w:rsidRPr="00137A69">
        <w:rPr>
          <w:rFonts w:ascii="Times New Roman" w:hAnsi="Times New Roman" w:cs="Times New Roman"/>
        </w:rPr>
        <w:t xml:space="preserve">of DENV </w:t>
      </w:r>
      <w:r w:rsidR="00782869" w:rsidRPr="00137A69">
        <w:rPr>
          <w:rFonts w:ascii="Times New Roman" w:hAnsi="Times New Roman" w:cs="Times New Roman"/>
        </w:rPr>
        <w:t>ranged from 36 to 85%</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6A6FDB" w:rsidRPr="006A6FDB">
            <w:rPr>
              <w:rFonts w:ascii="Times New Roman" w:hAnsi="Times New Roman" w:cs="Times New Roman"/>
              <w:color w:val="000000"/>
              <w:vertAlign w:val="superscript"/>
            </w:rPr>
            <w:t>6</w:t>
          </w:r>
        </w:sdtContent>
      </w:sdt>
      <w:r w:rsidR="00782869" w:rsidRPr="00137A69">
        <w:rPr>
          <w:rFonts w:ascii="Times New Roman" w:hAnsi="Times New Roman" w:cs="Times New Roman"/>
        </w:rPr>
        <w:t>.</w:t>
      </w:r>
      <w:r w:rsidR="00ED2574">
        <w:rPr>
          <w:rFonts w:ascii="Times New Roman" w:hAnsi="Times New Roman" w:cs="Times New Roman"/>
        </w:rPr>
        <w:t xml:space="preserve"> </w:t>
      </w:r>
      <w:r w:rsidRPr="00137A69">
        <w:rPr>
          <w:rFonts w:ascii="Times New Roman" w:hAnsi="Times New Roman" w:cs="Times New Roman"/>
        </w:rPr>
        <w:t xml:space="preserve">However, the 2023 outbreak in Bangladesh revealed a paradigm shift in the occurrences of cases in variable geographic regions. </w:t>
      </w:r>
      <w:r w:rsidR="00A43665">
        <w:rPr>
          <w:rFonts w:ascii="Times New Roman" w:hAnsi="Times New Roman" w:cs="Times New Roman"/>
        </w:rPr>
        <w:t>Of</w:t>
      </w:r>
      <w:r w:rsidRPr="00137A69">
        <w:rPr>
          <w:rFonts w:ascii="Times New Roman" w:hAnsi="Times New Roman" w:cs="Times New Roman"/>
        </w:rPr>
        <w:t xml:space="preserve"> </w:t>
      </w:r>
      <w:r w:rsidR="003C79AE" w:rsidRPr="00137A69">
        <w:rPr>
          <w:rFonts w:ascii="Times New Roman" w:hAnsi="Times New Roman" w:cs="Times New Roman"/>
        </w:rPr>
        <w:t>320,</w:t>
      </w:r>
      <w:r w:rsidR="00A43665">
        <w:rPr>
          <w:rFonts w:ascii="Times New Roman" w:hAnsi="Times New Roman" w:cs="Times New Roman"/>
        </w:rPr>
        <w:t>835</w:t>
      </w:r>
      <w:r w:rsidRPr="00137A69">
        <w:rPr>
          <w:rFonts w:ascii="Times New Roman" w:hAnsi="Times New Roman" w:cs="Times New Roman"/>
        </w:rPr>
        <w:t xml:space="preserve"> cases, </w:t>
      </w:r>
      <w:r w:rsidR="00A43665">
        <w:rPr>
          <w:rFonts w:ascii="Times New Roman" w:hAnsi="Times New Roman" w:cs="Times New Roman"/>
        </w:rPr>
        <w:t>207,716</w:t>
      </w:r>
      <w:r w:rsidRPr="00137A69">
        <w:rPr>
          <w:rFonts w:ascii="Times New Roman" w:hAnsi="Times New Roman" w:cs="Times New Roman"/>
        </w:rPr>
        <w:t xml:space="preserve"> (</w:t>
      </w:r>
      <w:r w:rsidR="002527EF" w:rsidRPr="00137A69">
        <w:rPr>
          <w:rFonts w:ascii="Times New Roman" w:hAnsi="Times New Roman" w:cs="Times New Roman"/>
        </w:rPr>
        <w:t>6</w:t>
      </w:r>
      <w:r w:rsidR="00A43665">
        <w:rPr>
          <w:rFonts w:ascii="Times New Roman" w:hAnsi="Times New Roman" w:cs="Times New Roman"/>
        </w:rPr>
        <w:t>5</w:t>
      </w:r>
      <w:r w:rsidRPr="00137A69">
        <w:rPr>
          <w:rFonts w:ascii="Times New Roman" w:hAnsi="Times New Roman" w:cs="Times New Roman"/>
        </w:rPr>
        <w:t>%) were reported from outside Dhaka</w:t>
      </w:r>
      <w:r w:rsidR="00032E6A">
        <w:rPr>
          <w:rFonts w:ascii="Times New Roman" w:hAnsi="Times New Roman" w:cs="Times New Roman"/>
        </w:rPr>
        <w:t xml:space="preserve">, whereas </w:t>
      </w:r>
      <w:r w:rsidRPr="00137A69">
        <w:rPr>
          <w:rFonts w:ascii="Times New Roman" w:hAnsi="Times New Roman" w:cs="Times New Roman"/>
        </w:rPr>
        <w:t xml:space="preserve">more than </w:t>
      </w:r>
      <w:r w:rsidR="00DE147A" w:rsidRPr="00137A69">
        <w:rPr>
          <w:rFonts w:ascii="Times New Roman" w:hAnsi="Times New Roman" w:cs="Times New Roman"/>
        </w:rPr>
        <w:t>58</w:t>
      </w:r>
      <w:r w:rsidRPr="00137A69">
        <w:rPr>
          <w:rFonts w:ascii="Times New Roman" w:hAnsi="Times New Roman" w:cs="Times New Roman"/>
        </w:rPr>
        <w:t>% (</w:t>
      </w:r>
      <w:r w:rsidR="00F17D18" w:rsidRPr="00137A69">
        <w:rPr>
          <w:rFonts w:ascii="Times New Roman" w:hAnsi="Times New Roman" w:cs="Times New Roman"/>
        </w:rPr>
        <w:t>97</w:t>
      </w:r>
      <w:r w:rsidR="00A43665">
        <w:rPr>
          <w:rFonts w:ascii="Times New Roman" w:hAnsi="Times New Roman" w:cs="Times New Roman"/>
        </w:rPr>
        <w:t>9</w:t>
      </w:r>
      <w:r w:rsidRPr="00137A69">
        <w:rPr>
          <w:rFonts w:ascii="Times New Roman" w:hAnsi="Times New Roman" w:cs="Times New Roman"/>
        </w:rPr>
        <w:t xml:space="preserve"> of </w:t>
      </w:r>
      <w:r w:rsidR="00F17D18" w:rsidRPr="00137A69">
        <w:rPr>
          <w:rFonts w:ascii="Times New Roman" w:hAnsi="Times New Roman" w:cs="Times New Roman"/>
        </w:rPr>
        <w:t>169</w:t>
      </w:r>
      <w:r w:rsidR="00A43665">
        <w:rPr>
          <w:rFonts w:ascii="Times New Roman" w:hAnsi="Times New Roman" w:cs="Times New Roman"/>
        </w:rPr>
        <w:t>9</w:t>
      </w:r>
      <w:r w:rsidRPr="00137A69">
        <w:rPr>
          <w:rFonts w:ascii="Times New Roman" w:hAnsi="Times New Roman" w:cs="Times New Roman"/>
        </w:rPr>
        <w:t xml:space="preserve">) deaths were recorded in Dhaka. </w:t>
      </w:r>
    </w:p>
    <w:p w14:paraId="73D6A78C" w14:textId="77777777" w:rsidR="00876FC4" w:rsidRDefault="00876FC4" w:rsidP="00137A69">
      <w:pPr>
        <w:spacing w:after="0" w:line="480" w:lineRule="auto"/>
        <w:rPr>
          <w:rFonts w:ascii="Times New Roman" w:hAnsi="Times New Roman" w:cs="Times New Roman"/>
        </w:rPr>
      </w:pPr>
    </w:p>
    <w:p w14:paraId="2E318436" w14:textId="798A6190" w:rsidR="001A7B42" w:rsidRPr="00137A69" w:rsidRDefault="00876FC4" w:rsidP="00137A69">
      <w:pPr>
        <w:spacing w:after="0" w:line="480" w:lineRule="auto"/>
        <w:rPr>
          <w:rFonts w:ascii="Times New Roman" w:hAnsi="Times New Roman" w:cs="Times New Roman"/>
        </w:rPr>
      </w:pPr>
      <w:r w:rsidRPr="00876FC4">
        <w:rPr>
          <w:rFonts w:ascii="Times New Roman" w:hAnsi="Times New Roman" w:cs="Times New Roman"/>
          <w:i/>
          <w:iCs/>
        </w:rPr>
        <w:t>Aedes aegypti</w:t>
      </w:r>
      <w:r w:rsidR="00A402CC">
        <w:rPr>
          <w:rFonts w:ascii="Times New Roman" w:hAnsi="Times New Roman" w:cs="Times New Roman"/>
          <w:i/>
          <w:iCs/>
        </w:rPr>
        <w:t xml:space="preserve">, </w:t>
      </w:r>
      <w:r w:rsidR="00A402CC" w:rsidRPr="00A402CC">
        <w:rPr>
          <w:rFonts w:ascii="Times New Roman" w:hAnsi="Times New Roman" w:cs="Times New Roman"/>
        </w:rPr>
        <w:t>the primary vector of dengue virus</w:t>
      </w:r>
      <w:r w:rsidR="00A402CC">
        <w:rPr>
          <w:rFonts w:ascii="Times New Roman" w:hAnsi="Times New Roman" w:cs="Times New Roman"/>
        </w:rPr>
        <w:t xml:space="preserve"> </w:t>
      </w:r>
      <w:r>
        <w:rPr>
          <w:rFonts w:ascii="Times New Roman" w:hAnsi="Times New Roman" w:cs="Times New Roman"/>
        </w:rPr>
        <w:t>is known for its</w:t>
      </w:r>
      <w:r w:rsidR="00811AE3">
        <w:rPr>
          <w:rFonts w:ascii="Times New Roman" w:hAnsi="Times New Roman" w:cs="Times New Roman"/>
        </w:rPr>
        <w:t xml:space="preserve"> preference for </w:t>
      </w:r>
      <w:r w:rsidR="00B061A7">
        <w:rPr>
          <w:rFonts w:ascii="Times New Roman" w:hAnsi="Times New Roman" w:cs="Times New Roman"/>
        </w:rPr>
        <w:t>urban and suburban environments</w:t>
      </w:r>
      <w:sdt>
        <w:sdtPr>
          <w:rPr>
            <w:rFonts w:ascii="Times New Roman" w:hAnsi="Times New Roman" w:cs="Times New Roman"/>
            <w:color w:val="000000"/>
            <w:vertAlign w:val="superscript"/>
          </w:rPr>
          <w:tag w:val="MENDELEY_CITATION_v3_eyJjaXRhdGlvbklEIjoiTUVOREVMRVlfQ0lUQVRJT05fMGQwZjdiZGEtOWExOS00ZDM2LThjODItZWQzODIyYTU4Mjg4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830717528"/>
          <w:placeholder>
            <w:docPart w:val="DefaultPlaceholder_-1854013440"/>
          </w:placeholder>
        </w:sdtPr>
        <w:sdtContent>
          <w:r w:rsidR="006A6FDB" w:rsidRPr="006A6FDB">
            <w:rPr>
              <w:rFonts w:ascii="Times New Roman" w:hAnsi="Times New Roman" w:cs="Times New Roman"/>
              <w:color w:val="000000"/>
              <w:vertAlign w:val="superscript"/>
            </w:rPr>
            <w:t>7</w:t>
          </w:r>
        </w:sdtContent>
      </w:sdt>
      <w:r w:rsidR="00B061A7">
        <w:rPr>
          <w:rFonts w:ascii="Times New Roman" w:hAnsi="Times New Roman" w:cs="Times New Roman"/>
        </w:rPr>
        <w:t xml:space="preserve">. </w:t>
      </w:r>
      <w:r w:rsidR="00A402CC">
        <w:rPr>
          <w:rFonts w:ascii="Times New Roman" w:hAnsi="Times New Roman" w:cs="Times New Roman"/>
        </w:rPr>
        <w:t>Several</w:t>
      </w:r>
      <w:r w:rsidR="00B061A7">
        <w:rPr>
          <w:rFonts w:ascii="Times New Roman" w:hAnsi="Times New Roman" w:cs="Times New Roman"/>
        </w:rPr>
        <w:t xml:space="preserve"> factors contribute to this affinity </w:t>
      </w:r>
      <w:r w:rsidR="009C1D7F">
        <w:rPr>
          <w:rFonts w:ascii="Times New Roman" w:hAnsi="Times New Roman" w:cs="Times New Roman"/>
        </w:rPr>
        <w:t xml:space="preserve">for urban areas </w:t>
      </w:r>
      <w:r w:rsidR="00B061A7">
        <w:rPr>
          <w:rFonts w:ascii="Times New Roman" w:hAnsi="Times New Roman" w:cs="Times New Roman"/>
        </w:rPr>
        <w:t xml:space="preserve">including </w:t>
      </w:r>
      <w:r w:rsidR="00A402CC">
        <w:rPr>
          <w:rFonts w:ascii="Times New Roman" w:hAnsi="Times New Roman" w:cs="Times New Roman"/>
        </w:rPr>
        <w:t xml:space="preserve">the </w:t>
      </w:r>
      <w:r w:rsidR="009C1D7F">
        <w:rPr>
          <w:rFonts w:ascii="Times New Roman" w:hAnsi="Times New Roman" w:cs="Times New Roman"/>
        </w:rPr>
        <w:t xml:space="preserve">presence of </w:t>
      </w:r>
      <w:r w:rsidR="008F2987">
        <w:rPr>
          <w:rFonts w:ascii="Times New Roman" w:hAnsi="Times New Roman" w:cs="Times New Roman"/>
        </w:rPr>
        <w:t>artificial</w:t>
      </w:r>
      <w:r w:rsidR="009C1D7F">
        <w:rPr>
          <w:rFonts w:ascii="Times New Roman" w:hAnsi="Times New Roman" w:cs="Times New Roman"/>
        </w:rPr>
        <w:t xml:space="preserve"> containers,</w:t>
      </w:r>
      <w:r w:rsidR="008F2987">
        <w:rPr>
          <w:rFonts w:ascii="Times New Roman" w:hAnsi="Times New Roman" w:cs="Times New Roman"/>
        </w:rPr>
        <w:t xml:space="preserve"> human habitation and blood </w:t>
      </w:r>
      <w:r w:rsidR="004452B8">
        <w:rPr>
          <w:rFonts w:ascii="Times New Roman" w:hAnsi="Times New Roman" w:cs="Times New Roman"/>
        </w:rPr>
        <w:t>hosts, microclimate</w:t>
      </w:r>
      <w:r w:rsidR="009C1D7F">
        <w:rPr>
          <w:rFonts w:ascii="Times New Roman" w:hAnsi="Times New Roman" w:cs="Times New Roman"/>
        </w:rPr>
        <w:t xml:space="preserve"> in urban areas, </w:t>
      </w:r>
      <w:r w:rsidR="00465C72">
        <w:rPr>
          <w:rFonts w:ascii="Times New Roman" w:hAnsi="Times New Roman" w:cs="Times New Roman"/>
        </w:rPr>
        <w:t>and adaptability</w:t>
      </w:r>
      <w:r w:rsidR="00BC7BF1">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jIzYjUyNTMtMzg0NC00ZTYxLTg5ZWEtMmVjYzIyNzkyMDc1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1118362994"/>
          <w:placeholder>
            <w:docPart w:val="DefaultPlaceholder_-1854013440"/>
          </w:placeholder>
        </w:sdtPr>
        <w:sdtContent>
          <w:r w:rsidR="006A6FDB" w:rsidRPr="006A6FDB">
            <w:rPr>
              <w:rFonts w:ascii="Times New Roman" w:hAnsi="Times New Roman" w:cs="Times New Roman"/>
              <w:color w:val="000000"/>
              <w:vertAlign w:val="superscript"/>
            </w:rPr>
            <w:t>7</w:t>
          </w:r>
        </w:sdtContent>
      </w:sdt>
      <w:r w:rsidR="00465C72">
        <w:rPr>
          <w:rFonts w:ascii="Times New Roman" w:hAnsi="Times New Roman" w:cs="Times New Roman"/>
        </w:rPr>
        <w:t>.</w:t>
      </w:r>
      <w:r w:rsidR="008F2987">
        <w:rPr>
          <w:rFonts w:ascii="Times New Roman" w:hAnsi="Times New Roman" w:cs="Times New Roman"/>
        </w:rPr>
        <w:t xml:space="preserve"> </w:t>
      </w:r>
      <w:r w:rsidR="005F37F2">
        <w:rPr>
          <w:rFonts w:ascii="Times New Roman" w:hAnsi="Times New Roman" w:cs="Times New Roman"/>
        </w:rPr>
        <w:t xml:space="preserve">On the other hand, </w:t>
      </w:r>
      <w:r w:rsidR="005F37F2" w:rsidRPr="001F3F3D">
        <w:rPr>
          <w:rFonts w:ascii="Times New Roman" w:hAnsi="Times New Roman" w:cs="Times New Roman"/>
          <w:i/>
          <w:iCs/>
        </w:rPr>
        <w:t>Aedes albopictus</w:t>
      </w:r>
      <w:r w:rsidR="005F37F2">
        <w:rPr>
          <w:rFonts w:ascii="Times New Roman" w:hAnsi="Times New Roman" w:cs="Times New Roman"/>
        </w:rPr>
        <w:t xml:space="preserve">, the second important </w:t>
      </w:r>
      <w:r w:rsidR="001F3F3D">
        <w:rPr>
          <w:rFonts w:ascii="Times New Roman" w:hAnsi="Times New Roman" w:cs="Times New Roman"/>
        </w:rPr>
        <w:t>vector</w:t>
      </w:r>
      <w:r w:rsidR="005F37F2">
        <w:rPr>
          <w:rFonts w:ascii="Times New Roman" w:hAnsi="Times New Roman" w:cs="Times New Roman"/>
        </w:rPr>
        <w:t xml:space="preserve"> of </w:t>
      </w:r>
      <w:r w:rsidR="001F3F3D">
        <w:rPr>
          <w:rFonts w:ascii="Times New Roman" w:hAnsi="Times New Roman" w:cs="Times New Roman"/>
        </w:rPr>
        <w:t xml:space="preserve">the </w:t>
      </w:r>
      <w:r w:rsidR="005F37F2">
        <w:rPr>
          <w:rFonts w:ascii="Times New Roman" w:hAnsi="Times New Roman" w:cs="Times New Roman"/>
        </w:rPr>
        <w:t xml:space="preserve">dengue virus </w:t>
      </w:r>
      <w:r w:rsidR="00B55A1D">
        <w:rPr>
          <w:rFonts w:ascii="Times New Roman" w:hAnsi="Times New Roman" w:cs="Times New Roman"/>
        </w:rPr>
        <w:t xml:space="preserve">exhibits </w:t>
      </w:r>
      <w:r w:rsidR="001F3F3D">
        <w:rPr>
          <w:rFonts w:ascii="Times New Roman" w:hAnsi="Times New Roman" w:cs="Times New Roman"/>
        </w:rPr>
        <w:t xml:space="preserve">a </w:t>
      </w:r>
      <w:r w:rsidR="00B55A1D">
        <w:rPr>
          <w:rFonts w:ascii="Times New Roman" w:hAnsi="Times New Roman" w:cs="Times New Roman"/>
        </w:rPr>
        <w:lastRenderedPageBreak/>
        <w:t>broader habitat range including rural and urban areas</w:t>
      </w:r>
      <w:sdt>
        <w:sdtPr>
          <w:rPr>
            <w:rFonts w:ascii="Times New Roman" w:hAnsi="Times New Roman" w:cs="Times New Roman"/>
            <w:color w:val="000000"/>
            <w:vertAlign w:val="superscript"/>
          </w:rPr>
          <w:tag w:val="MENDELEY_CITATION_v3_eyJjaXRhdGlvbklEIjoiTUVOREVMRVlfQ0lUQVRJT05fN2MwODA5YzUtNjE5OS00ODhiLThlZDUtZWYwNDFhNGYwYzliIiwicHJvcGVydGllcyI6eyJub3RlSW5kZXgiOjB9LCJpc0VkaXRlZCI6ZmFsc2UsIm1hbnVhbE92ZXJyaWRlIjp7ImlzTWFudWFsbHlPdmVycmlkZGVuIjpmYWxzZSwiY2l0ZXByb2NUZXh0IjoiPHN1cD44PC9zdXA+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
          <w:id w:val="-1821647902"/>
          <w:placeholder>
            <w:docPart w:val="DefaultPlaceholder_-1854013440"/>
          </w:placeholder>
        </w:sdtPr>
        <w:sdtContent>
          <w:r w:rsidR="006A6FDB" w:rsidRPr="006A6FDB">
            <w:rPr>
              <w:rFonts w:ascii="Times New Roman" w:hAnsi="Times New Roman" w:cs="Times New Roman"/>
              <w:color w:val="000000"/>
              <w:vertAlign w:val="superscript"/>
            </w:rPr>
            <w:t>8</w:t>
          </w:r>
        </w:sdtContent>
      </w:sdt>
      <w:r w:rsidR="00B55A1D">
        <w:rPr>
          <w:rFonts w:ascii="Times New Roman" w:hAnsi="Times New Roman" w:cs="Times New Roman"/>
        </w:rPr>
        <w:t xml:space="preserve">. Other factors that affect </w:t>
      </w:r>
      <w:r w:rsidR="00722263">
        <w:rPr>
          <w:rFonts w:ascii="Times New Roman" w:hAnsi="Times New Roman" w:cs="Times New Roman"/>
        </w:rPr>
        <w:t xml:space="preserve">the </w:t>
      </w:r>
      <w:r w:rsidR="00B55A1D">
        <w:rPr>
          <w:rFonts w:ascii="Times New Roman" w:hAnsi="Times New Roman" w:cs="Times New Roman"/>
        </w:rPr>
        <w:t>spread</w:t>
      </w:r>
      <w:del w:id="372" w:author="Farhana  Haque" w:date="2024-01-25T22:59:00Z">
        <w:r w:rsidR="00B55A1D" w:rsidDel="001D19E1">
          <w:rPr>
            <w:rFonts w:ascii="Times New Roman" w:hAnsi="Times New Roman" w:cs="Times New Roman"/>
          </w:rPr>
          <w:delText>ing</w:delText>
        </w:r>
      </w:del>
      <w:r w:rsidR="00B55A1D">
        <w:rPr>
          <w:rFonts w:ascii="Times New Roman" w:hAnsi="Times New Roman" w:cs="Times New Roman"/>
        </w:rPr>
        <w:t xml:space="preserve"> of </w:t>
      </w:r>
      <w:r w:rsidR="00722263">
        <w:rPr>
          <w:rFonts w:ascii="Times New Roman" w:hAnsi="Times New Roman" w:cs="Times New Roman"/>
        </w:rPr>
        <w:t xml:space="preserve">the </w:t>
      </w:r>
      <w:r w:rsidR="00B55A1D">
        <w:rPr>
          <w:rFonts w:ascii="Times New Roman" w:hAnsi="Times New Roman" w:cs="Times New Roman"/>
        </w:rPr>
        <w:t xml:space="preserve">dengue virus </w:t>
      </w:r>
      <w:r w:rsidR="00C860A9">
        <w:rPr>
          <w:rFonts w:ascii="Times New Roman" w:hAnsi="Times New Roman" w:cs="Times New Roman"/>
        </w:rPr>
        <w:t>are</w:t>
      </w:r>
      <w:r w:rsidR="00B55A1D">
        <w:rPr>
          <w:rFonts w:ascii="Times New Roman" w:hAnsi="Times New Roman" w:cs="Times New Roman"/>
        </w:rPr>
        <w:t xml:space="preserve"> </w:t>
      </w:r>
      <w:r w:rsidR="007B009B">
        <w:rPr>
          <w:rFonts w:ascii="Times New Roman" w:hAnsi="Times New Roman" w:cs="Times New Roman"/>
        </w:rPr>
        <w:t>urbanization, population density, rainfall and watering distribution systems</w:t>
      </w:r>
      <w:r w:rsidR="0071211C">
        <w:rPr>
          <w:rFonts w:ascii="Times New Roman" w:hAnsi="Times New Roman" w:cs="Times New Roman"/>
        </w:rPr>
        <w:t>,</w:t>
      </w:r>
      <w:r w:rsidR="007B009B">
        <w:rPr>
          <w:rFonts w:ascii="Times New Roman" w:hAnsi="Times New Roman" w:cs="Times New Roman"/>
        </w:rPr>
        <w:t xml:space="preserve"> and temperature</w:t>
      </w:r>
      <w:r w:rsidR="0071211C">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DdiMWU3YTUtZGE2Ny00YzRmLWI0OTAtNTU1NWFiNWQ4NGQ3IiwicHJvcGVydGllcyI6eyJub3RlSW5kZXgiOjB9LCJpc0VkaXRlZCI6ZmFsc2UsIm1hbnVhbE92ZXJyaWRlIjp7ImlzTWFudWFsbHlPdmVycmlkZGVuIjpmYWxzZSwiY2l0ZXByb2NUZXh0IjoiPHN1cD45PC9zdXA+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
          <w:id w:val="4639719"/>
          <w:placeholder>
            <w:docPart w:val="DefaultPlaceholder_-1854013440"/>
          </w:placeholder>
        </w:sdtPr>
        <w:sdtContent>
          <w:r w:rsidR="006A6FDB" w:rsidRPr="006A6FDB">
            <w:rPr>
              <w:rFonts w:ascii="Times New Roman" w:hAnsi="Times New Roman" w:cs="Times New Roman"/>
              <w:color w:val="000000"/>
              <w:vertAlign w:val="superscript"/>
            </w:rPr>
            <w:t>9</w:t>
          </w:r>
        </w:sdtContent>
      </w:sdt>
      <w:r w:rsidR="00722263">
        <w:rPr>
          <w:rFonts w:ascii="Times New Roman" w:hAnsi="Times New Roman" w:cs="Times New Roman"/>
        </w:rPr>
        <w:t xml:space="preserve">. </w:t>
      </w:r>
      <w:r w:rsidR="002E65F7">
        <w:rPr>
          <w:rFonts w:ascii="Times New Roman" w:hAnsi="Times New Roman" w:cs="Times New Roman"/>
        </w:rPr>
        <w:t xml:space="preserve">As Bangladesh </w:t>
      </w:r>
      <w:r w:rsidR="00F37F5D">
        <w:rPr>
          <w:rFonts w:ascii="Times New Roman" w:hAnsi="Times New Roman" w:cs="Times New Roman"/>
        </w:rPr>
        <w:t>has</w:t>
      </w:r>
      <w:r w:rsidR="002E65F7">
        <w:rPr>
          <w:rFonts w:ascii="Times New Roman" w:hAnsi="Times New Roman" w:cs="Times New Roman"/>
        </w:rPr>
        <w:t xml:space="preserve"> recently </w:t>
      </w:r>
      <w:r w:rsidR="004452B8">
        <w:rPr>
          <w:rFonts w:ascii="Times New Roman" w:hAnsi="Times New Roman" w:cs="Times New Roman"/>
        </w:rPr>
        <w:t>experienced</w:t>
      </w:r>
      <w:r w:rsidR="002E65F7">
        <w:rPr>
          <w:rFonts w:ascii="Times New Roman" w:hAnsi="Times New Roman" w:cs="Times New Roman"/>
        </w:rPr>
        <w:t xml:space="preserve"> </w:t>
      </w:r>
      <w:r w:rsidR="004452B8">
        <w:rPr>
          <w:rFonts w:ascii="Times New Roman" w:hAnsi="Times New Roman" w:cs="Times New Roman"/>
        </w:rPr>
        <w:t>a country-wide</w:t>
      </w:r>
      <w:r w:rsidR="002E65F7">
        <w:rPr>
          <w:rFonts w:ascii="Times New Roman" w:hAnsi="Times New Roman" w:cs="Times New Roman"/>
        </w:rPr>
        <w:t xml:space="preserve"> distribution of dengue cases, </w:t>
      </w:r>
      <w:del w:id="373" w:author="Rahman, Mahbubur" w:date="2024-01-27T18:30:00Z">
        <w:r w:rsidR="004452B8" w:rsidDel="00393A12">
          <w:rPr>
            <w:rFonts w:ascii="Times New Roman" w:hAnsi="Times New Roman" w:cs="Times New Roman"/>
          </w:rPr>
          <w:delText>th</w:delText>
        </w:r>
        <w:r w:rsidR="00722263" w:rsidDel="00393A12">
          <w:rPr>
            <w:rFonts w:ascii="Times New Roman" w:hAnsi="Times New Roman" w:cs="Times New Roman"/>
          </w:rPr>
          <w:delText xml:space="preserve">is </w:delText>
        </w:r>
      </w:del>
      <w:ins w:id="374" w:author="Rahman, Mahbubur" w:date="2024-01-27T18:30:00Z">
        <w:r w:rsidR="00393A12">
          <w:rPr>
            <w:rFonts w:ascii="Times New Roman" w:hAnsi="Times New Roman" w:cs="Times New Roman"/>
          </w:rPr>
          <w:t xml:space="preserve">it </w:t>
        </w:r>
      </w:ins>
      <w:r w:rsidR="00722263">
        <w:rPr>
          <w:rFonts w:ascii="Times New Roman" w:hAnsi="Times New Roman" w:cs="Times New Roman"/>
        </w:rPr>
        <w:t>is important to understand</w:t>
      </w:r>
      <w:r w:rsidR="002E65F7">
        <w:rPr>
          <w:rFonts w:ascii="Times New Roman" w:hAnsi="Times New Roman" w:cs="Times New Roman"/>
        </w:rPr>
        <w:t xml:space="preserve"> </w:t>
      </w:r>
      <w:ins w:id="375" w:author="Rahman, Mahbubur" w:date="2024-01-27T18:30:00Z">
        <w:r w:rsidR="00393A12">
          <w:rPr>
            <w:rFonts w:ascii="Times New Roman" w:hAnsi="Times New Roman" w:cs="Times New Roman"/>
          </w:rPr>
          <w:t xml:space="preserve">the </w:t>
        </w:r>
      </w:ins>
      <w:r w:rsidR="00722263">
        <w:rPr>
          <w:rFonts w:ascii="Times New Roman" w:hAnsi="Times New Roman" w:cs="Times New Roman"/>
        </w:rPr>
        <w:t xml:space="preserve">factors </w:t>
      </w:r>
      <w:r w:rsidR="004452B8">
        <w:rPr>
          <w:rFonts w:ascii="Times New Roman" w:hAnsi="Times New Roman" w:cs="Times New Roman"/>
        </w:rPr>
        <w:t xml:space="preserve">that affect </w:t>
      </w:r>
      <w:r w:rsidR="00722263">
        <w:rPr>
          <w:rFonts w:ascii="Times New Roman" w:hAnsi="Times New Roman" w:cs="Times New Roman"/>
        </w:rPr>
        <w:t xml:space="preserve">the </w:t>
      </w:r>
      <w:r w:rsidR="002E65F7">
        <w:rPr>
          <w:rFonts w:ascii="Times New Roman" w:hAnsi="Times New Roman" w:cs="Times New Roman"/>
        </w:rPr>
        <w:t>geographical</w:t>
      </w:r>
      <w:r w:rsidR="00722263">
        <w:rPr>
          <w:rFonts w:ascii="Times New Roman" w:hAnsi="Times New Roman" w:cs="Times New Roman"/>
        </w:rPr>
        <w:t xml:space="preserve"> distribution of </w:t>
      </w:r>
      <w:r w:rsidR="00CE46CE">
        <w:rPr>
          <w:rFonts w:ascii="Times New Roman" w:hAnsi="Times New Roman" w:cs="Times New Roman"/>
        </w:rPr>
        <w:t xml:space="preserve">dengue cases in </w:t>
      </w:r>
      <w:r w:rsidR="002E65F7">
        <w:rPr>
          <w:rFonts w:ascii="Times New Roman" w:hAnsi="Times New Roman" w:cs="Times New Roman"/>
        </w:rPr>
        <w:t>Bangladesh</w:t>
      </w:r>
      <w:r w:rsidR="00CE46CE">
        <w:rPr>
          <w:rFonts w:ascii="Times New Roman" w:hAnsi="Times New Roman" w:cs="Times New Roman"/>
        </w:rPr>
        <w:t xml:space="preserve">. </w:t>
      </w:r>
      <w:r w:rsidR="00F17D18" w:rsidRPr="00137A69">
        <w:rPr>
          <w:rFonts w:ascii="Times New Roman" w:hAnsi="Times New Roman" w:cs="Times New Roman"/>
        </w:rPr>
        <w:t>The objective of this st</w:t>
      </w:r>
      <w:r w:rsidR="001A7B42" w:rsidRPr="00137A69">
        <w:rPr>
          <w:rFonts w:ascii="Times New Roman" w:hAnsi="Times New Roman" w:cs="Times New Roman"/>
        </w:rPr>
        <w:t xml:space="preserve">udy </w:t>
      </w:r>
      <w:r w:rsidR="002A3257" w:rsidRPr="00137A69">
        <w:rPr>
          <w:rFonts w:ascii="Times New Roman" w:hAnsi="Times New Roman" w:cs="Times New Roman"/>
        </w:rPr>
        <w:t>was</w:t>
      </w:r>
      <w:r w:rsidR="001A7B42" w:rsidRPr="00137A69">
        <w:rPr>
          <w:rFonts w:ascii="Times New Roman" w:hAnsi="Times New Roman" w:cs="Times New Roman"/>
        </w:rPr>
        <w:t xml:space="preserve"> to characterize the geographical transmission dynamics of dengue virus </w:t>
      </w:r>
      <w:r w:rsidR="00DA77E5">
        <w:rPr>
          <w:rFonts w:ascii="Times New Roman" w:hAnsi="Times New Roman" w:cs="Times New Roman"/>
        </w:rPr>
        <w:t xml:space="preserve">infection </w:t>
      </w:r>
      <w:r w:rsidR="001A7B42" w:rsidRPr="00137A69">
        <w:rPr>
          <w:rFonts w:ascii="Times New Roman" w:hAnsi="Times New Roman" w:cs="Times New Roman"/>
        </w:rPr>
        <w:t xml:space="preserve">in Bangladesh </w:t>
      </w:r>
      <w:r w:rsidR="00592468" w:rsidRPr="00137A69">
        <w:rPr>
          <w:rFonts w:ascii="Times New Roman" w:hAnsi="Times New Roman" w:cs="Times New Roman"/>
        </w:rPr>
        <w:t xml:space="preserve">and </w:t>
      </w:r>
      <w:del w:id="376" w:author="Md Asaduzzaman" w:date="2024-01-21T17:24:00Z">
        <w:r w:rsidR="00592468" w:rsidRPr="00137A69" w:rsidDel="006626C0">
          <w:rPr>
            <w:rFonts w:ascii="Times New Roman" w:hAnsi="Times New Roman" w:cs="Times New Roman"/>
          </w:rPr>
          <w:delText>t</w:delText>
        </w:r>
        <w:r w:rsidR="001A7B42" w:rsidRPr="00137A69" w:rsidDel="006626C0">
          <w:rPr>
            <w:rFonts w:ascii="Times New Roman" w:hAnsi="Times New Roman" w:cs="Times New Roman"/>
          </w:rPr>
          <w:delText xml:space="preserve">o </w:delText>
        </w:r>
        <w:r w:rsidR="00592468" w:rsidRPr="00137A69" w:rsidDel="006626C0">
          <w:rPr>
            <w:rFonts w:ascii="Times New Roman" w:hAnsi="Times New Roman" w:cs="Times New Roman"/>
          </w:rPr>
          <w:delText>characterize</w:delText>
        </w:r>
        <w:r w:rsidR="001A7B42" w:rsidRPr="00137A69" w:rsidDel="006626C0">
          <w:rPr>
            <w:rFonts w:ascii="Times New Roman" w:hAnsi="Times New Roman" w:cs="Times New Roman"/>
          </w:rPr>
          <w:delText xml:space="preserve"> </w:delText>
        </w:r>
      </w:del>
      <w:r w:rsidR="001A7B42" w:rsidRPr="00137A69">
        <w:rPr>
          <w:rFonts w:ascii="Times New Roman" w:hAnsi="Times New Roman" w:cs="Times New Roman"/>
        </w:rPr>
        <w:t xml:space="preserve">the </w:t>
      </w:r>
      <w:r w:rsidR="00592468" w:rsidRPr="00137A69">
        <w:rPr>
          <w:rFonts w:ascii="Times New Roman" w:hAnsi="Times New Roman" w:cs="Times New Roman"/>
        </w:rPr>
        <w:t xml:space="preserve">spreading </w:t>
      </w:r>
      <w:r w:rsidR="00066DC9">
        <w:rPr>
          <w:rFonts w:ascii="Times New Roman" w:hAnsi="Times New Roman" w:cs="Times New Roman"/>
        </w:rPr>
        <w:t xml:space="preserve">of </w:t>
      </w:r>
      <w:r w:rsidR="001A7B42" w:rsidRPr="00137A69">
        <w:rPr>
          <w:rFonts w:ascii="Times New Roman" w:hAnsi="Times New Roman" w:cs="Times New Roman"/>
        </w:rPr>
        <w:t xml:space="preserve">dengue virus </w:t>
      </w:r>
      <w:r w:rsidR="0042243D">
        <w:rPr>
          <w:rFonts w:ascii="Times New Roman" w:hAnsi="Times New Roman" w:cs="Times New Roman"/>
        </w:rPr>
        <w:t xml:space="preserve">infection </w:t>
      </w:r>
      <w:r w:rsidR="001A7B42" w:rsidRPr="00137A69">
        <w:rPr>
          <w:rFonts w:ascii="Times New Roman" w:hAnsi="Times New Roman" w:cs="Times New Roman"/>
        </w:rPr>
        <w:t>between Dhaka and outside</w:t>
      </w:r>
      <w:r w:rsidR="002A3257" w:rsidRPr="00137A69">
        <w:rPr>
          <w:rFonts w:ascii="Times New Roman" w:hAnsi="Times New Roman" w:cs="Times New Roman"/>
        </w:rPr>
        <w:t xml:space="preserve"> the capital city</w:t>
      </w:r>
      <w:ins w:id="377" w:author="Md Asaduzzaman" w:date="2024-01-21T17:24:00Z">
        <w:r w:rsidR="00B33205">
          <w:rPr>
            <w:rFonts w:ascii="Times New Roman" w:hAnsi="Times New Roman" w:cs="Times New Roman"/>
          </w:rPr>
          <w:t>, and also t</w:t>
        </w:r>
      </w:ins>
      <w:ins w:id="378" w:author="Md Asaduzzaman" w:date="2024-01-21T17:27:00Z">
        <w:r w:rsidR="001A1F3E">
          <w:rPr>
            <w:rFonts w:ascii="Times New Roman" w:hAnsi="Times New Roman" w:cs="Times New Roman"/>
          </w:rPr>
          <w:t xml:space="preserve">o </w:t>
        </w:r>
        <w:r w:rsidR="00E406D3">
          <w:rPr>
            <w:rFonts w:ascii="Times New Roman" w:hAnsi="Times New Roman" w:cs="Times New Roman"/>
          </w:rPr>
          <w:t>quantify the impact of urban-rural ra</w:t>
        </w:r>
      </w:ins>
      <w:ins w:id="379" w:author="Md Asaduzzaman" w:date="2024-01-21T17:32:00Z">
        <w:r w:rsidR="009A1BD6">
          <w:rPr>
            <w:rFonts w:ascii="Times New Roman" w:hAnsi="Times New Roman" w:cs="Times New Roman"/>
          </w:rPr>
          <w:t>t</w:t>
        </w:r>
      </w:ins>
      <w:ins w:id="380" w:author="Md Asaduzzaman" w:date="2024-01-21T17:27:00Z">
        <w:r w:rsidR="00E406D3">
          <w:rPr>
            <w:rFonts w:ascii="Times New Roman" w:hAnsi="Times New Roman" w:cs="Times New Roman"/>
          </w:rPr>
          <w:t>io</w:t>
        </w:r>
        <w:r w:rsidR="00406CE9">
          <w:rPr>
            <w:rFonts w:ascii="Times New Roman" w:hAnsi="Times New Roman" w:cs="Times New Roman"/>
          </w:rPr>
          <w:t>, popula</w:t>
        </w:r>
      </w:ins>
      <w:ins w:id="381" w:author="Md Asaduzzaman" w:date="2024-01-21T17:28:00Z">
        <w:r w:rsidR="00406CE9">
          <w:rPr>
            <w:rFonts w:ascii="Times New Roman" w:hAnsi="Times New Roman" w:cs="Times New Roman"/>
          </w:rPr>
          <w:t xml:space="preserve">tion </w:t>
        </w:r>
        <w:r w:rsidR="00654DAB">
          <w:rPr>
            <w:rFonts w:ascii="Times New Roman" w:hAnsi="Times New Roman" w:cs="Times New Roman"/>
          </w:rPr>
          <w:t>density, distance from Dhaka</w:t>
        </w:r>
        <w:r w:rsidR="00431C8D">
          <w:rPr>
            <w:rFonts w:ascii="Times New Roman" w:hAnsi="Times New Roman" w:cs="Times New Roman"/>
          </w:rPr>
          <w:t>, average daily temperature and rainfall</w:t>
        </w:r>
        <w:r w:rsidR="00654DAB">
          <w:rPr>
            <w:rFonts w:ascii="Times New Roman" w:hAnsi="Times New Roman" w:cs="Times New Roman"/>
          </w:rPr>
          <w:t xml:space="preserve"> at the division level.</w:t>
        </w:r>
      </w:ins>
      <w:del w:id="382" w:author="Md Asaduzzaman" w:date="2024-01-21T17:24:00Z">
        <w:r w:rsidR="002A3257" w:rsidRPr="00137A69" w:rsidDel="00B33205">
          <w:rPr>
            <w:rFonts w:ascii="Times New Roman" w:hAnsi="Times New Roman" w:cs="Times New Roman"/>
          </w:rPr>
          <w:delText>.</w:delText>
        </w:r>
      </w:del>
      <w:r w:rsidR="002A3257" w:rsidRPr="00137A69">
        <w:rPr>
          <w:rFonts w:ascii="Times New Roman" w:hAnsi="Times New Roman" w:cs="Times New Roman"/>
        </w:rPr>
        <w:t xml:space="preserve"> </w:t>
      </w:r>
      <w:r w:rsidR="001A7B42" w:rsidRPr="00137A69">
        <w:rPr>
          <w:rFonts w:ascii="Times New Roman" w:hAnsi="Times New Roman" w:cs="Times New Roman"/>
        </w:rPr>
        <w:t xml:space="preserve">  </w:t>
      </w:r>
    </w:p>
    <w:p w14:paraId="21B2CDA6" w14:textId="1B909EE9" w:rsidR="00F17D18" w:rsidDel="00431C8D" w:rsidRDefault="00F17D18" w:rsidP="00634852">
      <w:pPr>
        <w:spacing w:after="0" w:line="480" w:lineRule="auto"/>
        <w:rPr>
          <w:del w:id="383" w:author="Md Asaduzzaman" w:date="2024-01-21T17:28:00Z"/>
          <w:rFonts w:ascii="Times New Roman" w:hAnsi="Times New Roman" w:cs="Times New Roman"/>
        </w:rPr>
      </w:pPr>
    </w:p>
    <w:p w14:paraId="01E37F2C" w14:textId="77777777" w:rsidR="005953D4" w:rsidRDefault="005953D4" w:rsidP="00634852">
      <w:pPr>
        <w:spacing w:after="0" w:line="480" w:lineRule="auto"/>
        <w:rPr>
          <w:rFonts w:ascii="Times New Roman" w:hAnsi="Times New Roman" w:cs="Times New Roman"/>
          <w:b/>
          <w:bCs/>
        </w:rPr>
      </w:pPr>
    </w:p>
    <w:p w14:paraId="33248106" w14:textId="32C65122" w:rsidR="005A0B6B" w:rsidRDefault="00964183" w:rsidP="00634852">
      <w:pPr>
        <w:spacing w:after="0" w:line="480" w:lineRule="auto"/>
        <w:rPr>
          <w:rFonts w:ascii="Times New Roman" w:hAnsi="Times New Roman" w:cs="Times New Roman"/>
          <w:b/>
          <w:bCs/>
        </w:rPr>
      </w:pPr>
      <w:r>
        <w:rPr>
          <w:rFonts w:ascii="Times New Roman" w:hAnsi="Times New Roman" w:cs="Times New Roman"/>
          <w:b/>
          <w:bCs/>
        </w:rPr>
        <w:t xml:space="preserve">Methods: </w:t>
      </w:r>
    </w:p>
    <w:p w14:paraId="47EC3E03" w14:textId="4D1E4C51" w:rsidR="000F4014" w:rsidRPr="00BF36EC" w:rsidRDefault="00AA22F0" w:rsidP="00964183">
      <w:pPr>
        <w:spacing w:after="0" w:line="480" w:lineRule="auto"/>
        <w:rPr>
          <w:rFonts w:ascii="Times New Roman" w:hAnsi="Times New Roman" w:cs="Times New Roman"/>
          <w:shd w:val="clear" w:color="auto" w:fill="FFFFFF"/>
        </w:rPr>
      </w:pPr>
      <w:r w:rsidRPr="00F876DC">
        <w:rPr>
          <w:rFonts w:ascii="Times New Roman" w:hAnsi="Times New Roman" w:cs="Times New Roman"/>
          <w:b/>
          <w:bCs/>
        </w:rPr>
        <w:t>Source of the data:</w:t>
      </w:r>
      <w:r>
        <w:rPr>
          <w:rFonts w:ascii="Times New Roman" w:hAnsi="Times New Roman" w:cs="Times New Roman"/>
        </w:rPr>
        <w:t xml:space="preserve"> </w:t>
      </w:r>
      <w:commentRangeStart w:id="384"/>
      <w:commentRangeStart w:id="385"/>
      <w:r w:rsidR="00D16607" w:rsidRPr="00D268B0">
        <w:rPr>
          <w:rFonts w:ascii="Times New Roman" w:hAnsi="Times New Roman" w:cs="Times New Roman"/>
        </w:rPr>
        <w:t>We collected the data on</w:t>
      </w:r>
      <w:ins w:id="386" w:author="Mohammad Nayeem Hasan" w:date="2024-02-07T23:42:00Z">
        <w:r w:rsidR="007B5C94">
          <w:rPr>
            <w:rFonts w:ascii="Times New Roman" w:hAnsi="Times New Roman" w:cs="Times New Roman"/>
          </w:rPr>
          <w:t xml:space="preserve"> </w:t>
        </w:r>
      </w:ins>
      <w:ins w:id="387" w:author="Mohammad Nayeem Hasan" w:date="2024-02-07T23:39:00Z">
        <w:r w:rsidR="007B5C94">
          <w:rPr>
            <w:rFonts w:ascii="Times New Roman" w:hAnsi="Times New Roman" w:cs="Times New Roman"/>
          </w:rPr>
          <w:t>all</w:t>
        </w:r>
      </w:ins>
      <w:r w:rsidR="00D16607" w:rsidRPr="00D268B0">
        <w:rPr>
          <w:rFonts w:ascii="Times New Roman" w:hAnsi="Times New Roman" w:cs="Times New Roman"/>
        </w:rPr>
        <w:t xml:space="preserve"> dengue cases and </w:t>
      </w:r>
      <w:r w:rsidR="00F37F5D">
        <w:rPr>
          <w:rFonts w:ascii="Times New Roman" w:hAnsi="Times New Roman" w:cs="Times New Roman"/>
        </w:rPr>
        <w:t>death</w:t>
      </w:r>
      <w:r w:rsidR="00D16607" w:rsidRPr="00D268B0">
        <w:rPr>
          <w:rFonts w:ascii="Times New Roman" w:hAnsi="Times New Roman" w:cs="Times New Roman"/>
        </w:rPr>
        <w:t xml:space="preserve"> </w:t>
      </w:r>
      <w:del w:id="388" w:author="Rahman, Mahbubur" w:date="2024-02-07T19:24:00Z">
        <w:r w:rsidR="00D16607" w:rsidRPr="00D268B0">
          <w:rPr>
            <w:rFonts w:ascii="Times New Roman" w:hAnsi="Times New Roman" w:cs="Times New Roman"/>
          </w:rPr>
          <w:delText>record</w:delText>
        </w:r>
      </w:del>
      <w:ins w:id="389" w:author="Rahman, Mahbubur" w:date="2024-02-07T19:24:00Z">
        <w:r w:rsidR="00D16607" w:rsidRPr="00D268B0">
          <w:rPr>
            <w:rFonts w:ascii="Times New Roman" w:hAnsi="Times New Roman" w:cs="Times New Roman"/>
          </w:rPr>
          <w:t>record</w:t>
        </w:r>
      </w:ins>
      <w:ins w:id="390" w:author="Md Asaduzzaman" w:date="2024-01-21T17:23:00Z">
        <w:r w:rsidR="006E7B53">
          <w:rPr>
            <w:rFonts w:ascii="Times New Roman" w:hAnsi="Times New Roman" w:cs="Times New Roman"/>
          </w:rPr>
          <w:t>s</w:t>
        </w:r>
      </w:ins>
      <w:r w:rsidR="00D16607" w:rsidRPr="00D268B0">
        <w:rPr>
          <w:rFonts w:ascii="Times New Roman" w:hAnsi="Times New Roman" w:cs="Times New Roman"/>
        </w:rPr>
        <w:t xml:space="preserve"> </w:t>
      </w:r>
      <w:ins w:id="391" w:author="Mohammad Nayeem Hasan" w:date="2024-02-07T23:42:00Z">
        <w:r w:rsidR="007B5C94">
          <w:rPr>
            <w:rFonts w:ascii="Times New Roman" w:hAnsi="Times New Roman" w:cs="Times New Roman"/>
          </w:rPr>
          <w:t>from January to December 2023</w:t>
        </w:r>
        <w:r w:rsidR="007B5C94" w:rsidRPr="00D268B0">
          <w:rPr>
            <w:rFonts w:ascii="Times New Roman" w:hAnsi="Times New Roman" w:cs="Times New Roman"/>
          </w:rPr>
          <w:t xml:space="preserve"> </w:t>
        </w:r>
      </w:ins>
      <w:r w:rsidR="00D16607" w:rsidRPr="00D268B0">
        <w:rPr>
          <w:rFonts w:ascii="Times New Roman" w:hAnsi="Times New Roman" w:cs="Times New Roman"/>
        </w:rPr>
        <w:t xml:space="preserve">from </w:t>
      </w:r>
      <w:r w:rsidR="00F37F5D">
        <w:rPr>
          <w:rFonts w:ascii="Times New Roman" w:hAnsi="Times New Roman" w:cs="Times New Roman"/>
        </w:rPr>
        <w:t xml:space="preserve">the </w:t>
      </w:r>
      <w:r w:rsidR="00D16607" w:rsidRPr="00D268B0">
        <w:rPr>
          <w:rFonts w:ascii="Times New Roman" w:hAnsi="Times New Roman" w:cs="Times New Roman"/>
        </w:rPr>
        <w:t>daily press release</w:t>
      </w:r>
      <w:ins w:id="392" w:author="Mohammad Nayeem Hasan" w:date="2024-02-07T23:41:00Z">
        <w:r w:rsidR="007B5C94">
          <w:rPr>
            <w:rFonts w:ascii="Times New Roman" w:hAnsi="Times New Roman" w:cs="Times New Roman"/>
          </w:rPr>
          <w:t xml:space="preserve"> of </w:t>
        </w:r>
      </w:ins>
      <w:del w:id="393" w:author="Mohammad Nayeem Hasan" w:date="2024-02-07T23:42:00Z">
        <w:r w:rsidR="00D16607" w:rsidRPr="00D268B0" w:rsidDel="007B5C94">
          <w:rPr>
            <w:rFonts w:ascii="Times New Roman" w:hAnsi="Times New Roman" w:cs="Times New Roman"/>
          </w:rPr>
          <w:delText xml:space="preserve"> </w:delText>
        </w:r>
      </w:del>
      <w:del w:id="394" w:author="Mohammad Nayeem Hasan" w:date="2024-02-07T23:43:00Z">
        <w:r w:rsidR="00D16607" w:rsidRPr="00D268B0" w:rsidDel="007B5C94">
          <w:rPr>
            <w:rFonts w:ascii="Times New Roman" w:hAnsi="Times New Roman" w:cs="Times New Roman"/>
          </w:rPr>
          <w:delText xml:space="preserve">of </w:delText>
        </w:r>
      </w:del>
      <w:r w:rsidR="00F37F5D">
        <w:rPr>
          <w:rFonts w:ascii="Times New Roman" w:hAnsi="Times New Roman" w:cs="Times New Roman"/>
        </w:rPr>
        <w:t xml:space="preserve">the </w:t>
      </w:r>
      <w:r w:rsidR="00590147" w:rsidRPr="00D268B0">
        <w:rPr>
          <w:rFonts w:ascii="Times New Roman" w:hAnsi="Times New Roman" w:cs="Times New Roman"/>
        </w:rPr>
        <w:t xml:space="preserve">Management </w:t>
      </w:r>
      <w:r w:rsidR="00C32D26" w:rsidRPr="00D268B0">
        <w:rPr>
          <w:rFonts w:ascii="Times New Roman" w:hAnsi="Times New Roman" w:cs="Times New Roman"/>
        </w:rPr>
        <w:t>I</w:t>
      </w:r>
      <w:r w:rsidR="00590147" w:rsidRPr="00D268B0">
        <w:rPr>
          <w:rFonts w:ascii="Times New Roman" w:hAnsi="Times New Roman" w:cs="Times New Roman"/>
        </w:rPr>
        <w:t xml:space="preserve">nformation </w:t>
      </w:r>
      <w:r w:rsidR="005B50EE" w:rsidRPr="00D268B0">
        <w:rPr>
          <w:rFonts w:ascii="Times New Roman" w:hAnsi="Times New Roman" w:cs="Times New Roman"/>
        </w:rPr>
        <w:t>System</w:t>
      </w:r>
      <w:r w:rsidR="00C32D26" w:rsidRPr="00D268B0">
        <w:rPr>
          <w:rFonts w:ascii="Times New Roman" w:hAnsi="Times New Roman" w:cs="Times New Roman"/>
        </w:rPr>
        <w:t xml:space="preserve"> </w:t>
      </w:r>
      <w:r w:rsidR="005B50EE" w:rsidRPr="00D268B0">
        <w:rPr>
          <w:rFonts w:ascii="Times New Roman" w:hAnsi="Times New Roman" w:cs="Times New Roman"/>
        </w:rPr>
        <w:t xml:space="preserve">(MIS) </w:t>
      </w:r>
      <w:r w:rsidR="00C32D26" w:rsidRPr="00D268B0">
        <w:rPr>
          <w:rFonts w:ascii="Times New Roman" w:hAnsi="Times New Roman" w:cs="Times New Roman"/>
        </w:rPr>
        <w:t xml:space="preserve">of </w:t>
      </w:r>
      <w:r w:rsidR="005B50EE" w:rsidRPr="00D268B0">
        <w:rPr>
          <w:rFonts w:ascii="Times New Roman" w:hAnsi="Times New Roman" w:cs="Times New Roman"/>
        </w:rPr>
        <w:t xml:space="preserve">the </w:t>
      </w:r>
      <w:r w:rsidR="00C32D26" w:rsidRPr="00D268B0">
        <w:rPr>
          <w:rFonts w:ascii="Times New Roman" w:hAnsi="Times New Roman" w:cs="Times New Roman"/>
        </w:rPr>
        <w:t>M</w:t>
      </w:r>
      <w:r w:rsidR="00590147" w:rsidRPr="00D268B0">
        <w:rPr>
          <w:rFonts w:ascii="Times New Roman" w:hAnsi="Times New Roman" w:cs="Times New Roman"/>
        </w:rPr>
        <w:t xml:space="preserve">inistry of </w:t>
      </w:r>
      <w:r w:rsidR="00C32D26" w:rsidRPr="00D268B0">
        <w:rPr>
          <w:rFonts w:ascii="Times New Roman" w:hAnsi="Times New Roman" w:cs="Times New Roman"/>
        </w:rPr>
        <w:t>H</w:t>
      </w:r>
      <w:r w:rsidR="00590147" w:rsidRPr="00D268B0">
        <w:rPr>
          <w:rFonts w:ascii="Times New Roman" w:hAnsi="Times New Roman" w:cs="Times New Roman"/>
        </w:rPr>
        <w:t xml:space="preserve">ealth and </w:t>
      </w:r>
      <w:r w:rsidR="00C32D26" w:rsidRPr="00D268B0">
        <w:rPr>
          <w:rFonts w:ascii="Times New Roman" w:hAnsi="Times New Roman" w:cs="Times New Roman"/>
        </w:rPr>
        <w:t>F</w:t>
      </w:r>
      <w:r w:rsidR="00590147" w:rsidRPr="00D268B0">
        <w:rPr>
          <w:rFonts w:ascii="Times New Roman" w:hAnsi="Times New Roman" w:cs="Times New Roman"/>
        </w:rPr>
        <w:t xml:space="preserve">amily </w:t>
      </w:r>
      <w:r w:rsidR="00C32D26" w:rsidRPr="00D268B0">
        <w:rPr>
          <w:rFonts w:ascii="Times New Roman" w:hAnsi="Times New Roman" w:cs="Times New Roman"/>
        </w:rPr>
        <w:t>W</w:t>
      </w:r>
      <w:r w:rsidR="00590147" w:rsidRPr="00D268B0">
        <w:rPr>
          <w:rFonts w:ascii="Times New Roman" w:hAnsi="Times New Roman" w:cs="Times New Roman"/>
        </w:rPr>
        <w:t>elfare</w:t>
      </w:r>
      <w:r w:rsidR="005B50EE" w:rsidRPr="00D268B0">
        <w:rPr>
          <w:rFonts w:ascii="Times New Roman" w:hAnsi="Times New Roman" w:cs="Times New Roman"/>
        </w:rPr>
        <w:t>, Bangladesh</w:t>
      </w:r>
      <w:commentRangeEnd w:id="384"/>
      <w:r w:rsidR="001D19E1">
        <w:rPr>
          <w:rStyle w:val="CommentReference"/>
        </w:rPr>
        <w:commentReference w:id="384"/>
      </w:r>
      <w:commentRangeEnd w:id="385"/>
      <w:r w:rsidR="007B5C94">
        <w:rPr>
          <w:rStyle w:val="CommentReference"/>
        </w:rPr>
        <w:commentReference w:id="385"/>
      </w:r>
      <w:r w:rsidR="00C32D26" w:rsidRPr="00D268B0">
        <w:rPr>
          <w:rFonts w:ascii="Times New Roman" w:hAnsi="Times New Roman" w:cs="Times New Roman"/>
        </w:rPr>
        <w:t xml:space="preserve">. </w:t>
      </w:r>
      <w:r w:rsidR="008B3AD1" w:rsidRPr="00D268B0">
        <w:rPr>
          <w:rFonts w:ascii="Times New Roman" w:hAnsi="Times New Roman" w:cs="Times New Roman"/>
        </w:rPr>
        <w:t xml:space="preserve">The MIS </w:t>
      </w:r>
      <w:r w:rsidR="00E7044A" w:rsidRPr="00D268B0">
        <w:rPr>
          <w:rFonts w:ascii="Times New Roman" w:hAnsi="Times New Roman" w:cs="Times New Roman"/>
        </w:rPr>
        <w:t>defined</w:t>
      </w:r>
      <w:r w:rsidR="008B3AD1" w:rsidRPr="00D268B0">
        <w:rPr>
          <w:rFonts w:ascii="Times New Roman" w:hAnsi="Times New Roman" w:cs="Times New Roman"/>
        </w:rPr>
        <w:t xml:space="preserve"> dengue cases </w:t>
      </w:r>
      <w:r w:rsidR="00F81584" w:rsidRPr="00CF5DB0">
        <w:rPr>
          <w:rFonts w:ascii="Times New Roman" w:hAnsi="Times New Roman" w:cs="Times New Roman"/>
        </w:rPr>
        <w:t xml:space="preserve">based on clinical symptoms (including fever and rash) and/or laboratory tests for IgM or IgG antibodies to DENV and </w:t>
      </w:r>
      <w:proofErr w:type="spellStart"/>
      <w:r w:rsidR="00F81584" w:rsidRPr="00CF5DB0">
        <w:rPr>
          <w:rFonts w:ascii="Times New Roman" w:hAnsi="Times New Roman" w:cs="Times New Roman"/>
        </w:rPr>
        <w:t>nonstructural</w:t>
      </w:r>
      <w:proofErr w:type="spellEnd"/>
      <w:r w:rsidR="00F81584" w:rsidRPr="00CF5DB0">
        <w:rPr>
          <w:rFonts w:ascii="Times New Roman" w:hAnsi="Times New Roman" w:cs="Times New Roman"/>
        </w:rPr>
        <w:t xml:space="preserve"> 1 protein (NS-1) of DENV </w:t>
      </w:r>
      <w:sdt>
        <w:sdtPr>
          <w:rPr>
            <w:rFonts w:ascii="Times New Roman" w:hAnsi="Times New Roman" w:cs="Times New Roman"/>
            <w:color w:val="000000"/>
            <w:vertAlign w:val="superscript"/>
          </w:rPr>
          <w:tag w:val="MENDELEY_CITATION_v3_eyJjaXRhdGlvbklEIjoiTUVOREVMRVlfQ0lUQVRJT05fZThkYzYyZWEtMTgwNy00YmU1LWFmZGMtNzhmZDcxZTM0OTNiIiwicHJvcGVydGllcyI6eyJub3RlSW5kZXgiOjB9LCJpc0VkaXRlZCI6ZmFsc2UsIm1hbnVhbE92ZXJyaWRlIjp7ImlzTWFudWFsbHlPdmVycmlkZGVuIjpmYWxzZSwiY2l0ZXByb2NUZXh0IjoiPHN1cD4xMD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370264967"/>
          <w:placeholder>
            <w:docPart w:val="29DE1C54359C4BC8AFCAFCFC9EB7A465"/>
          </w:placeholder>
        </w:sdtPr>
        <w:sdtContent>
          <w:r w:rsidR="006A6FDB" w:rsidRPr="006A6FDB">
            <w:rPr>
              <w:rFonts w:ascii="Times New Roman" w:hAnsi="Times New Roman" w:cs="Times New Roman"/>
              <w:color w:val="000000"/>
              <w:vertAlign w:val="superscript"/>
            </w:rPr>
            <w:t>10</w:t>
          </w:r>
        </w:sdtContent>
      </w:sdt>
      <w:r w:rsidR="00F81584" w:rsidRPr="00CF5DB0">
        <w:rPr>
          <w:rFonts w:ascii="Times New Roman" w:hAnsi="Times New Roman" w:cs="Times New Roman"/>
        </w:rPr>
        <w:t xml:space="preserve">.  MIS collected dengue </w:t>
      </w:r>
      <w:r w:rsidR="00C7713E" w:rsidRPr="00CF5DB0">
        <w:rPr>
          <w:rFonts w:ascii="Times New Roman" w:hAnsi="Times New Roman" w:cs="Times New Roman"/>
        </w:rPr>
        <w:t>case</w:t>
      </w:r>
      <w:r w:rsidR="00F81584" w:rsidRPr="00CF5DB0">
        <w:rPr>
          <w:rFonts w:ascii="Times New Roman" w:hAnsi="Times New Roman" w:cs="Times New Roman"/>
        </w:rPr>
        <w:t xml:space="preserve"> data from </w:t>
      </w:r>
      <w:commentRangeStart w:id="395"/>
      <w:r w:rsidR="00C80414" w:rsidRPr="00CF5DB0">
        <w:rPr>
          <w:rFonts w:ascii="Times New Roman" w:hAnsi="Times New Roman" w:cs="Times New Roman"/>
        </w:rPr>
        <w:t>77 hospitals based</w:t>
      </w:r>
      <w:del w:id="396" w:author="Farhana  Haque" w:date="2024-01-25T23:02:00Z">
        <w:r w:rsidR="00C80414" w:rsidRPr="00CF5DB0" w:rsidDel="001D19E1">
          <w:rPr>
            <w:rFonts w:ascii="Times New Roman" w:hAnsi="Times New Roman" w:cs="Times New Roman"/>
          </w:rPr>
          <w:delText xml:space="preserve"> on</w:delText>
        </w:r>
      </w:del>
      <w:r w:rsidR="00C80414" w:rsidRPr="00CF5DB0">
        <w:rPr>
          <w:rFonts w:ascii="Times New Roman" w:hAnsi="Times New Roman" w:cs="Times New Roman"/>
        </w:rPr>
        <w:t xml:space="preserve"> in Dhaka city (20 public and</w:t>
      </w:r>
      <w:r w:rsidR="00A44F8D" w:rsidRPr="00CF5DB0">
        <w:rPr>
          <w:rFonts w:ascii="Times New Roman" w:hAnsi="Times New Roman" w:cs="Times New Roman"/>
        </w:rPr>
        <w:t xml:space="preserve"> </w:t>
      </w:r>
      <w:r w:rsidR="00C80414" w:rsidRPr="00CF5DB0">
        <w:rPr>
          <w:rFonts w:ascii="Times New Roman" w:hAnsi="Times New Roman" w:cs="Times New Roman"/>
        </w:rPr>
        <w:t xml:space="preserve">57 private hospitals) </w:t>
      </w:r>
      <w:r w:rsidR="000E1553" w:rsidRPr="00CF5DB0">
        <w:rPr>
          <w:rFonts w:ascii="Times New Roman" w:hAnsi="Times New Roman" w:cs="Times New Roman"/>
        </w:rPr>
        <w:t xml:space="preserve">and </w:t>
      </w:r>
      <w:r w:rsidR="0040474D" w:rsidRPr="00CF5DB0">
        <w:rPr>
          <w:rFonts w:ascii="Times New Roman" w:hAnsi="Times New Roman" w:cs="Times New Roman"/>
          <w:shd w:val="clear" w:color="auto" w:fill="FFFFFF"/>
        </w:rPr>
        <w:t xml:space="preserve">the </w:t>
      </w:r>
      <w:commentRangeStart w:id="397"/>
      <w:r w:rsidR="0040474D" w:rsidRPr="00CF5DB0">
        <w:rPr>
          <w:rFonts w:ascii="Times New Roman" w:hAnsi="Times New Roman" w:cs="Times New Roman"/>
          <w:shd w:val="clear" w:color="auto" w:fill="FFFFFF"/>
        </w:rPr>
        <w:t xml:space="preserve">central district </w:t>
      </w:r>
      <w:commentRangeEnd w:id="397"/>
      <w:r w:rsidR="001D19E1">
        <w:rPr>
          <w:rStyle w:val="CommentReference"/>
        </w:rPr>
        <w:commentReference w:id="397"/>
      </w:r>
      <w:r w:rsidR="0040474D" w:rsidRPr="00CF5DB0">
        <w:rPr>
          <w:rFonts w:ascii="Times New Roman" w:hAnsi="Times New Roman" w:cs="Times New Roman"/>
          <w:shd w:val="clear" w:color="auto" w:fill="FFFFFF"/>
        </w:rPr>
        <w:t xml:space="preserve">hospital of 63 other districts </w:t>
      </w:r>
      <w:commentRangeEnd w:id="395"/>
      <w:r w:rsidR="00301E34">
        <w:rPr>
          <w:rStyle w:val="CommentReference"/>
        </w:rPr>
        <w:commentReference w:id="395"/>
      </w:r>
      <w:r w:rsidR="0040474D" w:rsidRPr="00CF5DB0">
        <w:rPr>
          <w:rFonts w:ascii="Times New Roman" w:hAnsi="Times New Roman" w:cs="Times New Roman"/>
          <w:shd w:val="clear" w:color="auto" w:fill="FFFFFF"/>
        </w:rPr>
        <w:t xml:space="preserve">of the country including the hospitalized patients in </w:t>
      </w:r>
      <w:r w:rsidR="00A56693" w:rsidRPr="00CF5DB0">
        <w:rPr>
          <w:rFonts w:ascii="Times New Roman" w:hAnsi="Times New Roman" w:cs="Times New Roman"/>
          <w:shd w:val="clear" w:color="auto" w:fill="FFFFFF"/>
        </w:rPr>
        <w:t>tertiary</w:t>
      </w:r>
      <w:r w:rsidR="0009438D" w:rsidRPr="00CF5DB0">
        <w:rPr>
          <w:rFonts w:ascii="Times New Roman" w:hAnsi="Times New Roman" w:cs="Times New Roman"/>
          <w:shd w:val="clear" w:color="auto" w:fill="FFFFFF"/>
        </w:rPr>
        <w:t xml:space="preserve"> care </w:t>
      </w:r>
      <w:r w:rsidR="0040474D" w:rsidRPr="00CF5DB0">
        <w:rPr>
          <w:rFonts w:ascii="Times New Roman" w:hAnsi="Times New Roman" w:cs="Times New Roman"/>
          <w:shd w:val="clear" w:color="auto" w:fill="FFFFFF"/>
        </w:rPr>
        <w:t>medical college hospitals</w:t>
      </w:r>
      <w:r w:rsidR="000F4014" w:rsidRPr="00CF5DB0">
        <w:rPr>
          <w:rFonts w:ascii="Times New Roman" w:hAnsi="Times New Roman" w:cs="Times New Roman"/>
          <w:shd w:val="clear" w:color="auto" w:fill="FFFFFF"/>
        </w:rPr>
        <w:t xml:space="preserve"> </w:t>
      </w:r>
      <w:r w:rsidR="000F4014" w:rsidRPr="00CF5DB0">
        <w:rPr>
          <w:rFonts w:ascii="Times New Roman" w:hAnsi="Times New Roman" w:cs="Times New Roman"/>
          <w:highlight w:val="yellow"/>
          <w:shd w:val="clear" w:color="auto" w:fill="FFFFFF"/>
        </w:rPr>
        <w:t>(Ref: JME paper 2023)</w:t>
      </w:r>
      <w:r w:rsidR="00A56693" w:rsidRPr="00CF5DB0">
        <w:rPr>
          <w:rFonts w:ascii="Times New Roman" w:hAnsi="Times New Roman" w:cs="Times New Roman"/>
          <w:shd w:val="clear" w:color="auto" w:fill="FFFFFF"/>
        </w:rPr>
        <w:t xml:space="preserve">. </w:t>
      </w:r>
      <w:r w:rsidR="00BF36EC">
        <w:rPr>
          <w:rFonts w:ascii="Times New Roman" w:hAnsi="Times New Roman" w:cs="Times New Roman"/>
          <w:shd w:val="clear" w:color="auto" w:fill="FFFFFF"/>
        </w:rPr>
        <w:t xml:space="preserve"> </w:t>
      </w:r>
      <w:r w:rsidR="008F2331" w:rsidRPr="00D268B0">
        <w:rPr>
          <w:rFonts w:ascii="Times New Roman" w:hAnsi="Times New Roman" w:cs="Times New Roman"/>
        </w:rPr>
        <w:t xml:space="preserve">We collected </w:t>
      </w:r>
      <w:ins w:id="398" w:author="Mohammad Nayeem Hasan" w:date="2024-02-07T23:51:00Z">
        <w:r w:rsidR="008D3E42" w:rsidRPr="00D268B0">
          <w:rPr>
            <w:rFonts w:ascii="Times New Roman" w:hAnsi="Times New Roman" w:cs="Times New Roman"/>
          </w:rPr>
          <w:t xml:space="preserve">3-hourly </w:t>
        </w:r>
      </w:ins>
      <w:r w:rsidR="008F2331" w:rsidRPr="00D268B0">
        <w:rPr>
          <w:rFonts w:ascii="Times New Roman" w:hAnsi="Times New Roman" w:cs="Times New Roman"/>
        </w:rPr>
        <w:t xml:space="preserve">meteorological data </w:t>
      </w:r>
      <w:r w:rsidR="00DA389C" w:rsidRPr="00D268B0">
        <w:rPr>
          <w:rFonts w:ascii="Times New Roman" w:hAnsi="Times New Roman" w:cs="Times New Roman"/>
        </w:rPr>
        <w:t>(</w:t>
      </w:r>
      <w:del w:id="399" w:author="Mohammad Nayeem Hasan" w:date="2024-02-07T23:51:00Z">
        <w:r w:rsidR="00DA389C" w:rsidRPr="00D268B0" w:rsidDel="008D3E42">
          <w:rPr>
            <w:rFonts w:ascii="Times New Roman" w:hAnsi="Times New Roman" w:cs="Times New Roman"/>
          </w:rPr>
          <w:delText xml:space="preserve">3-hourly </w:delText>
        </w:r>
      </w:del>
      <w:r w:rsidR="00DA389C" w:rsidRPr="00D268B0">
        <w:rPr>
          <w:rFonts w:ascii="Times New Roman" w:hAnsi="Times New Roman" w:cs="Times New Roman"/>
        </w:rPr>
        <w:t>temperature</w:t>
      </w:r>
      <w:ins w:id="400" w:author="Mohammad Nayeem Hasan" w:date="2024-02-07T23:49:00Z">
        <w:r w:rsidR="008D3E42">
          <w:rPr>
            <w:rFonts w:ascii="Times New Roman" w:hAnsi="Times New Roman" w:cs="Times New Roman"/>
          </w:rPr>
          <w:t>, humidity</w:t>
        </w:r>
      </w:ins>
      <w:r w:rsidR="00DA389C" w:rsidRPr="00D268B0">
        <w:rPr>
          <w:rFonts w:ascii="Times New Roman" w:hAnsi="Times New Roman" w:cs="Times New Roman"/>
        </w:rPr>
        <w:t xml:space="preserve"> and daily rainfall) </w:t>
      </w:r>
      <w:r w:rsidR="008F2331" w:rsidRPr="00D268B0">
        <w:rPr>
          <w:rFonts w:ascii="Times New Roman" w:hAnsi="Times New Roman" w:cs="Times New Roman"/>
        </w:rPr>
        <w:t xml:space="preserve">from </w:t>
      </w:r>
      <w:r w:rsidR="00597AED" w:rsidRPr="00CF5DB0">
        <w:rPr>
          <w:rFonts w:ascii="Times New Roman" w:hAnsi="Times New Roman" w:cs="Times New Roman"/>
        </w:rPr>
        <w:t xml:space="preserve">the Bangladesh Meteorological Department (BMD) over the period 2000–2023 from the meteorological </w:t>
      </w:r>
      <w:commentRangeStart w:id="401"/>
      <w:commentRangeStart w:id="402"/>
      <w:r w:rsidR="00597AED" w:rsidRPr="00CF5DB0">
        <w:rPr>
          <w:rFonts w:ascii="Times New Roman" w:hAnsi="Times New Roman" w:cs="Times New Roman"/>
        </w:rPr>
        <w:t xml:space="preserve">station located in </w:t>
      </w:r>
      <w:ins w:id="403" w:author="Mohammad Nayeem Hasan" w:date="2024-02-08T00:00:00Z">
        <w:r w:rsidR="003F20CC" w:rsidRPr="00CF5DB0">
          <w:rPr>
            <w:rFonts w:ascii="Times New Roman" w:hAnsi="Times New Roman" w:cs="Times New Roman"/>
          </w:rPr>
          <w:t xml:space="preserve">Mirpur, </w:t>
        </w:r>
        <w:commentRangeStart w:id="404"/>
        <w:commentRangeStart w:id="405"/>
        <w:commentRangeEnd w:id="404"/>
        <w:r w:rsidR="003F20CC">
          <w:rPr>
            <w:rStyle w:val="CommentReference"/>
          </w:rPr>
          <w:commentReference w:id="404"/>
        </w:r>
      </w:ins>
      <w:commentRangeEnd w:id="405"/>
      <w:ins w:id="406" w:author="Mohammad Nayeem Hasan" w:date="2024-02-08T00:12:00Z">
        <w:r w:rsidR="00B87EA4">
          <w:rPr>
            <w:rStyle w:val="CommentReference"/>
          </w:rPr>
          <w:commentReference w:id="405"/>
        </w:r>
      </w:ins>
      <w:ins w:id="407" w:author="Mohammad Nayeem Hasan" w:date="2024-02-08T00:00:00Z">
        <w:r w:rsidR="003F20CC" w:rsidRPr="00CF5DB0">
          <w:rPr>
            <w:rFonts w:ascii="Times New Roman" w:hAnsi="Times New Roman" w:cs="Times New Roman"/>
          </w:rPr>
          <w:t>Dhaka (Lat 23.46, Lon 90.23)</w:t>
        </w:r>
        <w:r w:rsidR="003F20CC">
          <w:rPr>
            <w:rFonts w:ascii="Times New Roman" w:hAnsi="Times New Roman" w:cs="Times New Roman"/>
          </w:rPr>
          <w:t xml:space="preserve">, </w:t>
        </w:r>
      </w:ins>
      <w:ins w:id="408" w:author="Mohammad Nayeem Hasan" w:date="2024-02-07T23:59:00Z">
        <w:r w:rsidR="003F20CC">
          <w:rPr>
            <w:rFonts w:ascii="Times New Roman" w:hAnsi="Times New Roman" w:cs="Times New Roman"/>
          </w:rPr>
          <w:t xml:space="preserve">Chittagong </w:t>
        </w:r>
        <w:r w:rsidR="003F20CC" w:rsidRPr="00CF5DB0">
          <w:rPr>
            <w:rFonts w:ascii="Times New Roman" w:hAnsi="Times New Roman" w:cs="Times New Roman"/>
          </w:rPr>
          <w:t>(Lat 2</w:t>
        </w:r>
      </w:ins>
      <w:ins w:id="409" w:author="Mohammad Nayeem Hasan" w:date="2024-02-08T00:02:00Z">
        <w:r w:rsidR="003F20CC">
          <w:rPr>
            <w:rFonts w:ascii="Times New Roman" w:hAnsi="Times New Roman" w:cs="Times New Roman"/>
          </w:rPr>
          <w:t>2</w:t>
        </w:r>
      </w:ins>
      <w:ins w:id="410" w:author="Mohammad Nayeem Hasan" w:date="2024-02-07T23:59:00Z">
        <w:r w:rsidR="003F20CC" w:rsidRPr="00CF5DB0">
          <w:rPr>
            <w:rFonts w:ascii="Times New Roman" w:hAnsi="Times New Roman" w:cs="Times New Roman"/>
          </w:rPr>
          <w:t>.</w:t>
        </w:r>
      </w:ins>
      <w:ins w:id="411" w:author="Mohammad Nayeem Hasan" w:date="2024-02-08T00:02:00Z">
        <w:r w:rsidR="003F20CC">
          <w:rPr>
            <w:rFonts w:ascii="Times New Roman" w:hAnsi="Times New Roman" w:cs="Times New Roman"/>
          </w:rPr>
          <w:t>1</w:t>
        </w:r>
      </w:ins>
      <w:ins w:id="412" w:author="Mohammad Nayeem Hasan" w:date="2024-02-07T23:59:00Z">
        <w:r w:rsidR="003F20CC" w:rsidRPr="00CF5DB0">
          <w:rPr>
            <w:rFonts w:ascii="Times New Roman" w:hAnsi="Times New Roman" w:cs="Times New Roman"/>
          </w:rPr>
          <w:t>6, Lon 9</w:t>
        </w:r>
      </w:ins>
      <w:ins w:id="413" w:author="Mohammad Nayeem Hasan" w:date="2024-02-08T00:02:00Z">
        <w:r w:rsidR="003F20CC">
          <w:rPr>
            <w:rFonts w:ascii="Times New Roman" w:hAnsi="Times New Roman" w:cs="Times New Roman"/>
          </w:rPr>
          <w:t>1</w:t>
        </w:r>
      </w:ins>
      <w:ins w:id="414" w:author="Mohammad Nayeem Hasan" w:date="2024-02-07T23:59:00Z">
        <w:r w:rsidR="003F20CC" w:rsidRPr="00CF5DB0">
          <w:rPr>
            <w:rFonts w:ascii="Times New Roman" w:hAnsi="Times New Roman" w:cs="Times New Roman"/>
          </w:rPr>
          <w:t>.</w:t>
        </w:r>
      </w:ins>
      <w:ins w:id="415" w:author="Mohammad Nayeem Hasan" w:date="2024-02-08T00:02:00Z">
        <w:r w:rsidR="003F20CC">
          <w:rPr>
            <w:rFonts w:ascii="Times New Roman" w:hAnsi="Times New Roman" w:cs="Times New Roman"/>
          </w:rPr>
          <w:t>49</w:t>
        </w:r>
      </w:ins>
      <w:ins w:id="416" w:author="Mohammad Nayeem Hasan" w:date="2024-02-07T23:59:00Z">
        <w:r w:rsidR="003F20CC" w:rsidRPr="00CF5DB0">
          <w:rPr>
            <w:rFonts w:ascii="Times New Roman" w:hAnsi="Times New Roman" w:cs="Times New Roman"/>
          </w:rPr>
          <w:t>)</w:t>
        </w:r>
        <w:r w:rsidR="003F20CC">
          <w:rPr>
            <w:rFonts w:ascii="Times New Roman" w:hAnsi="Times New Roman" w:cs="Times New Roman"/>
          </w:rPr>
          <w:t xml:space="preserve">, </w:t>
        </w:r>
      </w:ins>
      <w:proofErr w:type="spellStart"/>
      <w:ins w:id="417" w:author="Mohammad Nayeem Hasan" w:date="2024-02-08T00:03:00Z">
        <w:r w:rsidR="003F20CC">
          <w:rPr>
            <w:rFonts w:ascii="Times New Roman" w:hAnsi="Times New Roman" w:cs="Times New Roman"/>
          </w:rPr>
          <w:t>Rajshahi</w:t>
        </w:r>
        <w:proofErr w:type="spellEnd"/>
        <w:r w:rsidR="003F20CC">
          <w:rPr>
            <w:rFonts w:ascii="Times New Roman" w:hAnsi="Times New Roman" w:cs="Times New Roman"/>
          </w:rPr>
          <w:t xml:space="preserve"> </w:t>
        </w:r>
      </w:ins>
      <w:ins w:id="418" w:author="Mohammad Nayeem Hasan" w:date="2024-02-07T23:59:00Z">
        <w:r w:rsidR="003F20CC" w:rsidRPr="00CF5DB0">
          <w:rPr>
            <w:rFonts w:ascii="Times New Roman" w:hAnsi="Times New Roman" w:cs="Times New Roman"/>
          </w:rPr>
          <w:t>(Lat 2</w:t>
        </w:r>
      </w:ins>
      <w:ins w:id="419" w:author="Mohammad Nayeem Hasan" w:date="2024-02-08T00:04:00Z">
        <w:r w:rsidR="003F20CC">
          <w:rPr>
            <w:rFonts w:ascii="Times New Roman" w:hAnsi="Times New Roman" w:cs="Times New Roman"/>
          </w:rPr>
          <w:t>4</w:t>
        </w:r>
      </w:ins>
      <w:ins w:id="420" w:author="Mohammad Nayeem Hasan" w:date="2024-02-07T23:59:00Z">
        <w:r w:rsidR="003F20CC" w:rsidRPr="00CF5DB0">
          <w:rPr>
            <w:rFonts w:ascii="Times New Roman" w:hAnsi="Times New Roman" w:cs="Times New Roman"/>
          </w:rPr>
          <w:t>.</w:t>
        </w:r>
      </w:ins>
      <w:ins w:id="421" w:author="Mohammad Nayeem Hasan" w:date="2024-02-08T00:04:00Z">
        <w:r w:rsidR="003F20CC">
          <w:rPr>
            <w:rFonts w:ascii="Times New Roman" w:hAnsi="Times New Roman" w:cs="Times New Roman"/>
          </w:rPr>
          <w:t>22</w:t>
        </w:r>
      </w:ins>
      <w:ins w:id="422" w:author="Mohammad Nayeem Hasan" w:date="2024-02-07T23:59:00Z">
        <w:r w:rsidR="003F20CC" w:rsidRPr="00CF5DB0">
          <w:rPr>
            <w:rFonts w:ascii="Times New Roman" w:hAnsi="Times New Roman" w:cs="Times New Roman"/>
          </w:rPr>
          <w:t xml:space="preserve">, Lon </w:t>
        </w:r>
      </w:ins>
      <w:ins w:id="423" w:author="Mohammad Nayeem Hasan" w:date="2024-02-08T00:04:00Z">
        <w:r w:rsidR="003F20CC">
          <w:rPr>
            <w:rFonts w:ascii="Times New Roman" w:hAnsi="Times New Roman" w:cs="Times New Roman"/>
          </w:rPr>
          <w:t>88</w:t>
        </w:r>
      </w:ins>
      <w:ins w:id="424" w:author="Mohammad Nayeem Hasan" w:date="2024-02-07T23:59:00Z">
        <w:r w:rsidR="003F20CC" w:rsidRPr="00CF5DB0">
          <w:rPr>
            <w:rFonts w:ascii="Times New Roman" w:hAnsi="Times New Roman" w:cs="Times New Roman"/>
          </w:rPr>
          <w:t>.</w:t>
        </w:r>
      </w:ins>
      <w:ins w:id="425" w:author="Mohammad Nayeem Hasan" w:date="2024-02-08T00:04:00Z">
        <w:r w:rsidR="003F20CC">
          <w:rPr>
            <w:rFonts w:ascii="Times New Roman" w:hAnsi="Times New Roman" w:cs="Times New Roman"/>
          </w:rPr>
          <w:t>42</w:t>
        </w:r>
      </w:ins>
      <w:ins w:id="426" w:author="Mohammad Nayeem Hasan" w:date="2024-02-07T23:59:00Z">
        <w:r w:rsidR="003F20CC" w:rsidRPr="00CF5DB0">
          <w:rPr>
            <w:rFonts w:ascii="Times New Roman" w:hAnsi="Times New Roman" w:cs="Times New Roman"/>
          </w:rPr>
          <w:t>)</w:t>
        </w:r>
        <w:r w:rsidR="003F20CC">
          <w:rPr>
            <w:rFonts w:ascii="Times New Roman" w:hAnsi="Times New Roman" w:cs="Times New Roman"/>
          </w:rPr>
          <w:t xml:space="preserve">, </w:t>
        </w:r>
      </w:ins>
      <w:ins w:id="427" w:author="Mohammad Nayeem Hasan" w:date="2024-02-08T00:05:00Z">
        <w:r w:rsidR="003F20CC">
          <w:rPr>
            <w:rFonts w:ascii="Times New Roman" w:hAnsi="Times New Roman" w:cs="Times New Roman"/>
          </w:rPr>
          <w:t xml:space="preserve">Rangpur </w:t>
        </w:r>
      </w:ins>
      <w:ins w:id="428" w:author="Mohammad Nayeem Hasan" w:date="2024-02-07T23:59:00Z">
        <w:r w:rsidR="003F20CC" w:rsidRPr="00CF5DB0">
          <w:rPr>
            <w:rFonts w:ascii="Times New Roman" w:hAnsi="Times New Roman" w:cs="Times New Roman"/>
          </w:rPr>
          <w:t>(Lat 2</w:t>
        </w:r>
      </w:ins>
      <w:ins w:id="429" w:author="Mohammad Nayeem Hasan" w:date="2024-02-08T00:05:00Z">
        <w:r w:rsidR="003F20CC">
          <w:rPr>
            <w:rFonts w:ascii="Times New Roman" w:hAnsi="Times New Roman" w:cs="Times New Roman"/>
          </w:rPr>
          <w:t>5.44</w:t>
        </w:r>
      </w:ins>
      <w:ins w:id="430" w:author="Mohammad Nayeem Hasan" w:date="2024-02-07T23:59:00Z">
        <w:r w:rsidR="003F20CC" w:rsidRPr="00CF5DB0">
          <w:rPr>
            <w:rFonts w:ascii="Times New Roman" w:hAnsi="Times New Roman" w:cs="Times New Roman"/>
          </w:rPr>
          <w:t xml:space="preserve">, Lon </w:t>
        </w:r>
      </w:ins>
      <w:ins w:id="431" w:author="Mohammad Nayeem Hasan" w:date="2024-02-08T00:05:00Z">
        <w:r w:rsidR="003F20CC">
          <w:rPr>
            <w:rFonts w:ascii="Times New Roman" w:hAnsi="Times New Roman" w:cs="Times New Roman"/>
          </w:rPr>
          <w:t>8</w:t>
        </w:r>
      </w:ins>
      <w:ins w:id="432" w:author="Mohammad Nayeem Hasan" w:date="2024-02-07T23:59:00Z">
        <w:r w:rsidR="003F20CC" w:rsidRPr="00CF5DB0">
          <w:rPr>
            <w:rFonts w:ascii="Times New Roman" w:hAnsi="Times New Roman" w:cs="Times New Roman"/>
          </w:rPr>
          <w:t>9.</w:t>
        </w:r>
      </w:ins>
      <w:ins w:id="433" w:author="Mohammad Nayeem Hasan" w:date="2024-02-08T00:05:00Z">
        <w:r w:rsidR="003F20CC">
          <w:rPr>
            <w:rFonts w:ascii="Times New Roman" w:hAnsi="Times New Roman" w:cs="Times New Roman"/>
          </w:rPr>
          <w:t>14</w:t>
        </w:r>
      </w:ins>
      <w:ins w:id="434" w:author="Mohammad Nayeem Hasan" w:date="2024-02-07T23:59:00Z">
        <w:r w:rsidR="003F20CC" w:rsidRPr="00CF5DB0">
          <w:rPr>
            <w:rFonts w:ascii="Times New Roman" w:hAnsi="Times New Roman" w:cs="Times New Roman"/>
          </w:rPr>
          <w:t>)</w:t>
        </w:r>
        <w:r w:rsidR="003F20CC">
          <w:rPr>
            <w:rFonts w:ascii="Times New Roman" w:hAnsi="Times New Roman" w:cs="Times New Roman"/>
          </w:rPr>
          <w:t xml:space="preserve">, </w:t>
        </w:r>
      </w:ins>
      <w:ins w:id="435" w:author="Mohammad Nayeem Hasan" w:date="2024-02-08T00:05:00Z">
        <w:r w:rsidR="003F20CC">
          <w:rPr>
            <w:rFonts w:ascii="Times New Roman" w:hAnsi="Times New Roman" w:cs="Times New Roman"/>
          </w:rPr>
          <w:t xml:space="preserve">Sylhet </w:t>
        </w:r>
      </w:ins>
      <w:ins w:id="436" w:author="Mohammad Nayeem Hasan" w:date="2024-02-07T23:59:00Z">
        <w:r w:rsidR="003F20CC" w:rsidRPr="00CF5DB0">
          <w:rPr>
            <w:rFonts w:ascii="Times New Roman" w:hAnsi="Times New Roman" w:cs="Times New Roman"/>
          </w:rPr>
          <w:t>(Lat 2</w:t>
        </w:r>
      </w:ins>
      <w:ins w:id="437" w:author="Mohammad Nayeem Hasan" w:date="2024-02-08T00:05:00Z">
        <w:r w:rsidR="003F20CC">
          <w:rPr>
            <w:rFonts w:ascii="Times New Roman" w:hAnsi="Times New Roman" w:cs="Times New Roman"/>
          </w:rPr>
          <w:t>4</w:t>
        </w:r>
      </w:ins>
      <w:ins w:id="438" w:author="Mohammad Nayeem Hasan" w:date="2024-02-07T23:59:00Z">
        <w:r w:rsidR="003F20CC" w:rsidRPr="00CF5DB0">
          <w:rPr>
            <w:rFonts w:ascii="Times New Roman" w:hAnsi="Times New Roman" w:cs="Times New Roman"/>
          </w:rPr>
          <w:t>.</w:t>
        </w:r>
      </w:ins>
      <w:ins w:id="439" w:author="Mohammad Nayeem Hasan" w:date="2024-02-08T00:05:00Z">
        <w:r w:rsidR="003F20CC">
          <w:rPr>
            <w:rFonts w:ascii="Times New Roman" w:hAnsi="Times New Roman" w:cs="Times New Roman"/>
          </w:rPr>
          <w:t>5</w:t>
        </w:r>
      </w:ins>
      <w:ins w:id="440" w:author="Mohammad Nayeem Hasan" w:date="2024-02-07T23:59:00Z">
        <w:r w:rsidR="003F20CC" w:rsidRPr="00CF5DB0">
          <w:rPr>
            <w:rFonts w:ascii="Times New Roman" w:hAnsi="Times New Roman" w:cs="Times New Roman"/>
          </w:rPr>
          <w:t>4, Lon 9</w:t>
        </w:r>
      </w:ins>
      <w:ins w:id="441" w:author="Mohammad Nayeem Hasan" w:date="2024-02-08T00:05:00Z">
        <w:r w:rsidR="003F20CC">
          <w:rPr>
            <w:rFonts w:ascii="Times New Roman" w:hAnsi="Times New Roman" w:cs="Times New Roman"/>
          </w:rPr>
          <w:t>1</w:t>
        </w:r>
      </w:ins>
      <w:ins w:id="442" w:author="Mohammad Nayeem Hasan" w:date="2024-02-07T23:59:00Z">
        <w:r w:rsidR="003F20CC" w:rsidRPr="00CF5DB0">
          <w:rPr>
            <w:rFonts w:ascii="Times New Roman" w:hAnsi="Times New Roman" w:cs="Times New Roman"/>
          </w:rPr>
          <w:t>.</w:t>
        </w:r>
      </w:ins>
      <w:ins w:id="443" w:author="Mohammad Nayeem Hasan" w:date="2024-02-08T00:05:00Z">
        <w:r w:rsidR="003F20CC">
          <w:rPr>
            <w:rFonts w:ascii="Times New Roman" w:hAnsi="Times New Roman" w:cs="Times New Roman"/>
          </w:rPr>
          <w:t>5</w:t>
        </w:r>
      </w:ins>
      <w:ins w:id="444" w:author="Mohammad Nayeem Hasan" w:date="2024-02-07T23:59:00Z">
        <w:r w:rsidR="003F20CC" w:rsidRPr="00CF5DB0">
          <w:rPr>
            <w:rFonts w:ascii="Times New Roman" w:hAnsi="Times New Roman" w:cs="Times New Roman"/>
          </w:rPr>
          <w:t>3)</w:t>
        </w:r>
        <w:r w:rsidR="003F20CC">
          <w:rPr>
            <w:rFonts w:ascii="Times New Roman" w:hAnsi="Times New Roman" w:cs="Times New Roman"/>
          </w:rPr>
          <w:t xml:space="preserve">, </w:t>
        </w:r>
      </w:ins>
      <w:ins w:id="445" w:author="Mohammad Nayeem Hasan" w:date="2024-02-08T00:06:00Z">
        <w:r w:rsidR="003F20CC">
          <w:rPr>
            <w:rFonts w:ascii="Times New Roman" w:hAnsi="Times New Roman" w:cs="Times New Roman"/>
          </w:rPr>
          <w:t xml:space="preserve">Barisal </w:t>
        </w:r>
      </w:ins>
      <w:del w:id="446" w:author="Mohammad Nayeem Hasan" w:date="2024-02-08T00:00:00Z">
        <w:r w:rsidR="00597AED" w:rsidRPr="00CF5DB0" w:rsidDel="003F20CC">
          <w:rPr>
            <w:rFonts w:ascii="Times New Roman" w:hAnsi="Times New Roman" w:cs="Times New Roman"/>
          </w:rPr>
          <w:delText xml:space="preserve">Mirpur, </w:delText>
        </w:r>
        <w:commentRangeEnd w:id="401"/>
        <w:r w:rsidR="00301E34" w:rsidDel="003F20CC">
          <w:rPr>
            <w:rStyle w:val="CommentReference"/>
          </w:rPr>
          <w:commentReference w:id="401"/>
        </w:r>
      </w:del>
      <w:commentRangeEnd w:id="402"/>
      <w:r w:rsidR="00B87EA4">
        <w:rPr>
          <w:rStyle w:val="CommentReference"/>
        </w:rPr>
        <w:commentReference w:id="402"/>
      </w:r>
      <w:del w:id="447" w:author="Mohammad Nayeem Hasan" w:date="2024-02-08T00:00:00Z">
        <w:r w:rsidR="00597AED" w:rsidRPr="00CF5DB0" w:rsidDel="003F20CC">
          <w:rPr>
            <w:rFonts w:ascii="Times New Roman" w:hAnsi="Times New Roman" w:cs="Times New Roman"/>
          </w:rPr>
          <w:delText>Dhaka (Lat 23.46, Lon 90.23)</w:delText>
        </w:r>
      </w:del>
      <w:ins w:id="448" w:author="Mohammad Nayeem Hasan" w:date="2024-02-08T00:00:00Z">
        <w:r w:rsidR="003F20CC" w:rsidRPr="00CF5DB0">
          <w:rPr>
            <w:rFonts w:ascii="Times New Roman" w:hAnsi="Times New Roman" w:cs="Times New Roman"/>
          </w:rPr>
          <w:t>(Lat 2</w:t>
        </w:r>
      </w:ins>
      <w:ins w:id="449" w:author="Mohammad Nayeem Hasan" w:date="2024-02-08T00:06:00Z">
        <w:r w:rsidR="003F20CC">
          <w:rPr>
            <w:rFonts w:ascii="Times New Roman" w:hAnsi="Times New Roman" w:cs="Times New Roman"/>
          </w:rPr>
          <w:t>2</w:t>
        </w:r>
      </w:ins>
      <w:ins w:id="450" w:author="Mohammad Nayeem Hasan" w:date="2024-02-08T00:00:00Z">
        <w:r w:rsidR="003F20CC" w:rsidRPr="00CF5DB0">
          <w:rPr>
            <w:rFonts w:ascii="Times New Roman" w:hAnsi="Times New Roman" w:cs="Times New Roman"/>
          </w:rPr>
          <w:t>.4</w:t>
        </w:r>
      </w:ins>
      <w:ins w:id="451" w:author="Mohammad Nayeem Hasan" w:date="2024-02-08T00:06:00Z">
        <w:r w:rsidR="003F20CC">
          <w:rPr>
            <w:rFonts w:ascii="Times New Roman" w:hAnsi="Times New Roman" w:cs="Times New Roman"/>
          </w:rPr>
          <w:t>5</w:t>
        </w:r>
      </w:ins>
      <w:ins w:id="452" w:author="Mohammad Nayeem Hasan" w:date="2024-02-08T00:00:00Z">
        <w:r w:rsidR="003F20CC" w:rsidRPr="00CF5DB0">
          <w:rPr>
            <w:rFonts w:ascii="Times New Roman" w:hAnsi="Times New Roman" w:cs="Times New Roman"/>
          </w:rPr>
          <w:t>, Lon 90.2</w:t>
        </w:r>
      </w:ins>
      <w:ins w:id="453" w:author="Mohammad Nayeem Hasan" w:date="2024-02-08T00:06:00Z">
        <w:r w:rsidR="003F20CC">
          <w:rPr>
            <w:rFonts w:ascii="Times New Roman" w:hAnsi="Times New Roman" w:cs="Times New Roman"/>
          </w:rPr>
          <w:t>0</w:t>
        </w:r>
      </w:ins>
      <w:ins w:id="454" w:author="Mohammad Nayeem Hasan" w:date="2024-02-08T00:00:00Z">
        <w:r w:rsidR="003F20CC" w:rsidRPr="00CF5DB0">
          <w:rPr>
            <w:rFonts w:ascii="Times New Roman" w:hAnsi="Times New Roman" w:cs="Times New Roman"/>
          </w:rPr>
          <w:t>)</w:t>
        </w:r>
        <w:r w:rsidR="003F20CC">
          <w:rPr>
            <w:rFonts w:ascii="Times New Roman" w:hAnsi="Times New Roman" w:cs="Times New Roman"/>
          </w:rPr>
          <w:t>,</w:t>
        </w:r>
        <w:r w:rsidR="003F20CC" w:rsidRPr="003F20CC">
          <w:rPr>
            <w:rFonts w:ascii="Times New Roman" w:hAnsi="Times New Roman" w:cs="Times New Roman"/>
          </w:rPr>
          <w:t xml:space="preserve"> </w:t>
        </w:r>
      </w:ins>
      <w:ins w:id="455" w:author="Mohammad Nayeem Hasan" w:date="2024-02-08T00:06:00Z">
        <w:r w:rsidR="003F20CC">
          <w:rPr>
            <w:rFonts w:ascii="Times New Roman" w:hAnsi="Times New Roman" w:cs="Times New Roman"/>
          </w:rPr>
          <w:t xml:space="preserve">Khulna </w:t>
        </w:r>
      </w:ins>
      <w:ins w:id="456" w:author="Mohammad Nayeem Hasan" w:date="2024-02-08T00:00:00Z">
        <w:r w:rsidR="003F20CC" w:rsidRPr="00CF5DB0">
          <w:rPr>
            <w:rFonts w:ascii="Times New Roman" w:hAnsi="Times New Roman" w:cs="Times New Roman"/>
          </w:rPr>
          <w:t>(Lat 2</w:t>
        </w:r>
      </w:ins>
      <w:ins w:id="457" w:author="Mohammad Nayeem Hasan" w:date="2024-02-08T00:06:00Z">
        <w:r w:rsidR="003F20CC">
          <w:rPr>
            <w:rFonts w:ascii="Times New Roman" w:hAnsi="Times New Roman" w:cs="Times New Roman"/>
          </w:rPr>
          <w:t>2</w:t>
        </w:r>
      </w:ins>
      <w:ins w:id="458" w:author="Mohammad Nayeem Hasan" w:date="2024-02-08T00:00:00Z">
        <w:r w:rsidR="003F20CC" w:rsidRPr="00CF5DB0">
          <w:rPr>
            <w:rFonts w:ascii="Times New Roman" w:hAnsi="Times New Roman" w:cs="Times New Roman"/>
          </w:rPr>
          <w:t>.4</w:t>
        </w:r>
      </w:ins>
      <w:ins w:id="459" w:author="Mohammad Nayeem Hasan" w:date="2024-02-08T00:06:00Z">
        <w:r w:rsidR="003F20CC">
          <w:rPr>
            <w:rFonts w:ascii="Times New Roman" w:hAnsi="Times New Roman" w:cs="Times New Roman"/>
          </w:rPr>
          <w:t>7</w:t>
        </w:r>
      </w:ins>
      <w:ins w:id="460" w:author="Mohammad Nayeem Hasan" w:date="2024-02-08T00:00:00Z">
        <w:r w:rsidR="003F20CC" w:rsidRPr="00CF5DB0">
          <w:rPr>
            <w:rFonts w:ascii="Times New Roman" w:hAnsi="Times New Roman" w:cs="Times New Roman"/>
          </w:rPr>
          <w:t xml:space="preserve">, Lon </w:t>
        </w:r>
      </w:ins>
      <w:ins w:id="461" w:author="Mohammad Nayeem Hasan" w:date="2024-02-08T00:06:00Z">
        <w:r w:rsidR="003F20CC">
          <w:rPr>
            <w:rFonts w:ascii="Times New Roman" w:hAnsi="Times New Roman" w:cs="Times New Roman"/>
          </w:rPr>
          <w:t>8</w:t>
        </w:r>
      </w:ins>
      <w:ins w:id="462" w:author="Mohammad Nayeem Hasan" w:date="2024-02-08T00:00:00Z">
        <w:r w:rsidR="003F20CC" w:rsidRPr="00CF5DB0">
          <w:rPr>
            <w:rFonts w:ascii="Times New Roman" w:hAnsi="Times New Roman" w:cs="Times New Roman"/>
          </w:rPr>
          <w:t>9.</w:t>
        </w:r>
      </w:ins>
      <w:ins w:id="463" w:author="Mohammad Nayeem Hasan" w:date="2024-02-08T00:06:00Z">
        <w:r w:rsidR="003F20CC">
          <w:rPr>
            <w:rFonts w:ascii="Times New Roman" w:hAnsi="Times New Roman" w:cs="Times New Roman"/>
          </w:rPr>
          <w:t>3</w:t>
        </w:r>
      </w:ins>
      <w:ins w:id="464" w:author="Mohammad Nayeem Hasan" w:date="2024-02-08T00:00:00Z">
        <w:r w:rsidR="003F20CC" w:rsidRPr="00CF5DB0">
          <w:rPr>
            <w:rFonts w:ascii="Times New Roman" w:hAnsi="Times New Roman" w:cs="Times New Roman"/>
          </w:rPr>
          <w:t>2)</w:t>
        </w:r>
        <w:r w:rsidR="003F20CC">
          <w:rPr>
            <w:rFonts w:ascii="Times New Roman" w:hAnsi="Times New Roman" w:cs="Times New Roman"/>
          </w:rPr>
          <w:t>,</w:t>
        </w:r>
        <w:r w:rsidR="003F20CC" w:rsidRPr="003F20CC">
          <w:rPr>
            <w:rFonts w:ascii="Times New Roman" w:hAnsi="Times New Roman" w:cs="Times New Roman"/>
          </w:rPr>
          <w:t xml:space="preserve"> </w:t>
        </w:r>
      </w:ins>
      <w:ins w:id="465" w:author="Mohammad Nayeem Hasan" w:date="2024-02-08T00:07:00Z">
        <w:r w:rsidR="003F20CC">
          <w:rPr>
            <w:rFonts w:ascii="Times New Roman" w:hAnsi="Times New Roman" w:cs="Times New Roman"/>
          </w:rPr>
          <w:t xml:space="preserve">and Mymensingh </w:t>
        </w:r>
      </w:ins>
      <w:ins w:id="466" w:author="Mohammad Nayeem Hasan" w:date="2024-02-08T00:00:00Z">
        <w:r w:rsidR="003F20CC" w:rsidRPr="00CF5DB0">
          <w:rPr>
            <w:rFonts w:ascii="Times New Roman" w:hAnsi="Times New Roman" w:cs="Times New Roman"/>
          </w:rPr>
          <w:t>(Lat 2</w:t>
        </w:r>
      </w:ins>
      <w:ins w:id="467" w:author="Mohammad Nayeem Hasan" w:date="2024-02-08T00:07:00Z">
        <w:r w:rsidR="003F20CC">
          <w:rPr>
            <w:rFonts w:ascii="Times New Roman" w:hAnsi="Times New Roman" w:cs="Times New Roman"/>
          </w:rPr>
          <w:t>4</w:t>
        </w:r>
      </w:ins>
      <w:ins w:id="468" w:author="Mohammad Nayeem Hasan" w:date="2024-02-08T00:00:00Z">
        <w:r w:rsidR="003F20CC" w:rsidRPr="00CF5DB0">
          <w:rPr>
            <w:rFonts w:ascii="Times New Roman" w:hAnsi="Times New Roman" w:cs="Times New Roman"/>
          </w:rPr>
          <w:t>.4</w:t>
        </w:r>
      </w:ins>
      <w:ins w:id="469" w:author="Mohammad Nayeem Hasan" w:date="2024-02-08T00:07:00Z">
        <w:r w:rsidR="003F20CC">
          <w:rPr>
            <w:rFonts w:ascii="Times New Roman" w:hAnsi="Times New Roman" w:cs="Times New Roman"/>
          </w:rPr>
          <w:t>3</w:t>
        </w:r>
      </w:ins>
      <w:ins w:id="470" w:author="Mohammad Nayeem Hasan" w:date="2024-02-08T00:00:00Z">
        <w:r w:rsidR="003F20CC" w:rsidRPr="00CF5DB0">
          <w:rPr>
            <w:rFonts w:ascii="Times New Roman" w:hAnsi="Times New Roman" w:cs="Times New Roman"/>
          </w:rPr>
          <w:t>, Lon 90.2</w:t>
        </w:r>
      </w:ins>
      <w:ins w:id="471" w:author="Mohammad Nayeem Hasan" w:date="2024-02-08T00:07:00Z">
        <w:r w:rsidR="003F20CC">
          <w:rPr>
            <w:rFonts w:ascii="Times New Roman" w:hAnsi="Times New Roman" w:cs="Times New Roman"/>
          </w:rPr>
          <w:t>6</w:t>
        </w:r>
      </w:ins>
      <w:ins w:id="472" w:author="Mohammad Nayeem Hasan" w:date="2024-02-08T00:00:00Z">
        <w:r w:rsidR="003F20CC" w:rsidRPr="00CF5DB0">
          <w:rPr>
            <w:rFonts w:ascii="Times New Roman" w:hAnsi="Times New Roman" w:cs="Times New Roman"/>
          </w:rPr>
          <w:t>)</w:t>
        </w:r>
      </w:ins>
      <w:r w:rsidR="00597AED" w:rsidRPr="00CF5DB0">
        <w:rPr>
          <w:rFonts w:ascii="Times New Roman" w:hAnsi="Times New Roman" w:cs="Times New Roman"/>
        </w:rPr>
        <w:t xml:space="preserve">. </w:t>
      </w:r>
    </w:p>
    <w:p w14:paraId="4EA4BBCC" w14:textId="77777777" w:rsidR="00E8120F" w:rsidRDefault="00E8120F" w:rsidP="002C546B">
      <w:pPr>
        <w:spacing w:after="0" w:line="480" w:lineRule="auto"/>
        <w:rPr>
          <w:rFonts w:ascii="Times New Roman" w:hAnsi="Times New Roman" w:cs="Times New Roman"/>
          <w:b/>
          <w:bCs/>
        </w:rPr>
      </w:pPr>
    </w:p>
    <w:p w14:paraId="7DF8AF1A" w14:textId="357B1A17" w:rsidR="002C546B" w:rsidRDefault="002C546B" w:rsidP="002C546B">
      <w:pPr>
        <w:spacing w:after="0" w:line="480" w:lineRule="auto"/>
        <w:rPr>
          <w:rFonts w:ascii="Times New Roman" w:hAnsi="Times New Roman" w:cs="Times New Roman"/>
          <w:b/>
          <w:bCs/>
        </w:rPr>
      </w:pPr>
      <w:r w:rsidRPr="0082501A">
        <w:rPr>
          <w:rFonts w:ascii="Times New Roman" w:hAnsi="Times New Roman" w:cs="Times New Roman"/>
          <w:b/>
          <w:bCs/>
        </w:rPr>
        <w:t xml:space="preserve">Relative increase of dengue cases by division </w:t>
      </w:r>
    </w:p>
    <w:p w14:paraId="6406D608" w14:textId="75F6EF04" w:rsidR="00494378" w:rsidRPr="00F37F5D" w:rsidRDefault="00494378" w:rsidP="00494378">
      <w:pPr>
        <w:spacing w:after="0" w:line="480" w:lineRule="auto"/>
        <w:rPr>
          <w:rFonts w:ascii="Times New Roman" w:hAnsi="Times New Roman" w:cs="Times New Roman"/>
        </w:rPr>
      </w:pPr>
      <w:r w:rsidRPr="00667971">
        <w:rPr>
          <w:rFonts w:ascii="Times New Roman" w:hAnsi="Times New Roman" w:cs="Times New Roman"/>
        </w:rPr>
        <w:t xml:space="preserve">We have estimated </w:t>
      </w:r>
      <w:r>
        <w:rPr>
          <w:rFonts w:ascii="Times New Roman" w:hAnsi="Times New Roman" w:cs="Times New Roman"/>
        </w:rPr>
        <w:t xml:space="preserve">monthly </w:t>
      </w:r>
      <w:r w:rsidRPr="00667971">
        <w:rPr>
          <w:rFonts w:ascii="Times New Roman" w:hAnsi="Times New Roman" w:cs="Times New Roman"/>
        </w:rPr>
        <w:t xml:space="preserve">relative changes </w:t>
      </w:r>
      <w:r>
        <w:rPr>
          <w:rFonts w:ascii="Times New Roman" w:hAnsi="Times New Roman" w:cs="Times New Roman"/>
        </w:rPr>
        <w:t xml:space="preserve">in </w:t>
      </w:r>
      <w:r w:rsidRPr="00667971">
        <w:rPr>
          <w:rFonts w:ascii="Times New Roman" w:hAnsi="Times New Roman" w:cs="Times New Roman"/>
        </w:rPr>
        <w:t>dengue cases in each division. The relative changes (</w:t>
      </w:r>
      <w:r>
        <w:rPr>
          <w:rFonts w:ascii="Times New Roman" w:hAnsi="Times New Roman" w:cs="Times New Roman"/>
        </w:rPr>
        <w:t xml:space="preserve">an </w:t>
      </w:r>
      <w:r w:rsidRPr="00667971">
        <w:rPr>
          <w:rFonts w:ascii="Times New Roman" w:hAnsi="Times New Roman" w:cs="Times New Roman"/>
        </w:rPr>
        <w:t xml:space="preserve">increase </w:t>
      </w:r>
      <w:r>
        <w:rPr>
          <w:rFonts w:ascii="Times New Roman" w:hAnsi="Times New Roman" w:cs="Times New Roman"/>
        </w:rPr>
        <w:t>or</w:t>
      </w:r>
      <w:r w:rsidRPr="00667971">
        <w:rPr>
          <w:rFonts w:ascii="Times New Roman" w:hAnsi="Times New Roman" w:cs="Times New Roman"/>
        </w:rPr>
        <w:t xml:space="preserve"> decrease) of </w:t>
      </w:r>
      <w:r>
        <w:rPr>
          <w:rFonts w:ascii="Times New Roman" w:hAnsi="Times New Roman" w:cs="Times New Roman"/>
        </w:rPr>
        <w:t>a division (</w:t>
      </w:r>
      <w:ins w:id="473" w:author="Kazi Rahman" w:date="2024-01-28T10:35:00Z">
        <w:r>
          <w:rPr>
            <w:rFonts w:ascii="Times New Roman" w:hAnsi="Times New Roman" w:cs="Times New Roman"/>
          </w:rPr>
          <w:t>e</w:t>
        </w:r>
        <w:r w:rsidR="008D413F">
          <w:rPr>
            <w:rFonts w:ascii="Times New Roman" w:hAnsi="Times New Roman" w:cs="Times New Roman"/>
          </w:rPr>
          <w:t>.</w:t>
        </w:r>
      </w:ins>
      <w:del w:id="474" w:author="Kazi Rahman" w:date="2024-02-07T19:24:00Z">
        <w:r>
          <w:rPr>
            <w:rFonts w:ascii="Times New Roman" w:hAnsi="Times New Roman" w:cs="Times New Roman"/>
          </w:rPr>
          <w:delText>,</w:delText>
        </w:r>
      </w:del>
      <w:ins w:id="475" w:author="Kazi Rahman" w:date="2024-01-28T10:35:00Z">
        <w:r>
          <w:rPr>
            <w:rFonts w:ascii="Times New Roman" w:hAnsi="Times New Roman" w:cs="Times New Roman"/>
          </w:rPr>
          <w:t>g</w:t>
        </w:r>
      </w:ins>
      <w:del w:id="476" w:author="Mohammad Nayeem Hasan" w:date="2024-02-07T19:28:00Z">
        <w:r>
          <w:rPr>
            <w:rFonts w:ascii="Times New Roman" w:hAnsi="Times New Roman" w:cs="Times New Roman"/>
          </w:rPr>
          <w:delText>.</w:delText>
        </w:r>
      </w:del>
      <w:ins w:id="477" w:author="Kazi Rahman" w:date="2024-01-28T10:35:00Z">
        <w:r w:rsidR="008D413F">
          <w:rPr>
            <w:rFonts w:ascii="Times New Roman" w:hAnsi="Times New Roman" w:cs="Times New Roman"/>
          </w:rPr>
          <w:t>.</w:t>
        </w:r>
      </w:ins>
      <w:ins w:id="478" w:author="Kazi Rahman" w:date="2024-02-07T19:24:00Z">
        <w:r>
          <w:rPr>
            <w:rFonts w:ascii="Times New Roman" w:hAnsi="Times New Roman" w:cs="Times New Roman"/>
          </w:rPr>
          <w:t>.</w:t>
        </w:r>
      </w:ins>
      <w:ins w:id="479" w:author="Rahman, Mahbubur" w:date="2024-02-07T19:24:00Z">
        <w:r>
          <w:rPr>
            <w:rFonts w:ascii="Times New Roman" w:hAnsi="Times New Roman" w:cs="Times New Roman"/>
          </w:rPr>
          <w:t>.</w:t>
        </w:r>
      </w:ins>
      <w:ins w:id="480" w:author="Md Asaduzzaman" w:date="2024-01-21T17:40:00Z">
        <w:r w:rsidR="00D73BD4">
          <w:rPr>
            <w:rFonts w:ascii="Times New Roman" w:hAnsi="Times New Roman" w:cs="Times New Roman"/>
          </w:rPr>
          <w:t>,</w:t>
        </w:r>
      </w:ins>
      <w:r>
        <w:rPr>
          <w:rFonts w:ascii="Times New Roman" w:hAnsi="Times New Roman" w:cs="Times New Roman"/>
        </w:rPr>
        <w:t xml:space="preserve"> Chattogram) of dengue c</w:t>
      </w:r>
      <w:r w:rsidRPr="00667971">
        <w:rPr>
          <w:rFonts w:ascii="Times New Roman" w:hAnsi="Times New Roman" w:cs="Times New Roman"/>
        </w:rPr>
        <w:t xml:space="preserve">ases </w:t>
      </w:r>
      <w:r>
        <w:rPr>
          <w:rFonts w:ascii="Times New Roman" w:hAnsi="Times New Roman" w:cs="Times New Roman"/>
        </w:rPr>
        <w:t>for a month (</w:t>
      </w:r>
      <w:proofErr w:type="gramStart"/>
      <w:r>
        <w:rPr>
          <w:rFonts w:ascii="Times New Roman" w:hAnsi="Times New Roman" w:cs="Times New Roman"/>
        </w:rPr>
        <w:t>e.g</w:t>
      </w:r>
      <w:proofErr w:type="gramEnd"/>
      <w:del w:id="481" w:author="Rahman, Mahbubur" w:date="2024-02-07T19:24:00Z">
        <w:r>
          <w:rPr>
            <w:rFonts w:ascii="Times New Roman" w:hAnsi="Times New Roman" w:cs="Times New Roman"/>
          </w:rPr>
          <w:delText>.</w:delText>
        </w:r>
      </w:del>
      <w:ins w:id="482" w:author="Rahman, Mahbubur" w:date="2024-02-07T19:24:00Z">
        <w:r>
          <w:rPr>
            <w:rFonts w:ascii="Times New Roman" w:hAnsi="Times New Roman" w:cs="Times New Roman"/>
          </w:rPr>
          <w:t>.</w:t>
        </w:r>
      </w:ins>
      <w:ins w:id="483" w:author="Md Asaduzzaman" w:date="2024-01-21T17:40:00Z">
        <w:r w:rsidR="00D73BD4">
          <w:rPr>
            <w:rFonts w:ascii="Times New Roman" w:hAnsi="Times New Roman" w:cs="Times New Roman"/>
          </w:rPr>
          <w:t>,</w:t>
        </w:r>
      </w:ins>
      <w:r>
        <w:rPr>
          <w:rFonts w:ascii="Times New Roman" w:hAnsi="Times New Roman" w:cs="Times New Roman"/>
        </w:rPr>
        <w:t xml:space="preserve"> February) </w:t>
      </w:r>
      <w:r w:rsidRPr="00667971">
        <w:rPr>
          <w:rFonts w:ascii="Times New Roman" w:hAnsi="Times New Roman" w:cs="Times New Roman"/>
        </w:rPr>
        <w:t>were estimated with the formula</w:t>
      </w:r>
      <w:r>
        <w:rPr>
          <w:rFonts w:ascii="Times New Roman" w:hAnsi="Times New Roman" w:cs="Times New Roman"/>
        </w:rPr>
        <w:t xml:space="preserve"> as shown below </w:t>
      </w:r>
      <w:commentRangeStart w:id="484"/>
      <w:commentRangeStart w:id="485"/>
      <w:r>
        <w:rPr>
          <w:rFonts w:ascii="Times New Roman" w:hAnsi="Times New Roman" w:cs="Times New Roman"/>
        </w:rPr>
        <w:t>-</w:t>
      </w:r>
      <w:r>
        <w:rPr>
          <w:rFonts w:ascii="Times New Roman" w:hAnsi="Times New Roman" w:cs="Times New Roman"/>
          <w:b/>
          <w:bCs/>
        </w:rPr>
        <w:t xml:space="preserve"> </w:t>
      </w:r>
      <w:r w:rsidRPr="006F35B1">
        <w:rPr>
          <w:rFonts w:ascii="Times New Roman" w:hAnsi="Times New Roman" w:cs="Times New Roman"/>
        </w:rPr>
        <w:t>(</w:t>
      </w:r>
      <w:r>
        <w:rPr>
          <w:rFonts w:ascii="Times New Roman" w:hAnsi="Times New Roman" w:cs="Times New Roman"/>
        </w:rPr>
        <w:t xml:space="preserve">Total number of cases reported in </w:t>
      </w:r>
      <w:r>
        <w:rPr>
          <w:rFonts w:ascii="Times New Roman" w:hAnsi="Times New Roman" w:cs="Times New Roman"/>
        </w:rPr>
        <w:lastRenderedPageBreak/>
        <w:t xml:space="preserve">Chattogram division in </w:t>
      </w:r>
      <w:del w:id="486" w:author="Mohammad Nayeem Hasan" w:date="2024-02-08T16:37:00Z">
        <w:r w:rsidDel="00BC1422">
          <w:rPr>
            <w:rFonts w:ascii="Times New Roman" w:hAnsi="Times New Roman" w:cs="Times New Roman"/>
          </w:rPr>
          <w:delText xml:space="preserve">February </w:delText>
        </w:r>
      </w:del>
      <w:ins w:id="487" w:author="Mohammad Nayeem Hasan" w:date="2024-02-08T16:37:00Z">
        <w:r w:rsidR="00BC1422">
          <w:rPr>
            <w:rFonts w:ascii="Times New Roman" w:hAnsi="Times New Roman" w:cs="Times New Roman"/>
          </w:rPr>
          <w:t>specific month of</w:t>
        </w:r>
        <w:r w:rsidR="00BC1422">
          <w:rPr>
            <w:rFonts w:ascii="Times New Roman" w:hAnsi="Times New Roman" w:cs="Times New Roman"/>
          </w:rPr>
          <w:t xml:space="preserve"> </w:t>
        </w:r>
      </w:ins>
      <w:r>
        <w:rPr>
          <w:rFonts w:ascii="Times New Roman" w:hAnsi="Times New Roman" w:cs="Times New Roman"/>
        </w:rPr>
        <w:t>2023</w:t>
      </w:r>
      <w:r w:rsidRPr="006F35B1">
        <w:rPr>
          <w:rFonts w:ascii="Times New Roman" w:hAnsi="Times New Roman" w:cs="Times New Roman"/>
        </w:rPr>
        <w:t xml:space="preserve">) / Total number of cases reported in Bangladesh </w:t>
      </w:r>
      <w:r>
        <w:rPr>
          <w:rFonts w:ascii="Times New Roman" w:hAnsi="Times New Roman" w:cs="Times New Roman"/>
        </w:rPr>
        <w:t xml:space="preserve">in </w:t>
      </w:r>
      <w:ins w:id="488" w:author="Mohammad Nayeem Hasan" w:date="2024-02-08T16:37:00Z">
        <w:r w:rsidR="00BC1422">
          <w:rPr>
            <w:rFonts w:ascii="Times New Roman" w:hAnsi="Times New Roman" w:cs="Times New Roman"/>
          </w:rPr>
          <w:t xml:space="preserve">that month of </w:t>
        </w:r>
      </w:ins>
      <w:del w:id="489" w:author="Mohammad Nayeem Hasan" w:date="2024-02-08T16:37:00Z">
        <w:r w:rsidDel="00BC1422">
          <w:rPr>
            <w:rFonts w:ascii="Times New Roman" w:hAnsi="Times New Roman" w:cs="Times New Roman"/>
          </w:rPr>
          <w:delText xml:space="preserve">February </w:delText>
        </w:r>
      </w:del>
      <w:r>
        <w:rPr>
          <w:rFonts w:ascii="Times New Roman" w:hAnsi="Times New Roman" w:cs="Times New Roman"/>
        </w:rPr>
        <w:t>2023</w:t>
      </w:r>
      <w:r w:rsidRPr="006F35B1">
        <w:rPr>
          <w:rFonts w:ascii="Times New Roman" w:hAnsi="Times New Roman" w:cs="Times New Roman"/>
        </w:rPr>
        <w:t xml:space="preserve">) *100 </w:t>
      </w:r>
      <w:commentRangeEnd w:id="484"/>
      <w:r w:rsidR="00301E34">
        <w:rPr>
          <w:rStyle w:val="CommentReference"/>
        </w:rPr>
        <w:commentReference w:id="484"/>
      </w:r>
      <w:commentRangeEnd w:id="485"/>
      <w:r w:rsidR="00400918">
        <w:rPr>
          <w:rStyle w:val="CommentReference"/>
        </w:rPr>
        <w:commentReference w:id="485"/>
      </w:r>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w:p>
    <w:p w14:paraId="754DD010" w14:textId="77777777" w:rsidR="00494378" w:rsidRDefault="00494378" w:rsidP="00494378">
      <w:pPr>
        <w:spacing w:after="0" w:line="480" w:lineRule="auto"/>
        <w:rPr>
          <w:rFonts w:ascii="Times New Roman" w:hAnsi="Times New Roman" w:cs="Times New Roman"/>
        </w:rPr>
      </w:pPr>
    </w:p>
    <w:p w14:paraId="4533E9E0" w14:textId="48B4308B" w:rsidR="00494378" w:rsidRDefault="00494378" w:rsidP="00494378">
      <w:pPr>
        <w:spacing w:after="0" w:line="480" w:lineRule="auto"/>
        <w:rPr>
          <w:rFonts w:ascii="Times New Roman" w:hAnsi="Times New Roman" w:cs="Times New Roman"/>
        </w:rPr>
      </w:pPr>
      <w:proofErr w:type="spellStart"/>
      <w:r w:rsidRPr="00C80952">
        <w:rPr>
          <w:rFonts w:ascii="Times New Roman" w:hAnsi="Times New Roman"/>
          <w:i/>
          <w:rPrChange w:id="490" w:author="Md Asaduzzaman" w:date="2024-02-07T19:34:00Z">
            <w:rPr>
              <w:rFonts w:ascii="Times New Roman" w:hAnsi="Times New Roman"/>
            </w:rPr>
          </w:rPrChange>
        </w:rPr>
        <w:t>RC</w:t>
      </w:r>
      <w:r w:rsidRPr="00C80952">
        <w:rPr>
          <w:rFonts w:ascii="Times New Roman" w:hAnsi="Times New Roman"/>
          <w:i/>
          <w:vertAlign w:val="subscript"/>
          <w:rPrChange w:id="491" w:author="Md Asaduzzaman" w:date="2024-02-07T19:34:00Z">
            <w:rPr>
              <w:rFonts w:ascii="Times New Roman" w:hAnsi="Times New Roman"/>
              <w:vertAlign w:val="subscript"/>
            </w:rPr>
          </w:rPrChange>
        </w:rPr>
        <w:t>t</w:t>
      </w:r>
      <w:proofErr w:type="spellEnd"/>
      <w:r>
        <w:rPr>
          <w:rFonts w:ascii="Times New Roman" w:hAnsi="Times New Roman" w:cs="Times New Roman"/>
          <w:vertAlign w:val="subscript"/>
        </w:rPr>
        <w:t xml:space="preserve"> </w:t>
      </w:r>
      <w:r>
        <w:rPr>
          <w:rFonts w:ascii="Times New Roman" w:hAnsi="Times New Roman" w:cs="Times New Roman"/>
        </w:rPr>
        <w:t xml:space="preserve">is the relative changes of dengue cases in </w:t>
      </w:r>
      <w:r w:rsidRPr="004A35A0">
        <w:rPr>
          <w:rFonts w:ascii="Times New Roman" w:hAnsi="Times New Roman"/>
          <w:i/>
          <w:rPrChange w:id="492" w:author="Md Asaduzzaman" w:date="2024-02-07T19:34:00Z">
            <w:rPr>
              <w:rFonts w:ascii="Times New Roman" w:hAnsi="Times New Roman"/>
            </w:rPr>
          </w:rPrChange>
        </w:rPr>
        <w:t>t</w:t>
      </w:r>
      <w:r>
        <w:rPr>
          <w:rFonts w:ascii="Times New Roman" w:hAnsi="Times New Roman" w:cs="Times New Roman"/>
        </w:rPr>
        <w:t xml:space="preserve"> month, </w:t>
      </w:r>
      <m:oMath>
        <m:sSub>
          <m:sSubPr>
            <m:ctrlPr>
              <w:ins w:id="493" w:author="Md Asaduzzaman" w:date="2024-01-21T17:32:00Z">
                <w:rPr>
                  <w:rFonts w:ascii="Cambria Math" w:eastAsiaTheme="minorEastAsia" w:hAnsi="Cambria Math" w:cs="Times New Roman"/>
                  <w:i/>
                  <w:sz w:val="24"/>
                  <w:szCs w:val="24"/>
                </w:rPr>
              </w:ins>
            </m:ctrlPr>
          </m:sSubPr>
          <m:e>
            <m:r>
              <w:ins w:id="494" w:author="Md Asaduzzaman" w:date="2024-01-21T17:32:00Z">
                <w:rPr>
                  <w:rFonts w:ascii="Cambria Math" w:eastAsiaTheme="minorEastAsia" w:hAnsi="Cambria Math" w:cs="Times New Roman"/>
                  <w:sz w:val="24"/>
                  <w:szCs w:val="24"/>
                </w:rPr>
                <m:t>CX</m:t>
              </w:ins>
            </m:r>
          </m:e>
          <m:sub>
            <m:r>
              <w:ins w:id="495" w:author="Md Asaduzzaman" w:date="2024-01-21T17:32:00Z">
                <w:rPr>
                  <w:rFonts w:ascii="Cambria Math" w:eastAsiaTheme="minorEastAsia" w:hAnsi="Cambria Math" w:cs="Times New Roman"/>
                  <w:sz w:val="24"/>
                  <w:szCs w:val="24"/>
                </w:rPr>
                <m:t>t</m:t>
              </w:ins>
            </m:r>
          </m:sub>
        </m:sSub>
      </m:oMath>
      <w:del w:id="496" w:author="Md Asaduzzaman" w:date="2024-01-21T17:32:00Z">
        <w:r w:rsidDel="004A35A0">
          <w:rPr>
            <w:rFonts w:ascii="Times New Roman" w:hAnsi="Times New Roman" w:cs="Times New Roman"/>
          </w:rPr>
          <w:delText>CX</w:delText>
        </w:r>
        <w:r w:rsidRPr="00CF5DB0" w:rsidDel="004A35A0">
          <w:rPr>
            <w:rFonts w:ascii="Times New Roman" w:hAnsi="Times New Roman" w:cs="Times New Roman"/>
            <w:vertAlign w:val="subscript"/>
          </w:rPr>
          <w:delText>t</w:delText>
        </w:r>
      </w:del>
      <w:r>
        <w:rPr>
          <w:rFonts w:ascii="Times New Roman" w:hAnsi="Times New Roman" w:cs="Times New Roman"/>
        </w:rPr>
        <w:t xml:space="preserve"> is the number of dengue cases reported in X city, </w:t>
      </w:r>
      <w:proofErr w:type="spellStart"/>
      <w:r w:rsidRPr="00C80952">
        <w:rPr>
          <w:rFonts w:ascii="Times New Roman" w:hAnsi="Times New Roman"/>
          <w:i/>
          <w:rPrChange w:id="497" w:author="Md Asaduzzaman" w:date="2024-02-07T19:34:00Z">
            <w:rPr>
              <w:rFonts w:ascii="Times New Roman" w:hAnsi="Times New Roman"/>
            </w:rPr>
          </w:rPrChange>
        </w:rPr>
        <w:t>N</w:t>
      </w:r>
      <w:r w:rsidRPr="00C80952">
        <w:rPr>
          <w:rFonts w:ascii="Times New Roman" w:hAnsi="Times New Roman"/>
          <w:i/>
          <w:vertAlign w:val="subscript"/>
          <w:rPrChange w:id="498" w:author="Md Asaduzzaman" w:date="2024-02-07T19:34:00Z">
            <w:rPr>
              <w:rFonts w:ascii="Times New Roman" w:hAnsi="Times New Roman"/>
              <w:vertAlign w:val="subscript"/>
            </w:rPr>
          </w:rPrChange>
        </w:rPr>
        <w:t>t</w:t>
      </w:r>
      <w:proofErr w:type="spellEnd"/>
      <w:r>
        <w:rPr>
          <w:rFonts w:ascii="Times New Roman" w:hAnsi="Times New Roman" w:cs="Times New Roman"/>
          <w:vertAlign w:val="subscript"/>
        </w:rPr>
        <w:t xml:space="preserve"> </w:t>
      </w:r>
      <w:r>
        <w:rPr>
          <w:rFonts w:ascii="Times New Roman" w:hAnsi="Times New Roman" w:cs="Times New Roman"/>
        </w:rPr>
        <w:t xml:space="preserve">is the total number of cases in Bangladesh in t month. To avoid any complication of 0 cases in any city in any month we added 1 dengue case in both numerator and denominator. </w:t>
      </w:r>
    </w:p>
    <w:p w14:paraId="3AD3C39C" w14:textId="77777777" w:rsidR="002C546B" w:rsidRDefault="002C546B" w:rsidP="00494378">
      <w:pPr>
        <w:spacing w:after="0" w:line="480" w:lineRule="auto"/>
        <w:rPr>
          <w:rFonts w:ascii="Times New Roman" w:hAnsi="Times New Roman" w:cs="Times New Roman"/>
        </w:rPr>
      </w:pPr>
    </w:p>
    <w:p w14:paraId="612107DF" w14:textId="7FC8CB77" w:rsidR="002C546B" w:rsidRDefault="002C546B" w:rsidP="002C546B">
      <w:pPr>
        <w:spacing w:after="0" w:line="480" w:lineRule="auto"/>
        <w:rPr>
          <w:rFonts w:ascii="Times New Roman" w:hAnsi="Times New Roman" w:cs="Times New Roman"/>
          <w:b/>
          <w:bCs/>
        </w:rPr>
      </w:pPr>
      <w:r>
        <w:rPr>
          <w:rFonts w:ascii="Times New Roman" w:hAnsi="Times New Roman" w:cs="Times New Roman"/>
          <w:b/>
          <w:bCs/>
        </w:rPr>
        <w:t xml:space="preserve">Incidence </w:t>
      </w:r>
      <w:r w:rsidR="00BF36EC">
        <w:rPr>
          <w:rFonts w:ascii="Times New Roman" w:hAnsi="Times New Roman" w:cs="Times New Roman"/>
          <w:b/>
          <w:bCs/>
        </w:rPr>
        <w:t xml:space="preserve">by district </w:t>
      </w:r>
    </w:p>
    <w:p w14:paraId="40056659" w14:textId="4A6C0271" w:rsidR="00494378" w:rsidRDefault="00790E6B" w:rsidP="00FB72CA">
      <w:pPr>
        <w:spacing w:after="0" w:line="480" w:lineRule="auto"/>
        <w:rPr>
          <w:rFonts w:ascii="Times New Roman" w:hAnsi="Times New Roman" w:cs="Times New Roman"/>
        </w:rPr>
      </w:pPr>
      <w:r>
        <w:rPr>
          <w:rFonts w:ascii="Times New Roman" w:hAnsi="Times New Roman" w:cs="Times New Roman"/>
        </w:rPr>
        <w:t>We calculated the</w:t>
      </w:r>
      <w:ins w:id="499" w:author="Kazi Rahman" w:date="2024-02-07T19:24:00Z">
        <w:r>
          <w:rPr>
            <w:rFonts w:ascii="Times New Roman" w:hAnsi="Times New Roman" w:cs="Times New Roman"/>
          </w:rPr>
          <w:t xml:space="preserve"> </w:t>
        </w:r>
      </w:ins>
      <w:ins w:id="500" w:author="Kazi Rahman" w:date="2024-01-28T10:36:00Z">
        <w:r w:rsidR="008D413F">
          <w:rPr>
            <w:rFonts w:ascii="Times New Roman" w:hAnsi="Times New Roman" w:cs="Times New Roman"/>
          </w:rPr>
          <w:t>annual</w:t>
        </w:r>
        <w:r>
          <w:rPr>
            <w:rFonts w:ascii="Times New Roman" w:hAnsi="Times New Roman" w:cs="Times New Roman"/>
          </w:rPr>
          <w:t xml:space="preserve"> </w:t>
        </w:r>
      </w:ins>
      <w:r w:rsidR="00BC7939">
        <w:rPr>
          <w:rFonts w:ascii="Times New Roman" w:hAnsi="Times New Roman" w:cs="Times New Roman"/>
        </w:rPr>
        <w:t>cumulative district-wise incidence of dengue cases</w:t>
      </w:r>
      <w:r w:rsidR="00AD0300">
        <w:rPr>
          <w:rFonts w:ascii="Times New Roman" w:hAnsi="Times New Roman" w:cs="Times New Roman"/>
        </w:rPr>
        <w:t xml:space="preserve"> </w:t>
      </w:r>
      <w:r w:rsidR="00DA5E10">
        <w:rPr>
          <w:rFonts w:ascii="Times New Roman" w:hAnsi="Times New Roman" w:cs="Times New Roman"/>
        </w:rPr>
        <w:t xml:space="preserve">by </w:t>
      </w:r>
      <w:r w:rsidR="00AD0300">
        <w:rPr>
          <w:rFonts w:ascii="Times New Roman" w:hAnsi="Times New Roman" w:cs="Times New Roman"/>
        </w:rPr>
        <w:t xml:space="preserve">taking </w:t>
      </w:r>
      <w:r w:rsidR="00DA5E10">
        <w:rPr>
          <w:rFonts w:ascii="Times New Roman" w:hAnsi="Times New Roman" w:cs="Times New Roman"/>
        </w:rPr>
        <w:t xml:space="preserve">the </w:t>
      </w:r>
      <w:r w:rsidR="00E8120F">
        <w:rPr>
          <w:rFonts w:ascii="Times New Roman" w:hAnsi="Times New Roman" w:cs="Times New Roman"/>
        </w:rPr>
        <w:t xml:space="preserve">cumulative </w:t>
      </w:r>
      <w:r w:rsidR="00AD0300">
        <w:rPr>
          <w:rFonts w:ascii="Times New Roman" w:hAnsi="Times New Roman" w:cs="Times New Roman"/>
        </w:rPr>
        <w:t xml:space="preserve">annual number of dengue cases of each district </w:t>
      </w:r>
      <w:r w:rsidR="00C503BD">
        <w:rPr>
          <w:rFonts w:ascii="Times New Roman" w:hAnsi="Times New Roman" w:cs="Times New Roman"/>
        </w:rPr>
        <w:t xml:space="preserve">divided by </w:t>
      </w:r>
      <w:r w:rsidR="002C546B" w:rsidRPr="00494378">
        <w:rPr>
          <w:rFonts w:ascii="Times New Roman" w:hAnsi="Times New Roman" w:cs="Times New Roman"/>
        </w:rPr>
        <w:t>the population</w:t>
      </w:r>
      <w:r w:rsidR="002C546B">
        <w:rPr>
          <w:rFonts w:ascii="Times New Roman" w:hAnsi="Times New Roman" w:cs="Times New Roman"/>
        </w:rPr>
        <w:t xml:space="preserve"> </w:t>
      </w:r>
      <w:r w:rsidR="00C503BD">
        <w:rPr>
          <w:rFonts w:ascii="Times New Roman" w:hAnsi="Times New Roman" w:cs="Times New Roman"/>
        </w:rPr>
        <w:t xml:space="preserve">of the district </w:t>
      </w:r>
      <w:r w:rsidR="00F716CC">
        <w:rPr>
          <w:rFonts w:ascii="Times New Roman" w:hAnsi="Times New Roman" w:cs="Times New Roman"/>
        </w:rPr>
        <w:t xml:space="preserve">shown as </w:t>
      </w:r>
      <w:r w:rsidR="002C546B">
        <w:rPr>
          <w:rFonts w:ascii="Times New Roman" w:hAnsi="Times New Roman" w:cs="Times New Roman"/>
        </w:rPr>
        <w:t>-</w:t>
      </w:r>
      <w:r w:rsidR="002C546B">
        <w:rPr>
          <w:rFonts w:ascii="Times New Roman" w:hAnsi="Times New Roman" w:cs="Times New Roman"/>
          <w:b/>
          <w:bCs/>
        </w:rPr>
        <w:t xml:space="preserve"> </w:t>
      </w:r>
      <w:r w:rsidR="002C546B" w:rsidRPr="006F35B1">
        <w:rPr>
          <w:rFonts w:ascii="Times New Roman" w:hAnsi="Times New Roman" w:cs="Times New Roman"/>
        </w:rPr>
        <w:t>(</w:t>
      </w:r>
      <w:r w:rsidR="002C546B">
        <w:rPr>
          <w:rFonts w:ascii="Times New Roman" w:hAnsi="Times New Roman" w:cs="Times New Roman"/>
        </w:rPr>
        <w:t xml:space="preserve">The </w:t>
      </w:r>
      <w:r w:rsidR="00F716CC">
        <w:rPr>
          <w:rFonts w:ascii="Times New Roman" w:hAnsi="Times New Roman" w:cs="Times New Roman"/>
        </w:rPr>
        <w:t>total number of</w:t>
      </w:r>
      <w:r w:rsidR="002C546B">
        <w:rPr>
          <w:rFonts w:ascii="Times New Roman" w:hAnsi="Times New Roman" w:cs="Times New Roman"/>
        </w:rPr>
        <w:t xml:space="preserve"> dengue </w:t>
      </w:r>
      <w:r w:rsidR="00F716CC">
        <w:rPr>
          <w:rFonts w:ascii="Times New Roman" w:hAnsi="Times New Roman" w:cs="Times New Roman"/>
        </w:rPr>
        <w:t xml:space="preserve">cases </w:t>
      </w:r>
      <w:r w:rsidR="002C546B">
        <w:rPr>
          <w:rFonts w:ascii="Times New Roman" w:hAnsi="Times New Roman" w:cs="Times New Roman"/>
        </w:rPr>
        <w:t>in a district in 2023</w:t>
      </w:r>
      <w:r w:rsidR="002C546B" w:rsidRPr="006F35B1">
        <w:rPr>
          <w:rFonts w:ascii="Times New Roman" w:hAnsi="Times New Roman" w:cs="Times New Roman"/>
        </w:rPr>
        <w:t xml:space="preserve">) / Total number of </w:t>
      </w:r>
      <w:r w:rsidR="002C546B">
        <w:rPr>
          <w:rFonts w:ascii="Times New Roman" w:hAnsi="Times New Roman" w:cs="Times New Roman"/>
        </w:rPr>
        <w:t>populations of that district</w:t>
      </w:r>
      <w:r w:rsidR="002C546B" w:rsidRPr="006F35B1">
        <w:rPr>
          <w:rFonts w:ascii="Times New Roman" w:hAnsi="Times New Roman" w:cs="Times New Roman"/>
        </w:rPr>
        <w:t>) *</w:t>
      </w:r>
      <w:commentRangeStart w:id="501"/>
      <w:commentRangeStart w:id="502"/>
      <w:r w:rsidR="002C546B" w:rsidRPr="006F35B1">
        <w:rPr>
          <w:rFonts w:ascii="Times New Roman" w:hAnsi="Times New Roman" w:cs="Times New Roman"/>
        </w:rPr>
        <w:t>100</w:t>
      </w:r>
      <w:commentRangeEnd w:id="501"/>
      <w:r w:rsidR="008C17E3">
        <w:rPr>
          <w:rStyle w:val="CommentReference"/>
        </w:rPr>
        <w:commentReference w:id="501"/>
      </w:r>
      <w:commentRangeEnd w:id="502"/>
      <w:r w:rsidR="00400918">
        <w:rPr>
          <w:rStyle w:val="CommentReference"/>
        </w:rPr>
        <w:commentReference w:id="502"/>
      </w:r>
      <w:ins w:id="503" w:author="Mohammad Nayeem Hasan" w:date="2024-02-08T16:38:00Z">
        <w:r w:rsidR="00400918">
          <w:rPr>
            <w:rFonts w:ascii="Times New Roman" w:hAnsi="Times New Roman" w:cs="Times New Roman"/>
          </w:rPr>
          <w:t>0</w:t>
        </w:r>
      </w:ins>
      <w:r w:rsidR="000D1888">
        <w:rPr>
          <w:rFonts w:ascii="Times New Roman" w:hAnsi="Times New Roman" w:cs="Times New Roman"/>
        </w:rPr>
        <w:t xml:space="preserve">. </w:t>
      </w:r>
      <w:r w:rsidR="00E23A24">
        <w:rPr>
          <w:rFonts w:ascii="Times New Roman" w:hAnsi="Times New Roman" w:cs="Times New Roman"/>
        </w:rPr>
        <w:t xml:space="preserve">We then </w:t>
      </w:r>
      <w:del w:id="504" w:author="Md Asaduzzaman" w:date="2024-01-21T19:43:00Z">
        <w:r w:rsidR="00E23A24" w:rsidDel="00BF72B4">
          <w:rPr>
            <w:rFonts w:ascii="Times New Roman" w:hAnsi="Times New Roman" w:cs="Times New Roman"/>
          </w:rPr>
          <w:delText xml:space="preserve">prepared </w:delText>
        </w:r>
      </w:del>
      <w:ins w:id="505" w:author="Md Asaduzzaman" w:date="2024-01-21T19:43:00Z">
        <w:r w:rsidR="00BF72B4">
          <w:rPr>
            <w:rFonts w:ascii="Times New Roman" w:hAnsi="Times New Roman" w:cs="Times New Roman"/>
          </w:rPr>
          <w:t xml:space="preserve">generated </w:t>
        </w:r>
      </w:ins>
      <w:r w:rsidR="00E23A24">
        <w:rPr>
          <w:rFonts w:ascii="Times New Roman" w:hAnsi="Times New Roman" w:cs="Times New Roman"/>
        </w:rPr>
        <w:t xml:space="preserve">a map </w:t>
      </w:r>
      <w:del w:id="506" w:author="Mohammad Nayeem Hasan" w:date="2024-02-07T19:34:00Z">
        <w:r w:rsidR="00E23A24">
          <w:rPr>
            <w:rFonts w:ascii="Times New Roman" w:hAnsi="Times New Roman" w:cs="Times New Roman"/>
          </w:rPr>
          <w:delText>of</w:delText>
        </w:r>
      </w:del>
      <w:del w:id="507" w:author="Mohammad Nayeem Hasan" w:date="2024-02-07T19:29:00Z">
        <w:r w:rsidR="00E23A24">
          <w:rPr>
            <w:rFonts w:ascii="Times New Roman" w:hAnsi="Times New Roman" w:cs="Times New Roman"/>
          </w:rPr>
          <w:delText>of</w:delText>
        </w:r>
      </w:del>
      <w:del w:id="508" w:author="Mohammad Nayeem Hasan" w:date="2024-02-07T19:28:00Z">
        <w:r w:rsidR="00E23A24">
          <w:rPr>
            <w:rFonts w:ascii="Times New Roman" w:hAnsi="Times New Roman" w:cs="Times New Roman"/>
          </w:rPr>
          <w:delText>of</w:delText>
        </w:r>
      </w:del>
      <w:del w:id="509" w:author="Rahman, Mahbubur" w:date="2024-02-07T19:24:00Z">
        <w:r w:rsidR="00E23A24">
          <w:rPr>
            <w:rFonts w:ascii="Times New Roman" w:hAnsi="Times New Roman" w:cs="Times New Roman"/>
          </w:rPr>
          <w:delText>of</w:delText>
        </w:r>
      </w:del>
      <w:del w:id="510" w:author="Md Asaduzzaman" w:date="2024-01-21T19:44:00Z">
        <w:r w:rsidR="00E23A24" w:rsidDel="00292F2B">
          <w:rPr>
            <w:rFonts w:ascii="Times New Roman" w:hAnsi="Times New Roman" w:cs="Times New Roman"/>
          </w:rPr>
          <w:delText>o</w:delText>
        </w:r>
      </w:del>
      <w:ins w:id="511" w:author="Rahman, Mahbubur" w:date="2024-02-07T19:24:00Z">
        <w:r w:rsidR="00E23A24">
          <w:rPr>
            <w:rFonts w:ascii="Times New Roman" w:hAnsi="Times New Roman" w:cs="Times New Roman"/>
          </w:rPr>
          <w:t>f</w:t>
        </w:r>
      </w:ins>
      <w:ins w:id="512" w:author="Md Asaduzzaman" w:date="2024-01-21T19:44:00Z">
        <w:r w:rsidR="00292F2B">
          <w:rPr>
            <w:rFonts w:ascii="Times New Roman" w:hAnsi="Times New Roman" w:cs="Times New Roman"/>
          </w:rPr>
          <w:t>or</w:t>
        </w:r>
      </w:ins>
      <w:r w:rsidR="00E23A24">
        <w:rPr>
          <w:rFonts w:ascii="Times New Roman" w:hAnsi="Times New Roman" w:cs="Times New Roman"/>
        </w:rPr>
        <w:t xml:space="preserve"> </w:t>
      </w:r>
      <w:r w:rsidR="00BA18B5">
        <w:rPr>
          <w:rFonts w:ascii="Times New Roman" w:hAnsi="Times New Roman" w:cs="Times New Roman"/>
        </w:rPr>
        <w:t>Bangladesh</w:t>
      </w:r>
      <w:r w:rsidR="00E23A24">
        <w:rPr>
          <w:rFonts w:ascii="Times New Roman" w:hAnsi="Times New Roman" w:cs="Times New Roman"/>
        </w:rPr>
        <w:t xml:space="preserve"> </w:t>
      </w:r>
      <w:del w:id="513" w:author="Mohammad Nayeem Hasan" w:date="2024-02-07T19:28:00Z">
        <w:r w:rsidR="00E23A24">
          <w:rPr>
            <w:rFonts w:ascii="Times New Roman" w:hAnsi="Times New Roman" w:cs="Times New Roman"/>
          </w:rPr>
          <w:delText>suing</w:delText>
        </w:r>
      </w:del>
      <w:ins w:id="514" w:author="Kazi Rahman" w:date="2024-02-07T19:24:00Z">
        <w:r w:rsidR="00E23A24">
          <w:rPr>
            <w:rFonts w:ascii="Times New Roman" w:hAnsi="Times New Roman" w:cs="Times New Roman"/>
          </w:rPr>
          <w:t>s</w:t>
        </w:r>
      </w:ins>
      <w:ins w:id="515" w:author="Kazi Rahman" w:date="2024-01-28T10:36:00Z">
        <w:r w:rsidR="008D413F">
          <w:rPr>
            <w:rFonts w:ascii="Times New Roman" w:hAnsi="Times New Roman" w:cs="Times New Roman"/>
          </w:rPr>
          <w:t xml:space="preserve">howing </w:t>
        </w:r>
      </w:ins>
      <w:del w:id="516" w:author="Kazi Rahman" w:date="2024-01-28T10:36:00Z">
        <w:r w:rsidR="00E23A24" w:rsidDel="008D413F">
          <w:rPr>
            <w:rFonts w:ascii="Times New Roman" w:hAnsi="Times New Roman" w:cs="Times New Roman"/>
          </w:rPr>
          <w:delText>uing</w:delText>
        </w:r>
      </w:del>
      <w:del w:id="517" w:author="Md Asaduzzaman" w:date="2024-01-21T17:34:00Z">
        <w:r w:rsidR="00E23A24" w:rsidDel="00165321">
          <w:rPr>
            <w:rFonts w:ascii="Times New Roman" w:hAnsi="Times New Roman" w:cs="Times New Roman"/>
          </w:rPr>
          <w:delText>s</w:delText>
        </w:r>
      </w:del>
      <w:ins w:id="518" w:author="Rahman, Mahbubur" w:date="2024-02-07T19:24:00Z">
        <w:r w:rsidR="00E23A24">
          <w:rPr>
            <w:rFonts w:ascii="Times New Roman" w:hAnsi="Times New Roman" w:cs="Times New Roman"/>
          </w:rPr>
          <w:t>u</w:t>
        </w:r>
      </w:ins>
      <w:ins w:id="519" w:author="Md Asaduzzaman" w:date="2024-01-21T17:34:00Z">
        <w:r w:rsidR="00DF5EF9">
          <w:rPr>
            <w:rFonts w:ascii="Times New Roman" w:hAnsi="Times New Roman" w:cs="Times New Roman"/>
          </w:rPr>
          <w:t>s</w:t>
        </w:r>
      </w:ins>
      <w:ins w:id="520" w:author="Rahman, Mahbubur" w:date="2024-02-07T19:24:00Z">
        <w:r w:rsidR="00E23A24">
          <w:rPr>
            <w:rFonts w:ascii="Times New Roman" w:hAnsi="Times New Roman" w:cs="Times New Roman"/>
          </w:rPr>
          <w:t>ing</w:t>
        </w:r>
      </w:ins>
      <w:ins w:id="521" w:author="Mohammad Nayeem Hasan" w:date="2024-02-08T16:38:00Z">
        <w:r w:rsidR="00817136">
          <w:rPr>
            <w:rFonts w:ascii="Times New Roman" w:hAnsi="Times New Roman" w:cs="Times New Roman"/>
          </w:rPr>
          <w:t xml:space="preserve"> </w:t>
        </w:r>
      </w:ins>
      <w:del w:id="522" w:author="Kazi Rahman" w:date="2024-01-28T10:36:00Z">
        <w:r w:rsidR="00E23A24">
          <w:rPr>
            <w:rFonts w:ascii="Times New Roman" w:hAnsi="Times New Roman" w:cs="Times New Roman"/>
          </w:rPr>
          <w:delText xml:space="preserve"> </w:delText>
        </w:r>
      </w:del>
      <w:r w:rsidR="00DA5E10">
        <w:rPr>
          <w:rFonts w:ascii="Times New Roman" w:hAnsi="Times New Roman" w:cs="Times New Roman"/>
        </w:rPr>
        <w:t>district-wise</w:t>
      </w:r>
      <w:r w:rsidR="00E23A24">
        <w:rPr>
          <w:rFonts w:ascii="Times New Roman" w:hAnsi="Times New Roman" w:cs="Times New Roman"/>
        </w:rPr>
        <w:t xml:space="preserve"> incidence of dengue cases in 2023.  </w:t>
      </w:r>
    </w:p>
    <w:p w14:paraId="03970CE3" w14:textId="77777777" w:rsidR="00E23A24" w:rsidRDefault="00E23A24" w:rsidP="00FB72CA">
      <w:pPr>
        <w:spacing w:after="0" w:line="480" w:lineRule="auto"/>
        <w:rPr>
          <w:rFonts w:ascii="Times New Roman" w:hAnsi="Times New Roman" w:cs="Times New Roman"/>
          <w:sz w:val="28"/>
          <w:szCs w:val="28"/>
        </w:rPr>
      </w:pPr>
    </w:p>
    <w:p w14:paraId="239F79B1" w14:textId="7A933E32" w:rsidR="006652EF" w:rsidRPr="00CF5DB0" w:rsidRDefault="00A43665" w:rsidP="006652E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Statistical Analysis</w:t>
      </w:r>
    </w:p>
    <w:p w14:paraId="0CB27C15" w14:textId="77777777" w:rsidR="006652EF" w:rsidRDefault="006652EF" w:rsidP="006652EF">
      <w:pPr>
        <w:spacing w:after="0" w:line="240" w:lineRule="auto"/>
        <w:rPr>
          <w:rFonts w:ascii="Times New Roman" w:hAnsi="Times New Roman" w:cs="Times New Roman"/>
          <w:sz w:val="24"/>
          <w:szCs w:val="24"/>
        </w:rPr>
      </w:pPr>
    </w:p>
    <w:p w14:paraId="37951D12" w14:textId="51EC39A5" w:rsidR="005E101D" w:rsidRDefault="00A87403" w:rsidP="003E178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compared the </w:t>
      </w:r>
      <w:r w:rsidR="006C048F">
        <w:rPr>
          <w:rFonts w:ascii="Times New Roman" w:hAnsi="Times New Roman" w:cs="Times New Roman"/>
          <w:sz w:val="24"/>
          <w:szCs w:val="24"/>
        </w:rPr>
        <w:t>dengue cases and deaths</w:t>
      </w:r>
      <w:r w:rsidR="00DB178A">
        <w:rPr>
          <w:rFonts w:ascii="Times New Roman" w:hAnsi="Times New Roman" w:cs="Times New Roman"/>
          <w:sz w:val="24"/>
          <w:szCs w:val="24"/>
        </w:rPr>
        <w:t xml:space="preserve"> of the year 2023 and previous years (</w:t>
      </w:r>
      <w:commentRangeStart w:id="523"/>
      <w:commentRangeStart w:id="524"/>
      <w:r w:rsidR="00DB178A">
        <w:rPr>
          <w:rFonts w:ascii="Times New Roman" w:hAnsi="Times New Roman" w:cs="Times New Roman"/>
          <w:sz w:val="24"/>
          <w:szCs w:val="24"/>
        </w:rPr>
        <w:t>2000-202</w:t>
      </w:r>
      <w:ins w:id="525" w:author="Mohammad Nayeem Hasan" w:date="2024-02-08T00:19:00Z">
        <w:r w:rsidR="00B87EA4">
          <w:rPr>
            <w:rFonts w:ascii="Times New Roman" w:hAnsi="Times New Roman" w:cs="Times New Roman"/>
            <w:sz w:val="24"/>
            <w:szCs w:val="24"/>
          </w:rPr>
          <w:t>2</w:t>
        </w:r>
      </w:ins>
      <w:del w:id="526" w:author="Mohammad Nayeem Hasan" w:date="2024-02-08T00:19:00Z">
        <w:r w:rsidR="00DB178A" w:rsidDel="00B87EA4">
          <w:rPr>
            <w:rFonts w:ascii="Times New Roman" w:hAnsi="Times New Roman" w:cs="Times New Roman"/>
            <w:sz w:val="24"/>
            <w:szCs w:val="24"/>
          </w:rPr>
          <w:delText>3</w:delText>
        </w:r>
      </w:del>
      <w:commentRangeEnd w:id="523"/>
      <w:r w:rsidR="006101F0">
        <w:rPr>
          <w:rStyle w:val="CommentReference"/>
        </w:rPr>
        <w:commentReference w:id="523"/>
      </w:r>
      <w:commentRangeEnd w:id="524"/>
      <w:r w:rsidR="00B87EA4">
        <w:rPr>
          <w:rStyle w:val="CommentReference"/>
        </w:rPr>
        <w:commentReference w:id="524"/>
      </w:r>
      <w:r w:rsidR="00DB178A">
        <w:rPr>
          <w:rFonts w:ascii="Times New Roman" w:hAnsi="Times New Roman" w:cs="Times New Roman"/>
          <w:sz w:val="24"/>
          <w:szCs w:val="24"/>
        </w:rPr>
        <w:t xml:space="preserve">), prepared graphs, plots, </w:t>
      </w:r>
      <w:r w:rsidR="00F00DD0">
        <w:rPr>
          <w:rFonts w:ascii="Times New Roman" w:hAnsi="Times New Roman" w:cs="Times New Roman"/>
          <w:sz w:val="24"/>
          <w:szCs w:val="24"/>
        </w:rPr>
        <w:t xml:space="preserve">and </w:t>
      </w:r>
      <w:r w:rsidR="00DB178A">
        <w:rPr>
          <w:rFonts w:ascii="Times New Roman" w:hAnsi="Times New Roman" w:cs="Times New Roman"/>
          <w:sz w:val="24"/>
          <w:szCs w:val="24"/>
        </w:rPr>
        <w:t>maps</w:t>
      </w:r>
      <w:r w:rsidR="00654258">
        <w:rPr>
          <w:rFonts w:ascii="Times New Roman" w:hAnsi="Times New Roman" w:cs="Times New Roman"/>
          <w:sz w:val="24"/>
          <w:szCs w:val="24"/>
        </w:rPr>
        <w:t>,</w:t>
      </w:r>
      <w:r w:rsidR="00DB178A">
        <w:rPr>
          <w:rFonts w:ascii="Times New Roman" w:hAnsi="Times New Roman" w:cs="Times New Roman"/>
          <w:sz w:val="24"/>
          <w:szCs w:val="24"/>
        </w:rPr>
        <w:t xml:space="preserve"> and </w:t>
      </w:r>
      <w:commentRangeStart w:id="527"/>
      <w:commentRangeStart w:id="528"/>
      <w:r w:rsidR="00DB178A">
        <w:rPr>
          <w:rFonts w:ascii="Times New Roman" w:hAnsi="Times New Roman" w:cs="Times New Roman"/>
          <w:sz w:val="24"/>
          <w:szCs w:val="24"/>
        </w:rPr>
        <w:t>compared these data with meteorological data</w:t>
      </w:r>
      <w:commentRangeEnd w:id="527"/>
      <w:r w:rsidR="00301E34">
        <w:rPr>
          <w:rStyle w:val="CommentReference"/>
        </w:rPr>
        <w:commentReference w:id="527"/>
      </w:r>
      <w:commentRangeEnd w:id="528"/>
      <w:r w:rsidR="00B87EA4">
        <w:rPr>
          <w:rStyle w:val="CommentReference"/>
        </w:rPr>
        <w:commentReference w:id="528"/>
      </w:r>
      <w:r w:rsidR="00DB178A">
        <w:rPr>
          <w:rFonts w:ascii="Times New Roman" w:hAnsi="Times New Roman" w:cs="Times New Roman"/>
          <w:sz w:val="24"/>
          <w:szCs w:val="24"/>
        </w:rPr>
        <w:t xml:space="preserve">. </w:t>
      </w:r>
      <w:r w:rsidR="006652EF" w:rsidRPr="00A465D6">
        <w:rPr>
          <w:rFonts w:ascii="Times New Roman" w:hAnsi="Times New Roman" w:cs="Times New Roman"/>
          <w:sz w:val="24"/>
          <w:szCs w:val="24"/>
        </w:rPr>
        <w:t xml:space="preserve">We </w:t>
      </w:r>
      <w:del w:id="529" w:author="Md Asaduzzaman" w:date="2024-01-21T19:42:00Z">
        <w:r w:rsidR="006652EF" w:rsidRPr="00A465D6" w:rsidDel="006833CD">
          <w:rPr>
            <w:rFonts w:ascii="Times New Roman" w:hAnsi="Times New Roman" w:cs="Times New Roman"/>
            <w:sz w:val="24"/>
            <w:szCs w:val="24"/>
          </w:rPr>
          <w:delText xml:space="preserve">expanded </w:delText>
        </w:r>
      </w:del>
      <w:ins w:id="530" w:author="Md Asaduzzaman" w:date="2024-01-21T19:42:00Z">
        <w:r w:rsidR="006833CD">
          <w:rPr>
            <w:rFonts w:ascii="Times New Roman" w:hAnsi="Times New Roman" w:cs="Times New Roman"/>
            <w:sz w:val="24"/>
            <w:szCs w:val="24"/>
          </w:rPr>
          <w:t>reshaped</w:t>
        </w:r>
        <w:r w:rsidR="006833CD" w:rsidRPr="00A465D6">
          <w:rPr>
            <w:rFonts w:ascii="Times New Roman" w:hAnsi="Times New Roman" w:cs="Times New Roman"/>
            <w:sz w:val="24"/>
            <w:szCs w:val="24"/>
          </w:rPr>
          <w:t xml:space="preserve"> </w:t>
        </w:r>
      </w:ins>
      <w:r w:rsidR="006652EF" w:rsidRPr="00A465D6">
        <w:rPr>
          <w:rFonts w:ascii="Times New Roman" w:hAnsi="Times New Roman" w:cs="Times New Roman"/>
          <w:sz w:val="24"/>
          <w:szCs w:val="24"/>
        </w:rPr>
        <w:t xml:space="preserve">our dataset by incorporating </w:t>
      </w:r>
      <w:del w:id="531" w:author="Md Asaduzzaman" w:date="2024-01-21T19:41:00Z">
        <w:r w:rsidR="006652EF" w:rsidRPr="00A465D6" w:rsidDel="00C62FFF">
          <w:rPr>
            <w:rFonts w:ascii="Times New Roman" w:hAnsi="Times New Roman" w:cs="Times New Roman"/>
            <w:sz w:val="24"/>
            <w:szCs w:val="24"/>
          </w:rPr>
          <w:delText>district</w:delText>
        </w:r>
      </w:del>
      <w:ins w:id="532" w:author="Md Asaduzzaman" w:date="2024-01-21T19:41:00Z">
        <w:r w:rsidR="00C62FFF">
          <w:rPr>
            <w:rFonts w:ascii="Times New Roman" w:hAnsi="Times New Roman" w:cs="Times New Roman"/>
            <w:sz w:val="24"/>
            <w:szCs w:val="24"/>
          </w:rPr>
          <w:t>division</w:t>
        </w:r>
      </w:ins>
      <w:r w:rsidR="006652EF" w:rsidRPr="00A465D6">
        <w:rPr>
          <w:rFonts w:ascii="Times New Roman" w:hAnsi="Times New Roman" w:cs="Times New Roman"/>
          <w:sz w:val="24"/>
          <w:szCs w:val="24"/>
        </w:rPr>
        <w:t xml:space="preserve">-wise </w:t>
      </w:r>
      <w:r w:rsidR="006652EF">
        <w:rPr>
          <w:rFonts w:ascii="Times New Roman" w:hAnsi="Times New Roman" w:cs="Times New Roman"/>
          <w:sz w:val="24"/>
          <w:szCs w:val="24"/>
        </w:rPr>
        <w:t xml:space="preserve">dengue </w:t>
      </w:r>
      <w:r w:rsidR="00D53940">
        <w:rPr>
          <w:rFonts w:ascii="Times New Roman" w:hAnsi="Times New Roman" w:cs="Times New Roman"/>
          <w:sz w:val="24"/>
          <w:szCs w:val="24"/>
        </w:rPr>
        <w:t>case</w:t>
      </w:r>
      <w:r w:rsidR="006652EF" w:rsidRPr="00A465D6">
        <w:rPr>
          <w:rFonts w:ascii="Times New Roman" w:hAnsi="Times New Roman" w:cs="Times New Roman"/>
          <w:sz w:val="24"/>
          <w:szCs w:val="24"/>
        </w:rPr>
        <w:t xml:space="preserve"> </w:t>
      </w:r>
      <w:r w:rsidR="006652EF">
        <w:rPr>
          <w:rFonts w:ascii="Times New Roman" w:hAnsi="Times New Roman" w:cs="Times New Roman"/>
          <w:sz w:val="24"/>
          <w:szCs w:val="24"/>
        </w:rPr>
        <w:t xml:space="preserve">data </w:t>
      </w:r>
      <w:r w:rsidR="006652EF" w:rsidRPr="00A465D6">
        <w:rPr>
          <w:rFonts w:ascii="Times New Roman" w:hAnsi="Times New Roman" w:cs="Times New Roman"/>
          <w:sz w:val="24"/>
          <w:szCs w:val="24"/>
        </w:rPr>
        <w:t xml:space="preserve">as outcome </w:t>
      </w:r>
      <w:r w:rsidR="007D0956">
        <w:rPr>
          <w:rFonts w:ascii="Times New Roman" w:hAnsi="Times New Roman" w:cs="Times New Roman"/>
          <w:sz w:val="24"/>
          <w:szCs w:val="24"/>
        </w:rPr>
        <w:t>variables. We further collected</w:t>
      </w:r>
      <w:ins w:id="533" w:author="Rahman, Mahbubur" w:date="2024-02-07T19:24:00Z">
        <w:r w:rsidR="007D0956">
          <w:rPr>
            <w:rFonts w:ascii="Times New Roman" w:hAnsi="Times New Roman" w:cs="Times New Roman"/>
            <w:sz w:val="24"/>
            <w:szCs w:val="24"/>
          </w:rPr>
          <w:t xml:space="preserve"> </w:t>
        </w:r>
      </w:ins>
      <w:ins w:id="534" w:author="Md Asaduzzaman" w:date="2024-01-21T19:41:00Z">
        <w:r w:rsidR="00C62FFF">
          <w:rPr>
            <w:rFonts w:ascii="Times New Roman" w:hAnsi="Times New Roman" w:cs="Times New Roman"/>
            <w:sz w:val="24"/>
            <w:szCs w:val="24"/>
          </w:rPr>
          <w:t>division</w:t>
        </w:r>
        <w:r w:rsidR="00C62FFF" w:rsidDel="00C62FFF">
          <w:rPr>
            <w:rFonts w:ascii="Times New Roman" w:hAnsi="Times New Roman" w:cs="Times New Roman"/>
            <w:sz w:val="24"/>
            <w:szCs w:val="24"/>
          </w:rPr>
          <w:t xml:space="preserve"> </w:t>
        </w:r>
      </w:ins>
      <w:del w:id="535" w:author="Md Asaduzzaman" w:date="2024-01-21T19:41:00Z">
        <w:r w:rsidR="007D0956" w:rsidDel="00C62FFF">
          <w:rPr>
            <w:rFonts w:ascii="Times New Roman" w:hAnsi="Times New Roman" w:cs="Times New Roman"/>
            <w:sz w:val="24"/>
            <w:szCs w:val="24"/>
          </w:rPr>
          <w:delText>district</w:delText>
        </w:r>
      </w:del>
      <w:r w:rsidR="007D0956">
        <w:rPr>
          <w:rFonts w:ascii="Times New Roman" w:hAnsi="Times New Roman" w:cs="Times New Roman"/>
          <w:sz w:val="24"/>
          <w:szCs w:val="24"/>
        </w:rPr>
        <w:t xml:space="preserve">-wise </w:t>
      </w:r>
      <w:r w:rsidR="00B5432A">
        <w:rPr>
          <w:rFonts w:ascii="Times New Roman" w:hAnsi="Times New Roman" w:cs="Times New Roman"/>
          <w:sz w:val="24"/>
          <w:szCs w:val="24"/>
        </w:rPr>
        <w:t xml:space="preserve">population and geographical </w:t>
      </w:r>
      <w:r w:rsidR="007D0956">
        <w:rPr>
          <w:rFonts w:ascii="Times New Roman" w:hAnsi="Times New Roman" w:cs="Times New Roman"/>
          <w:sz w:val="24"/>
          <w:szCs w:val="24"/>
        </w:rPr>
        <w:t xml:space="preserve">data from </w:t>
      </w:r>
      <w:r w:rsidR="00D53940">
        <w:rPr>
          <w:rFonts w:ascii="Times New Roman" w:hAnsi="Times New Roman" w:cs="Times New Roman"/>
          <w:sz w:val="24"/>
          <w:szCs w:val="24"/>
        </w:rPr>
        <w:t xml:space="preserve">the </w:t>
      </w:r>
      <w:r w:rsidR="00BA61EE">
        <w:rPr>
          <w:rFonts w:ascii="Times New Roman" w:hAnsi="Times New Roman" w:cs="Times New Roman"/>
          <w:sz w:val="24"/>
          <w:szCs w:val="24"/>
        </w:rPr>
        <w:t xml:space="preserve">Statistical Yearbook Bangladesh 2022 published by the </w:t>
      </w:r>
      <w:r w:rsidR="007D0956">
        <w:rPr>
          <w:rFonts w:ascii="Times New Roman" w:hAnsi="Times New Roman" w:cs="Times New Roman"/>
          <w:sz w:val="24"/>
          <w:szCs w:val="24"/>
        </w:rPr>
        <w:t>Bangladesh Bureau of Statistics</w:t>
      </w:r>
      <w:r w:rsidR="00FC5C6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jg2YmNhMjItYmQxOC00MjBiLWE3MzEtNWUzYmJhMzNiM2I3IiwicHJvcGVydGllcyI6eyJub3RlSW5kZXgiOjB9LCJpc0VkaXRlZCI6ZmFsc2UsIm1hbnVhbE92ZXJyaWRlIjp7ImlzTWFudWFsbHlPdmVycmlkZGVuIjpmYWxzZSwiY2l0ZXByb2NUZXh0IjoiPHN1cD4xMTwvc3VwPi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1643388717"/>
          <w:placeholder>
            <w:docPart w:val="DefaultPlaceholder_-1854013440"/>
          </w:placeholder>
        </w:sdtPr>
        <w:sdtContent>
          <w:r w:rsidR="006A6FDB" w:rsidRPr="006A6FDB">
            <w:rPr>
              <w:rFonts w:ascii="Times New Roman" w:hAnsi="Times New Roman" w:cs="Times New Roman"/>
              <w:color w:val="000000"/>
              <w:sz w:val="24"/>
              <w:szCs w:val="24"/>
              <w:vertAlign w:val="superscript"/>
            </w:rPr>
            <w:t>11</w:t>
          </w:r>
        </w:sdtContent>
      </w:sdt>
      <w:r w:rsidR="007D0956">
        <w:rPr>
          <w:rFonts w:ascii="Times New Roman" w:hAnsi="Times New Roman" w:cs="Times New Roman"/>
          <w:sz w:val="24"/>
          <w:szCs w:val="24"/>
        </w:rPr>
        <w:t xml:space="preserve"> including population size,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ratio of rural and urban population</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and </w:t>
      </w:r>
      <w:r w:rsidR="00D53940">
        <w:rPr>
          <w:rFonts w:ascii="Times New Roman" w:hAnsi="Times New Roman" w:cs="Times New Roman"/>
          <w:sz w:val="24"/>
          <w:szCs w:val="24"/>
        </w:rPr>
        <w:t>distance</w:t>
      </w:r>
      <w:r w:rsidR="007D0956">
        <w:rPr>
          <w:rFonts w:ascii="Times New Roman" w:hAnsi="Times New Roman" w:cs="Times New Roman"/>
          <w:sz w:val="24"/>
          <w:szCs w:val="24"/>
        </w:rPr>
        <w:t xml:space="preserve"> from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capital city</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w:t>
      </w:r>
      <w:r w:rsidR="00D53940">
        <w:rPr>
          <w:rFonts w:ascii="Times New Roman" w:hAnsi="Times New Roman" w:cs="Times New Roman"/>
          <w:sz w:val="24"/>
          <w:szCs w:val="24"/>
        </w:rPr>
        <w:t>Dhaka</w:t>
      </w:r>
      <w:r w:rsidR="007D0956">
        <w:rPr>
          <w:rFonts w:ascii="Times New Roman" w:hAnsi="Times New Roman" w:cs="Times New Roman"/>
          <w:sz w:val="24"/>
          <w:szCs w:val="24"/>
        </w:rPr>
        <w:t xml:space="preserve">. </w:t>
      </w:r>
      <w:r w:rsidR="006652EF" w:rsidRPr="00A465D6">
        <w:rPr>
          <w:rFonts w:ascii="Times New Roman" w:hAnsi="Times New Roman" w:cs="Times New Roman"/>
          <w:sz w:val="24"/>
          <w:szCs w:val="24"/>
        </w:rPr>
        <w:t xml:space="preserve">Additionally, we calculated population density by dividing the population size by the area of each </w:t>
      </w:r>
      <w:ins w:id="536" w:author="Md Asaduzzaman" w:date="2024-01-21T19:41:00Z">
        <w:r w:rsidR="00C62FFF">
          <w:rPr>
            <w:rFonts w:ascii="Times New Roman" w:hAnsi="Times New Roman" w:cs="Times New Roman"/>
            <w:sz w:val="24"/>
            <w:szCs w:val="24"/>
          </w:rPr>
          <w:t>division</w:t>
        </w:r>
      </w:ins>
      <w:del w:id="537" w:author="Md Asaduzzaman" w:date="2024-01-21T19:41:00Z">
        <w:r w:rsidR="006652EF" w:rsidRPr="00A465D6" w:rsidDel="00C62FFF">
          <w:rPr>
            <w:rFonts w:ascii="Times New Roman" w:hAnsi="Times New Roman" w:cs="Times New Roman"/>
            <w:sz w:val="24"/>
            <w:szCs w:val="24"/>
          </w:rPr>
          <w:delText>district</w:delText>
        </w:r>
      </w:del>
      <w:r w:rsidR="006652EF" w:rsidRPr="00A465D6">
        <w:rPr>
          <w:rFonts w:ascii="Times New Roman" w:hAnsi="Times New Roman" w:cs="Times New Roman"/>
          <w:sz w:val="24"/>
          <w:szCs w:val="24"/>
        </w:rPr>
        <w:t xml:space="preserve">. </w:t>
      </w:r>
      <w:r w:rsidR="00A74B68">
        <w:rPr>
          <w:rFonts w:ascii="Times New Roman" w:hAnsi="Times New Roman" w:cs="Times New Roman"/>
          <w:sz w:val="24"/>
          <w:szCs w:val="24"/>
        </w:rPr>
        <w:t xml:space="preserve">We draw an imaginary </w:t>
      </w:r>
      <w:r w:rsidR="00670302">
        <w:rPr>
          <w:rFonts w:ascii="Times New Roman" w:hAnsi="Times New Roman" w:cs="Times New Roman"/>
          <w:sz w:val="24"/>
          <w:szCs w:val="24"/>
        </w:rPr>
        <w:t xml:space="preserve">east-west </w:t>
      </w:r>
      <w:r w:rsidR="00A74B68">
        <w:rPr>
          <w:rFonts w:ascii="Times New Roman" w:hAnsi="Times New Roman" w:cs="Times New Roman"/>
          <w:sz w:val="24"/>
          <w:szCs w:val="24"/>
        </w:rPr>
        <w:t>line</w:t>
      </w:r>
      <w:r w:rsidR="00670302">
        <w:rPr>
          <w:rFonts w:ascii="Times New Roman" w:hAnsi="Times New Roman" w:cs="Times New Roman"/>
          <w:sz w:val="24"/>
          <w:szCs w:val="24"/>
        </w:rPr>
        <w:t xml:space="preserve"> in the middle of Dhaka city to </w:t>
      </w:r>
      <w:r w:rsidR="004D4F32">
        <w:rPr>
          <w:rFonts w:ascii="Times New Roman" w:hAnsi="Times New Roman" w:cs="Times New Roman"/>
          <w:sz w:val="24"/>
          <w:szCs w:val="24"/>
        </w:rPr>
        <w:t>compare</w:t>
      </w:r>
      <w:r w:rsidR="00670302">
        <w:rPr>
          <w:rFonts w:ascii="Times New Roman" w:hAnsi="Times New Roman" w:cs="Times New Roman"/>
          <w:sz w:val="24"/>
          <w:szCs w:val="24"/>
        </w:rPr>
        <w:t xml:space="preserve"> the </w:t>
      </w:r>
      <w:r w:rsidR="004D4F32">
        <w:rPr>
          <w:rFonts w:ascii="Times New Roman" w:hAnsi="Times New Roman" w:cs="Times New Roman"/>
          <w:sz w:val="24"/>
          <w:szCs w:val="24"/>
        </w:rPr>
        <w:t>incidence and weather pattern of</w:t>
      </w:r>
      <w:r w:rsidR="003468D0">
        <w:rPr>
          <w:rFonts w:ascii="Times New Roman" w:hAnsi="Times New Roman" w:cs="Times New Roman"/>
          <w:sz w:val="24"/>
          <w:szCs w:val="24"/>
        </w:rPr>
        <w:t xml:space="preserve"> </w:t>
      </w:r>
      <w:r w:rsidR="00437673">
        <w:rPr>
          <w:rFonts w:ascii="Times New Roman" w:hAnsi="Times New Roman" w:cs="Times New Roman"/>
          <w:sz w:val="24"/>
          <w:szCs w:val="24"/>
        </w:rPr>
        <w:t xml:space="preserve">the </w:t>
      </w:r>
      <w:r w:rsidR="003468D0">
        <w:rPr>
          <w:rFonts w:ascii="Times New Roman" w:hAnsi="Times New Roman" w:cs="Times New Roman"/>
          <w:sz w:val="24"/>
          <w:szCs w:val="24"/>
        </w:rPr>
        <w:t>southern</w:t>
      </w:r>
      <w:r w:rsidR="00ED78D5">
        <w:rPr>
          <w:rFonts w:ascii="Times New Roman" w:hAnsi="Times New Roman" w:cs="Times New Roman"/>
          <w:sz w:val="24"/>
          <w:szCs w:val="24"/>
        </w:rPr>
        <w:t xml:space="preserve"> (Chattogram, Khulna and Barisal)</w:t>
      </w:r>
      <w:r w:rsidR="004D4F32">
        <w:rPr>
          <w:rFonts w:ascii="Times New Roman" w:hAnsi="Times New Roman" w:cs="Times New Roman"/>
          <w:sz w:val="24"/>
          <w:szCs w:val="24"/>
        </w:rPr>
        <w:t xml:space="preserve"> and northern divisions</w:t>
      </w:r>
      <w:r w:rsidR="003468D0">
        <w:rPr>
          <w:rFonts w:ascii="Times New Roman" w:hAnsi="Times New Roman" w:cs="Times New Roman"/>
          <w:sz w:val="24"/>
          <w:szCs w:val="24"/>
        </w:rPr>
        <w:t xml:space="preserve"> (</w:t>
      </w:r>
      <w:proofErr w:type="spellStart"/>
      <w:r w:rsidR="003468D0">
        <w:rPr>
          <w:rFonts w:ascii="Times New Roman" w:hAnsi="Times New Roman" w:cs="Times New Roman"/>
          <w:sz w:val="24"/>
          <w:szCs w:val="24"/>
        </w:rPr>
        <w:t>Rajshahi</w:t>
      </w:r>
      <w:proofErr w:type="spellEnd"/>
      <w:r w:rsidR="003468D0">
        <w:rPr>
          <w:rFonts w:ascii="Times New Roman" w:hAnsi="Times New Roman" w:cs="Times New Roman"/>
          <w:sz w:val="24"/>
          <w:szCs w:val="24"/>
        </w:rPr>
        <w:t>, Rangpur, Mymensingh</w:t>
      </w:r>
      <w:r w:rsidR="00437673">
        <w:rPr>
          <w:rFonts w:ascii="Times New Roman" w:hAnsi="Times New Roman" w:cs="Times New Roman"/>
          <w:sz w:val="24"/>
          <w:szCs w:val="24"/>
        </w:rPr>
        <w:t>,</w:t>
      </w:r>
      <w:r w:rsidR="003468D0">
        <w:rPr>
          <w:rFonts w:ascii="Times New Roman" w:hAnsi="Times New Roman" w:cs="Times New Roman"/>
          <w:sz w:val="24"/>
          <w:szCs w:val="24"/>
        </w:rPr>
        <w:t xml:space="preserve"> and Sylhet)</w:t>
      </w:r>
      <w:r w:rsidR="004D4F32">
        <w:rPr>
          <w:rFonts w:ascii="Times New Roman" w:hAnsi="Times New Roman" w:cs="Times New Roman"/>
          <w:sz w:val="24"/>
          <w:szCs w:val="24"/>
        </w:rPr>
        <w:t>.</w:t>
      </w:r>
      <w:r w:rsidR="00ED78D5">
        <w:rPr>
          <w:rFonts w:ascii="Times New Roman" w:hAnsi="Times New Roman" w:cs="Times New Roman"/>
          <w:sz w:val="24"/>
          <w:szCs w:val="24"/>
        </w:rPr>
        <w:t xml:space="preserve"> Dhaka </w:t>
      </w:r>
      <w:r w:rsidR="0001057B">
        <w:rPr>
          <w:rFonts w:ascii="Times New Roman" w:hAnsi="Times New Roman" w:cs="Times New Roman"/>
          <w:sz w:val="24"/>
          <w:szCs w:val="24"/>
        </w:rPr>
        <w:t>division was</w:t>
      </w:r>
      <w:r w:rsidR="00ED78D5">
        <w:rPr>
          <w:rFonts w:ascii="Times New Roman" w:hAnsi="Times New Roman" w:cs="Times New Roman"/>
          <w:sz w:val="24"/>
          <w:szCs w:val="24"/>
        </w:rPr>
        <w:t xml:space="preserve"> </w:t>
      </w:r>
      <w:r w:rsidR="0001057B">
        <w:rPr>
          <w:rFonts w:ascii="Times New Roman" w:hAnsi="Times New Roman" w:cs="Times New Roman"/>
          <w:sz w:val="24"/>
          <w:szCs w:val="24"/>
        </w:rPr>
        <w:t xml:space="preserve">excluded from </w:t>
      </w:r>
      <w:ins w:id="538" w:author="Md Asaduzzaman" w:date="2024-01-21T17:57:00Z">
        <w:r w:rsidR="003D6E40">
          <w:rPr>
            <w:rFonts w:ascii="Times New Roman" w:hAnsi="Times New Roman" w:cs="Times New Roman"/>
            <w:sz w:val="24"/>
            <w:szCs w:val="24"/>
          </w:rPr>
          <w:t xml:space="preserve">the </w:t>
        </w:r>
      </w:ins>
      <w:r w:rsidR="008573D9">
        <w:rPr>
          <w:rFonts w:ascii="Times New Roman" w:hAnsi="Times New Roman" w:cs="Times New Roman"/>
          <w:sz w:val="24"/>
          <w:szCs w:val="24"/>
        </w:rPr>
        <w:t>separation</w:t>
      </w:r>
      <w:r w:rsidR="0038741A">
        <w:rPr>
          <w:rFonts w:ascii="Times New Roman" w:hAnsi="Times New Roman" w:cs="Times New Roman"/>
          <w:sz w:val="24"/>
          <w:szCs w:val="24"/>
        </w:rPr>
        <w:t xml:space="preserve">. </w:t>
      </w:r>
      <w:r w:rsidR="008573D9">
        <w:rPr>
          <w:rFonts w:ascii="Times New Roman" w:hAnsi="Times New Roman" w:cs="Times New Roman"/>
          <w:sz w:val="24"/>
          <w:szCs w:val="24"/>
        </w:rPr>
        <w:t xml:space="preserve"> </w:t>
      </w:r>
      <w:r w:rsidR="00ED78D5">
        <w:rPr>
          <w:rFonts w:ascii="Times New Roman" w:hAnsi="Times New Roman" w:cs="Times New Roman"/>
          <w:sz w:val="24"/>
          <w:szCs w:val="24"/>
        </w:rPr>
        <w:t xml:space="preserve"> </w:t>
      </w:r>
    </w:p>
    <w:p w14:paraId="16857D83" w14:textId="77777777" w:rsidR="00A74B68" w:rsidRDefault="00A74B68" w:rsidP="003E1787">
      <w:pPr>
        <w:spacing w:after="0" w:line="480" w:lineRule="auto"/>
        <w:rPr>
          <w:rFonts w:ascii="Times New Roman" w:hAnsi="Times New Roman" w:cs="Times New Roman"/>
          <w:sz w:val="24"/>
          <w:szCs w:val="24"/>
        </w:rPr>
      </w:pPr>
    </w:p>
    <w:p w14:paraId="16EE5C75" w14:textId="38212B38" w:rsidR="001E60D0" w:rsidRPr="001E60D0" w:rsidRDefault="00B922DC" w:rsidP="001E60D0">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1E60D0" w:rsidRPr="001E60D0">
        <w:rPr>
          <w:rFonts w:ascii="Times New Roman" w:hAnsi="Times New Roman" w:cs="Times New Roman"/>
          <w:sz w:val="24"/>
          <w:szCs w:val="24"/>
        </w:rPr>
        <w:t>e employed a generalized linear mixed model (GLMM)</w:t>
      </w:r>
      <w:ins w:id="539" w:author="Md Asaduzzaman" w:date="2024-01-21T18:00:00Z">
        <w:r w:rsidR="003D450C">
          <w:rPr>
            <w:rFonts w:ascii="Times New Roman" w:hAnsi="Times New Roman" w:cs="Times New Roman"/>
            <w:sz w:val="24"/>
            <w:szCs w:val="24"/>
          </w:rPr>
          <w:t xml:space="preserve"> with negative binomial distribution</w:t>
        </w:r>
      </w:ins>
      <w:ins w:id="540" w:author="Rahman, Mahbubur" w:date="2024-02-07T19:24:00Z">
        <w:r w:rsidR="001E60D0" w:rsidRPr="001E60D0">
          <w:rPr>
            <w:rFonts w:ascii="Times New Roman" w:hAnsi="Times New Roman" w:cs="Times New Roman"/>
            <w:sz w:val="24"/>
            <w:szCs w:val="24"/>
          </w:rPr>
          <w:t xml:space="preserve"> to </w:t>
        </w:r>
      </w:ins>
      <w:ins w:id="541" w:author="Md Asaduzzaman" w:date="2024-01-21T19:44:00Z">
        <w:r w:rsidR="00EA36D1">
          <w:rPr>
            <w:rFonts w:ascii="Times New Roman" w:hAnsi="Times New Roman" w:cs="Times New Roman"/>
            <w:sz w:val="24"/>
            <w:szCs w:val="24"/>
          </w:rPr>
          <w:t>model the</w:t>
        </w:r>
      </w:ins>
      <w:ins w:id="542" w:author="Md Asaduzzaman" w:date="2024-01-21T19:45:00Z">
        <w:r w:rsidR="00AB00AD">
          <w:rPr>
            <w:rFonts w:ascii="Times New Roman" w:hAnsi="Times New Roman" w:cs="Times New Roman"/>
            <w:sz w:val="24"/>
            <w:szCs w:val="24"/>
          </w:rPr>
          <w:t xml:space="preserve"> division-wise</w:t>
        </w:r>
      </w:ins>
      <w:ins w:id="543" w:author="Md Asaduzzaman" w:date="2024-01-21T19:44:00Z">
        <w:r w:rsidR="00EA36D1">
          <w:rPr>
            <w:rFonts w:ascii="Times New Roman" w:hAnsi="Times New Roman" w:cs="Times New Roman"/>
            <w:sz w:val="24"/>
            <w:szCs w:val="24"/>
          </w:rPr>
          <w:t xml:space="preserve"> daily den</w:t>
        </w:r>
      </w:ins>
      <w:ins w:id="544" w:author="Md Asaduzzaman" w:date="2024-01-21T19:45:00Z">
        <w:r w:rsidR="00EA36D1">
          <w:rPr>
            <w:rFonts w:ascii="Times New Roman" w:hAnsi="Times New Roman" w:cs="Times New Roman"/>
            <w:sz w:val="24"/>
            <w:szCs w:val="24"/>
          </w:rPr>
          <w:t>g</w:t>
        </w:r>
      </w:ins>
      <w:ins w:id="545" w:author="Md Asaduzzaman" w:date="2024-01-21T19:44:00Z">
        <w:r w:rsidR="00EA36D1">
          <w:rPr>
            <w:rFonts w:ascii="Times New Roman" w:hAnsi="Times New Roman" w:cs="Times New Roman"/>
            <w:sz w:val="24"/>
            <w:szCs w:val="24"/>
          </w:rPr>
          <w:t xml:space="preserve">ue </w:t>
        </w:r>
      </w:ins>
      <w:ins w:id="546" w:author="Md Asaduzzaman" w:date="2024-01-21T19:45:00Z">
        <w:r w:rsidR="00AB00AD">
          <w:rPr>
            <w:rFonts w:ascii="Times New Roman" w:hAnsi="Times New Roman" w:cs="Times New Roman"/>
            <w:sz w:val="24"/>
            <w:szCs w:val="24"/>
          </w:rPr>
          <w:t>counts</w:t>
        </w:r>
      </w:ins>
      <w:ins w:id="547" w:author="Md Asaduzzaman" w:date="2024-01-21T19:50:00Z">
        <w:r w:rsidR="003D21A9">
          <w:rPr>
            <w:rFonts w:ascii="Times New Roman" w:hAnsi="Times New Roman" w:cs="Times New Roman"/>
            <w:sz w:val="24"/>
            <w:szCs w:val="24"/>
          </w:rPr>
          <w:t xml:space="preserve"> </w:t>
        </w:r>
        <w:r w:rsidR="003D21A9" w:rsidRPr="001E60D0">
          <w:rPr>
            <w:rFonts w:ascii="Times New Roman" w:hAnsi="Times New Roman" w:cs="Times New Roman"/>
            <w:sz w:val="24"/>
            <w:szCs w:val="24"/>
          </w:rPr>
          <w:t xml:space="preserve">enhancing modelling flexibility through the inclusion of random effects </w:t>
        </w:r>
      </w:ins>
      <w:customXmlInsRangeStart w:id="548" w:author="Md Asaduzzaman" w:date="2024-01-21T19:50:00Z"/>
      <w:sdt>
        <w:sdtPr>
          <w:rPr>
            <w:rFonts w:ascii="Times New Roman" w:hAnsi="Times New Roman" w:cs="Times New Roman"/>
            <w:color w:val="000000"/>
            <w:sz w:val="24"/>
            <w:szCs w:val="24"/>
            <w:vertAlign w:val="superscript"/>
          </w:rPr>
          <w:tag w:val="MENDELEY_CITATION_v3_eyJjaXRhdGlvbklEIjoiTUVOREVMRVlfQ0lUQVRJT05fZWQ2NGIyMzAtYmM3Yy00YjY2LWI2ZTUtMTdhNWQxNWYyNTZhIiwicHJvcGVydGllcyI6eyJub3RlSW5kZXgiOjB9LCJpc0VkaXRlZCI6ZmFsc2UsIm1hbnVhbE92ZXJyaWRlIjp7ImlzTWFudWFsbHlPdmVycmlkZGVuIjpmYWxzZSwiY2l0ZXByb2NUZXh0IjoiPHN1cD4xMjwvc3VwPi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
          <w:id w:val="2004999128"/>
          <w:placeholder>
            <w:docPart w:val="5633041A1D224EB39BEAEDA7A385167E"/>
          </w:placeholder>
        </w:sdtPr>
        <w:sdtContent>
          <w:customXmlInsRangeEnd w:id="548"/>
          <w:ins w:id="549" w:author="Md Asaduzzaman" w:date="2024-01-21T19:50:00Z">
            <w:r w:rsidR="003D21A9" w:rsidRPr="006A6FDB">
              <w:rPr>
                <w:rFonts w:ascii="Times New Roman" w:hAnsi="Times New Roman" w:cs="Times New Roman"/>
                <w:color w:val="000000"/>
                <w:sz w:val="24"/>
                <w:szCs w:val="24"/>
                <w:vertAlign w:val="superscript"/>
              </w:rPr>
              <w:t>12</w:t>
            </w:r>
          </w:ins>
          <w:customXmlInsRangeStart w:id="550" w:author="Md Asaduzzaman" w:date="2024-01-21T19:50:00Z"/>
        </w:sdtContent>
      </w:sdt>
      <w:customXmlInsRangeEnd w:id="550"/>
      <w:ins w:id="551" w:author="Md Asaduzzaman" w:date="2024-01-21T19:45:00Z">
        <w:r w:rsidR="00AB00AD">
          <w:rPr>
            <w:rFonts w:ascii="Times New Roman" w:hAnsi="Times New Roman" w:cs="Times New Roman"/>
            <w:sz w:val="24"/>
            <w:szCs w:val="24"/>
          </w:rPr>
          <w:t>.</w:t>
        </w:r>
        <w:r w:rsidR="00EA36D1">
          <w:rPr>
            <w:rFonts w:ascii="Times New Roman" w:hAnsi="Times New Roman" w:cs="Times New Roman"/>
            <w:sz w:val="24"/>
            <w:szCs w:val="24"/>
          </w:rPr>
          <w:t xml:space="preserve"> </w:t>
        </w:r>
      </w:ins>
      <w:ins w:id="552" w:author="Md Asaduzzaman" w:date="2024-01-21T19:46:00Z">
        <w:r w:rsidR="00561A97">
          <w:rPr>
            <w:rFonts w:ascii="Times New Roman" w:hAnsi="Times New Roman" w:cs="Times New Roman"/>
            <w:sz w:val="24"/>
            <w:szCs w:val="24"/>
          </w:rPr>
          <w:t xml:space="preserve">We introduced the random effect into the </w:t>
        </w:r>
      </w:ins>
      <w:ins w:id="553" w:author="Md Asaduzzaman" w:date="2024-01-21T19:45:00Z">
        <w:r w:rsidR="00561A97">
          <w:rPr>
            <w:rFonts w:ascii="Times New Roman" w:hAnsi="Times New Roman" w:cs="Times New Roman"/>
            <w:sz w:val="24"/>
            <w:szCs w:val="24"/>
          </w:rPr>
          <w:t xml:space="preserve">GLMM model </w:t>
        </w:r>
      </w:ins>
      <w:ins w:id="554" w:author="Md Asaduzzaman" w:date="2024-01-21T19:46:00Z">
        <w:r w:rsidR="00561A97">
          <w:rPr>
            <w:rFonts w:ascii="Times New Roman" w:hAnsi="Times New Roman" w:cs="Times New Roman"/>
            <w:sz w:val="24"/>
            <w:szCs w:val="24"/>
          </w:rPr>
          <w:t>to</w:t>
        </w:r>
      </w:ins>
      <w:ins w:id="555" w:author="Md Asaduzzaman" w:date="2024-01-21T19:50:00Z">
        <w:r w:rsidR="003D21A9">
          <w:rPr>
            <w:rFonts w:ascii="Times New Roman" w:hAnsi="Times New Roman" w:cs="Times New Roman"/>
            <w:sz w:val="24"/>
            <w:szCs w:val="24"/>
          </w:rPr>
          <w:t xml:space="preserve"> </w:t>
        </w:r>
      </w:ins>
      <w:r w:rsidR="001E60D0" w:rsidRPr="001E60D0">
        <w:rPr>
          <w:rFonts w:ascii="Times New Roman" w:hAnsi="Times New Roman" w:cs="Times New Roman"/>
          <w:sz w:val="24"/>
          <w:szCs w:val="24"/>
        </w:rPr>
        <w:t>account</w:t>
      </w:r>
      <w:ins w:id="556" w:author="Md Asaduzzaman" w:date="2024-01-21T19:46:00Z">
        <w:r w:rsidR="00561A97">
          <w:rPr>
            <w:rFonts w:ascii="Times New Roman" w:hAnsi="Times New Roman" w:cs="Times New Roman"/>
            <w:sz w:val="24"/>
            <w:szCs w:val="24"/>
          </w:rPr>
          <w:t xml:space="preserve"> </w:t>
        </w:r>
      </w:ins>
      <w:ins w:id="557" w:author="Md Asaduzzaman" w:date="2024-01-21T19:48:00Z">
        <w:r w:rsidR="00ED7DA5">
          <w:rPr>
            <w:rFonts w:ascii="Times New Roman" w:hAnsi="Times New Roman" w:cs="Times New Roman"/>
            <w:sz w:val="24"/>
            <w:szCs w:val="24"/>
          </w:rPr>
          <w:t xml:space="preserve">for </w:t>
        </w:r>
      </w:ins>
      <w:ins w:id="558" w:author="Md Asaduzzaman" w:date="2024-01-21T19:46:00Z">
        <w:r w:rsidR="00561A97">
          <w:rPr>
            <w:rFonts w:ascii="Times New Roman" w:hAnsi="Times New Roman" w:cs="Times New Roman"/>
            <w:sz w:val="24"/>
            <w:szCs w:val="24"/>
          </w:rPr>
          <w:t xml:space="preserve">the </w:t>
        </w:r>
        <w:r w:rsidR="003808BA">
          <w:rPr>
            <w:rFonts w:ascii="Times New Roman" w:hAnsi="Times New Roman" w:cs="Times New Roman"/>
            <w:sz w:val="24"/>
            <w:szCs w:val="24"/>
          </w:rPr>
          <w:t>time serie</w:t>
        </w:r>
      </w:ins>
      <w:ins w:id="559" w:author="Md Asaduzzaman" w:date="2024-01-21T19:48:00Z">
        <w:r w:rsidR="00267DF6">
          <w:rPr>
            <w:rFonts w:ascii="Times New Roman" w:hAnsi="Times New Roman" w:cs="Times New Roman"/>
            <w:sz w:val="24"/>
            <w:szCs w:val="24"/>
          </w:rPr>
          <w:t>s effects</w:t>
        </w:r>
        <w:r w:rsidR="002853E3">
          <w:rPr>
            <w:rFonts w:ascii="Times New Roman" w:hAnsi="Times New Roman" w:cs="Times New Roman"/>
            <w:sz w:val="24"/>
            <w:szCs w:val="24"/>
          </w:rPr>
          <w:t xml:space="preserve"> </w:t>
        </w:r>
      </w:ins>
      <w:ins w:id="560" w:author="Md Asaduzzaman" w:date="2024-01-21T19:49:00Z">
        <w:r w:rsidR="009D7918">
          <w:rPr>
            <w:rFonts w:ascii="Times New Roman" w:hAnsi="Times New Roman" w:cs="Times New Roman"/>
            <w:sz w:val="24"/>
            <w:szCs w:val="24"/>
          </w:rPr>
          <w:t>in the data.</w:t>
        </w:r>
      </w:ins>
      <w:del w:id="561" w:author="Md Asaduzzaman" w:date="2024-01-21T19:49:00Z">
        <w:r w:rsidR="001E60D0" w:rsidRPr="001E60D0" w:rsidDel="002853E3">
          <w:rPr>
            <w:rFonts w:ascii="Times New Roman" w:hAnsi="Times New Roman" w:cs="Times New Roman"/>
            <w:sz w:val="24"/>
            <w:szCs w:val="24"/>
          </w:rPr>
          <w:delText xml:space="preserve"> for associations among variables, </w:delText>
        </w:r>
      </w:del>
      <w:del w:id="562" w:author="Md Asaduzzaman" w:date="2024-01-21T19:50:00Z">
        <w:r w:rsidR="001E60D0" w:rsidRPr="001E60D0" w:rsidDel="003D21A9">
          <w:rPr>
            <w:rFonts w:ascii="Times New Roman" w:hAnsi="Times New Roman" w:cs="Times New Roman"/>
            <w:sz w:val="24"/>
            <w:szCs w:val="24"/>
          </w:rPr>
          <w:delText xml:space="preserve">enhancing modelling flexibility through the inclusion of random effects </w:delText>
        </w:r>
      </w:del>
      <w:customXmlDelRangeStart w:id="563" w:author="Md Asaduzzaman" w:date="2024-01-21T19:50:00Z"/>
      <w:sdt>
        <w:sdtPr>
          <w:rPr>
            <w:rFonts w:ascii="Times New Roman" w:hAnsi="Times New Roman" w:cs="Times New Roman"/>
            <w:color w:val="000000"/>
            <w:sz w:val="24"/>
            <w:szCs w:val="24"/>
            <w:vertAlign w:val="superscript"/>
          </w:rPr>
          <w:tag w:val="MENDELEY_CITATION_v3_eyJjaXRhdGlvbklEIjoiTUVOREVMRVlfQ0lUQVRJT05fZWQ2NGIyMzAtYmM3Yy00YjY2LWI2ZTUtMTdhNWQxNWYyNTZhIiwicHJvcGVydGllcyI6eyJub3RlSW5kZXgiOjB9LCJpc0VkaXRlZCI6ZmFsc2UsIm1hbnVhbE92ZXJyaWRlIjp7ImlzTWFudWFsbHlPdmVycmlkZGVuIjpmYWxzZSwiY2l0ZXByb2NUZXh0IjoiPHN1cD4xMjwvc3VwPi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
          <w:id w:val="-63415765"/>
          <w:placeholder>
            <w:docPart w:val="AC3FDC06DC1544E1AAE1DEA8D566DAC7"/>
          </w:placeholder>
        </w:sdtPr>
        <w:sdtContent>
          <w:customXmlDelRangeEnd w:id="563"/>
          <w:del w:id="564" w:author="Md Asaduzzaman" w:date="2024-01-21T19:50:00Z">
            <w:r w:rsidR="006A6FDB" w:rsidRPr="006A6FDB" w:rsidDel="003D21A9">
              <w:rPr>
                <w:rFonts w:ascii="Times New Roman" w:hAnsi="Times New Roman" w:cs="Times New Roman"/>
                <w:color w:val="000000"/>
                <w:sz w:val="24"/>
                <w:szCs w:val="24"/>
                <w:vertAlign w:val="superscript"/>
              </w:rPr>
              <w:delText>12</w:delText>
            </w:r>
          </w:del>
          <w:customXmlDelRangeStart w:id="565" w:author="Md Asaduzzaman" w:date="2024-01-21T19:50:00Z"/>
        </w:sdtContent>
      </w:sdt>
      <w:customXmlDelRangeEnd w:id="565"/>
      <w:r w:rsidR="001E60D0" w:rsidRPr="001E60D0">
        <w:rPr>
          <w:rFonts w:ascii="Times New Roman" w:hAnsi="Times New Roman" w:cs="Times New Roman"/>
          <w:sz w:val="24"/>
          <w:szCs w:val="24"/>
        </w:rPr>
        <w:t xml:space="preserve">. </w:t>
      </w:r>
      <w:del w:id="566" w:author="Mohammad Nayeem Hasan" w:date="2024-02-07T19:34:00Z">
        <w:r w:rsidR="001E60D0" w:rsidRPr="001E60D0">
          <w:rPr>
            <w:rFonts w:ascii="Times New Roman" w:hAnsi="Times New Roman" w:cs="Times New Roman"/>
            <w:sz w:val="24"/>
            <w:szCs w:val="24"/>
          </w:rPr>
          <w:delText>This</w:delText>
        </w:r>
      </w:del>
      <w:del w:id="567" w:author="Mohammad Nayeem Hasan" w:date="2024-02-07T19:29:00Z">
        <w:r w:rsidR="001E60D0" w:rsidRPr="001E60D0">
          <w:rPr>
            <w:rFonts w:ascii="Times New Roman" w:hAnsi="Times New Roman" w:cs="Times New Roman"/>
            <w:sz w:val="24"/>
            <w:szCs w:val="24"/>
          </w:rPr>
          <w:delText>This</w:delText>
        </w:r>
      </w:del>
      <w:del w:id="568" w:author="Mohammad Nayeem Hasan" w:date="2024-02-07T19:28:00Z">
        <w:r w:rsidR="001E60D0" w:rsidRPr="001E60D0">
          <w:rPr>
            <w:rFonts w:ascii="Times New Roman" w:hAnsi="Times New Roman" w:cs="Times New Roman"/>
            <w:sz w:val="24"/>
            <w:szCs w:val="24"/>
          </w:rPr>
          <w:delText>This</w:delText>
        </w:r>
      </w:del>
      <w:del w:id="569" w:author="Rahman, Mahbubur" w:date="2024-02-07T19:24:00Z">
        <w:r w:rsidR="001E60D0" w:rsidRPr="001E60D0">
          <w:rPr>
            <w:rFonts w:ascii="Times New Roman" w:hAnsi="Times New Roman" w:cs="Times New Roman"/>
            <w:sz w:val="24"/>
            <w:szCs w:val="24"/>
          </w:rPr>
          <w:delText>This</w:delText>
        </w:r>
      </w:del>
      <w:ins w:id="570" w:author="Rahman, Mahbubur" w:date="2024-02-07T19:24:00Z">
        <w:r w:rsidR="001E60D0" w:rsidRPr="001E60D0">
          <w:rPr>
            <w:rFonts w:ascii="Times New Roman" w:hAnsi="Times New Roman" w:cs="Times New Roman"/>
            <w:sz w:val="24"/>
            <w:szCs w:val="24"/>
          </w:rPr>
          <w:t>Th</w:t>
        </w:r>
      </w:ins>
      <w:ins w:id="571" w:author="Md Asaduzzaman" w:date="2024-01-21T19:51:00Z">
        <w:r w:rsidR="0024085C">
          <w:rPr>
            <w:rFonts w:ascii="Times New Roman" w:hAnsi="Times New Roman" w:cs="Times New Roman"/>
            <w:sz w:val="24"/>
            <w:szCs w:val="24"/>
          </w:rPr>
          <w:t>e cho</w:t>
        </w:r>
        <w:r w:rsidR="00E56489">
          <w:rPr>
            <w:rFonts w:ascii="Times New Roman" w:hAnsi="Times New Roman" w:cs="Times New Roman"/>
            <w:sz w:val="24"/>
            <w:szCs w:val="24"/>
          </w:rPr>
          <w:t>ice</w:t>
        </w:r>
      </w:ins>
      <w:del w:id="572" w:author="Md Asaduzzaman" w:date="2024-01-21T19:51:00Z">
        <w:r w:rsidR="001E60D0" w:rsidRPr="001E60D0" w:rsidDel="0024085C">
          <w:rPr>
            <w:rFonts w:ascii="Times New Roman" w:hAnsi="Times New Roman" w:cs="Times New Roman"/>
            <w:sz w:val="24"/>
            <w:szCs w:val="24"/>
          </w:rPr>
          <w:delText>is</w:delText>
        </w:r>
      </w:del>
      <w:ins w:id="573" w:author="Md Asaduzzaman" w:date="2024-01-21T19:51:00Z">
        <w:r w:rsidR="00E56489">
          <w:rPr>
            <w:rFonts w:ascii="Times New Roman" w:hAnsi="Times New Roman" w:cs="Times New Roman"/>
            <w:sz w:val="24"/>
            <w:szCs w:val="24"/>
          </w:rPr>
          <w:t xml:space="preserve"> of negative binomial distribution</w:t>
        </w:r>
      </w:ins>
      <w:r w:rsidR="001E60D0" w:rsidRPr="001E60D0">
        <w:rPr>
          <w:rFonts w:ascii="Times New Roman" w:hAnsi="Times New Roman" w:cs="Times New Roman"/>
          <w:sz w:val="24"/>
          <w:szCs w:val="24"/>
        </w:rPr>
        <w:t xml:space="preserve"> </w:t>
      </w:r>
      <w:del w:id="574" w:author="Md Asaduzzaman" w:date="2024-01-21T19:51:00Z">
        <w:r w:rsidR="001E60D0" w:rsidRPr="001E60D0" w:rsidDel="00E56489">
          <w:rPr>
            <w:rFonts w:ascii="Times New Roman" w:hAnsi="Times New Roman" w:cs="Times New Roman"/>
            <w:sz w:val="24"/>
            <w:szCs w:val="24"/>
          </w:rPr>
          <w:delText xml:space="preserve">approach accommodates the </w:delText>
        </w:r>
      </w:del>
      <w:del w:id="575" w:author="Md Asaduzzaman" w:date="2024-01-21T17:51:00Z">
        <w:r w:rsidR="001E60D0" w:rsidRPr="001E60D0" w:rsidDel="007E2A58">
          <w:rPr>
            <w:rFonts w:ascii="Times New Roman" w:hAnsi="Times New Roman" w:cs="Times New Roman"/>
            <w:sz w:val="24"/>
            <w:szCs w:val="24"/>
          </w:rPr>
          <w:delText>analysis of non-normally distributed</w:delText>
        </w:r>
      </w:del>
      <w:ins w:id="576" w:author="Md Asaduzzaman" w:date="2024-01-21T19:51:00Z">
        <w:r w:rsidR="00FD2E6F">
          <w:rPr>
            <w:rFonts w:ascii="Times New Roman" w:hAnsi="Times New Roman" w:cs="Times New Roman"/>
            <w:sz w:val="24"/>
            <w:szCs w:val="24"/>
          </w:rPr>
          <w:t xml:space="preserve"> </w:t>
        </w:r>
      </w:ins>
      <w:ins w:id="577" w:author="Md Asaduzzaman" w:date="2024-01-21T19:52:00Z">
        <w:r w:rsidR="00BA33B0">
          <w:rPr>
            <w:rFonts w:ascii="Times New Roman" w:hAnsi="Times New Roman" w:cs="Times New Roman"/>
            <w:sz w:val="24"/>
            <w:szCs w:val="24"/>
          </w:rPr>
          <w:t>allowed</w:t>
        </w:r>
      </w:ins>
      <w:ins w:id="578" w:author="Md Asaduzzaman" w:date="2024-01-21T19:51:00Z">
        <w:r w:rsidR="00FD2E6F">
          <w:rPr>
            <w:rFonts w:ascii="Times New Roman" w:hAnsi="Times New Roman" w:cs="Times New Roman"/>
            <w:sz w:val="24"/>
            <w:szCs w:val="24"/>
          </w:rPr>
          <w:t xml:space="preserve"> us to model</w:t>
        </w:r>
      </w:ins>
      <w:ins w:id="579" w:author="Rahman, Mahbubur" w:date="2024-02-07T19:24:00Z">
        <w:r w:rsidR="001E60D0" w:rsidRPr="001E60D0">
          <w:rPr>
            <w:rFonts w:ascii="Times New Roman" w:hAnsi="Times New Roman" w:cs="Times New Roman"/>
            <w:sz w:val="24"/>
            <w:szCs w:val="24"/>
          </w:rPr>
          <w:t xml:space="preserve"> </w:t>
        </w:r>
      </w:ins>
      <w:r w:rsidR="001E60D0" w:rsidRPr="001E60D0">
        <w:rPr>
          <w:rFonts w:ascii="Times New Roman" w:hAnsi="Times New Roman" w:cs="Times New Roman"/>
          <w:sz w:val="24"/>
          <w:szCs w:val="24"/>
        </w:rPr>
        <w:t>response data</w:t>
      </w:r>
      <w:ins w:id="580" w:author="Md Asaduzzaman" w:date="2024-01-21T19:51:00Z">
        <w:r w:rsidR="00FD2E6F">
          <w:rPr>
            <w:rFonts w:ascii="Times New Roman" w:hAnsi="Times New Roman" w:cs="Times New Roman"/>
            <w:sz w:val="24"/>
            <w:szCs w:val="24"/>
          </w:rPr>
          <w:t xml:space="preserve"> </w:t>
        </w:r>
      </w:ins>
      <w:ins w:id="581" w:author="Md Asaduzzaman" w:date="2024-01-21T19:52:00Z">
        <w:r w:rsidR="00FD2E6F">
          <w:rPr>
            <w:rFonts w:ascii="Times New Roman" w:hAnsi="Times New Roman" w:cs="Times New Roman"/>
            <w:sz w:val="24"/>
            <w:szCs w:val="24"/>
          </w:rPr>
          <w:t>appropriately</w:t>
        </w:r>
      </w:ins>
      <w:ins w:id="582" w:author="Rahman, Mahbubur" w:date="2024-02-07T19:24:00Z">
        <w:r w:rsidR="001E60D0" w:rsidRPr="001E60D0">
          <w:rPr>
            <w:rFonts w:ascii="Times New Roman" w:hAnsi="Times New Roman" w:cs="Times New Roman"/>
            <w:sz w:val="24"/>
            <w:szCs w:val="24"/>
          </w:rPr>
          <w:t xml:space="preserve"> </w:t>
        </w:r>
      </w:ins>
      <w:r w:rsidR="001E60D0" w:rsidRPr="001E60D0">
        <w:rPr>
          <w:rFonts w:ascii="Times New Roman" w:hAnsi="Times New Roman" w:cs="Times New Roman"/>
          <w:sz w:val="24"/>
          <w:szCs w:val="24"/>
        </w:rPr>
        <w:t>with extra-</w:t>
      </w:r>
      <w:del w:id="583" w:author="Rahman, Mahbubur" w:date="2024-02-07T19:24:00Z">
        <w:r w:rsidR="001E60D0" w:rsidRPr="001E60D0">
          <w:rPr>
            <w:rFonts w:ascii="Times New Roman" w:hAnsi="Times New Roman" w:cs="Times New Roman"/>
            <w:sz w:val="24"/>
            <w:szCs w:val="24"/>
          </w:rPr>
          <w:delText>variation</w:delText>
        </w:r>
      </w:del>
      <w:ins w:id="584" w:author="Rahman, Mahbubur" w:date="2024-02-07T19:24:00Z">
        <w:r w:rsidR="001E60D0" w:rsidRPr="001E60D0">
          <w:rPr>
            <w:rFonts w:ascii="Times New Roman" w:hAnsi="Times New Roman" w:cs="Times New Roman"/>
            <w:sz w:val="24"/>
            <w:szCs w:val="24"/>
          </w:rPr>
          <w:t>variation</w:t>
        </w:r>
      </w:ins>
      <w:ins w:id="585" w:author="Md Asaduzzaman" w:date="2024-01-21T19:52:00Z">
        <w:r w:rsidR="00FE4FE2">
          <w:rPr>
            <w:rFonts w:ascii="Times New Roman" w:hAnsi="Times New Roman" w:cs="Times New Roman"/>
            <w:sz w:val="24"/>
            <w:szCs w:val="24"/>
          </w:rPr>
          <w:t>s into the data</w:t>
        </w:r>
      </w:ins>
      <w:r w:rsidR="001E60D0" w:rsidRPr="001E60D0">
        <w:rPr>
          <w:rFonts w:ascii="Times New Roman" w:hAnsi="Times New Roman" w:cs="Times New Roman"/>
          <w:sz w:val="24"/>
          <w:szCs w:val="24"/>
        </w:rPr>
        <w:t xml:space="preserve"> (overdispersion) </w:t>
      </w:r>
      <w:sdt>
        <w:sdtPr>
          <w:rPr>
            <w:rFonts w:ascii="Times New Roman" w:hAnsi="Times New Roman" w:cs="Times New Roman"/>
            <w:color w:val="000000"/>
            <w:sz w:val="24"/>
            <w:szCs w:val="24"/>
            <w:vertAlign w:val="superscript"/>
          </w:rPr>
          <w:tag w:val="MENDELEY_CITATION_v3_eyJjaXRhdGlvbklEIjoiTUVOREVMRVlfQ0lUQVRJT05fNTlkYzEwYzYtYTFmZi00ZDg5LWJlYjUtMTZjMzNhYzFkMTk5IiwicHJvcGVydGllcyI6eyJub3RlSW5kZXgiOjB9LCJpc0VkaXRlZCI6ZmFsc2UsIm1hbnVhbE92ZXJyaWRlIjp7ImlzTWFudWFsbHlPdmVycmlkZGVuIjpmYWxzZSwiY2l0ZXByb2NUZXh0IjoiPHN1cD4xMzwvc3VwPi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
          <w:id w:val="-670257210"/>
          <w:placeholder>
            <w:docPart w:val="239E18D7464041A689733AB65F54CA33"/>
          </w:placeholder>
        </w:sdtPr>
        <w:sdtContent>
          <w:r w:rsidR="006A6FDB" w:rsidRPr="006A6FDB">
            <w:rPr>
              <w:rFonts w:ascii="Times New Roman" w:hAnsi="Times New Roman" w:cs="Times New Roman"/>
              <w:color w:val="000000"/>
              <w:sz w:val="24"/>
              <w:szCs w:val="24"/>
              <w:vertAlign w:val="superscript"/>
            </w:rPr>
            <w:t>13</w:t>
          </w:r>
        </w:sdtContent>
      </w:sdt>
      <w:r w:rsidR="001E60D0" w:rsidRPr="001E60D0">
        <w:rPr>
          <w:rFonts w:ascii="Times New Roman" w:hAnsi="Times New Roman" w:cs="Times New Roman"/>
          <w:sz w:val="24"/>
          <w:szCs w:val="24"/>
        </w:rPr>
        <w:t xml:space="preserve">. Parameter estimation in GLMMs is challenging due to the integration of random effects in the likelihood function </w:t>
      </w:r>
      <w:sdt>
        <w:sdtPr>
          <w:rPr>
            <w:rFonts w:ascii="Times New Roman" w:hAnsi="Times New Roman" w:cs="Times New Roman"/>
            <w:color w:val="000000"/>
            <w:sz w:val="24"/>
            <w:szCs w:val="24"/>
            <w:vertAlign w:val="superscript"/>
          </w:rPr>
          <w:tag w:val="MENDELEY_CITATION_v3_eyJjaXRhdGlvbklEIjoiTUVOREVMRVlfQ0lUQVRJT05fNzdmNDQ0YWItNWZjMy00MGFkLTk1ZGEtZWU5MTllMThhZGI1IiwicHJvcGVydGllcyI6eyJub3RlSW5kZXgiOjB9LCJpc0VkaXRlZCI6ZmFsc2UsIm1hbnVhbE92ZXJyaWRlIjp7ImlzTWFudWFsbHlPdmVycmlkZGVuIjpmYWxzZSwiY2l0ZXByb2NUZXh0IjoiPHN1cD4xNDwvc3VwPi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
          <w:id w:val="-874002718"/>
          <w:placeholder>
            <w:docPart w:val="E9F0DDAA5F0A499B8F2ED725AE037FE8"/>
          </w:placeholder>
        </w:sdtPr>
        <w:sdtContent>
          <w:r w:rsidR="006A6FDB" w:rsidRPr="006A6FDB">
            <w:rPr>
              <w:rFonts w:ascii="Times New Roman" w:hAnsi="Times New Roman" w:cs="Times New Roman"/>
              <w:color w:val="000000"/>
              <w:sz w:val="24"/>
              <w:szCs w:val="24"/>
              <w:vertAlign w:val="superscript"/>
            </w:rPr>
            <w:t>14</w:t>
          </w:r>
        </w:sdtContent>
      </w:sdt>
      <w:r w:rsidR="001E60D0" w:rsidRPr="001E60D0">
        <w:rPr>
          <w:rFonts w:ascii="Times New Roman" w:hAnsi="Times New Roman" w:cs="Times New Roman"/>
          <w:sz w:val="24"/>
          <w:szCs w:val="24"/>
        </w:rPr>
        <w:t xml:space="preserve">. </w:t>
      </w:r>
      <w:del w:id="586" w:author="Md Asaduzzaman" w:date="2024-01-21T19:53:00Z">
        <w:r w:rsidR="001E60D0" w:rsidRPr="001E60D0" w:rsidDel="00805A74">
          <w:rPr>
            <w:rFonts w:ascii="Times New Roman" w:hAnsi="Times New Roman" w:cs="Times New Roman"/>
            <w:sz w:val="24"/>
            <w:szCs w:val="24"/>
          </w:rPr>
          <w:delText>Consequently</w:delText>
        </w:r>
      </w:del>
      <w:ins w:id="587" w:author="Md Asaduzzaman" w:date="2024-01-21T19:53:00Z">
        <w:r w:rsidR="00805A74">
          <w:rPr>
            <w:rFonts w:ascii="Times New Roman" w:hAnsi="Times New Roman" w:cs="Times New Roman"/>
            <w:sz w:val="24"/>
            <w:szCs w:val="24"/>
          </w:rPr>
          <w:t>However</w:t>
        </w:r>
      </w:ins>
      <w:r w:rsidR="001E60D0" w:rsidRPr="001E60D0">
        <w:rPr>
          <w:rFonts w:ascii="Times New Roman" w:hAnsi="Times New Roman" w:cs="Times New Roman"/>
          <w:sz w:val="24"/>
          <w:szCs w:val="24"/>
        </w:rPr>
        <w:t xml:space="preserve">, our model results are presented as adjusted incidence rate ratios (IRRs), considering dengue deaths, the urban-rural ratio (as an urbanization proxy), population density, and distance from Dhaka, along with corresponding 95% confidence intervals. The components of the </w:t>
      </w:r>
      <w:ins w:id="588" w:author="Md Asaduzzaman" w:date="2024-01-21T19:53:00Z">
        <w:r w:rsidR="0043493E">
          <w:rPr>
            <w:rFonts w:ascii="Times New Roman" w:hAnsi="Times New Roman" w:cs="Times New Roman"/>
            <w:sz w:val="24"/>
            <w:szCs w:val="24"/>
          </w:rPr>
          <w:t>NB-</w:t>
        </w:r>
      </w:ins>
      <w:r w:rsidR="001E60D0" w:rsidRPr="001E60D0">
        <w:rPr>
          <w:rFonts w:ascii="Times New Roman" w:hAnsi="Times New Roman" w:cs="Times New Roman"/>
          <w:sz w:val="24"/>
          <w:szCs w:val="24"/>
        </w:rPr>
        <w:t>GLMM are given below:</w:t>
      </w:r>
    </w:p>
    <w:p w14:paraId="7AC11B0A" w14:textId="77777777" w:rsidR="001E60D0" w:rsidRPr="00CF70D3" w:rsidRDefault="001E60D0">
      <w:pPr>
        <w:pStyle w:val="ListParagraph"/>
        <w:numPr>
          <w:ilvl w:val="0"/>
          <w:numId w:val="4"/>
        </w:numPr>
        <w:spacing w:after="0" w:line="480" w:lineRule="auto"/>
        <w:rPr>
          <w:rFonts w:ascii="Times New Roman" w:hAnsi="Times New Roman"/>
          <w:sz w:val="24"/>
        </w:rPr>
        <w:pPrChange w:id="589" w:author="Md Asaduzzaman" w:date="2024-02-07T19:34:00Z">
          <w:pPr>
            <w:spacing w:after="0" w:line="480" w:lineRule="auto"/>
          </w:pPr>
        </w:pPrChange>
      </w:pPr>
      <w:r w:rsidRPr="00CF70D3">
        <w:rPr>
          <w:rFonts w:ascii="Times New Roman" w:hAnsi="Times New Roman"/>
          <w:sz w:val="24"/>
        </w:rPr>
        <w:t xml:space="preserve">Distribution: </w:t>
      </w:r>
      <m:oMath>
        <m:sSub>
          <m:sSubPr>
            <m:ctrlPr>
              <w:rPr>
                <w:rFonts w:ascii="Cambria Math" w:hAnsi="Cambria Math" w:cs="Times New Roman"/>
                <w:i/>
                <w:sz w:val="24"/>
                <w:szCs w:val="24"/>
              </w:rPr>
            </m:ctrlPr>
          </m:sSubPr>
          <m:e>
            <m:r>
              <w:rPr>
                <w:rFonts w:ascii="Cambria Math" w:hAnsi="Cambria Math"/>
                <w:sz w:val="24"/>
              </w:rPr>
              <m:t>y</m:t>
            </m:r>
          </m:e>
          <m:sub>
            <m:r>
              <w:rPr>
                <w:rFonts w:ascii="Cambria Math" w:hAnsi="Cambria Math"/>
                <w:sz w:val="24"/>
              </w:rPr>
              <m:t>ij</m:t>
            </m:r>
          </m:sub>
        </m:sSub>
        <m:r>
          <w:rPr>
            <w:rFonts w:ascii="Cambria Math" w:hAnsi="Cambria Math"/>
            <w:sz w:val="24"/>
          </w:rPr>
          <m:t xml:space="preserve"> | </m:t>
        </m:r>
        <m:sSub>
          <m:sSubPr>
            <m:ctrlPr>
              <w:rPr>
                <w:rFonts w:ascii="Cambria Math" w:hAnsi="Cambria Math" w:cs="Times New Roman"/>
                <w:i/>
                <w:sz w:val="24"/>
                <w:szCs w:val="24"/>
              </w:rPr>
            </m:ctrlPr>
          </m:sSubPr>
          <m:e>
            <m:r>
              <w:rPr>
                <w:rFonts w:ascii="Cambria Math" w:hAnsi="Cambria Math"/>
                <w:sz w:val="24"/>
              </w:rPr>
              <m:t>r</m:t>
            </m:r>
          </m:e>
          <m:sub>
            <m:r>
              <w:rPr>
                <w:rFonts w:ascii="Cambria Math" w:hAnsi="Cambria Math"/>
                <w:sz w:val="24"/>
              </w:rPr>
              <m:t>j</m:t>
            </m:r>
          </m:sub>
        </m:sSub>
      </m:oMath>
      <w:r w:rsidRPr="00CF70D3">
        <w:rPr>
          <w:rFonts w:ascii="Times New Roman" w:hAnsi="Times New Roman"/>
          <w:sz w:val="24"/>
        </w:rPr>
        <w:t xml:space="preserve"> ~ Negative Binomial (</w:t>
      </w:r>
      <m:oMath>
        <m:sSub>
          <m:sSubPr>
            <m:ctrlPr>
              <w:rPr>
                <w:rFonts w:ascii="Cambria Math" w:eastAsiaTheme="minorEastAsia" w:hAnsi="Cambria Math" w:cs="Times New Roman"/>
                <w:i/>
                <w:sz w:val="24"/>
                <w:szCs w:val="24"/>
              </w:rPr>
            </m:ctrlPr>
          </m:sSubPr>
          <m:e>
            <m:r>
              <w:rPr>
                <w:rFonts w:ascii="Cambria Math" w:hAnsi="Cambria Math"/>
                <w:sz w:val="24"/>
              </w:rPr>
              <m:t>λ</m:t>
            </m:r>
          </m:e>
          <m:sub>
            <m:r>
              <w:rPr>
                <w:rFonts w:ascii="Cambria Math" w:hAnsi="Cambria Math"/>
                <w:sz w:val="24"/>
              </w:rPr>
              <m:t>ij</m:t>
            </m:r>
          </m:sub>
        </m:sSub>
        <m:r>
          <w:rPr>
            <w:rFonts w:ascii="Cambria Math" w:hAnsi="Cambria Math"/>
            <w:sz w:val="24"/>
          </w:rPr>
          <m:t>,ϕ)</m:t>
        </m:r>
      </m:oMath>
      <w:r w:rsidRPr="00CF70D3">
        <w:rPr>
          <w:rFonts w:ascii="Times New Roman" w:hAnsi="Times New Roman"/>
          <w:sz w:val="24"/>
        </w:rPr>
        <w:t>,</w:t>
      </w:r>
    </w:p>
    <w:p w14:paraId="5D374984" w14:textId="34EA7876" w:rsidR="001E60D0" w:rsidRPr="00AD724A" w:rsidRDefault="00000000">
      <w:pPr>
        <w:spacing w:after="0" w:line="480" w:lineRule="auto"/>
        <w:jc w:val="center"/>
        <w:rPr>
          <w:rFonts w:ascii="Times New Roman" w:eastAsiaTheme="minorEastAsia" w:hAnsi="Times New Roman" w:cs="Times New Roman"/>
          <w:sz w:val="24"/>
          <w:szCs w:val="24"/>
        </w:rPr>
        <w:pPrChange w:id="590" w:author="Md Asaduzzaman" w:date="2024-02-07T19:34:00Z">
          <w:pPr>
            <w:spacing w:after="0" w:line="480" w:lineRule="auto"/>
          </w:pPr>
        </w:pPrChange>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001E60D0" w:rsidRPr="00AD724A">
        <w:rPr>
          <w:rFonts w:ascii="Times New Roman" w:eastAsiaTheme="minorEastAsia" w:hAnsi="Times New Roman" w:cs="Times New Roman"/>
          <w:sz w:val="24"/>
          <w:szCs w:val="24"/>
        </w:rPr>
        <w:t xml:space="preserve"> ~ </w:t>
      </w:r>
      <w:r w:rsidR="001E60D0" w:rsidRPr="00795D2F">
        <w:rPr>
          <w:rFonts w:ascii="Times New Roman" w:hAnsi="Times New Roman"/>
          <w:i/>
          <w:sz w:val="24"/>
          <w:rPrChange w:id="591" w:author="Md Asaduzzaman" w:date="2024-02-07T19:34:00Z">
            <w:rPr>
              <w:rFonts w:ascii="Times New Roman" w:hAnsi="Times New Roman"/>
              <w:sz w:val="24"/>
            </w:rPr>
          </w:rPrChange>
        </w:rPr>
        <w:t>N</w:t>
      </w:r>
      <w:del w:id="592" w:author="Md Asaduzzaman" w:date="2024-01-21T21:14:00Z">
        <w:r w:rsidR="001E60D0" w:rsidRPr="00AD724A" w:rsidDel="00795D2F">
          <w:rPr>
            <w:rFonts w:ascii="Times New Roman" w:eastAsiaTheme="minorEastAsia" w:hAnsi="Times New Roman" w:cs="Times New Roman"/>
            <w:sz w:val="24"/>
            <w:szCs w:val="24"/>
          </w:rPr>
          <w:delText xml:space="preserve"> </w:delText>
        </w:r>
      </w:del>
      <w:r w:rsidR="001E60D0" w:rsidRPr="00AD724A">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0,</m:t>
        </m:r>
        <m:sSub>
          <m:sSubPr>
            <m:ctrlPr>
              <w:del w:id="593" w:author="Md Asaduzzaman" w:date="2024-01-21T21:01:00Z">
                <w:rPr>
                  <w:rFonts w:ascii="Cambria Math" w:hAnsi="Cambria Math" w:cs="Times New Roman"/>
                  <w:i/>
                  <w:sz w:val="24"/>
                  <w:szCs w:val="24"/>
                </w:rPr>
              </w:del>
            </m:ctrlPr>
          </m:sSubPr>
          <m:e>
            <m:r>
              <w:del w:id="594" w:author="Md Asaduzzaman" w:date="2024-01-21T21:01:00Z">
                <w:rPr>
                  <w:rFonts w:ascii="Cambria Math" w:hAnsi="Cambria Math" w:cs="Times New Roman"/>
                  <w:sz w:val="24"/>
                  <w:szCs w:val="24"/>
                </w:rPr>
                <m:t>r</m:t>
              </w:del>
            </m:r>
          </m:e>
          <m:sub>
            <m:r>
              <w:del w:id="595" w:author="Md Asaduzzaman" w:date="2024-01-21T21:01:00Z">
                <w:rPr>
                  <w:rFonts w:ascii="Cambria Math" w:hAnsi="Cambria Math" w:cs="Times New Roman"/>
                  <w:sz w:val="24"/>
                  <w:szCs w:val="24"/>
                </w:rPr>
                <m:t>j</m:t>
              </w:del>
            </m:r>
          </m:sub>
        </m:sSub>
        <m:sSubSup>
          <m:sSubSupPr>
            <m:ctrlPr>
              <w:ins w:id="596" w:author="Kazi Rahman" w:date="2024-02-07T19:24:00Z">
                <w:rPr>
                  <w:rFonts w:ascii="Cambria Math" w:eastAsiaTheme="minorEastAsia" w:hAnsi="Cambria Math" w:cs="Times New Roman"/>
                  <w:i/>
                  <w:sz w:val="24"/>
                  <w:szCs w:val="24"/>
                </w:rPr>
              </w:ins>
            </m:ctrlPr>
          </m:sSubSupPr>
          <m:e>
            <m:r>
              <w:ins w:id="597" w:author="Kazi Rahman" w:date="2024-02-07T19:24:00Z">
                <w:rPr>
                  <w:rFonts w:ascii="Cambria Math" w:eastAsiaTheme="minorEastAsia" w:hAnsi="Cambria Math" w:cs="Times New Roman"/>
                  <w:sz w:val="24"/>
                  <w:szCs w:val="24"/>
                </w:rPr>
                <m:t>σ</m:t>
              </w:ins>
            </m:r>
          </m:e>
          <m:sub>
            <m:r>
              <w:ins w:id="598" w:author="Kazi Rahman" w:date="2024-02-07T19:24:00Z">
                <w:rPr>
                  <w:rFonts w:ascii="Cambria Math" w:eastAsiaTheme="minorEastAsia" w:hAnsi="Cambria Math" w:cs="Times New Roman"/>
                  <w:sz w:val="24"/>
                  <w:szCs w:val="24"/>
                </w:rPr>
                <m:t>day</m:t>
              </w:ins>
            </m:r>
          </m:sub>
          <m:sup>
            <m:r>
              <w:ins w:id="599" w:author="Kazi Rahman" w:date="2024-02-07T19:24:00Z">
                <w:rPr>
                  <w:rFonts w:ascii="Cambria Math" w:eastAsiaTheme="minorEastAsia" w:hAnsi="Cambria Math" w:cs="Times New Roman"/>
                  <w:sz w:val="24"/>
                  <w:szCs w:val="24"/>
                </w:rPr>
                <m:t>2</m:t>
              </w:ins>
            </m:r>
          </m:sup>
        </m:sSubSup>
        <m:sSubSup>
          <m:sSubSupPr>
            <m:ctrlPr>
              <w:del w:id="600" w:author="Kazi Rahman" w:date="2024-02-07T19:24:00Z">
                <w:rPr>
                  <w:rFonts w:ascii="Cambria Math" w:eastAsiaTheme="minorEastAsia" w:hAnsi="Cambria Math" w:cs="Times New Roman"/>
                  <w:i/>
                  <w:sz w:val="24"/>
                  <w:szCs w:val="24"/>
                </w:rPr>
              </w:del>
            </m:ctrlPr>
          </m:sSubSupPr>
          <m:e>
            <m:r>
              <w:del w:id="601" w:author="Kazi Rahman" w:date="2024-02-07T19:24:00Z">
                <w:rPr>
                  <w:rFonts w:ascii="Cambria Math" w:eastAsiaTheme="minorEastAsia" w:hAnsi="Cambria Math" w:cs="Times New Roman"/>
                  <w:sz w:val="24"/>
                  <w:szCs w:val="24"/>
                </w:rPr>
                <m:t>σ</m:t>
              </w:del>
            </m:r>
          </m:e>
          <m:sub>
            <m:sSub>
              <m:sSubPr>
                <m:ctrlPr>
                  <w:del w:id="602" w:author="Kazi Rahman" w:date="2024-02-07T19:24:00Z">
                    <w:rPr>
                      <w:rFonts w:ascii="Cambria Math" w:hAnsi="Cambria Math" w:cs="Times New Roman"/>
                      <w:i/>
                      <w:sz w:val="24"/>
                      <w:szCs w:val="24"/>
                    </w:rPr>
                  </w:del>
                </m:ctrlPr>
              </m:sSubPr>
              <m:e>
                <m:r>
                  <w:del w:id="603" w:author="Kazi Rahman" w:date="2024-02-07T19:24:00Z">
                    <w:rPr>
                      <w:rFonts w:ascii="Cambria Math" w:hAnsi="Cambria Math" w:cs="Times New Roman"/>
                      <w:sz w:val="24"/>
                      <w:szCs w:val="24"/>
                    </w:rPr>
                    <m:t>r</m:t>
                  </w:del>
                </m:r>
              </m:e>
              <m:sub>
                <m:r>
                  <w:del w:id="604" w:author="Kazi Rahman" w:date="2024-02-07T19:24:00Z">
                    <w:rPr>
                      <w:rFonts w:ascii="Cambria Math" w:hAnsi="Cambria Math" w:cs="Times New Roman"/>
                      <w:sz w:val="24"/>
                      <w:szCs w:val="24"/>
                    </w:rPr>
                    <m:t>j</m:t>
                  </w:del>
                </m:r>
              </m:sub>
            </m:sSub>
            <m:r>
              <w:del w:id="605" w:author="Kazi Rahman" w:date="2024-02-07T19:24:00Z">
                <w:rPr>
                  <w:rFonts w:ascii="Cambria Math" w:eastAsiaTheme="minorEastAsia" w:hAnsi="Cambria Math" w:cs="Times New Roman"/>
                  <w:sz w:val="24"/>
                  <w:szCs w:val="24"/>
                </w:rPr>
                <m:t>(day)</m:t>
              </w:del>
            </m:r>
          </m:sub>
          <m:sup>
            <m:r>
              <w:del w:id="606" w:author="Kazi Rahman" w:date="2024-02-07T19:24:00Z">
                <w:rPr>
                  <w:rFonts w:ascii="Cambria Math" w:eastAsiaTheme="minorEastAsia" w:hAnsi="Cambria Math" w:cs="Times New Roman"/>
                  <w:sz w:val="24"/>
                  <w:szCs w:val="24"/>
                </w:rPr>
                <m:t>2</m:t>
              </w:del>
            </m:r>
          </m:sup>
        </m:sSubSup>
        <m:r>
          <w:rPr>
            <w:rFonts w:ascii="Cambria Math" w:eastAsiaTheme="minorEastAsia" w:hAnsi="Cambria Math" w:cs="Times New Roman"/>
            <w:sz w:val="24"/>
            <w:szCs w:val="24"/>
          </w:rPr>
          <m:t>)</m:t>
        </m:r>
      </m:oMath>
      <w:r w:rsidR="001E60D0" w:rsidRPr="00AD724A">
        <w:rPr>
          <w:rFonts w:ascii="Times New Roman" w:eastAsiaTheme="minorEastAsia" w:hAnsi="Times New Roman" w:cs="Times New Roman"/>
          <w:sz w:val="24"/>
          <w:szCs w:val="24"/>
        </w:rPr>
        <w:t>,</w:t>
      </w:r>
    </w:p>
    <w:p w14:paraId="2D0C2299" w14:textId="12E0071E" w:rsidR="001E60D0" w:rsidRPr="00CF70D3" w:rsidRDefault="001E60D0">
      <w:pPr>
        <w:pStyle w:val="ListParagraph"/>
        <w:numPr>
          <w:ilvl w:val="0"/>
          <w:numId w:val="4"/>
        </w:numPr>
        <w:spacing w:after="0" w:line="480" w:lineRule="auto"/>
        <w:rPr>
          <w:rFonts w:ascii="Times New Roman" w:hAnsi="Times New Roman"/>
          <w:sz w:val="24"/>
        </w:rPr>
        <w:pPrChange w:id="607" w:author="Md Asaduzzaman" w:date="2024-02-07T19:34:00Z">
          <w:pPr>
            <w:spacing w:after="0" w:line="480" w:lineRule="auto"/>
          </w:pPr>
        </w:pPrChange>
      </w:pPr>
      <w:r w:rsidRPr="00CF70D3">
        <w:rPr>
          <w:rFonts w:ascii="Times New Roman" w:hAnsi="Times New Roman"/>
          <w:sz w:val="24"/>
        </w:rPr>
        <w:t xml:space="preserve">Linear predictor: </w:t>
      </w:r>
      <m:oMath>
        <m:sSub>
          <m:sSubPr>
            <m:ctrlPr>
              <w:rPr>
                <w:rFonts w:ascii="Cambria Math" w:eastAsiaTheme="minorEastAsia" w:hAnsi="Cambria Math" w:cs="Times New Roman"/>
                <w:i/>
                <w:sz w:val="24"/>
                <w:szCs w:val="24"/>
              </w:rPr>
            </m:ctrlPr>
          </m:sSubPr>
          <m:e>
            <m:r>
              <w:rPr>
                <w:rFonts w:ascii="Cambria Math" w:hAnsi="Cambria Math"/>
                <w:sz w:val="24"/>
              </w:rPr>
              <m:t>η</m:t>
            </m:r>
          </m:e>
          <m:sub>
            <m:r>
              <w:rPr>
                <w:rFonts w:ascii="Cambria Math" w:hAnsi="Cambria Math"/>
                <w:sz w:val="24"/>
              </w:rPr>
              <m:t>ij</m:t>
            </m:r>
          </m:sub>
        </m:sSub>
        <m:r>
          <w:rPr>
            <w:rFonts w:ascii="Cambria Math" w:hAnsi="Cambria Math"/>
            <w:sz w:val="24"/>
          </w:rPr>
          <m:t xml:space="preserve">= </m:t>
        </m:r>
        <m:sSub>
          <m:sSubPr>
            <m:ctrlPr>
              <w:ins w:id="608" w:author="Md Asaduzzaman" w:date="2024-01-21T21:11:00Z">
                <w:rPr>
                  <w:rFonts w:ascii="Cambria Math" w:eastAsiaTheme="minorEastAsia" w:hAnsi="Cambria Math" w:cs="Times New Roman"/>
                  <w:i/>
                  <w:sz w:val="24"/>
                  <w:szCs w:val="24"/>
                </w:rPr>
              </w:ins>
            </m:ctrlPr>
          </m:sSubPr>
          <m:e>
            <m:r>
              <w:ins w:id="609" w:author="Md Asaduzzaman" w:date="2024-01-21T21:11:00Z">
                <w:rPr>
                  <w:rFonts w:ascii="Cambria Math" w:eastAsiaTheme="minorEastAsia" w:hAnsi="Cambria Math" w:cs="Times New Roman"/>
                  <w:sz w:val="24"/>
                  <w:szCs w:val="24"/>
                </w:rPr>
                <m:t>β</m:t>
              </w:ins>
            </m:r>
          </m:e>
          <m:sub>
            <m:r>
              <w:ins w:id="610" w:author="Md Asaduzzaman" w:date="2024-01-21T21:11:00Z">
                <w:rPr>
                  <w:rFonts w:ascii="Cambria Math" w:eastAsiaTheme="minorEastAsia" w:hAnsi="Cambria Math" w:cs="Times New Roman"/>
                  <w:sz w:val="24"/>
                  <w:szCs w:val="24"/>
                </w:rPr>
                <m:t>0</m:t>
              </w:ins>
            </m:r>
          </m:sub>
        </m:sSub>
        <m:r>
          <w:del w:id="611" w:author="Md Asaduzzaman" w:date="2024-01-21T21:11:00Z">
            <w:rPr>
              <w:rFonts w:ascii="Cambria Math" w:hAnsi="Cambria Math"/>
              <w:sz w:val="24"/>
            </w:rPr>
            <m:t>η</m:t>
          </w:del>
        </m:r>
        <m:r>
          <w:rPr>
            <w:rFonts w:ascii="Cambria Math" w:hAnsi="Cambria Math"/>
            <w:sz w:val="24"/>
          </w:rPr>
          <m:t xml:space="preserve">+ </m:t>
        </m:r>
        <m:sSub>
          <m:sSubPr>
            <m:ctrlPr>
              <w:ins w:id="612" w:author="Kazi Rahman" w:date="2024-02-07T19:24:00Z">
                <w:rPr>
                  <w:rFonts w:ascii="Cambria Math" w:eastAsiaTheme="minorEastAsia" w:hAnsi="Cambria Math" w:cs="Times New Roman"/>
                  <w:i/>
                  <w:sz w:val="24"/>
                  <w:szCs w:val="24"/>
                </w:rPr>
              </w:ins>
            </m:ctrlPr>
          </m:sSubPr>
          <m:e>
            <m:r>
              <w:ins w:id="613" w:author="Kazi Rahman" w:date="2024-02-07T19:24:00Z">
                <w:rPr>
                  <w:rFonts w:ascii="Cambria Math" w:eastAsiaTheme="minorEastAsia" w:hAnsi="Cambria Math" w:cs="Times New Roman"/>
                  <w:sz w:val="24"/>
                  <w:szCs w:val="24"/>
                </w:rPr>
                <m:t>τ</m:t>
              </w:ins>
            </m:r>
          </m:e>
          <m:sub>
            <m:r>
              <w:ins w:id="614" w:author="Kazi Rahman" w:date="2024-02-07T19:24:00Z">
                <w:rPr>
                  <w:rFonts w:ascii="Cambria Math" w:eastAsiaTheme="minorEastAsia" w:hAnsi="Cambria Math" w:cs="Times New Roman"/>
                  <w:sz w:val="24"/>
                  <w:szCs w:val="24"/>
                </w:rPr>
                <m:t>i</m:t>
              </w:ins>
            </m:r>
          </m:sub>
        </m:sSub>
        <m:sSub>
          <m:sSubPr>
            <m:ctrlPr>
              <w:del w:id="615" w:author="Kazi Rahman" w:date="2024-02-07T19:24:00Z">
                <w:rPr>
                  <w:rFonts w:ascii="Cambria Math" w:eastAsiaTheme="minorEastAsia" w:hAnsi="Cambria Math" w:cs="Times New Roman"/>
                  <w:i/>
                  <w:sz w:val="24"/>
                  <w:szCs w:val="24"/>
                </w:rPr>
              </w:del>
            </m:ctrlPr>
          </m:sSubPr>
          <m:e>
            <m:r>
              <w:del w:id="616" w:author="Kazi Rahman" w:date="2024-02-07T19:24:00Z">
                <w:rPr>
                  <w:rFonts w:ascii="Cambria Math" w:eastAsiaTheme="minorEastAsia" w:hAnsi="Cambria Math" w:cs="Times New Roman"/>
                  <w:sz w:val="24"/>
                  <w:szCs w:val="24"/>
                  <w:rPrChange w:id="617" w:author="Md Asaduzzaman" w:date="2024-01-21T19:55:00Z">
                    <w:rPr/>
                  </w:rPrChange>
                </w:rPr>
                <m:t>τ</m:t>
              </w:del>
            </m:r>
          </m:e>
          <m:sub>
            <m:r>
              <w:del w:id="618" w:author="Kazi Rahman" w:date="2024-02-07T19:24:00Z">
                <w:rPr>
                  <w:rFonts w:ascii="Cambria Math" w:eastAsiaTheme="minorEastAsia" w:hAnsi="Cambria Math" w:cs="Times New Roman"/>
                  <w:sz w:val="24"/>
                  <w:szCs w:val="24"/>
                  <w:rPrChange w:id="619" w:author="Md Asaduzzaman" w:date="2024-01-21T19:55:00Z">
                    <w:rPr/>
                  </w:rPrChange>
                </w:rPr>
                <m:t>i</m:t>
              </w:del>
            </m:r>
            <m:r>
              <w:del w:id="620" w:author="Kazi Rahman" w:date="2024-02-07T19:24:00Z">
                <w:rPr>
                  <w:rFonts w:ascii="Cambria Math" w:eastAsiaTheme="minorEastAsia" w:hAnsi="Cambria Math" w:cs="Times New Roman"/>
                  <w:sz w:val="24"/>
                  <w:szCs w:val="24"/>
                </w:rPr>
                <m:t>j</m:t>
              </w:del>
            </m:r>
          </m:sub>
        </m:sSub>
        <m:r>
          <w:rPr>
            <w:rFonts w:ascii="Cambria Math" w:hAnsi="Cambria Math"/>
            <w:sz w:val="24"/>
          </w:rPr>
          <m:t xml:space="preserve">+ </m:t>
        </m:r>
        <m:sSub>
          <m:sSubPr>
            <m:ctrlPr>
              <w:rPr>
                <w:rFonts w:ascii="Cambria Math" w:eastAsiaTheme="minorEastAsia" w:hAnsi="Cambria Math" w:cs="Times New Roman"/>
                <w:i/>
                <w:sz w:val="24"/>
                <w:szCs w:val="24"/>
              </w:rPr>
            </m:ctrlPr>
          </m:sSubPr>
          <m:e>
            <m:r>
              <w:rPr>
                <w:rFonts w:ascii="Cambria Math" w:hAnsi="Cambria Math"/>
                <w:sz w:val="24"/>
              </w:rPr>
              <m:t>r</m:t>
            </m:r>
          </m:e>
          <m:sub>
            <m:r>
              <w:rPr>
                <w:rFonts w:ascii="Cambria Math" w:hAnsi="Cambria Math"/>
                <w:sz w:val="24"/>
              </w:rPr>
              <m:t>j</m:t>
            </m:r>
          </m:sub>
        </m:sSub>
      </m:oMath>
    </w:p>
    <w:p w14:paraId="459812A9" w14:textId="2D80BC23" w:rsidR="001E60D0" w:rsidRPr="00CF70D3" w:rsidRDefault="001E60D0">
      <w:pPr>
        <w:pStyle w:val="ListParagraph"/>
        <w:numPr>
          <w:ilvl w:val="0"/>
          <w:numId w:val="4"/>
        </w:numPr>
        <w:spacing w:after="0" w:line="480" w:lineRule="auto"/>
        <w:rPr>
          <w:rFonts w:ascii="Times New Roman" w:hAnsi="Times New Roman"/>
          <w:sz w:val="24"/>
        </w:rPr>
        <w:pPrChange w:id="621" w:author="Md Asaduzzaman" w:date="2024-02-07T19:34:00Z">
          <w:pPr>
            <w:spacing w:after="0" w:line="480" w:lineRule="auto"/>
          </w:pPr>
        </w:pPrChange>
      </w:pPr>
      <w:r w:rsidRPr="00CF70D3">
        <w:rPr>
          <w:rFonts w:ascii="Times New Roman" w:hAnsi="Times New Roman"/>
          <w:sz w:val="24"/>
        </w:rPr>
        <w:t xml:space="preserve">Link function: </w:t>
      </w:r>
      <m:oMath>
        <m:r>
          <m:rPr>
            <m:sty m:val="p"/>
          </m:rPr>
          <w:rPr>
            <w:rFonts w:ascii="Cambria Math" w:hAnsi="Cambria Math"/>
            <w:sz w:val="24"/>
          </w:rPr>
          <m:t>log⁡</m:t>
        </m:r>
        <m:r>
          <w:rPr>
            <w:rFonts w:ascii="Cambria Math" w:hAnsi="Cambria Math"/>
            <w:sz w:val="24"/>
          </w:rPr>
          <m:t>(</m:t>
        </m:r>
        <m:sSub>
          <m:sSubPr>
            <m:ctrlPr>
              <w:rPr>
                <w:rFonts w:ascii="Cambria Math" w:eastAsiaTheme="minorEastAsia" w:hAnsi="Cambria Math" w:cs="Times New Roman"/>
                <w:i/>
                <w:sz w:val="24"/>
                <w:szCs w:val="24"/>
              </w:rPr>
            </m:ctrlPr>
          </m:sSubPr>
          <m:e>
            <m:r>
              <w:rPr>
                <w:rFonts w:ascii="Cambria Math" w:hAnsi="Cambria Math"/>
                <w:sz w:val="24"/>
              </w:rPr>
              <m:t>λ</m:t>
            </m:r>
          </m:e>
          <m:sub>
            <m:r>
              <w:rPr>
                <w:rFonts w:ascii="Cambria Math" w:hAnsi="Cambria Math"/>
                <w:sz w:val="24"/>
              </w:rPr>
              <m:t>ij</m:t>
            </m:r>
          </m:sub>
        </m:sSub>
        <m:r>
          <w:rPr>
            <w:rFonts w:ascii="Cambria Math" w:hAnsi="Cambria Math"/>
            <w:sz w:val="24"/>
          </w:rPr>
          <m:t xml:space="preserve">)= </m:t>
        </m:r>
        <m:sSub>
          <m:sSubPr>
            <m:ctrlPr>
              <w:rPr>
                <w:rFonts w:ascii="Cambria Math" w:eastAsiaTheme="minorEastAsia" w:hAnsi="Cambria Math" w:cs="Times New Roman"/>
                <w:i/>
                <w:sz w:val="24"/>
                <w:szCs w:val="24"/>
              </w:rPr>
            </m:ctrlPr>
          </m:sSubPr>
          <m:e>
            <m:r>
              <w:rPr>
                <w:rFonts w:ascii="Cambria Math" w:hAnsi="Cambria Math"/>
                <w:sz w:val="24"/>
              </w:rPr>
              <m:t>η</m:t>
            </m:r>
          </m:e>
          <m:sub>
            <m:r>
              <w:rPr>
                <w:rFonts w:ascii="Cambria Math" w:hAnsi="Cambria Math"/>
                <w:sz w:val="24"/>
              </w:rPr>
              <m:t>ij</m:t>
            </m:r>
          </m:sub>
        </m:sSub>
      </m:oMath>
      <w:ins w:id="622" w:author="Md Asaduzzaman" w:date="2024-01-21T19:55:00Z">
        <w:r w:rsidR="0015298A" w:rsidRPr="002B701E">
          <w:rPr>
            <w:rFonts w:ascii="Times New Roman" w:eastAsiaTheme="minorEastAsia" w:hAnsi="Times New Roman" w:cs="Times New Roman"/>
            <w:sz w:val="24"/>
            <w:szCs w:val="24"/>
            <w:rPrChange w:id="623" w:author="Md Asaduzzaman" w:date="2024-01-21T19:55:00Z">
              <w:rPr>
                <w:rFonts w:ascii="Times New Roman" w:hAnsi="Times New Roman"/>
              </w:rPr>
            </w:rPrChange>
          </w:rPr>
          <w:t>.</w:t>
        </w:r>
      </w:ins>
    </w:p>
    <w:p w14:paraId="7610B761" w14:textId="7DA9B799" w:rsidR="001E60D0" w:rsidRPr="004048C1" w:rsidRDefault="00000000" w:rsidP="001E60D0">
      <w:pPr>
        <w:spacing w:after="0" w:line="480" w:lineRule="auto"/>
        <w:rPr>
          <w:rFonts w:ascii="Times New Roman" w:hAnsi="Times New Roman" w:cs="Times New Roman"/>
          <w:sz w:val="24"/>
          <w:szCs w:val="24"/>
        </w:rPr>
      </w:pPr>
      <m:oMathPara>
        <m:oMath>
          <m:func>
            <m:funcPr>
              <m:ctrlPr>
                <w:del w:id="624" w:author="Md Asaduzzaman" w:date="2024-01-21T20:22:00Z">
                  <w:rPr>
                    <w:rFonts w:ascii="Cambria Math" w:hAnsi="Cambria Math" w:cs="Times New Roman"/>
                    <w:iCs/>
                    <w:sz w:val="24"/>
                    <w:szCs w:val="24"/>
                  </w:rPr>
                </w:del>
              </m:ctrlPr>
            </m:funcPr>
            <m:fName>
              <m:r>
                <w:del w:id="625" w:author="Md Asaduzzaman" w:date="2024-01-21T20:22:00Z">
                  <m:rPr>
                    <m:sty m:val="p"/>
                  </m:rPr>
                  <w:rPr>
                    <w:rFonts w:ascii="Cambria Math" w:hAnsi="Cambria Math" w:cs="Times New Roman"/>
                    <w:sz w:val="24"/>
                    <w:szCs w:val="24"/>
                  </w:rPr>
                  <m:t>log</m:t>
                </w:del>
              </m:r>
            </m:fName>
            <m:e/>
          </m:func>
          <m:r>
            <w:del w:id="626" w:author="Md Asaduzzaman" w:date="2024-01-21T20:23:00Z">
              <m:rPr>
                <m:sty m:val="p"/>
              </m:rPr>
              <w:rPr>
                <w:rFonts w:ascii="Times New Roman" w:hAnsi="Times New Roman" w:cs="Times New Roman"/>
                <w:sz w:val="24"/>
                <w:szCs w:val="24"/>
              </w:rPr>
              <w:br/>
            </w:del>
          </m:r>
        </m:oMath>
      </m:oMathPara>
      <w:r w:rsidR="001E60D0" w:rsidRPr="00AD724A">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oMath>
      <w:r w:rsidR="001E60D0" w:rsidRPr="00AD724A">
        <w:rPr>
          <w:rFonts w:ascii="Times New Roman" w:hAnsi="Times New Roman" w:cs="Times New Roman"/>
          <w:sz w:val="24"/>
          <w:szCs w:val="24"/>
        </w:rPr>
        <w:t xml:space="preserve"> denotes the number of </w:t>
      </w:r>
      <w:r w:rsidR="001E60D0">
        <w:rPr>
          <w:rFonts w:ascii="Times New Roman" w:hAnsi="Times New Roman" w:cs="Times New Roman"/>
          <w:sz w:val="24"/>
          <w:szCs w:val="24"/>
        </w:rPr>
        <w:t>cases</w:t>
      </w:r>
      <w:r w:rsidR="001E60D0" w:rsidRPr="00AD724A">
        <w:rPr>
          <w:rFonts w:ascii="Times New Roman" w:hAnsi="Times New Roman" w:cs="Times New Roman"/>
          <w:sz w:val="24"/>
          <w:szCs w:val="24"/>
        </w:rPr>
        <w:t xml:space="preserve"> in </w:t>
      </w:r>
      <w:r w:rsidR="001E60D0">
        <w:rPr>
          <w:rFonts w:ascii="Times New Roman" w:hAnsi="Times New Roman" w:cs="Times New Roman"/>
          <w:sz w:val="24"/>
          <w:szCs w:val="24"/>
        </w:rPr>
        <w:t>day</w:t>
      </w:r>
      <w:r w:rsidR="001E60D0" w:rsidRPr="00AD724A">
        <w:rPr>
          <w:rFonts w:ascii="Times New Roman" w:hAnsi="Times New Roman" w:cs="Times New Roman"/>
          <w:sz w:val="24"/>
          <w:szCs w:val="24"/>
        </w:rPr>
        <w:t xml:space="preserve"> </w:t>
      </w:r>
      <w:proofErr w:type="spellStart"/>
      <w:r w:rsidR="001E60D0" w:rsidRPr="001128CF">
        <w:rPr>
          <w:rFonts w:ascii="Times New Roman" w:hAnsi="Times New Roman"/>
          <w:i/>
          <w:sz w:val="24"/>
          <w:rPrChange w:id="627" w:author="Md Asaduzzaman" w:date="2024-02-07T19:34:00Z">
            <w:rPr>
              <w:rFonts w:ascii="Times New Roman" w:hAnsi="Times New Roman"/>
              <w:sz w:val="24"/>
            </w:rPr>
          </w:rPrChange>
        </w:rPr>
        <w:t>i</w:t>
      </w:r>
      <w:proofErr w:type="spellEnd"/>
      <w:r w:rsidR="001E60D0" w:rsidRPr="00AD724A">
        <w:rPr>
          <w:rFonts w:ascii="Times New Roman" w:hAnsi="Times New Roman" w:cs="Times New Roman"/>
          <w:sz w:val="24"/>
          <w:szCs w:val="24"/>
        </w:rPr>
        <w:t xml:space="preserve"> on </w:t>
      </w:r>
      <w:r w:rsidR="001E60D0">
        <w:rPr>
          <w:rFonts w:ascii="Times New Roman" w:hAnsi="Times New Roman" w:cs="Times New Roman"/>
          <w:sz w:val="24"/>
          <w:szCs w:val="24"/>
        </w:rPr>
        <w:t>division</w:t>
      </w:r>
      <w:r w:rsidR="001E60D0" w:rsidRPr="00AD724A">
        <w:rPr>
          <w:rFonts w:ascii="Times New Roman" w:hAnsi="Times New Roman" w:cs="Times New Roman"/>
          <w:sz w:val="24"/>
          <w:szCs w:val="24"/>
        </w:rPr>
        <w:t xml:space="preserve"> </w:t>
      </w:r>
      <w:r w:rsidR="001E60D0" w:rsidRPr="001128CF">
        <w:rPr>
          <w:rFonts w:ascii="Times New Roman" w:hAnsi="Times New Roman"/>
          <w:i/>
          <w:sz w:val="24"/>
          <w:rPrChange w:id="628" w:author="Md Asaduzzaman" w:date="2024-02-07T19:34:00Z">
            <w:rPr>
              <w:rFonts w:ascii="Times New Roman" w:hAnsi="Times New Roman"/>
              <w:sz w:val="24"/>
            </w:rPr>
          </w:rPrChange>
        </w:rPr>
        <w:t>j</w:t>
      </w:r>
      <w:r w:rsidR="001E60D0" w:rsidRPr="00AD724A">
        <w:rPr>
          <w:rFonts w:ascii="Times New Roman" w:hAnsi="Times New Roman" w:cs="Times New Roman"/>
          <w:sz w:val="24"/>
          <w:szCs w:val="24"/>
        </w:rPr>
        <w:t xml:space="preserve"> (</w:t>
      </w:r>
      <w:proofErr w:type="spellStart"/>
      <w:r w:rsidR="001E60D0" w:rsidRPr="001128CF">
        <w:rPr>
          <w:rFonts w:ascii="Times New Roman" w:hAnsi="Times New Roman"/>
          <w:i/>
          <w:sz w:val="24"/>
          <w:rPrChange w:id="629" w:author="Md Asaduzzaman" w:date="2024-02-07T19:34:00Z">
            <w:rPr>
              <w:rFonts w:ascii="Times New Roman" w:hAnsi="Times New Roman"/>
              <w:sz w:val="24"/>
            </w:rPr>
          </w:rPrChange>
        </w:rPr>
        <w:t>i</w:t>
      </w:r>
      <w:proofErr w:type="spellEnd"/>
      <w:r w:rsidR="001E60D0" w:rsidRPr="00AD724A">
        <w:rPr>
          <w:rFonts w:ascii="Times New Roman" w:hAnsi="Times New Roman" w:cs="Times New Roman"/>
          <w:sz w:val="24"/>
          <w:szCs w:val="24"/>
        </w:rPr>
        <w:t xml:space="preserve"> = 1, 2, </w:t>
      </w:r>
      <w:r w:rsidR="001E60D0" w:rsidRPr="00AD724A">
        <w:rPr>
          <w:rFonts w:ascii="Cambria Math" w:hAnsi="Cambria Math" w:cs="Cambria Math"/>
          <w:sz w:val="24"/>
          <w:szCs w:val="24"/>
        </w:rPr>
        <w:t>⋯</w:t>
      </w:r>
      <w:r w:rsidR="001E60D0" w:rsidRPr="00AD724A">
        <w:rPr>
          <w:rFonts w:ascii="Times New Roman" w:hAnsi="Times New Roman" w:cs="Times New Roman"/>
          <w:sz w:val="24"/>
          <w:szCs w:val="24"/>
        </w:rPr>
        <w:t>, </w:t>
      </w:r>
      <w:r w:rsidR="001E60D0">
        <w:rPr>
          <w:rFonts w:ascii="Times New Roman" w:hAnsi="Times New Roman" w:cs="Times New Roman"/>
          <w:sz w:val="24"/>
          <w:szCs w:val="24"/>
        </w:rPr>
        <w:t>365</w:t>
      </w:r>
      <w:r w:rsidR="001E60D0" w:rsidRPr="00AD724A">
        <w:rPr>
          <w:rFonts w:ascii="Times New Roman" w:hAnsi="Times New Roman" w:cs="Times New Roman"/>
          <w:sz w:val="24"/>
          <w:szCs w:val="24"/>
        </w:rPr>
        <w:t>; </w:t>
      </w:r>
      <w:r w:rsidR="001E60D0" w:rsidRPr="001128CF">
        <w:rPr>
          <w:rFonts w:ascii="Times New Roman" w:hAnsi="Times New Roman"/>
          <w:i/>
          <w:sz w:val="24"/>
          <w:rPrChange w:id="630" w:author="Md Asaduzzaman" w:date="2024-02-07T19:34:00Z">
            <w:rPr>
              <w:rFonts w:ascii="Times New Roman" w:hAnsi="Times New Roman"/>
              <w:sz w:val="24"/>
            </w:rPr>
          </w:rPrChange>
        </w:rPr>
        <w:t>j</w:t>
      </w:r>
      <w:r w:rsidR="001E60D0" w:rsidRPr="00AD724A">
        <w:rPr>
          <w:rFonts w:ascii="Times New Roman" w:hAnsi="Times New Roman" w:cs="Times New Roman"/>
          <w:sz w:val="24"/>
          <w:szCs w:val="24"/>
        </w:rPr>
        <w:t xml:space="preserve"> = 1, 2, </w:t>
      </w:r>
      <w:r w:rsidR="001E60D0" w:rsidRPr="00AD724A">
        <w:rPr>
          <w:rFonts w:ascii="Cambria Math" w:hAnsi="Cambria Math" w:cs="Cambria Math"/>
          <w:sz w:val="24"/>
          <w:szCs w:val="24"/>
        </w:rPr>
        <w:t>⋯</w:t>
      </w:r>
      <w:r w:rsidR="001E60D0" w:rsidRPr="00AD724A">
        <w:rPr>
          <w:rFonts w:ascii="Times New Roman" w:hAnsi="Times New Roman" w:cs="Times New Roman"/>
          <w:sz w:val="24"/>
          <w:szCs w:val="24"/>
        </w:rPr>
        <w:t>, </w:t>
      </w:r>
      <w:r w:rsidR="001E60D0">
        <w:rPr>
          <w:rFonts w:ascii="Times New Roman" w:hAnsi="Times New Roman" w:cs="Times New Roman"/>
          <w:sz w:val="24"/>
          <w:szCs w:val="24"/>
        </w:rPr>
        <w:t>8</w:t>
      </w:r>
      <w:r w:rsidR="001E60D0" w:rsidRPr="00AD724A">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ij</m:t>
            </m:r>
          </m:sub>
        </m:sSub>
      </m:oMath>
      <w:r w:rsidR="001E60D0" w:rsidRPr="00AD724A">
        <w:rPr>
          <w:rFonts w:ascii="Times New Roman" w:hAnsi="Times New Roman" w:cs="Times New Roman"/>
          <w:sz w:val="24"/>
          <w:szCs w:val="24"/>
        </w:rPr>
        <w:t xml:space="preserve"> is the linear predictor, </w:t>
      </w:r>
      <m:oMath>
        <m:r>
          <w:rPr>
            <w:rFonts w:ascii="Cambria Math" w:eastAsiaTheme="minorEastAsia" w:hAnsi="Cambria Math" w:cs="Times New Roman"/>
            <w:sz w:val="24"/>
            <w:szCs w:val="24"/>
          </w:rPr>
          <m:t>η</m:t>
        </m:r>
      </m:oMath>
      <w:r w:rsidR="001E60D0" w:rsidRPr="00AD724A">
        <w:rPr>
          <w:rFonts w:ascii="Times New Roman" w:hAnsi="Times New Roman" w:cs="Times New Roman"/>
          <w:sz w:val="24"/>
          <w:szCs w:val="24"/>
        </w:rPr>
        <w:t xml:space="preserve"> is the intercept, </w:t>
      </w:r>
      <m:oMath>
        <m:sSub>
          <m:sSubPr>
            <m:ctrlPr>
              <w:ins w:id="631" w:author="Kazi Rahman" w:date="2024-02-07T19:24:00Z">
                <w:rPr>
                  <w:rFonts w:ascii="Cambria Math" w:eastAsiaTheme="minorEastAsia" w:hAnsi="Cambria Math" w:cs="Times New Roman"/>
                  <w:i/>
                  <w:sz w:val="24"/>
                  <w:szCs w:val="24"/>
                </w:rPr>
              </w:ins>
            </m:ctrlPr>
          </m:sSubPr>
          <m:e>
            <m:r>
              <w:ins w:id="632" w:author="Kazi Rahman" w:date="2024-02-07T19:24:00Z">
                <w:rPr>
                  <w:rFonts w:ascii="Cambria Math" w:eastAsiaTheme="minorEastAsia" w:hAnsi="Cambria Math" w:cs="Times New Roman"/>
                  <w:sz w:val="24"/>
                  <w:szCs w:val="24"/>
                </w:rPr>
                <m:t>τ</m:t>
              </w:ins>
            </m:r>
          </m:e>
          <m:sub>
            <m:r>
              <w:ins w:id="633" w:author="Kazi Rahman" w:date="2024-02-07T19:24:00Z">
                <w:rPr>
                  <w:rFonts w:ascii="Cambria Math" w:eastAsiaTheme="minorEastAsia" w:hAnsi="Cambria Math" w:cs="Times New Roman"/>
                  <w:sz w:val="24"/>
                  <w:szCs w:val="24"/>
                </w:rPr>
                <m:t>i</m:t>
              </w:ins>
            </m:r>
          </m:sub>
        </m:sSub>
        <m:sSub>
          <m:sSubPr>
            <m:ctrlPr>
              <w:del w:id="634" w:author="Kazi Rahman" w:date="2024-02-07T19:24:00Z">
                <w:rPr>
                  <w:rFonts w:ascii="Cambria Math" w:eastAsiaTheme="minorEastAsia" w:hAnsi="Cambria Math" w:cs="Times New Roman"/>
                  <w:i/>
                  <w:sz w:val="24"/>
                  <w:szCs w:val="24"/>
                </w:rPr>
              </w:del>
            </m:ctrlPr>
          </m:sSubPr>
          <m:e>
            <m:r>
              <w:del w:id="635" w:author="Kazi Rahman" w:date="2024-02-07T19:24:00Z">
                <w:rPr>
                  <w:rFonts w:ascii="Cambria Math" w:eastAsiaTheme="minorEastAsia" w:hAnsi="Cambria Math" w:cs="Times New Roman"/>
                  <w:sz w:val="24"/>
                  <w:szCs w:val="24"/>
                </w:rPr>
                <m:t>τ</m:t>
              </w:del>
            </m:r>
          </m:e>
          <m:sub>
            <m:r>
              <w:del w:id="636" w:author="Kazi Rahman" w:date="2024-02-07T19:24:00Z">
                <w:rPr>
                  <w:rFonts w:ascii="Cambria Math" w:eastAsiaTheme="minorEastAsia" w:hAnsi="Cambria Math" w:cs="Times New Roman"/>
                  <w:sz w:val="24"/>
                  <w:szCs w:val="24"/>
                </w:rPr>
                <m:t>ij</m:t>
              </w:del>
            </m:r>
          </m:sub>
        </m:sSub>
      </m:oMath>
      <w:r w:rsidR="001E60D0" w:rsidRPr="00AD724A">
        <w:rPr>
          <w:rFonts w:ascii="Times New Roman" w:hAnsi="Times New Roman" w:cs="Times New Roman"/>
          <w:sz w:val="24"/>
          <w:szCs w:val="24"/>
        </w:rPr>
        <w:t xml:space="preserve"> is the fixed effect due to </w:t>
      </w:r>
      <w:r w:rsidR="001E60D0">
        <w:rPr>
          <w:rFonts w:ascii="Times New Roman" w:hAnsi="Times New Roman" w:cs="Times New Roman"/>
          <w:sz w:val="24"/>
          <w:szCs w:val="24"/>
        </w:rPr>
        <w:t>day</w:t>
      </w:r>
      <w:r w:rsidR="001E60D0" w:rsidRPr="00AD724A">
        <w:rPr>
          <w:rFonts w:ascii="Times New Roman" w:hAnsi="Times New Roman" w:cs="Times New Roman"/>
          <w:sz w:val="24"/>
          <w:szCs w:val="24"/>
        </w:rPr>
        <w:t xml:space="preserve"> </w:t>
      </w:r>
      <w:proofErr w:type="spellStart"/>
      <w:r w:rsidR="001E60D0" w:rsidRPr="00CC443D">
        <w:rPr>
          <w:rFonts w:ascii="Times New Roman" w:hAnsi="Times New Roman"/>
          <w:i/>
          <w:sz w:val="24"/>
          <w:rPrChange w:id="637" w:author="Md Asaduzzaman" w:date="2024-02-07T19:34:00Z">
            <w:rPr>
              <w:rFonts w:ascii="Times New Roman" w:hAnsi="Times New Roman"/>
              <w:sz w:val="24"/>
            </w:rPr>
          </w:rPrChange>
        </w:rPr>
        <w:t>i</w:t>
      </w:r>
      <w:proofErr w:type="spellEnd"/>
      <w:ins w:id="638" w:author="Md Asaduzzaman" w:date="2024-01-21T21:12:00Z">
        <w:r w:rsidR="00577835">
          <w:rPr>
            <w:rFonts w:ascii="Times New Roman" w:hAnsi="Times New Roman" w:cs="Times New Roman"/>
            <w:sz w:val="24"/>
            <w:szCs w:val="24"/>
          </w:rPr>
          <w:t xml:space="preserve"> </w:t>
        </w:r>
        <w:r w:rsidR="003611B2">
          <w:rPr>
            <w:rFonts w:ascii="Times New Roman" w:hAnsi="Times New Roman" w:cs="Times New Roman"/>
            <w:sz w:val="24"/>
            <w:szCs w:val="24"/>
          </w:rPr>
          <w:t xml:space="preserve">for the </w:t>
        </w:r>
        <w:proofErr w:type="spellStart"/>
        <w:r w:rsidR="003611B2" w:rsidRPr="003611B2">
          <w:rPr>
            <w:rFonts w:ascii="Times New Roman" w:hAnsi="Times New Roman" w:cs="Times New Roman"/>
            <w:i/>
            <w:iCs/>
            <w:sz w:val="24"/>
            <w:szCs w:val="24"/>
            <w:rPrChange w:id="639" w:author="Md Asaduzzaman" w:date="2024-01-21T21:13:00Z">
              <w:rPr>
                <w:rFonts w:ascii="Times New Roman" w:hAnsi="Times New Roman" w:cs="Times New Roman"/>
                <w:sz w:val="24"/>
                <w:szCs w:val="24"/>
              </w:rPr>
            </w:rPrChange>
          </w:rPr>
          <w:t>j</w:t>
        </w:r>
        <w:r w:rsidR="003611B2">
          <w:rPr>
            <w:rFonts w:ascii="Times New Roman" w:hAnsi="Times New Roman" w:cs="Times New Roman"/>
            <w:sz w:val="24"/>
            <w:szCs w:val="24"/>
          </w:rPr>
          <w:t>th</w:t>
        </w:r>
        <w:proofErr w:type="spellEnd"/>
        <w:r w:rsidR="003611B2">
          <w:rPr>
            <w:rFonts w:ascii="Times New Roman" w:hAnsi="Times New Roman" w:cs="Times New Roman"/>
            <w:sz w:val="24"/>
            <w:szCs w:val="24"/>
          </w:rPr>
          <w:t xml:space="preserve"> covaria</w:t>
        </w:r>
      </w:ins>
      <w:ins w:id="640" w:author="Md Asaduzzaman" w:date="2024-01-21T21:13:00Z">
        <w:r w:rsidR="003611B2">
          <w:rPr>
            <w:rFonts w:ascii="Times New Roman" w:hAnsi="Times New Roman" w:cs="Times New Roman"/>
            <w:sz w:val="24"/>
            <w:szCs w:val="24"/>
          </w:rPr>
          <w:t>te</w:t>
        </w:r>
      </w:ins>
      <w:r w:rsidR="001E60D0" w:rsidRPr="00AD724A">
        <w:rPr>
          <w:rFonts w:ascii="Times New Roman"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j</m:t>
            </m:r>
          </m:sub>
        </m:sSub>
      </m:oMath>
      <w:r w:rsidR="001E60D0" w:rsidRPr="00AD724A">
        <w:rPr>
          <w:rFonts w:ascii="Times New Roman" w:hAnsi="Times New Roman" w:cs="Times New Roman"/>
          <w:sz w:val="24"/>
          <w:szCs w:val="24"/>
        </w:rPr>
        <w:t xml:space="preserve"> is the random effect due to </w:t>
      </w:r>
      <w:r w:rsidR="001E60D0">
        <w:rPr>
          <w:rFonts w:ascii="Times New Roman" w:hAnsi="Times New Roman" w:cs="Times New Roman"/>
          <w:sz w:val="24"/>
          <w:szCs w:val="24"/>
        </w:rPr>
        <w:t>division</w:t>
      </w:r>
      <w:r w:rsidR="001E60D0" w:rsidRPr="00AD724A">
        <w:rPr>
          <w:rFonts w:ascii="Times New Roman" w:hAnsi="Times New Roman" w:cs="Times New Roman"/>
          <w:sz w:val="24"/>
          <w:szCs w:val="24"/>
        </w:rPr>
        <w:t xml:space="preserve"> </w:t>
      </w:r>
      <w:r w:rsidR="001E60D0" w:rsidRPr="00445563">
        <w:rPr>
          <w:rFonts w:ascii="Times New Roman" w:hAnsi="Times New Roman"/>
          <w:i/>
          <w:sz w:val="24"/>
          <w:rPrChange w:id="641" w:author="Md Asaduzzaman" w:date="2024-02-07T19:34:00Z">
            <w:rPr>
              <w:rFonts w:ascii="Times New Roman" w:hAnsi="Times New Roman"/>
              <w:sz w:val="24"/>
            </w:rPr>
          </w:rPrChange>
        </w:rPr>
        <w:t>j</w:t>
      </w:r>
      <w:r w:rsidR="008C3869">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jgwNmFjZGUtMjBjOS00MzZhLWI0M2QtN2ZkNDIwMmVkNDBlIiwicHJvcGVydGllcyI6eyJub3RlSW5kZXgiOjB9LCJpc0VkaXRlZCI6ZmFsc2UsIm1hbnVhbE92ZXJyaWRlIjp7ImlzTWFudWFsbHlPdmVycmlkZGVuIjpmYWxzZSwiY2l0ZXByb2NUZXh0IjoiPHN1cD4xNTwvc3VwPi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
          <w:id w:val="-946925150"/>
          <w:placeholder>
            <w:docPart w:val="DefaultPlaceholder_-1854013440"/>
          </w:placeholder>
        </w:sdtPr>
        <w:sdtContent>
          <w:r w:rsidR="006A6FDB" w:rsidRPr="006A6FDB">
            <w:rPr>
              <w:rFonts w:ascii="Times New Roman" w:hAnsi="Times New Roman" w:cs="Times New Roman"/>
              <w:color w:val="000000"/>
              <w:sz w:val="24"/>
              <w:szCs w:val="24"/>
              <w:vertAlign w:val="superscript"/>
            </w:rPr>
            <w:t>15</w:t>
          </w:r>
        </w:sdtContent>
      </w:sdt>
      <w:r w:rsidR="001E60D0" w:rsidRPr="00AD724A">
        <w:rPr>
          <w:rFonts w:ascii="Times New Roman" w:hAnsi="Times New Roman" w:cs="Times New Roman"/>
          <w:sz w:val="24"/>
          <w:szCs w:val="24"/>
        </w:rPr>
        <w:t>.</w:t>
      </w:r>
    </w:p>
    <w:p w14:paraId="5D82CFC4" w14:textId="77777777" w:rsidR="009369F1" w:rsidRDefault="009369F1" w:rsidP="009369F1">
      <w:pPr>
        <w:spacing w:after="0" w:line="480" w:lineRule="auto"/>
        <w:rPr>
          <w:ins w:id="642" w:author="Md Asaduzzaman" w:date="2024-01-21T20:22:00Z"/>
          <w:rFonts w:ascii="Times New Roman" w:hAnsi="Times New Roman" w:cs="Times New Roman"/>
          <w:sz w:val="24"/>
          <w:szCs w:val="24"/>
        </w:rPr>
      </w:pPr>
      <w:ins w:id="643" w:author="Md Asaduzzaman" w:date="2024-01-21T20:22:00Z">
        <w:r>
          <w:rPr>
            <w:rFonts w:ascii="Times New Roman" w:hAnsi="Times New Roman" w:cs="Times New Roman"/>
            <w:sz w:val="24"/>
            <w:szCs w:val="24"/>
          </w:rPr>
          <w:t>The specific form of our model can be given by</w:t>
        </w:r>
      </w:ins>
    </w:p>
    <w:p w14:paraId="7E6976AE" w14:textId="2331DEBB" w:rsidR="009369F1" w:rsidRPr="00A40C9C" w:rsidRDefault="00000000" w:rsidP="009369F1">
      <w:pPr>
        <w:spacing w:after="0" w:line="480" w:lineRule="auto"/>
        <w:jc w:val="center"/>
        <w:rPr>
          <w:ins w:id="644" w:author="Md Asaduzzaman" w:date="2024-01-21T20:22:00Z"/>
        </w:rPr>
      </w:pPr>
      <m:oMathPara>
        <m:oMath>
          <m:func>
            <m:funcPr>
              <m:ctrlPr>
                <w:ins w:id="645" w:author="Md Asaduzzaman" w:date="2024-01-21T20:22:00Z">
                  <w:rPr>
                    <w:rFonts w:ascii="Cambria Math" w:hAnsi="Cambria Math" w:cs="Times New Roman"/>
                    <w:iCs/>
                    <w:sz w:val="24"/>
                    <w:szCs w:val="24"/>
                  </w:rPr>
                </w:ins>
              </m:ctrlPr>
            </m:funcPr>
            <m:fName>
              <m:r>
                <w:ins w:id="646" w:author="Md Asaduzzaman" w:date="2024-01-21T20:22:00Z">
                  <m:rPr>
                    <m:sty m:val="p"/>
                  </m:rPr>
                  <w:rPr>
                    <w:rFonts w:ascii="Cambria Math" w:hAnsi="Cambria Math" w:cs="Times New Roman"/>
                    <w:sz w:val="24"/>
                    <w:szCs w:val="24"/>
                  </w:rPr>
                  <m:t>log</m:t>
                </w:ins>
              </m:r>
            </m:fName>
            <m:e>
              <m:d>
                <m:dPr>
                  <m:begChr m:val="["/>
                  <m:endChr m:val="]"/>
                  <m:ctrlPr>
                    <w:ins w:id="647" w:author="Md Asaduzzaman" w:date="2024-01-21T20:22:00Z">
                      <w:rPr>
                        <w:rFonts w:ascii="Cambria Math" w:hAnsi="Cambria Math" w:cs="Times New Roman"/>
                        <w:i/>
                        <w:iCs/>
                        <w:sz w:val="24"/>
                        <w:szCs w:val="24"/>
                      </w:rPr>
                    </w:ins>
                  </m:ctrlPr>
                </m:dPr>
                <m:e>
                  <m:r>
                    <w:ins w:id="648" w:author="Md Asaduzzaman" w:date="2024-01-21T20:22:00Z">
                      <w:rPr>
                        <w:rFonts w:ascii="Cambria Math" w:hAnsi="Cambria Math" w:cs="Times New Roman"/>
                        <w:sz w:val="24"/>
                        <w:szCs w:val="24"/>
                      </w:rPr>
                      <m:t>E</m:t>
                    </w:ins>
                  </m:r>
                  <m:d>
                    <m:dPr>
                      <m:ctrlPr>
                        <w:ins w:id="649" w:author="Md Asaduzzaman" w:date="2024-01-21T20:22:00Z">
                          <w:rPr>
                            <w:rFonts w:ascii="Cambria Math" w:hAnsi="Cambria Math" w:cs="Times New Roman"/>
                            <w:i/>
                            <w:iCs/>
                            <w:sz w:val="24"/>
                            <w:szCs w:val="24"/>
                          </w:rPr>
                        </w:ins>
                      </m:ctrlPr>
                    </m:dPr>
                    <m:e>
                      <m:sSub>
                        <m:sSubPr>
                          <m:ctrlPr>
                            <w:ins w:id="650" w:author="Md Asaduzzaman" w:date="2024-01-21T20:22:00Z">
                              <w:rPr>
                                <w:rFonts w:ascii="Cambria Math" w:hAnsi="Cambria Math" w:cs="Times New Roman"/>
                                <w:i/>
                                <w:iCs/>
                                <w:sz w:val="24"/>
                                <w:szCs w:val="24"/>
                              </w:rPr>
                            </w:ins>
                          </m:ctrlPr>
                        </m:sSubPr>
                        <m:e>
                          <m:r>
                            <w:ins w:id="651" w:author="Md Asaduzzaman" w:date="2024-01-21T20:22:00Z">
                              <w:rPr>
                                <w:rFonts w:ascii="Cambria Math" w:hAnsi="Cambria Math" w:cs="Times New Roman"/>
                                <w:sz w:val="24"/>
                                <w:szCs w:val="24"/>
                              </w:rPr>
                              <m:t>y</m:t>
                            </w:ins>
                          </m:r>
                        </m:e>
                        <m:sub>
                          <m:r>
                            <w:ins w:id="652" w:author="Md Asaduzzaman" w:date="2024-01-21T20:22:00Z">
                              <w:rPr>
                                <w:rFonts w:ascii="Cambria Math" w:hAnsi="Cambria Math" w:cs="Times New Roman"/>
                                <w:sz w:val="24"/>
                                <w:szCs w:val="24"/>
                              </w:rPr>
                              <m:t>ij</m:t>
                            </w:ins>
                          </m:r>
                        </m:sub>
                      </m:sSub>
                    </m:e>
                  </m:d>
                </m:e>
              </m:d>
              <m:r>
                <w:ins w:id="653" w:author="Md Asaduzzaman" w:date="2024-01-21T20:22:00Z">
                  <w:rPr>
                    <w:rFonts w:ascii="Cambria Math" w:hAnsi="Cambria Math" w:cs="Times New Roman"/>
                    <w:sz w:val="24"/>
                    <w:szCs w:val="24"/>
                  </w:rPr>
                  <m:t xml:space="preserve">= </m:t>
                </w:ins>
              </m:r>
              <m:sSub>
                <m:sSubPr>
                  <m:ctrlPr>
                    <w:ins w:id="654" w:author="Md Asaduzzaman" w:date="2024-01-21T20:22:00Z">
                      <w:rPr>
                        <w:rFonts w:ascii="Cambria Math" w:hAnsi="Cambria Math" w:cs="Times New Roman"/>
                        <w:i/>
                        <w:iCs/>
                        <w:sz w:val="24"/>
                        <w:szCs w:val="24"/>
                      </w:rPr>
                    </w:ins>
                  </m:ctrlPr>
                </m:sSubPr>
                <m:e>
                  <m:r>
                    <w:ins w:id="655" w:author="Md Asaduzzaman" w:date="2024-01-21T20:22:00Z">
                      <w:rPr>
                        <w:rFonts w:ascii="Cambria Math" w:hAnsi="Cambria Math" w:cs="Times New Roman"/>
                        <w:sz w:val="24"/>
                        <w:szCs w:val="24"/>
                      </w:rPr>
                      <m:t>β</m:t>
                    </w:ins>
                  </m:r>
                </m:e>
                <m:sub>
                  <m:r>
                    <w:ins w:id="656" w:author="Md Asaduzzaman" w:date="2024-01-21T20:22:00Z">
                      <w:rPr>
                        <w:rFonts w:ascii="Cambria Math" w:hAnsi="Cambria Math" w:cs="Times New Roman"/>
                        <w:sz w:val="24"/>
                        <w:szCs w:val="24"/>
                      </w:rPr>
                      <m:t>0</m:t>
                    </w:ins>
                  </m:r>
                </m:sub>
              </m:sSub>
              <m:r>
                <w:ins w:id="657" w:author="Md Asaduzzaman" w:date="2024-01-21T20:22:00Z">
                  <w:rPr>
                    <w:rFonts w:ascii="Cambria Math" w:hAnsi="Cambria Math" w:cs="Times New Roman"/>
                    <w:sz w:val="24"/>
                    <w:szCs w:val="24"/>
                  </w:rPr>
                  <m:t xml:space="preserve">+ </m:t>
                </w:ins>
              </m:r>
              <m:sSub>
                <m:sSubPr>
                  <m:ctrlPr>
                    <w:ins w:id="658" w:author="Md Asaduzzaman" w:date="2024-01-21T20:22:00Z">
                      <w:rPr>
                        <w:rFonts w:ascii="Cambria Math" w:hAnsi="Cambria Math" w:cs="Times New Roman"/>
                        <w:i/>
                        <w:iCs/>
                        <w:sz w:val="24"/>
                        <w:szCs w:val="24"/>
                      </w:rPr>
                    </w:ins>
                  </m:ctrlPr>
                </m:sSubPr>
                <m:e>
                  <m:r>
                    <w:ins w:id="659" w:author="Md Asaduzzaman" w:date="2024-01-21T20:22:00Z">
                      <w:rPr>
                        <w:rFonts w:ascii="Cambria Math" w:hAnsi="Cambria Math" w:cs="Times New Roman"/>
                        <w:sz w:val="24"/>
                        <w:szCs w:val="24"/>
                      </w:rPr>
                      <m:t>β</m:t>
                    </w:ins>
                  </m:r>
                </m:e>
                <m:sub>
                  <m:r>
                    <w:ins w:id="660" w:author="Md Asaduzzaman" w:date="2024-01-21T20:22:00Z">
                      <w:rPr>
                        <w:rFonts w:ascii="Cambria Math" w:hAnsi="Cambria Math" w:cs="Times New Roman"/>
                        <w:sz w:val="24"/>
                        <w:szCs w:val="24"/>
                      </w:rPr>
                      <m:t>1</m:t>
                    </w:ins>
                  </m:r>
                </m:sub>
              </m:sSub>
              <m:r>
                <w:ins w:id="661" w:author="Md Asaduzzaman" w:date="2024-01-21T20:22:00Z">
                  <w:rPr>
                    <w:rFonts w:ascii="Cambria Math" w:hAnsi="Cambria Math" w:cs="Times New Roman"/>
                    <w:sz w:val="24"/>
                    <w:szCs w:val="24"/>
                  </w:rPr>
                  <m:t xml:space="preserve"> P</m:t>
                </w:ins>
              </m:r>
              <m:sSub>
                <m:sSubPr>
                  <m:ctrlPr>
                    <w:ins w:id="662" w:author="Md Asaduzzaman" w:date="2024-01-21T20:22:00Z">
                      <w:rPr>
                        <w:rFonts w:ascii="Cambria Math" w:hAnsi="Cambria Math" w:cs="Times New Roman"/>
                        <w:i/>
                        <w:iCs/>
                        <w:sz w:val="24"/>
                        <w:szCs w:val="24"/>
                      </w:rPr>
                    </w:ins>
                  </m:ctrlPr>
                </m:sSubPr>
                <m:e>
                  <m:r>
                    <w:ins w:id="663" w:author="Md Asaduzzaman" w:date="2024-01-21T20:22:00Z">
                      <w:rPr>
                        <w:rFonts w:ascii="Cambria Math" w:hAnsi="Cambria Math" w:cs="Times New Roman"/>
                        <w:sz w:val="24"/>
                        <w:szCs w:val="24"/>
                      </w:rPr>
                      <m:t>D</m:t>
                    </w:ins>
                  </m:r>
                </m:e>
                <m:sub>
                  <m:r>
                    <w:ins w:id="664" w:author="Md Asaduzzaman" w:date="2024-01-21T21:04:00Z">
                      <w:rPr>
                        <w:rFonts w:ascii="Cambria Math" w:hAnsi="Cambria Math" w:cs="Times New Roman"/>
                        <w:sz w:val="24"/>
                        <w:szCs w:val="24"/>
                      </w:rPr>
                      <m:t>j</m:t>
                    </w:ins>
                  </m:r>
                </m:sub>
              </m:sSub>
              <m:r>
                <w:ins w:id="665" w:author="Md Asaduzzaman" w:date="2024-01-21T20:22:00Z">
                  <w:rPr>
                    <w:rFonts w:ascii="Cambria Math" w:hAnsi="Cambria Math" w:cs="Times New Roman"/>
                    <w:sz w:val="24"/>
                    <w:szCs w:val="24"/>
                  </w:rPr>
                  <m:t>+</m:t>
                </w:ins>
              </m:r>
              <m:sSub>
                <m:sSubPr>
                  <m:ctrlPr>
                    <w:ins w:id="666" w:author="Md Asaduzzaman" w:date="2024-01-21T20:22:00Z">
                      <w:rPr>
                        <w:rFonts w:ascii="Cambria Math" w:hAnsi="Cambria Math" w:cs="Times New Roman"/>
                        <w:i/>
                        <w:iCs/>
                        <w:sz w:val="24"/>
                        <w:szCs w:val="24"/>
                      </w:rPr>
                    </w:ins>
                  </m:ctrlPr>
                </m:sSubPr>
                <m:e>
                  <m:r>
                    <w:ins w:id="667" w:author="Md Asaduzzaman" w:date="2024-01-21T20:22:00Z">
                      <w:rPr>
                        <w:rFonts w:ascii="Cambria Math" w:hAnsi="Cambria Math" w:cs="Times New Roman"/>
                        <w:sz w:val="24"/>
                        <w:szCs w:val="24"/>
                      </w:rPr>
                      <m:t>β</m:t>
                    </w:ins>
                  </m:r>
                </m:e>
                <m:sub>
                  <m:r>
                    <w:ins w:id="668" w:author="Md Asaduzzaman" w:date="2024-01-21T20:22:00Z">
                      <w:rPr>
                        <w:rFonts w:ascii="Cambria Math" w:hAnsi="Cambria Math" w:cs="Times New Roman"/>
                        <w:sz w:val="24"/>
                        <w:szCs w:val="24"/>
                      </w:rPr>
                      <m:t>2</m:t>
                    </w:ins>
                  </m:r>
                </m:sub>
              </m:sSub>
              <m:r>
                <w:ins w:id="669" w:author="Md Asaduzzaman" w:date="2024-01-21T20:22:00Z">
                  <w:rPr>
                    <w:rFonts w:ascii="Cambria Math" w:hAnsi="Cambria Math" w:cs="Times New Roman"/>
                    <w:sz w:val="24"/>
                    <w:szCs w:val="24"/>
                  </w:rPr>
                  <m:t xml:space="preserve"> UR</m:t>
                </w:ins>
              </m:r>
              <m:sSub>
                <m:sSubPr>
                  <m:ctrlPr>
                    <w:ins w:id="670" w:author="Md Asaduzzaman" w:date="2024-01-21T20:22:00Z">
                      <w:rPr>
                        <w:rFonts w:ascii="Cambria Math" w:hAnsi="Cambria Math" w:cs="Times New Roman"/>
                        <w:i/>
                        <w:iCs/>
                        <w:sz w:val="24"/>
                        <w:szCs w:val="24"/>
                      </w:rPr>
                    </w:ins>
                  </m:ctrlPr>
                </m:sSubPr>
                <m:e>
                  <m:r>
                    <w:ins w:id="671" w:author="Md Asaduzzaman" w:date="2024-01-21T20:22:00Z">
                      <w:rPr>
                        <w:rFonts w:ascii="Cambria Math" w:hAnsi="Cambria Math" w:cs="Times New Roman"/>
                        <w:sz w:val="24"/>
                        <w:szCs w:val="24"/>
                      </w:rPr>
                      <m:t>R</m:t>
                    </w:ins>
                  </m:r>
                </m:e>
                <m:sub>
                  <m:r>
                    <w:ins w:id="672" w:author="Md Asaduzzaman" w:date="2024-01-21T21:04:00Z">
                      <w:rPr>
                        <w:rFonts w:ascii="Cambria Math" w:hAnsi="Cambria Math" w:cs="Times New Roman"/>
                        <w:sz w:val="24"/>
                        <w:szCs w:val="24"/>
                      </w:rPr>
                      <m:t>j</m:t>
                    </w:ins>
                  </m:r>
                </m:sub>
              </m:sSub>
              <m:r>
                <w:ins w:id="673" w:author="Md Asaduzzaman" w:date="2024-01-21T20:22:00Z">
                  <w:rPr>
                    <w:rFonts w:ascii="Cambria Math" w:hAnsi="Cambria Math" w:cs="Times New Roman"/>
                    <w:sz w:val="24"/>
                    <w:szCs w:val="24"/>
                  </w:rPr>
                  <m:t>+</m:t>
                </w:ins>
              </m:r>
              <m:sSub>
                <m:sSubPr>
                  <m:ctrlPr>
                    <w:ins w:id="674" w:author="Md Asaduzzaman" w:date="2024-01-21T20:22:00Z">
                      <w:rPr>
                        <w:rFonts w:ascii="Cambria Math" w:hAnsi="Cambria Math" w:cs="Times New Roman"/>
                        <w:i/>
                        <w:iCs/>
                        <w:sz w:val="24"/>
                        <w:szCs w:val="24"/>
                      </w:rPr>
                    </w:ins>
                  </m:ctrlPr>
                </m:sSubPr>
                <m:e>
                  <m:r>
                    <w:ins w:id="675" w:author="Md Asaduzzaman" w:date="2024-01-21T20:22:00Z">
                      <w:rPr>
                        <w:rFonts w:ascii="Cambria Math" w:hAnsi="Cambria Math" w:cs="Times New Roman"/>
                        <w:sz w:val="24"/>
                        <w:szCs w:val="24"/>
                      </w:rPr>
                      <m:t>β</m:t>
                    </w:ins>
                  </m:r>
                </m:e>
                <m:sub>
                  <m:r>
                    <w:ins w:id="676" w:author="Md Asaduzzaman" w:date="2024-01-21T20:22:00Z">
                      <w:rPr>
                        <w:rFonts w:ascii="Cambria Math" w:hAnsi="Cambria Math" w:cs="Times New Roman"/>
                        <w:sz w:val="24"/>
                        <w:szCs w:val="24"/>
                      </w:rPr>
                      <m:t>3</m:t>
                    </w:ins>
                  </m:r>
                </m:sub>
              </m:sSub>
              <m:r>
                <w:ins w:id="677" w:author="Md Asaduzzaman" w:date="2024-01-21T20:22:00Z">
                  <w:rPr>
                    <w:rFonts w:ascii="Cambria Math" w:hAnsi="Cambria Math" w:cs="Times New Roman"/>
                    <w:sz w:val="24"/>
                    <w:szCs w:val="24"/>
                  </w:rPr>
                  <m:t xml:space="preserve"> DF</m:t>
                </w:ins>
              </m:r>
              <m:sSub>
                <m:sSubPr>
                  <m:ctrlPr>
                    <w:ins w:id="678" w:author="Md Asaduzzaman" w:date="2024-01-21T20:22:00Z">
                      <w:rPr>
                        <w:rFonts w:ascii="Cambria Math" w:hAnsi="Cambria Math" w:cs="Times New Roman"/>
                        <w:i/>
                        <w:iCs/>
                        <w:sz w:val="24"/>
                        <w:szCs w:val="24"/>
                      </w:rPr>
                    </w:ins>
                  </m:ctrlPr>
                </m:sSubPr>
                <m:e>
                  <m:r>
                    <w:ins w:id="679" w:author="Md Asaduzzaman" w:date="2024-01-21T20:22:00Z">
                      <w:rPr>
                        <w:rFonts w:ascii="Cambria Math" w:hAnsi="Cambria Math" w:cs="Times New Roman"/>
                        <w:sz w:val="24"/>
                        <w:szCs w:val="24"/>
                      </w:rPr>
                      <m:t>D</m:t>
                    </w:ins>
                  </m:r>
                </m:e>
                <m:sub>
                  <m:r>
                    <w:ins w:id="680" w:author="Md Asaduzzaman" w:date="2024-01-21T21:04:00Z">
                      <w:rPr>
                        <w:rFonts w:ascii="Cambria Math" w:hAnsi="Cambria Math" w:cs="Times New Roman"/>
                        <w:sz w:val="24"/>
                        <w:szCs w:val="24"/>
                      </w:rPr>
                      <m:t>j</m:t>
                    </w:ins>
                  </m:r>
                </m:sub>
              </m:sSub>
              <m:r>
                <w:ins w:id="681" w:author="Md Asaduzzaman" w:date="2024-01-21T20:22:00Z">
                  <w:rPr>
                    <w:rFonts w:ascii="Cambria Math" w:hAnsi="Cambria Math" w:cs="Times New Roman"/>
                    <w:sz w:val="24"/>
                    <w:szCs w:val="24"/>
                  </w:rPr>
                  <m:t xml:space="preserve">+ </m:t>
                </w:ins>
              </m:r>
              <m:sSub>
                <m:sSubPr>
                  <m:ctrlPr>
                    <w:ins w:id="682" w:author="Md Asaduzzaman" w:date="2024-01-21T20:22:00Z">
                      <w:rPr>
                        <w:rFonts w:ascii="Cambria Math" w:hAnsi="Cambria Math" w:cs="Times New Roman"/>
                        <w:i/>
                        <w:iCs/>
                        <w:sz w:val="24"/>
                        <w:szCs w:val="24"/>
                      </w:rPr>
                    </w:ins>
                  </m:ctrlPr>
                </m:sSubPr>
                <m:e>
                  <m:r>
                    <w:ins w:id="683" w:author="Md Asaduzzaman" w:date="2024-01-21T20:22:00Z">
                      <w:rPr>
                        <w:rFonts w:ascii="Cambria Math" w:hAnsi="Cambria Math" w:cs="Times New Roman"/>
                        <w:sz w:val="24"/>
                        <w:szCs w:val="24"/>
                      </w:rPr>
                      <m:t>β</m:t>
                    </w:ins>
                  </m:r>
                </m:e>
                <m:sub>
                  <m:r>
                    <w:ins w:id="684" w:author="Md Asaduzzaman" w:date="2024-01-21T20:22:00Z">
                      <w:rPr>
                        <w:rFonts w:ascii="Cambria Math" w:hAnsi="Cambria Math" w:cs="Times New Roman"/>
                        <w:sz w:val="24"/>
                        <w:szCs w:val="24"/>
                      </w:rPr>
                      <m:t>4</m:t>
                    </w:ins>
                  </m:r>
                </m:sub>
              </m:sSub>
              <m:r>
                <w:ins w:id="685" w:author="Md Asaduzzaman" w:date="2024-01-21T20:22:00Z">
                  <w:rPr>
                    <w:rFonts w:ascii="Cambria Math" w:hAnsi="Cambria Math" w:cs="Times New Roman"/>
                    <w:sz w:val="24"/>
                    <w:szCs w:val="24"/>
                  </w:rPr>
                  <m:t xml:space="preserve"> </m:t>
                </w:ins>
              </m:r>
              <m:r>
                <w:ins w:id="686" w:author="Md Asaduzzaman" w:date="2024-01-21T21:09:00Z">
                  <w:rPr>
                    <w:rFonts w:ascii="Cambria Math" w:hAnsi="Cambria Math" w:cs="Times New Roman"/>
                    <w:sz w:val="24"/>
                    <w:szCs w:val="24"/>
                  </w:rPr>
                  <m:t>D</m:t>
                </w:ins>
              </m:r>
              <m:r>
                <w:ins w:id="687" w:author="Md Asaduzzaman" w:date="2024-01-21T20:22:00Z">
                  <w:rPr>
                    <w:rFonts w:ascii="Cambria Math" w:hAnsi="Cambria Math" w:cs="Times New Roman"/>
                    <w:sz w:val="24"/>
                    <w:szCs w:val="24"/>
                  </w:rPr>
                  <m:t>A</m:t>
                </w:ins>
              </m:r>
              <m:sSub>
                <m:sSubPr>
                  <m:ctrlPr>
                    <w:ins w:id="688" w:author="Md Asaduzzaman" w:date="2024-01-21T20:22:00Z">
                      <w:rPr>
                        <w:rFonts w:ascii="Cambria Math" w:hAnsi="Cambria Math" w:cs="Times New Roman"/>
                        <w:i/>
                        <w:iCs/>
                        <w:sz w:val="24"/>
                        <w:szCs w:val="24"/>
                      </w:rPr>
                    </w:ins>
                  </m:ctrlPr>
                </m:sSubPr>
                <m:e>
                  <m:r>
                    <w:ins w:id="689" w:author="Md Asaduzzaman" w:date="2024-01-21T20:22:00Z">
                      <w:rPr>
                        <w:rFonts w:ascii="Cambria Math" w:hAnsi="Cambria Math" w:cs="Times New Roman"/>
                        <w:sz w:val="24"/>
                        <w:szCs w:val="24"/>
                      </w:rPr>
                      <m:t>T</m:t>
                    </w:ins>
                  </m:r>
                </m:e>
                <m:sub>
                  <m:r>
                    <w:ins w:id="690" w:author="Md Asaduzzaman" w:date="2024-01-21T20:22:00Z">
                      <w:rPr>
                        <w:rFonts w:ascii="Cambria Math" w:hAnsi="Cambria Math" w:cs="Times New Roman"/>
                        <w:sz w:val="24"/>
                        <w:szCs w:val="24"/>
                      </w:rPr>
                      <m:t>ij</m:t>
                    </w:ins>
                  </m:r>
                </m:sub>
              </m:sSub>
              <m:r>
                <w:ins w:id="691" w:author="Md Asaduzzaman" w:date="2024-01-21T20:22:00Z">
                  <w:rPr>
                    <w:rFonts w:ascii="Cambria Math" w:hAnsi="Cambria Math" w:cs="Times New Roman"/>
                    <w:sz w:val="24"/>
                    <w:szCs w:val="24"/>
                  </w:rPr>
                  <m:t xml:space="preserve">+ + </m:t>
                </w:ins>
              </m:r>
              <m:sSub>
                <m:sSubPr>
                  <m:ctrlPr>
                    <w:ins w:id="692" w:author="Md Asaduzzaman" w:date="2024-01-21T20:22:00Z">
                      <w:rPr>
                        <w:rFonts w:ascii="Cambria Math" w:hAnsi="Cambria Math" w:cs="Times New Roman"/>
                        <w:i/>
                        <w:iCs/>
                        <w:sz w:val="24"/>
                        <w:szCs w:val="24"/>
                      </w:rPr>
                    </w:ins>
                  </m:ctrlPr>
                </m:sSubPr>
                <m:e>
                  <m:r>
                    <w:ins w:id="693" w:author="Md Asaduzzaman" w:date="2024-01-21T20:22:00Z">
                      <w:rPr>
                        <w:rFonts w:ascii="Cambria Math" w:hAnsi="Cambria Math" w:cs="Times New Roman"/>
                        <w:sz w:val="24"/>
                        <w:szCs w:val="24"/>
                      </w:rPr>
                      <m:t>β</m:t>
                    </w:ins>
                  </m:r>
                </m:e>
                <m:sub>
                  <m:r>
                    <w:ins w:id="694" w:author="Md Asaduzzaman" w:date="2024-01-21T20:22:00Z">
                      <w:rPr>
                        <w:rFonts w:ascii="Cambria Math" w:hAnsi="Cambria Math" w:cs="Times New Roman"/>
                        <w:sz w:val="24"/>
                        <w:szCs w:val="24"/>
                      </w:rPr>
                      <m:t>5</m:t>
                    </w:ins>
                  </m:r>
                </m:sub>
              </m:sSub>
              <m:r>
                <w:ins w:id="695" w:author="Md Asaduzzaman" w:date="2024-01-21T20:22:00Z">
                  <w:rPr>
                    <w:rFonts w:ascii="Cambria Math" w:hAnsi="Cambria Math" w:cs="Times New Roman"/>
                    <w:sz w:val="24"/>
                    <w:szCs w:val="24"/>
                  </w:rPr>
                  <m:t xml:space="preserve"> DT</m:t>
                </w:ins>
              </m:r>
              <m:sSub>
                <m:sSubPr>
                  <m:ctrlPr>
                    <w:ins w:id="696" w:author="Md Asaduzzaman" w:date="2024-01-21T20:22:00Z">
                      <w:rPr>
                        <w:rFonts w:ascii="Cambria Math" w:hAnsi="Cambria Math" w:cs="Times New Roman"/>
                        <w:i/>
                        <w:iCs/>
                        <w:sz w:val="24"/>
                        <w:szCs w:val="24"/>
                      </w:rPr>
                    </w:ins>
                  </m:ctrlPr>
                </m:sSubPr>
                <m:e>
                  <m:r>
                    <w:ins w:id="697" w:author="Md Asaduzzaman" w:date="2024-01-21T20:22:00Z">
                      <w:rPr>
                        <w:rFonts w:ascii="Cambria Math" w:hAnsi="Cambria Math" w:cs="Times New Roman"/>
                        <w:sz w:val="24"/>
                        <w:szCs w:val="24"/>
                      </w:rPr>
                      <m:t>R</m:t>
                    </w:ins>
                  </m:r>
                </m:e>
                <m:sub>
                  <m:r>
                    <w:ins w:id="698" w:author="Md Asaduzzaman" w:date="2024-01-21T20:22:00Z">
                      <w:rPr>
                        <w:rFonts w:ascii="Cambria Math" w:hAnsi="Cambria Math" w:cs="Times New Roman"/>
                        <w:sz w:val="24"/>
                        <w:szCs w:val="24"/>
                      </w:rPr>
                      <m:t>ij</m:t>
                    </w:ins>
                  </m:r>
                </m:sub>
              </m:sSub>
              <m:r>
                <w:ins w:id="699" w:author="Md Asaduzzaman" w:date="2024-01-21T20:22:00Z">
                  <w:rPr>
                    <w:rFonts w:ascii="Cambria Math" w:hAnsi="Cambria Math" w:cs="Times New Roman"/>
                    <w:sz w:val="24"/>
                    <w:szCs w:val="24"/>
                  </w:rPr>
                  <m:t>+</m:t>
                </w:ins>
              </m:r>
              <m:sSub>
                <m:sSubPr>
                  <m:ctrlPr>
                    <w:ins w:id="700" w:author="Md Asaduzzaman" w:date="2024-01-21T20:22:00Z">
                      <w:rPr>
                        <w:rFonts w:ascii="Cambria Math" w:hAnsi="Cambria Math" w:cs="Times New Roman"/>
                        <w:i/>
                        <w:iCs/>
                        <w:sz w:val="24"/>
                        <w:szCs w:val="24"/>
                      </w:rPr>
                    </w:ins>
                  </m:ctrlPr>
                </m:sSubPr>
                <m:e>
                  <m:r>
                    <w:ins w:id="701" w:author="Md Asaduzzaman" w:date="2024-01-21T20:22:00Z">
                      <w:rPr>
                        <w:rFonts w:ascii="Cambria Math" w:hAnsi="Cambria Math" w:cs="Times New Roman"/>
                        <w:sz w:val="24"/>
                        <w:szCs w:val="24"/>
                      </w:rPr>
                      <m:t>r</m:t>
                    </w:ins>
                  </m:r>
                </m:e>
                <m:sub>
                  <m:r>
                    <w:ins w:id="702" w:author="Md Asaduzzaman" w:date="2024-01-21T20:22:00Z">
                      <w:rPr>
                        <w:rFonts w:ascii="Cambria Math" w:hAnsi="Cambria Math" w:cs="Times New Roman"/>
                        <w:sz w:val="24"/>
                        <w:szCs w:val="24"/>
                      </w:rPr>
                      <m:t>i</m:t>
                    </w:ins>
                  </m:r>
                </m:sub>
              </m:sSub>
              <m:r>
                <w:ins w:id="703" w:author="Md Asaduzzaman" w:date="2024-01-21T20:22:00Z">
                  <w:rPr>
                    <w:rFonts w:ascii="Cambria Math" w:hAnsi="Cambria Math" w:cs="Times New Roman"/>
                    <w:sz w:val="24"/>
                    <w:szCs w:val="24"/>
                  </w:rPr>
                  <m:t xml:space="preserve">    </m:t>
                </w:ins>
              </m:r>
            </m:e>
          </m:func>
        </m:oMath>
      </m:oMathPara>
    </w:p>
    <w:p w14:paraId="0488365A" w14:textId="28D9E258" w:rsidR="003C7B2E" w:rsidRPr="001128CF" w:rsidRDefault="001128CF">
      <w:pPr>
        <w:spacing w:after="0" w:line="480" w:lineRule="auto"/>
        <w:jc w:val="both"/>
        <w:rPr>
          <w:rFonts w:ascii="Times New Roman" w:hAnsi="Times New Roman"/>
          <w:sz w:val="24"/>
          <w:rPrChange w:id="704" w:author="Md Asaduzzaman" w:date="2024-02-07T19:34:00Z">
            <w:rPr>
              <w:rFonts w:ascii="Times New Roman" w:hAnsi="Times New Roman"/>
              <w:b/>
              <w:sz w:val="28"/>
            </w:rPr>
          </w:rPrChange>
        </w:rPr>
        <w:pPrChange w:id="705" w:author="Md Asaduzzaman" w:date="2024-02-07T19:34:00Z">
          <w:pPr>
            <w:spacing w:after="0" w:line="480" w:lineRule="auto"/>
          </w:pPr>
        </w:pPrChange>
      </w:pPr>
      <w:ins w:id="706" w:author="Md Asaduzzaman" w:date="2024-01-21T20:23:00Z">
        <w:r w:rsidRPr="001128CF">
          <w:rPr>
            <w:rFonts w:ascii="Times New Roman" w:hAnsi="Times New Roman" w:cs="Times New Roman"/>
            <w:sz w:val="24"/>
            <w:szCs w:val="24"/>
            <w:rPrChange w:id="707" w:author="Md Asaduzzaman" w:date="2024-01-21T20:24:00Z">
              <w:rPr>
                <w:rFonts w:ascii="Times New Roman" w:hAnsi="Times New Roman" w:cs="Times New Roman"/>
                <w:b/>
                <w:bCs/>
                <w:sz w:val="28"/>
                <w:szCs w:val="28"/>
              </w:rPr>
            </w:rPrChange>
          </w:rPr>
          <w:t>where</w:t>
        </w:r>
      </w:ins>
      <w:ins w:id="708" w:author="Md Asaduzzaman" w:date="2024-01-21T20:24:00Z">
        <w:r>
          <w:rPr>
            <w:rFonts w:ascii="Times New Roman" w:hAnsi="Times New Roman" w:cs="Times New Roman"/>
            <w:sz w:val="24"/>
            <w:szCs w:val="24"/>
          </w:rPr>
          <w:t xml:space="preserve"> </w:t>
        </w:r>
      </w:ins>
      <m:oMath>
        <m:r>
          <w:ins w:id="709" w:author="Md Asaduzzaman" w:date="2024-01-21T21:02:00Z">
            <w:rPr>
              <w:rFonts w:ascii="Cambria Math" w:hAnsi="Cambria Math" w:cs="Times New Roman"/>
              <w:sz w:val="24"/>
              <w:szCs w:val="24"/>
            </w:rPr>
            <m:t>P</m:t>
          </w:ins>
        </m:r>
        <m:sSub>
          <m:sSubPr>
            <m:ctrlPr>
              <w:ins w:id="710" w:author="Md Asaduzzaman" w:date="2024-01-21T21:02:00Z">
                <w:rPr>
                  <w:rFonts w:ascii="Cambria Math" w:hAnsi="Cambria Math" w:cs="Times New Roman"/>
                  <w:i/>
                  <w:iCs/>
                  <w:sz w:val="24"/>
                  <w:szCs w:val="24"/>
                </w:rPr>
              </w:ins>
            </m:ctrlPr>
          </m:sSubPr>
          <m:e>
            <m:r>
              <w:ins w:id="711" w:author="Md Asaduzzaman" w:date="2024-01-21T21:02:00Z">
                <w:rPr>
                  <w:rFonts w:ascii="Cambria Math" w:hAnsi="Cambria Math" w:cs="Times New Roman"/>
                  <w:sz w:val="24"/>
                  <w:szCs w:val="24"/>
                </w:rPr>
                <m:t>D</m:t>
              </w:ins>
            </m:r>
          </m:e>
          <m:sub>
            <m:r>
              <w:ins w:id="712" w:author="Md Asaduzzaman" w:date="2024-01-21T21:05:00Z">
                <w:rPr>
                  <w:rFonts w:ascii="Cambria Math" w:hAnsi="Cambria Math" w:cs="Times New Roman"/>
                  <w:sz w:val="24"/>
                  <w:szCs w:val="24"/>
                </w:rPr>
                <m:t>j</m:t>
              </w:ins>
            </m:r>
          </m:sub>
        </m:sSub>
      </m:oMath>
      <w:ins w:id="713" w:author="Md Asaduzzaman" w:date="2024-01-21T21:02:00Z">
        <w:r w:rsidR="00D56C68">
          <w:rPr>
            <w:rFonts w:ascii="Times New Roman" w:eastAsiaTheme="minorEastAsia" w:hAnsi="Times New Roman" w:cs="Times New Roman"/>
            <w:iCs/>
            <w:sz w:val="24"/>
            <w:szCs w:val="24"/>
          </w:rPr>
          <w:t xml:space="preserve"> is the population</w:t>
        </w:r>
      </w:ins>
      <w:ins w:id="714" w:author="Md Asaduzzaman" w:date="2024-01-21T21:07:00Z">
        <w:r w:rsidR="00873BB1">
          <w:rPr>
            <w:rFonts w:ascii="Times New Roman" w:eastAsiaTheme="minorEastAsia" w:hAnsi="Times New Roman" w:cs="Times New Roman"/>
            <w:iCs/>
            <w:sz w:val="24"/>
            <w:szCs w:val="24"/>
          </w:rPr>
          <w:t xml:space="preserve"> </w:t>
        </w:r>
      </w:ins>
      <w:ins w:id="715" w:author="Md Asaduzzaman" w:date="2024-01-21T21:02:00Z">
        <w:r w:rsidR="00D56C68">
          <w:rPr>
            <w:rFonts w:ascii="Times New Roman" w:eastAsiaTheme="minorEastAsia" w:hAnsi="Times New Roman" w:cs="Times New Roman"/>
            <w:iCs/>
            <w:sz w:val="24"/>
            <w:szCs w:val="24"/>
          </w:rPr>
          <w:t>density</w:t>
        </w:r>
      </w:ins>
      <w:ins w:id="716" w:author="Md Asaduzzaman" w:date="2024-01-21T21:07:00Z">
        <w:r w:rsidR="00873BB1">
          <w:rPr>
            <w:rFonts w:ascii="Times New Roman" w:eastAsiaTheme="minorEastAsia" w:hAnsi="Times New Roman" w:cs="Times New Roman"/>
            <w:iCs/>
            <w:sz w:val="24"/>
            <w:szCs w:val="24"/>
          </w:rPr>
          <w:t xml:space="preserve">, </w:t>
        </w:r>
      </w:ins>
      <m:oMath>
        <m:r>
          <w:ins w:id="717" w:author="Md Asaduzzaman" w:date="2024-01-21T21:07:00Z">
            <w:rPr>
              <w:rFonts w:ascii="Cambria Math" w:hAnsi="Cambria Math" w:cs="Times New Roman"/>
              <w:sz w:val="24"/>
              <w:szCs w:val="24"/>
            </w:rPr>
            <m:t>UR</m:t>
          </w:ins>
        </m:r>
        <m:sSub>
          <m:sSubPr>
            <m:ctrlPr>
              <w:ins w:id="718" w:author="Md Asaduzzaman" w:date="2024-01-21T21:07:00Z">
                <w:rPr>
                  <w:rFonts w:ascii="Cambria Math" w:hAnsi="Cambria Math" w:cs="Times New Roman"/>
                  <w:i/>
                  <w:iCs/>
                  <w:sz w:val="24"/>
                  <w:szCs w:val="24"/>
                </w:rPr>
              </w:ins>
            </m:ctrlPr>
          </m:sSubPr>
          <m:e>
            <m:r>
              <w:ins w:id="719" w:author="Md Asaduzzaman" w:date="2024-01-21T21:07:00Z">
                <w:rPr>
                  <w:rFonts w:ascii="Cambria Math" w:hAnsi="Cambria Math" w:cs="Times New Roman"/>
                  <w:sz w:val="24"/>
                  <w:szCs w:val="24"/>
                </w:rPr>
                <m:t>R</m:t>
              </w:ins>
            </m:r>
          </m:e>
          <m:sub>
            <m:r>
              <w:ins w:id="720" w:author="Md Asaduzzaman" w:date="2024-01-21T21:07:00Z">
                <w:rPr>
                  <w:rFonts w:ascii="Cambria Math" w:hAnsi="Cambria Math" w:cs="Times New Roman"/>
                  <w:sz w:val="24"/>
                  <w:szCs w:val="24"/>
                </w:rPr>
                <m:t>j</m:t>
              </w:ins>
            </m:r>
          </m:sub>
        </m:sSub>
      </m:oMath>
      <w:ins w:id="721" w:author="Md Asaduzzaman" w:date="2024-01-21T21:07:00Z">
        <w:r w:rsidR="00873BB1">
          <w:rPr>
            <w:rFonts w:ascii="Times New Roman" w:eastAsiaTheme="minorEastAsia" w:hAnsi="Times New Roman" w:cs="Times New Roman"/>
            <w:iCs/>
            <w:sz w:val="24"/>
            <w:szCs w:val="24"/>
          </w:rPr>
          <w:t xml:space="preserve"> is the urban-rural ratio,</w:t>
        </w:r>
      </w:ins>
      <w:ins w:id="722" w:author="Md Asaduzzaman" w:date="2024-01-21T21:08:00Z">
        <w:r w:rsidR="00873BB1">
          <w:rPr>
            <w:rFonts w:ascii="Times New Roman" w:eastAsiaTheme="minorEastAsia" w:hAnsi="Times New Roman" w:cs="Times New Roman"/>
            <w:iCs/>
            <w:sz w:val="24"/>
            <w:szCs w:val="24"/>
          </w:rPr>
          <w:t xml:space="preserve"> and</w:t>
        </w:r>
      </w:ins>
      <w:ins w:id="723" w:author="Md Asaduzzaman" w:date="2024-01-21T21:07:00Z">
        <w:r w:rsidR="00873BB1">
          <w:rPr>
            <w:rFonts w:ascii="Times New Roman" w:eastAsiaTheme="minorEastAsia" w:hAnsi="Times New Roman" w:cs="Times New Roman"/>
            <w:iCs/>
            <w:sz w:val="24"/>
            <w:szCs w:val="24"/>
          </w:rPr>
          <w:t xml:space="preserve"> </w:t>
        </w:r>
      </w:ins>
      <m:oMath>
        <m:sSub>
          <m:sSubPr>
            <m:ctrlPr>
              <w:ins w:id="724" w:author="Md Asaduzzaman" w:date="2024-01-21T21:07:00Z">
                <w:rPr>
                  <w:rFonts w:ascii="Cambria Math" w:hAnsi="Cambria Math" w:cs="Times New Roman"/>
                  <w:i/>
                  <w:iCs/>
                  <w:sz w:val="24"/>
                  <w:szCs w:val="24"/>
                </w:rPr>
              </w:ins>
            </m:ctrlPr>
          </m:sSubPr>
          <m:e>
            <m:r>
              <w:ins w:id="725" w:author="Md Asaduzzaman" w:date="2024-01-21T21:07:00Z">
                <w:rPr>
                  <w:rFonts w:ascii="Cambria Math" w:hAnsi="Cambria Math" w:cs="Times New Roman"/>
                  <w:sz w:val="24"/>
                  <w:szCs w:val="24"/>
                </w:rPr>
                <m:t>DFD</m:t>
              </w:ins>
            </m:r>
          </m:e>
          <m:sub>
            <m:r>
              <w:ins w:id="726" w:author="Md Asaduzzaman" w:date="2024-01-21T21:07:00Z">
                <w:rPr>
                  <w:rFonts w:ascii="Cambria Math" w:hAnsi="Cambria Math" w:cs="Times New Roman"/>
                  <w:sz w:val="24"/>
                  <w:szCs w:val="24"/>
                </w:rPr>
                <m:t>j</m:t>
              </w:ins>
            </m:r>
          </m:sub>
        </m:sSub>
      </m:oMath>
      <w:ins w:id="727" w:author="Md Asaduzzaman" w:date="2024-01-21T21:08:00Z">
        <w:r w:rsidR="00873BB1">
          <w:rPr>
            <w:rFonts w:ascii="Times New Roman" w:eastAsiaTheme="minorEastAsia" w:hAnsi="Times New Roman" w:cs="Times New Roman"/>
            <w:iCs/>
            <w:sz w:val="24"/>
            <w:szCs w:val="24"/>
          </w:rPr>
          <w:t xml:space="preserve"> is the distance from Dahka</w:t>
        </w:r>
      </w:ins>
      <w:ins w:id="728" w:author="Md Asaduzzaman" w:date="2024-01-21T21:02:00Z">
        <w:r w:rsidR="00D56C68">
          <w:rPr>
            <w:rFonts w:ascii="Times New Roman" w:eastAsiaTheme="minorEastAsia" w:hAnsi="Times New Roman" w:cs="Times New Roman"/>
            <w:iCs/>
            <w:sz w:val="24"/>
            <w:szCs w:val="24"/>
          </w:rPr>
          <w:t xml:space="preserve"> for </w:t>
        </w:r>
      </w:ins>
      <w:ins w:id="729" w:author="Md Asaduzzaman" w:date="2024-01-21T21:03:00Z">
        <w:r w:rsidR="00D56C68">
          <w:rPr>
            <w:rFonts w:ascii="Times New Roman" w:eastAsiaTheme="minorEastAsia" w:hAnsi="Times New Roman" w:cs="Times New Roman"/>
            <w:iCs/>
            <w:sz w:val="24"/>
            <w:szCs w:val="24"/>
          </w:rPr>
          <w:t xml:space="preserve">the </w:t>
        </w:r>
        <w:del w:id="730" w:author="Rahman, Mahbubur" w:date="2024-01-27T18:41:00Z">
          <w:r w:rsidR="00D56C68" w:rsidDel="002969A1">
            <w:rPr>
              <w:rFonts w:ascii="Times New Roman" w:eastAsiaTheme="minorEastAsia" w:hAnsi="Times New Roman" w:cs="Times New Roman"/>
              <w:iCs/>
              <w:sz w:val="24"/>
              <w:szCs w:val="24"/>
            </w:rPr>
            <w:delText>dividion</w:delText>
          </w:r>
        </w:del>
      </w:ins>
      <w:ins w:id="731" w:author="Rahman, Mahbubur" w:date="2024-01-27T18:41:00Z">
        <w:r w:rsidR="002969A1">
          <w:rPr>
            <w:rFonts w:ascii="Times New Roman" w:eastAsiaTheme="minorEastAsia" w:hAnsi="Times New Roman" w:cs="Times New Roman"/>
            <w:iCs/>
            <w:sz w:val="24"/>
            <w:szCs w:val="24"/>
          </w:rPr>
          <w:t>division</w:t>
        </w:r>
      </w:ins>
      <w:ins w:id="732" w:author="Md Asaduzzaman" w:date="2024-01-21T21:02:00Z">
        <w:r w:rsidR="00D56C68">
          <w:rPr>
            <w:rFonts w:ascii="Times New Roman" w:eastAsiaTheme="minorEastAsia" w:hAnsi="Times New Roman" w:cs="Times New Roman"/>
            <w:iCs/>
            <w:sz w:val="24"/>
            <w:szCs w:val="24"/>
          </w:rPr>
          <w:t xml:space="preserve"> </w:t>
        </w:r>
      </w:ins>
      <w:ins w:id="733" w:author="Md Asaduzzaman" w:date="2024-01-21T21:06:00Z">
        <w:r w:rsidR="00AD687C">
          <w:rPr>
            <w:rFonts w:ascii="Times New Roman" w:eastAsiaTheme="minorEastAsia" w:hAnsi="Times New Roman" w:cs="Times New Roman"/>
            <w:i/>
            <w:sz w:val="24"/>
            <w:szCs w:val="24"/>
          </w:rPr>
          <w:t>j</w:t>
        </w:r>
      </w:ins>
      <w:ins w:id="734" w:author="Md Asaduzzaman" w:date="2024-01-21T21:07:00Z">
        <w:r w:rsidR="00AD687C">
          <w:rPr>
            <w:rFonts w:ascii="Times New Roman" w:eastAsiaTheme="minorEastAsia" w:hAnsi="Times New Roman" w:cs="Times New Roman"/>
            <w:iCs/>
            <w:sz w:val="24"/>
            <w:szCs w:val="24"/>
          </w:rPr>
          <w:t>,</w:t>
        </w:r>
      </w:ins>
      <w:ins w:id="735" w:author="Md Asaduzzaman" w:date="2024-01-21T21:08:00Z">
        <w:r w:rsidR="00756898">
          <w:rPr>
            <w:rFonts w:ascii="Times New Roman" w:eastAsiaTheme="minorEastAsia" w:hAnsi="Times New Roman" w:cs="Times New Roman"/>
            <w:iCs/>
            <w:sz w:val="24"/>
            <w:szCs w:val="24"/>
          </w:rPr>
          <w:t xml:space="preserve"> </w:t>
        </w:r>
        <w:commentRangeStart w:id="736"/>
        <w:commentRangeStart w:id="737"/>
      </w:ins>
      <m:oMath>
        <m:r>
          <w:ins w:id="738" w:author="Md Asaduzzaman" w:date="2024-01-21T21:08:00Z">
            <w:rPr>
              <w:rFonts w:ascii="Cambria Math" w:hAnsi="Cambria Math" w:cs="Times New Roman"/>
              <w:sz w:val="24"/>
              <w:szCs w:val="24"/>
            </w:rPr>
            <m:t>A</m:t>
          </w:ins>
        </m:r>
        <m:sSub>
          <m:sSubPr>
            <m:ctrlPr>
              <w:ins w:id="739" w:author="Md Asaduzzaman" w:date="2024-01-21T21:08:00Z">
                <w:rPr>
                  <w:rFonts w:ascii="Cambria Math" w:hAnsi="Cambria Math" w:cs="Times New Roman"/>
                  <w:i/>
                  <w:iCs/>
                  <w:sz w:val="24"/>
                  <w:szCs w:val="24"/>
                </w:rPr>
              </w:ins>
            </m:ctrlPr>
          </m:sSubPr>
          <m:e>
            <m:r>
              <w:ins w:id="740" w:author="Md Asaduzzaman" w:date="2024-01-21T21:08:00Z">
                <w:rPr>
                  <w:rFonts w:ascii="Cambria Math" w:hAnsi="Cambria Math" w:cs="Times New Roman"/>
                  <w:sz w:val="24"/>
                  <w:szCs w:val="24"/>
                </w:rPr>
                <m:t>T</m:t>
              </w:ins>
            </m:r>
          </m:e>
          <m:sub>
            <m:r>
              <w:ins w:id="741" w:author="Md Asaduzzaman" w:date="2024-01-21T21:08:00Z">
                <w:rPr>
                  <w:rFonts w:ascii="Cambria Math" w:hAnsi="Cambria Math" w:cs="Times New Roman"/>
                  <w:sz w:val="24"/>
                  <w:szCs w:val="24"/>
                </w:rPr>
                <m:t>ij</m:t>
              </w:ins>
            </m:r>
          </m:sub>
        </m:sSub>
      </m:oMath>
      <w:ins w:id="742" w:author="Md Asaduzzaman" w:date="2024-01-21T21:08:00Z">
        <w:r w:rsidR="00756898">
          <w:rPr>
            <w:rFonts w:ascii="Times New Roman" w:eastAsiaTheme="minorEastAsia" w:hAnsi="Times New Roman" w:cs="Times New Roman"/>
            <w:iCs/>
            <w:sz w:val="24"/>
            <w:szCs w:val="24"/>
          </w:rPr>
          <w:t xml:space="preserve"> is the </w:t>
        </w:r>
      </w:ins>
      <w:ins w:id="743" w:author="Md Asaduzzaman" w:date="2024-01-21T21:09:00Z">
        <w:r w:rsidR="00756898">
          <w:rPr>
            <w:rFonts w:ascii="Times New Roman" w:eastAsiaTheme="minorEastAsia" w:hAnsi="Times New Roman" w:cs="Times New Roman"/>
            <w:iCs/>
            <w:sz w:val="24"/>
            <w:szCs w:val="24"/>
          </w:rPr>
          <w:t xml:space="preserve">daily </w:t>
        </w:r>
      </w:ins>
      <w:ins w:id="744" w:author="Md Asaduzzaman" w:date="2024-01-21T21:08:00Z">
        <w:r w:rsidR="00756898">
          <w:rPr>
            <w:rFonts w:ascii="Times New Roman" w:eastAsiaTheme="minorEastAsia" w:hAnsi="Times New Roman" w:cs="Times New Roman"/>
            <w:iCs/>
            <w:sz w:val="24"/>
            <w:szCs w:val="24"/>
          </w:rPr>
          <w:t xml:space="preserve">average </w:t>
        </w:r>
      </w:ins>
      <w:ins w:id="745" w:author="Md Asaduzzaman" w:date="2024-01-21T21:09:00Z">
        <w:r w:rsidR="00756898">
          <w:rPr>
            <w:rFonts w:ascii="Times New Roman" w:eastAsiaTheme="minorEastAsia" w:hAnsi="Times New Roman" w:cs="Times New Roman"/>
            <w:iCs/>
            <w:sz w:val="24"/>
            <w:szCs w:val="24"/>
          </w:rPr>
          <w:t>temperature</w:t>
        </w:r>
        <w:r w:rsidR="00586317">
          <w:rPr>
            <w:rFonts w:ascii="Times New Roman" w:eastAsiaTheme="minorEastAsia" w:hAnsi="Times New Roman" w:cs="Times New Roman"/>
            <w:iCs/>
            <w:sz w:val="24"/>
            <w:szCs w:val="24"/>
          </w:rPr>
          <w:t xml:space="preserve"> and </w:t>
        </w:r>
      </w:ins>
      <m:oMath>
        <m:r>
          <w:ins w:id="746" w:author="Md Asaduzzaman" w:date="2024-01-21T21:09:00Z">
            <w:rPr>
              <w:rFonts w:ascii="Cambria Math" w:eastAsiaTheme="minorEastAsia" w:hAnsi="Cambria Math" w:cs="Times New Roman"/>
              <w:sz w:val="24"/>
              <w:szCs w:val="24"/>
            </w:rPr>
            <m:t>D</m:t>
          </w:ins>
        </m:r>
        <m:sSub>
          <m:sSubPr>
            <m:ctrlPr>
              <w:ins w:id="747" w:author="Md Asaduzzaman" w:date="2024-01-21T21:09:00Z">
                <w:rPr>
                  <w:rFonts w:ascii="Cambria Math" w:hAnsi="Cambria Math" w:cs="Times New Roman"/>
                  <w:i/>
                  <w:iCs/>
                  <w:sz w:val="24"/>
                  <w:szCs w:val="24"/>
                </w:rPr>
              </w:ins>
            </m:ctrlPr>
          </m:sSubPr>
          <m:e>
            <m:r>
              <w:ins w:id="748" w:author="Md Asaduzzaman" w:date="2024-01-21T21:09:00Z">
                <w:rPr>
                  <w:rFonts w:ascii="Cambria Math" w:hAnsi="Cambria Math" w:cs="Times New Roman"/>
                  <w:sz w:val="24"/>
                  <w:szCs w:val="24"/>
                </w:rPr>
                <m:t>TR</m:t>
              </w:ins>
            </m:r>
          </m:e>
          <m:sub>
            <m:r>
              <w:ins w:id="749" w:author="Md Asaduzzaman" w:date="2024-01-21T21:09:00Z">
                <w:rPr>
                  <w:rFonts w:ascii="Cambria Math" w:hAnsi="Cambria Math" w:cs="Times New Roman"/>
                  <w:sz w:val="24"/>
                  <w:szCs w:val="24"/>
                </w:rPr>
                <m:t>ij</m:t>
              </w:ins>
            </m:r>
          </m:sub>
        </m:sSub>
      </m:oMath>
      <w:ins w:id="750" w:author="Md Asaduzzaman" w:date="2024-01-21T21:09:00Z">
        <w:r w:rsidR="00756898">
          <w:rPr>
            <w:rFonts w:ascii="Times New Roman" w:eastAsiaTheme="minorEastAsia" w:hAnsi="Times New Roman" w:cs="Times New Roman"/>
            <w:iCs/>
            <w:sz w:val="24"/>
            <w:szCs w:val="24"/>
          </w:rPr>
          <w:t xml:space="preserve"> </w:t>
        </w:r>
      </w:ins>
      <w:ins w:id="751" w:author="Md Asaduzzaman" w:date="2024-01-21T21:10:00Z">
        <w:r w:rsidR="00586317">
          <w:rPr>
            <w:rFonts w:ascii="Times New Roman" w:eastAsiaTheme="minorEastAsia" w:hAnsi="Times New Roman" w:cs="Times New Roman"/>
            <w:iCs/>
            <w:sz w:val="24"/>
            <w:szCs w:val="24"/>
          </w:rPr>
          <w:t xml:space="preserve">daily total rainfall </w:t>
        </w:r>
      </w:ins>
      <w:ins w:id="752" w:author="Md Asaduzzaman" w:date="2024-01-21T21:09:00Z">
        <w:r w:rsidR="00756898">
          <w:rPr>
            <w:rFonts w:ascii="Times New Roman" w:eastAsiaTheme="minorEastAsia" w:hAnsi="Times New Roman" w:cs="Times New Roman"/>
            <w:iCs/>
            <w:sz w:val="24"/>
            <w:szCs w:val="24"/>
          </w:rPr>
          <w:t>for</w:t>
        </w:r>
        <w:r w:rsidR="00586317">
          <w:rPr>
            <w:rFonts w:ascii="Times New Roman" w:eastAsiaTheme="minorEastAsia" w:hAnsi="Times New Roman" w:cs="Times New Roman"/>
            <w:iCs/>
            <w:sz w:val="24"/>
            <w:szCs w:val="24"/>
          </w:rPr>
          <w:t xml:space="preserve"> day </w:t>
        </w:r>
        <w:proofErr w:type="spellStart"/>
        <w:r w:rsidR="00586317" w:rsidRPr="00586317">
          <w:rPr>
            <w:rFonts w:ascii="Times New Roman" w:eastAsiaTheme="minorEastAsia" w:hAnsi="Times New Roman" w:cs="Times New Roman"/>
            <w:i/>
            <w:sz w:val="24"/>
            <w:szCs w:val="24"/>
            <w:rPrChange w:id="753" w:author="Md Asaduzzaman" w:date="2024-01-21T21:09:00Z">
              <w:rPr>
                <w:rFonts w:ascii="Times New Roman" w:eastAsiaTheme="minorEastAsia" w:hAnsi="Times New Roman" w:cs="Times New Roman"/>
                <w:iCs/>
                <w:sz w:val="24"/>
                <w:szCs w:val="24"/>
              </w:rPr>
            </w:rPrChange>
          </w:rPr>
          <w:t>i</w:t>
        </w:r>
        <w:proofErr w:type="spellEnd"/>
        <w:r w:rsidR="00586317">
          <w:rPr>
            <w:rFonts w:ascii="Times New Roman" w:eastAsiaTheme="minorEastAsia" w:hAnsi="Times New Roman" w:cs="Times New Roman"/>
            <w:iCs/>
            <w:sz w:val="24"/>
            <w:szCs w:val="24"/>
          </w:rPr>
          <w:t xml:space="preserve"> and division </w:t>
        </w:r>
        <w:r w:rsidR="00586317" w:rsidRPr="00586317">
          <w:rPr>
            <w:rFonts w:ascii="Times New Roman" w:eastAsiaTheme="minorEastAsia" w:hAnsi="Times New Roman" w:cs="Times New Roman"/>
            <w:i/>
            <w:sz w:val="24"/>
            <w:szCs w:val="24"/>
            <w:rPrChange w:id="754" w:author="Md Asaduzzaman" w:date="2024-01-21T21:09:00Z">
              <w:rPr>
                <w:rFonts w:ascii="Times New Roman" w:eastAsiaTheme="minorEastAsia" w:hAnsi="Times New Roman" w:cs="Times New Roman"/>
                <w:iCs/>
                <w:sz w:val="24"/>
                <w:szCs w:val="24"/>
              </w:rPr>
            </w:rPrChange>
          </w:rPr>
          <w:t>j</w:t>
        </w:r>
      </w:ins>
      <w:ins w:id="755" w:author="Md Asaduzzaman" w:date="2024-01-21T21:10:00Z">
        <w:r w:rsidR="00586317">
          <w:rPr>
            <w:rFonts w:ascii="Times New Roman" w:eastAsiaTheme="minorEastAsia" w:hAnsi="Times New Roman" w:cs="Times New Roman"/>
            <w:iCs/>
            <w:sz w:val="24"/>
            <w:szCs w:val="24"/>
          </w:rPr>
          <w:t>.</w:t>
        </w:r>
      </w:ins>
      <w:ins w:id="756" w:author="Md Asaduzzaman" w:date="2024-01-21T21:09:00Z">
        <w:r w:rsidR="00586317">
          <w:rPr>
            <w:rFonts w:ascii="Times New Roman" w:eastAsiaTheme="minorEastAsia" w:hAnsi="Times New Roman" w:cs="Times New Roman"/>
            <w:iCs/>
            <w:sz w:val="24"/>
            <w:szCs w:val="24"/>
          </w:rPr>
          <w:t xml:space="preserve"> </w:t>
        </w:r>
      </w:ins>
      <w:commentRangeEnd w:id="736"/>
      <w:ins w:id="757" w:author="Md Asaduzzaman" w:date="2024-02-07T19:24:00Z">
        <w:r w:rsidR="00B61780">
          <w:rPr>
            <w:rStyle w:val="CommentReference"/>
          </w:rPr>
          <w:commentReference w:id="736"/>
        </w:r>
      </w:ins>
      <w:commentRangeEnd w:id="737"/>
      <w:r w:rsidR="00AC5E1F">
        <w:rPr>
          <w:rStyle w:val="CommentReference"/>
        </w:rPr>
        <w:commentReference w:id="737"/>
      </w:r>
    </w:p>
    <w:p w14:paraId="4994B211" w14:textId="77777777" w:rsidR="00A74B68" w:rsidRDefault="00A74B68" w:rsidP="00FB72CA">
      <w:pPr>
        <w:spacing w:after="0" w:line="480" w:lineRule="auto"/>
        <w:rPr>
          <w:ins w:id="758" w:author="Md Asaduzzaman" w:date="2024-01-21T21:10:00Z"/>
          <w:rFonts w:ascii="Times New Roman" w:hAnsi="Times New Roman" w:cs="Times New Roman"/>
          <w:b/>
          <w:bCs/>
          <w:sz w:val="28"/>
          <w:szCs w:val="28"/>
        </w:rPr>
      </w:pPr>
    </w:p>
    <w:p w14:paraId="32A78292" w14:textId="77777777" w:rsidR="00586317" w:rsidRDefault="00586317" w:rsidP="00FB72CA">
      <w:pPr>
        <w:spacing w:after="0" w:line="480" w:lineRule="auto"/>
        <w:rPr>
          <w:ins w:id="759" w:author="Rahman, Mahbubur" w:date="2024-02-07T19:24:00Z"/>
          <w:rFonts w:ascii="Times New Roman" w:hAnsi="Times New Roman" w:cs="Times New Roman"/>
          <w:b/>
          <w:bCs/>
          <w:sz w:val="28"/>
          <w:szCs w:val="28"/>
        </w:rPr>
      </w:pPr>
    </w:p>
    <w:p w14:paraId="53167D6E" w14:textId="23EADF60" w:rsidR="00E70CD3" w:rsidRPr="00357D04" w:rsidRDefault="00357D04" w:rsidP="00FB72CA">
      <w:pPr>
        <w:spacing w:after="0" w:line="480" w:lineRule="auto"/>
        <w:rPr>
          <w:rFonts w:ascii="Times New Roman" w:hAnsi="Times New Roman" w:cs="Times New Roman"/>
          <w:b/>
          <w:bCs/>
          <w:sz w:val="28"/>
          <w:szCs w:val="28"/>
        </w:rPr>
      </w:pPr>
      <w:r w:rsidRPr="00357D04">
        <w:rPr>
          <w:rFonts w:ascii="Times New Roman" w:hAnsi="Times New Roman" w:cs="Times New Roman"/>
          <w:b/>
          <w:bCs/>
          <w:sz w:val="28"/>
          <w:szCs w:val="28"/>
        </w:rPr>
        <w:t xml:space="preserve">Results: </w:t>
      </w:r>
    </w:p>
    <w:p w14:paraId="4A861B62" w14:textId="17B9498D" w:rsidR="00E152E2" w:rsidRPr="005969F8" w:rsidRDefault="008A2628" w:rsidP="005969F8">
      <w:pPr>
        <w:spacing w:after="0" w:line="480" w:lineRule="auto"/>
        <w:rPr>
          <w:rFonts w:ascii="Times New Roman" w:hAnsi="Times New Roman" w:cs="Times New Roman"/>
        </w:rPr>
      </w:pPr>
      <w:r w:rsidRPr="00EE09AF">
        <w:rPr>
          <w:rFonts w:ascii="Times New Roman" w:hAnsi="Times New Roman" w:cs="Times New Roman"/>
        </w:rPr>
        <w:t xml:space="preserve">During 2023 (1 Jan to 31 December), a total of </w:t>
      </w:r>
      <w:r w:rsidR="006E469E">
        <w:rPr>
          <w:rFonts w:ascii="Times New Roman" w:hAnsi="Times New Roman" w:cs="Times New Roman"/>
        </w:rPr>
        <w:t>321,179</w:t>
      </w:r>
      <w:r w:rsidR="009B2DAE" w:rsidRPr="00EE09AF">
        <w:rPr>
          <w:rFonts w:ascii="Times New Roman" w:hAnsi="Times New Roman" w:cs="Times New Roman"/>
        </w:rPr>
        <w:t xml:space="preserve"> </w:t>
      </w:r>
      <w:r w:rsidR="004A0770" w:rsidRPr="00EE09AF">
        <w:rPr>
          <w:rFonts w:ascii="Times New Roman" w:hAnsi="Times New Roman" w:cs="Times New Roman"/>
        </w:rPr>
        <w:t xml:space="preserve">dengue cases have been reported with </w:t>
      </w:r>
      <w:commentRangeStart w:id="760"/>
      <w:commentRangeStart w:id="761"/>
      <w:r w:rsidR="006E469E">
        <w:rPr>
          <w:rFonts w:ascii="Times New Roman" w:hAnsi="Times New Roman" w:cs="Times New Roman"/>
        </w:rPr>
        <w:t>1,705</w:t>
      </w:r>
      <w:r w:rsidR="004A0770" w:rsidRPr="00EE09AF">
        <w:rPr>
          <w:rFonts w:ascii="Times New Roman" w:hAnsi="Times New Roman" w:cs="Times New Roman"/>
        </w:rPr>
        <w:t xml:space="preserve"> </w:t>
      </w:r>
      <w:commentRangeEnd w:id="760"/>
      <w:r w:rsidR="00B61780">
        <w:rPr>
          <w:rStyle w:val="CommentReference"/>
        </w:rPr>
        <w:commentReference w:id="760"/>
      </w:r>
      <w:commentRangeEnd w:id="761"/>
      <w:r w:rsidR="00511E07">
        <w:rPr>
          <w:rStyle w:val="CommentReference"/>
        </w:rPr>
        <w:commentReference w:id="761"/>
      </w:r>
      <w:r w:rsidR="004A0770" w:rsidRPr="00EE09AF">
        <w:rPr>
          <w:rFonts w:ascii="Times New Roman" w:hAnsi="Times New Roman" w:cs="Times New Roman"/>
        </w:rPr>
        <w:t>deaths</w:t>
      </w:r>
      <w:r w:rsidR="00B2444C" w:rsidRPr="00EE09AF">
        <w:rPr>
          <w:rFonts w:ascii="Times New Roman" w:hAnsi="Times New Roman" w:cs="Times New Roman"/>
        </w:rPr>
        <w:t xml:space="preserve"> (case fatality rat</w:t>
      </w:r>
      <w:ins w:id="762" w:author="Mohammad Nayeem Hasan" w:date="2024-02-08T01:37:00Z">
        <w:r w:rsidR="00511E07">
          <w:rPr>
            <w:rFonts w:ascii="Times New Roman" w:hAnsi="Times New Roman" w:cs="Times New Roman"/>
          </w:rPr>
          <w:t>e</w:t>
        </w:r>
      </w:ins>
      <w:del w:id="763" w:author="Mohammad Nayeem Hasan" w:date="2024-02-08T01:37:00Z">
        <w:r w:rsidR="00B2444C" w:rsidRPr="00EE09AF" w:rsidDel="00511E07">
          <w:rPr>
            <w:rFonts w:ascii="Times New Roman" w:hAnsi="Times New Roman" w:cs="Times New Roman"/>
          </w:rPr>
          <w:delText>io</w:delText>
        </w:r>
      </w:del>
      <w:r w:rsidR="00B2444C" w:rsidRPr="00EE09AF">
        <w:rPr>
          <w:rFonts w:ascii="Times New Roman" w:hAnsi="Times New Roman" w:cs="Times New Roman"/>
        </w:rPr>
        <w:t xml:space="preserve">: </w:t>
      </w:r>
      <w:r w:rsidR="004A0624" w:rsidRPr="00EE09AF">
        <w:rPr>
          <w:rFonts w:ascii="Times New Roman" w:hAnsi="Times New Roman" w:cs="Times New Roman"/>
        </w:rPr>
        <w:t>0.</w:t>
      </w:r>
      <w:r w:rsidR="00324444">
        <w:rPr>
          <w:rFonts w:ascii="Times New Roman" w:hAnsi="Times New Roman" w:cs="Times New Roman"/>
        </w:rPr>
        <w:t>53</w:t>
      </w:r>
      <w:r w:rsidR="004A0624" w:rsidRPr="00EE09AF">
        <w:rPr>
          <w:rFonts w:ascii="Times New Roman" w:hAnsi="Times New Roman" w:cs="Times New Roman"/>
        </w:rPr>
        <w:t>%).</w:t>
      </w:r>
      <w:r w:rsidR="00BD2D33" w:rsidRPr="00EE09AF">
        <w:rPr>
          <w:rFonts w:ascii="Times New Roman" w:hAnsi="Times New Roman" w:cs="Times New Roman"/>
        </w:rPr>
        <w:t xml:space="preserve"> The number of cases reported in 2023 is </w:t>
      </w:r>
      <w:r w:rsidR="00840F2C" w:rsidRPr="00EE09AF">
        <w:rPr>
          <w:rFonts w:ascii="Times New Roman" w:hAnsi="Times New Roman" w:cs="Times New Roman"/>
        </w:rPr>
        <w:t>1.3</w:t>
      </w:r>
      <w:r w:rsidR="00BD2D33" w:rsidRPr="00EE09AF">
        <w:rPr>
          <w:rFonts w:ascii="Times New Roman" w:hAnsi="Times New Roman" w:cs="Times New Roman"/>
        </w:rPr>
        <w:t xml:space="preserve"> times higher than the number of reported cases in the </w:t>
      </w:r>
      <w:commentRangeStart w:id="764"/>
      <w:commentRangeStart w:id="765"/>
      <w:r w:rsidR="00BD2D33" w:rsidRPr="00EE09AF">
        <w:rPr>
          <w:rFonts w:ascii="Times New Roman" w:hAnsi="Times New Roman" w:cs="Times New Roman"/>
        </w:rPr>
        <w:t xml:space="preserve">past 23 </w:t>
      </w:r>
      <w:commentRangeEnd w:id="764"/>
      <w:r w:rsidR="003B0BFD">
        <w:rPr>
          <w:rStyle w:val="CommentReference"/>
        </w:rPr>
        <w:commentReference w:id="764"/>
      </w:r>
      <w:commentRangeEnd w:id="765"/>
      <w:r w:rsidR="00511E07">
        <w:rPr>
          <w:rStyle w:val="CommentReference"/>
        </w:rPr>
        <w:commentReference w:id="765"/>
      </w:r>
      <w:r w:rsidR="00BD2D33" w:rsidRPr="00EE09AF">
        <w:rPr>
          <w:rFonts w:ascii="Times New Roman" w:hAnsi="Times New Roman" w:cs="Times New Roman"/>
        </w:rPr>
        <w:t xml:space="preserve">years </w:t>
      </w:r>
      <w:r w:rsidR="005939FF" w:rsidRPr="00EE09AF">
        <w:rPr>
          <w:rFonts w:ascii="Times New Roman" w:hAnsi="Times New Roman" w:cs="Times New Roman"/>
        </w:rPr>
        <w:t>(</w:t>
      </w:r>
      <w:r w:rsidR="006E469E">
        <w:rPr>
          <w:rFonts w:ascii="Times New Roman" w:hAnsi="Times New Roman" w:cs="Times New Roman"/>
        </w:rPr>
        <w:t>321,179</w:t>
      </w:r>
      <w:r w:rsidR="005939FF" w:rsidRPr="00EE09AF">
        <w:rPr>
          <w:rFonts w:ascii="Times New Roman" w:hAnsi="Times New Roman" w:cs="Times New Roman"/>
        </w:rPr>
        <w:t xml:space="preserve"> vs 244,</w:t>
      </w:r>
      <w:r w:rsidR="00507B41" w:rsidRPr="00EE09AF">
        <w:rPr>
          <w:rFonts w:ascii="Times New Roman" w:hAnsi="Times New Roman" w:cs="Times New Roman"/>
        </w:rPr>
        <w:t>246</w:t>
      </w:r>
      <w:r w:rsidR="005939FF" w:rsidRPr="00EE09AF">
        <w:rPr>
          <w:rFonts w:ascii="Times New Roman" w:hAnsi="Times New Roman" w:cs="Times New Roman"/>
        </w:rPr>
        <w:t xml:space="preserve">) </w:t>
      </w:r>
      <w:r w:rsidR="00BD2D33" w:rsidRPr="00EE09AF">
        <w:rPr>
          <w:rFonts w:ascii="Times New Roman" w:hAnsi="Times New Roman" w:cs="Times New Roman"/>
        </w:rPr>
        <w:t>and</w:t>
      </w:r>
      <w:r w:rsidR="00E26342" w:rsidRPr="00EE09AF">
        <w:rPr>
          <w:rFonts w:ascii="Times New Roman" w:hAnsi="Times New Roman" w:cs="Times New Roman"/>
        </w:rPr>
        <w:t xml:space="preserve"> two </w:t>
      </w:r>
      <w:r w:rsidR="00BD2D33" w:rsidRPr="00EE09AF">
        <w:rPr>
          <w:rFonts w:ascii="Times New Roman" w:hAnsi="Times New Roman" w:cs="Times New Roman"/>
        </w:rPr>
        <w:t xml:space="preserve">times more deaths than the number of </w:t>
      </w:r>
      <w:r w:rsidR="00E26342" w:rsidRPr="00EE09AF">
        <w:rPr>
          <w:rFonts w:ascii="Times New Roman" w:hAnsi="Times New Roman" w:cs="Times New Roman"/>
        </w:rPr>
        <w:t>fatalities recorded</w:t>
      </w:r>
      <w:r w:rsidR="00BD2D33" w:rsidRPr="00EE09AF">
        <w:rPr>
          <w:rFonts w:ascii="Times New Roman" w:hAnsi="Times New Roman" w:cs="Times New Roman"/>
        </w:rPr>
        <w:t xml:space="preserve"> </w:t>
      </w:r>
      <w:r w:rsidR="00891F9C" w:rsidRPr="00EE09AF">
        <w:rPr>
          <w:rFonts w:ascii="Times New Roman" w:hAnsi="Times New Roman" w:cs="Times New Roman"/>
        </w:rPr>
        <w:t>in the past 23 years (</w:t>
      </w:r>
      <w:r w:rsidR="006E469E">
        <w:rPr>
          <w:rFonts w:ascii="Times New Roman" w:hAnsi="Times New Roman" w:cs="Times New Roman"/>
        </w:rPr>
        <w:t>1,705</w:t>
      </w:r>
      <w:r w:rsidR="00507B41" w:rsidRPr="00EE09AF">
        <w:rPr>
          <w:rFonts w:ascii="Times New Roman" w:hAnsi="Times New Roman" w:cs="Times New Roman"/>
        </w:rPr>
        <w:t xml:space="preserve"> vs. 849</w:t>
      </w:r>
      <w:r w:rsidR="00891F9C" w:rsidRPr="00EE09AF">
        <w:rPr>
          <w:rFonts w:ascii="Times New Roman" w:hAnsi="Times New Roman" w:cs="Times New Roman"/>
        </w:rPr>
        <w:t>)</w:t>
      </w:r>
      <w:r w:rsidR="00E26342" w:rsidRPr="00EE09AF">
        <w:rPr>
          <w:rFonts w:ascii="Times New Roman" w:hAnsi="Times New Roman" w:cs="Times New Roman"/>
        </w:rPr>
        <w:t xml:space="preserve"> in the country</w:t>
      </w:r>
      <w:r w:rsidR="00A65F0D">
        <w:rPr>
          <w:rFonts w:ascii="Times New Roman" w:hAnsi="Times New Roman" w:cs="Times New Roman"/>
        </w:rPr>
        <w:t xml:space="preserve"> </w:t>
      </w:r>
      <w:r w:rsidR="00A65F0D" w:rsidRPr="00A65F0D">
        <w:rPr>
          <w:rFonts w:ascii="Times New Roman" w:hAnsi="Times New Roman" w:cs="Times New Roman"/>
          <w:b/>
          <w:bCs/>
        </w:rPr>
        <w:t>(Fig 1)</w:t>
      </w:r>
      <w:r w:rsidR="00891F9C" w:rsidRPr="00EE09AF">
        <w:rPr>
          <w:rFonts w:ascii="Times New Roman" w:hAnsi="Times New Roman" w:cs="Times New Roman"/>
        </w:rPr>
        <w:t xml:space="preserve">. </w:t>
      </w:r>
      <w:r w:rsidR="004A0624" w:rsidRPr="00EE09AF">
        <w:rPr>
          <w:rFonts w:ascii="Times New Roman" w:hAnsi="Times New Roman" w:cs="Times New Roman"/>
        </w:rPr>
        <w:t xml:space="preserve"> </w:t>
      </w:r>
      <w:r w:rsidR="00A16B0E">
        <w:rPr>
          <w:rFonts w:ascii="Times New Roman" w:hAnsi="Times New Roman" w:cs="Times New Roman"/>
          <w:sz w:val="24"/>
          <w:szCs w:val="24"/>
        </w:rPr>
        <w:t>T</w:t>
      </w:r>
      <w:r w:rsidR="00501401">
        <w:rPr>
          <w:rFonts w:ascii="Times New Roman" w:hAnsi="Times New Roman" w:cs="Times New Roman"/>
          <w:sz w:val="24"/>
          <w:szCs w:val="24"/>
        </w:rPr>
        <w:t xml:space="preserve">he number of </w:t>
      </w:r>
      <w:r w:rsidR="00501401" w:rsidRPr="007A66F4">
        <w:rPr>
          <w:rFonts w:ascii="Times New Roman" w:hAnsi="Times New Roman" w:cs="Times New Roman"/>
          <w:sz w:val="24"/>
          <w:szCs w:val="24"/>
        </w:rPr>
        <w:t xml:space="preserve">reported </w:t>
      </w:r>
      <w:r w:rsidR="00501401">
        <w:rPr>
          <w:rFonts w:ascii="Times New Roman" w:hAnsi="Times New Roman" w:cs="Times New Roman"/>
          <w:sz w:val="24"/>
          <w:szCs w:val="24"/>
        </w:rPr>
        <w:t xml:space="preserve">cases and deaths was higher </w:t>
      </w:r>
      <w:r w:rsidR="00A16B0E">
        <w:rPr>
          <w:rFonts w:ascii="Times New Roman" w:hAnsi="Times New Roman" w:cs="Times New Roman"/>
          <w:sz w:val="24"/>
          <w:szCs w:val="24"/>
        </w:rPr>
        <w:t xml:space="preserve">in each month in 2023 compared to </w:t>
      </w:r>
      <w:r w:rsidR="00DE4B8C">
        <w:rPr>
          <w:rFonts w:ascii="Times New Roman" w:hAnsi="Times New Roman" w:cs="Times New Roman"/>
          <w:sz w:val="24"/>
          <w:szCs w:val="24"/>
        </w:rPr>
        <w:t xml:space="preserve">the average number of cases or deaths in </w:t>
      </w:r>
      <w:r w:rsidR="00501401" w:rsidRPr="007A66F4">
        <w:rPr>
          <w:rFonts w:ascii="Times New Roman" w:hAnsi="Times New Roman" w:cs="Times New Roman"/>
          <w:sz w:val="24"/>
          <w:szCs w:val="24"/>
        </w:rPr>
        <w:t>the corresponding months from 2000 to 2022</w:t>
      </w:r>
      <w:r w:rsidR="00DE4B8C">
        <w:rPr>
          <w:rFonts w:ascii="Times New Roman" w:hAnsi="Times New Roman" w:cs="Times New Roman"/>
          <w:sz w:val="24"/>
          <w:szCs w:val="24"/>
        </w:rPr>
        <w:t xml:space="preserve"> </w:t>
      </w:r>
      <w:r w:rsidR="00DE4B8C" w:rsidRPr="00DE4B8C">
        <w:rPr>
          <w:rFonts w:ascii="Times New Roman" w:hAnsi="Times New Roman" w:cs="Times New Roman"/>
          <w:b/>
          <w:bCs/>
          <w:sz w:val="24"/>
          <w:szCs w:val="24"/>
        </w:rPr>
        <w:t>(Fig 1)</w:t>
      </w:r>
      <w:r w:rsidR="00501401" w:rsidRPr="007A66F4">
        <w:rPr>
          <w:rFonts w:ascii="Times New Roman" w:hAnsi="Times New Roman" w:cs="Times New Roman"/>
          <w:sz w:val="24"/>
          <w:szCs w:val="24"/>
        </w:rPr>
        <w:t xml:space="preserve">. </w:t>
      </w:r>
      <w:r w:rsidR="00160AAC">
        <w:rPr>
          <w:rFonts w:ascii="Times New Roman" w:hAnsi="Times New Roman" w:cs="Times New Roman"/>
          <w:sz w:val="24"/>
          <w:szCs w:val="24"/>
        </w:rPr>
        <w:t>Among the dengue cases</w:t>
      </w:r>
      <w:r w:rsidR="00EC32C6">
        <w:rPr>
          <w:rFonts w:ascii="Times New Roman" w:hAnsi="Times New Roman" w:cs="Times New Roman"/>
          <w:sz w:val="24"/>
          <w:szCs w:val="24"/>
        </w:rPr>
        <w:t>,</w:t>
      </w:r>
      <w:r w:rsidR="00160AAC">
        <w:rPr>
          <w:rFonts w:ascii="Times New Roman" w:hAnsi="Times New Roman" w:cs="Times New Roman"/>
          <w:sz w:val="24"/>
          <w:szCs w:val="24"/>
        </w:rPr>
        <w:t xml:space="preserve"> </w:t>
      </w:r>
      <w:r w:rsidR="00F02335">
        <w:rPr>
          <w:rFonts w:ascii="Times New Roman" w:hAnsi="Times New Roman" w:cs="Times New Roman"/>
          <w:sz w:val="24"/>
          <w:szCs w:val="24"/>
        </w:rPr>
        <w:t>40%</w:t>
      </w:r>
      <w:r w:rsidR="00160AAC">
        <w:rPr>
          <w:rFonts w:ascii="Times New Roman" w:hAnsi="Times New Roman" w:cs="Times New Roman"/>
          <w:sz w:val="24"/>
          <w:szCs w:val="24"/>
        </w:rPr>
        <w:t xml:space="preserve"> were female and </w:t>
      </w:r>
      <w:r w:rsidR="00F02335" w:rsidRPr="00CF5DB0">
        <w:rPr>
          <w:rFonts w:ascii="Times New Roman" w:hAnsi="Times New Roman" w:cs="Times New Roman"/>
          <w:sz w:val="24"/>
          <w:szCs w:val="24"/>
        </w:rPr>
        <w:t>56%</w:t>
      </w:r>
      <w:r w:rsidR="005E13A4">
        <w:rPr>
          <w:rFonts w:ascii="Times New Roman" w:hAnsi="Times New Roman" w:cs="Times New Roman"/>
          <w:sz w:val="24"/>
          <w:szCs w:val="24"/>
        </w:rPr>
        <w:t xml:space="preserve"> were below 30 years </w:t>
      </w:r>
      <w:r w:rsidR="005969F8">
        <w:rPr>
          <w:rFonts w:ascii="Times New Roman" w:hAnsi="Times New Roman" w:cs="Times New Roman"/>
          <w:sz w:val="24"/>
          <w:szCs w:val="24"/>
        </w:rPr>
        <w:t xml:space="preserve">of </w:t>
      </w:r>
      <w:r w:rsidR="005E13A4">
        <w:rPr>
          <w:rFonts w:ascii="Times New Roman" w:hAnsi="Times New Roman" w:cs="Times New Roman"/>
          <w:sz w:val="24"/>
          <w:szCs w:val="24"/>
        </w:rPr>
        <w:t xml:space="preserve">age group. </w:t>
      </w:r>
      <w:r w:rsidR="00654258">
        <w:rPr>
          <w:rFonts w:ascii="Times New Roman" w:hAnsi="Times New Roman" w:cs="Times New Roman"/>
          <w:sz w:val="24"/>
          <w:szCs w:val="24"/>
        </w:rPr>
        <w:t>A total of</w:t>
      </w:r>
      <w:r w:rsidR="00094613">
        <w:rPr>
          <w:rFonts w:ascii="Times New Roman" w:hAnsi="Times New Roman" w:cs="Times New Roman"/>
          <w:sz w:val="24"/>
          <w:szCs w:val="24"/>
        </w:rPr>
        <w:t xml:space="preserve"> </w:t>
      </w:r>
      <w:r w:rsidR="00F02335">
        <w:rPr>
          <w:rFonts w:ascii="Times New Roman" w:hAnsi="Times New Roman" w:cs="Times New Roman"/>
          <w:sz w:val="24"/>
          <w:szCs w:val="24"/>
        </w:rPr>
        <w:t>110,008</w:t>
      </w:r>
      <w:r w:rsidR="00654258">
        <w:rPr>
          <w:rFonts w:ascii="Times New Roman" w:hAnsi="Times New Roman" w:cs="Times New Roman"/>
          <w:sz w:val="24"/>
          <w:szCs w:val="24"/>
        </w:rPr>
        <w:t xml:space="preserve"> cases </w:t>
      </w:r>
      <w:r w:rsidR="005D3722">
        <w:rPr>
          <w:rFonts w:ascii="Times New Roman" w:hAnsi="Times New Roman" w:cs="Times New Roman"/>
          <w:sz w:val="24"/>
          <w:szCs w:val="24"/>
        </w:rPr>
        <w:t xml:space="preserve">were </w:t>
      </w:r>
      <w:r w:rsidR="00654258">
        <w:rPr>
          <w:rFonts w:ascii="Times New Roman" w:hAnsi="Times New Roman" w:cs="Times New Roman"/>
          <w:sz w:val="24"/>
          <w:szCs w:val="24"/>
        </w:rPr>
        <w:t xml:space="preserve">reported from </w:t>
      </w:r>
      <w:r w:rsidR="00094613">
        <w:rPr>
          <w:rFonts w:ascii="Times New Roman" w:hAnsi="Times New Roman" w:cs="Times New Roman"/>
          <w:sz w:val="24"/>
          <w:szCs w:val="24"/>
        </w:rPr>
        <w:t xml:space="preserve">the </w:t>
      </w:r>
      <w:r w:rsidR="00654258">
        <w:rPr>
          <w:rFonts w:ascii="Times New Roman" w:hAnsi="Times New Roman" w:cs="Times New Roman"/>
          <w:sz w:val="24"/>
          <w:szCs w:val="24"/>
        </w:rPr>
        <w:t xml:space="preserve">capital City Dhaka </w:t>
      </w:r>
      <w:r w:rsidR="007E7479">
        <w:rPr>
          <w:rFonts w:ascii="Times New Roman" w:hAnsi="Times New Roman" w:cs="Times New Roman"/>
          <w:sz w:val="24"/>
          <w:szCs w:val="24"/>
        </w:rPr>
        <w:t xml:space="preserve">including </w:t>
      </w:r>
      <w:r w:rsidR="00F02335">
        <w:rPr>
          <w:rFonts w:ascii="Times New Roman" w:hAnsi="Times New Roman" w:cs="Times New Roman"/>
          <w:sz w:val="24"/>
          <w:szCs w:val="24"/>
        </w:rPr>
        <w:t>980</w:t>
      </w:r>
      <w:r w:rsidR="007E7479">
        <w:rPr>
          <w:rFonts w:ascii="Times New Roman" w:hAnsi="Times New Roman" w:cs="Times New Roman"/>
          <w:sz w:val="24"/>
          <w:szCs w:val="24"/>
        </w:rPr>
        <w:t xml:space="preserve"> deaths (case-</w:t>
      </w:r>
      <w:r w:rsidR="00654258">
        <w:rPr>
          <w:rFonts w:ascii="Times New Roman" w:hAnsi="Times New Roman" w:cs="Times New Roman"/>
          <w:sz w:val="24"/>
          <w:szCs w:val="24"/>
        </w:rPr>
        <w:t xml:space="preserve">fatality </w:t>
      </w:r>
      <w:commentRangeStart w:id="766"/>
      <w:commentRangeStart w:id="767"/>
      <w:r w:rsidR="00654258">
        <w:rPr>
          <w:rFonts w:ascii="Times New Roman" w:hAnsi="Times New Roman" w:cs="Times New Roman"/>
          <w:sz w:val="24"/>
          <w:szCs w:val="24"/>
        </w:rPr>
        <w:t>rate</w:t>
      </w:r>
      <w:commentRangeEnd w:id="766"/>
      <w:r w:rsidR="008C17E3">
        <w:rPr>
          <w:rStyle w:val="CommentReference"/>
        </w:rPr>
        <w:commentReference w:id="766"/>
      </w:r>
      <w:commentRangeEnd w:id="767"/>
      <w:r w:rsidR="00A543CF">
        <w:rPr>
          <w:rStyle w:val="CommentReference"/>
        </w:rPr>
        <w:commentReference w:id="767"/>
      </w:r>
      <w:r w:rsidR="007E7479">
        <w:rPr>
          <w:rFonts w:ascii="Times New Roman" w:hAnsi="Times New Roman" w:cs="Times New Roman"/>
          <w:sz w:val="24"/>
          <w:szCs w:val="24"/>
        </w:rPr>
        <w:t>:</w:t>
      </w:r>
      <w:r w:rsidR="00654258">
        <w:rPr>
          <w:rFonts w:ascii="Times New Roman" w:hAnsi="Times New Roman" w:cs="Times New Roman"/>
          <w:sz w:val="24"/>
          <w:szCs w:val="24"/>
        </w:rPr>
        <w:t xml:space="preserve"> </w:t>
      </w:r>
      <w:r w:rsidR="00F02335">
        <w:rPr>
          <w:rFonts w:ascii="Times New Roman" w:hAnsi="Times New Roman" w:cs="Times New Roman"/>
          <w:sz w:val="24"/>
          <w:szCs w:val="24"/>
        </w:rPr>
        <w:t>0.89%</w:t>
      </w:r>
      <w:r w:rsidR="007E7479">
        <w:rPr>
          <w:rFonts w:ascii="Times New Roman" w:hAnsi="Times New Roman" w:cs="Times New Roman"/>
          <w:sz w:val="24"/>
          <w:szCs w:val="24"/>
        </w:rPr>
        <w:t>)</w:t>
      </w:r>
      <w:r w:rsidR="00654258">
        <w:rPr>
          <w:rFonts w:ascii="Times New Roman" w:hAnsi="Times New Roman" w:cs="Times New Roman"/>
          <w:sz w:val="24"/>
          <w:szCs w:val="24"/>
        </w:rPr>
        <w:t xml:space="preserve"> and </w:t>
      </w:r>
      <w:r w:rsidR="00F02335">
        <w:rPr>
          <w:rFonts w:ascii="Times New Roman" w:hAnsi="Times New Roman" w:cs="Times New Roman"/>
          <w:sz w:val="24"/>
          <w:szCs w:val="24"/>
        </w:rPr>
        <w:t>211,171</w:t>
      </w:r>
      <w:r w:rsidR="00654258">
        <w:rPr>
          <w:rFonts w:ascii="Times New Roman" w:hAnsi="Times New Roman" w:cs="Times New Roman"/>
          <w:sz w:val="24"/>
          <w:szCs w:val="24"/>
        </w:rPr>
        <w:t xml:space="preserve"> cases </w:t>
      </w:r>
      <w:r w:rsidR="0007728A">
        <w:rPr>
          <w:rFonts w:ascii="Times New Roman" w:hAnsi="Times New Roman" w:cs="Times New Roman"/>
          <w:sz w:val="24"/>
          <w:szCs w:val="24"/>
        </w:rPr>
        <w:t xml:space="preserve">were </w:t>
      </w:r>
      <w:r w:rsidR="00654258">
        <w:rPr>
          <w:rFonts w:ascii="Times New Roman" w:hAnsi="Times New Roman" w:cs="Times New Roman"/>
          <w:sz w:val="24"/>
          <w:szCs w:val="24"/>
        </w:rPr>
        <w:t>repo</w:t>
      </w:r>
      <w:r w:rsidR="0007728A">
        <w:rPr>
          <w:rFonts w:ascii="Times New Roman" w:hAnsi="Times New Roman" w:cs="Times New Roman"/>
          <w:sz w:val="24"/>
          <w:szCs w:val="24"/>
        </w:rPr>
        <w:t>r</w:t>
      </w:r>
      <w:r w:rsidR="00654258">
        <w:rPr>
          <w:rFonts w:ascii="Times New Roman" w:hAnsi="Times New Roman" w:cs="Times New Roman"/>
          <w:sz w:val="24"/>
          <w:szCs w:val="24"/>
        </w:rPr>
        <w:t xml:space="preserve">ted from outside Dhaka </w:t>
      </w:r>
      <w:r w:rsidR="007E7479">
        <w:rPr>
          <w:rFonts w:ascii="Times New Roman" w:hAnsi="Times New Roman" w:cs="Times New Roman"/>
          <w:sz w:val="24"/>
          <w:szCs w:val="24"/>
        </w:rPr>
        <w:t xml:space="preserve">including </w:t>
      </w:r>
      <w:r w:rsidR="00F02335">
        <w:rPr>
          <w:rFonts w:ascii="Times New Roman" w:hAnsi="Times New Roman" w:cs="Times New Roman"/>
          <w:sz w:val="24"/>
          <w:szCs w:val="24"/>
        </w:rPr>
        <w:t>725</w:t>
      </w:r>
      <w:r w:rsidR="007E7479">
        <w:rPr>
          <w:rFonts w:ascii="Times New Roman" w:hAnsi="Times New Roman" w:cs="Times New Roman"/>
          <w:sz w:val="24"/>
          <w:szCs w:val="24"/>
        </w:rPr>
        <w:t xml:space="preserve"> deaths (</w:t>
      </w:r>
      <w:r w:rsidR="004025B3">
        <w:rPr>
          <w:rFonts w:ascii="Times New Roman" w:hAnsi="Times New Roman" w:cs="Times New Roman"/>
          <w:sz w:val="24"/>
          <w:szCs w:val="24"/>
        </w:rPr>
        <w:t>case-</w:t>
      </w:r>
      <w:r w:rsidR="00654258">
        <w:rPr>
          <w:rFonts w:ascii="Times New Roman" w:hAnsi="Times New Roman" w:cs="Times New Roman"/>
          <w:sz w:val="24"/>
          <w:szCs w:val="24"/>
        </w:rPr>
        <w:t>fatality ra</w:t>
      </w:r>
      <w:ins w:id="768" w:author="Mohammad Nayeem Hasan" w:date="2024-02-08T01:35:00Z">
        <w:r w:rsidR="00511E07">
          <w:rPr>
            <w:rFonts w:ascii="Times New Roman" w:hAnsi="Times New Roman" w:cs="Times New Roman"/>
            <w:sz w:val="24"/>
            <w:szCs w:val="24"/>
          </w:rPr>
          <w:t>te</w:t>
        </w:r>
      </w:ins>
      <w:del w:id="769" w:author="Mohammad Nayeem Hasan" w:date="2024-02-08T01:35:00Z">
        <w:r w:rsidR="00654258" w:rsidDel="00511E07">
          <w:rPr>
            <w:rFonts w:ascii="Times New Roman" w:hAnsi="Times New Roman" w:cs="Times New Roman"/>
            <w:sz w:val="24"/>
            <w:szCs w:val="24"/>
          </w:rPr>
          <w:delText>tio</w:delText>
        </w:r>
      </w:del>
      <w:r w:rsidR="00654258">
        <w:rPr>
          <w:rFonts w:ascii="Times New Roman" w:hAnsi="Times New Roman" w:cs="Times New Roman"/>
          <w:sz w:val="24"/>
          <w:szCs w:val="24"/>
        </w:rPr>
        <w:t xml:space="preserve"> of </w:t>
      </w:r>
      <w:r w:rsidR="00D4044A">
        <w:rPr>
          <w:rFonts w:ascii="Times New Roman" w:hAnsi="Times New Roman" w:cs="Times New Roman"/>
          <w:sz w:val="24"/>
          <w:szCs w:val="24"/>
        </w:rPr>
        <w:t>0.34</w:t>
      </w:r>
      <w:r w:rsidR="00654258">
        <w:rPr>
          <w:rFonts w:ascii="Times New Roman" w:hAnsi="Times New Roman" w:cs="Times New Roman"/>
          <w:sz w:val="24"/>
          <w:szCs w:val="24"/>
        </w:rPr>
        <w:t>%</w:t>
      </w:r>
      <w:r w:rsidR="0007728A">
        <w:rPr>
          <w:rFonts w:ascii="Times New Roman" w:hAnsi="Times New Roman" w:cs="Times New Roman"/>
          <w:sz w:val="24"/>
          <w:szCs w:val="24"/>
        </w:rPr>
        <w:t>)</w:t>
      </w:r>
      <w:r w:rsidR="00654258">
        <w:rPr>
          <w:rFonts w:ascii="Times New Roman" w:hAnsi="Times New Roman" w:cs="Times New Roman"/>
          <w:sz w:val="24"/>
          <w:szCs w:val="24"/>
        </w:rPr>
        <w:t xml:space="preserve">. </w:t>
      </w:r>
      <w:r w:rsidR="00061B51">
        <w:rPr>
          <w:rFonts w:ascii="Times New Roman" w:hAnsi="Times New Roman" w:cs="Times New Roman"/>
          <w:sz w:val="24"/>
          <w:szCs w:val="24"/>
        </w:rPr>
        <w:t xml:space="preserve"> </w:t>
      </w:r>
    </w:p>
    <w:p w14:paraId="30832290" w14:textId="3AC3EE55" w:rsidR="00FB72CA" w:rsidRPr="00701876" w:rsidRDefault="00526674" w:rsidP="00DB2436">
      <w:pPr>
        <w:spacing w:after="0" w:line="480" w:lineRule="auto"/>
        <w:jc w:val="center"/>
        <w:rPr>
          <w:rFonts w:ascii="Times New Roman" w:hAnsi="Times New Roman" w:cs="Times New Roman"/>
        </w:rPr>
      </w:pPr>
      <w:r w:rsidRPr="00526674">
        <w:lastRenderedPageBreak/>
        <w:t xml:space="preserve"> </w:t>
      </w:r>
      <w:del w:id="770" w:author="Rahman, Mahbubur" w:date="2024-02-07T19:24:00Z">
        <w:r w:rsidR="00737DB0">
          <w:rPr>
            <w:noProof/>
          </w:rPr>
          <w:drawing>
            <wp:inline distT="0" distB="0" distL="0" distR="0" wp14:anchorId="4D9B9AD4" wp14:editId="70E624B7">
              <wp:extent cx="4474424" cy="5593278"/>
              <wp:effectExtent l="0" t="0" r="2540" b="7620"/>
              <wp:docPr id="1459522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0473" cy="5600840"/>
                      </a:xfrm>
                      <a:prstGeom prst="rect">
                        <a:avLst/>
                      </a:prstGeom>
                      <a:noFill/>
                      <a:ln>
                        <a:noFill/>
                      </a:ln>
                    </pic:spPr>
                  </pic:pic>
                </a:graphicData>
              </a:graphic>
            </wp:inline>
          </w:drawing>
        </w:r>
      </w:del>
      <w:ins w:id="771" w:author="Rahman, Mahbubur" w:date="2024-02-07T19:24:00Z">
        <w:del w:id="772" w:author="Mohammad Nayeem Hasan" w:date="2024-02-08T03:05:00Z">
          <w:r w:rsidR="00737DB0" w:rsidDel="00BD53BF">
            <w:rPr>
              <w:noProof/>
            </w:rPr>
            <w:drawing>
              <wp:inline distT="0" distB="0" distL="0" distR="0" wp14:anchorId="4D9B9AD4" wp14:editId="0A646AE4">
                <wp:extent cx="4474424" cy="5593278"/>
                <wp:effectExtent l="0" t="0" r="2540" b="7620"/>
                <wp:docPr id="1843639897" name="Picture 184363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0473" cy="5600840"/>
                        </a:xfrm>
                        <a:prstGeom prst="rect">
                          <a:avLst/>
                        </a:prstGeom>
                        <a:noFill/>
                        <a:ln>
                          <a:noFill/>
                        </a:ln>
                      </pic:spPr>
                    </pic:pic>
                  </a:graphicData>
                </a:graphic>
              </wp:inline>
            </w:drawing>
          </w:r>
        </w:del>
      </w:ins>
      <w:ins w:id="773" w:author="Mohammad Nayeem Hasan" w:date="2024-02-08T03:05:00Z">
        <w:r w:rsidR="00BD53BF" w:rsidRPr="00BD53BF">
          <w:t xml:space="preserve"> </w:t>
        </w:r>
        <w:r w:rsidR="00BD53BF">
          <w:rPr>
            <w:noProof/>
          </w:rPr>
          <w:drawing>
            <wp:inline distT="0" distB="0" distL="0" distR="0" wp14:anchorId="0922211A" wp14:editId="0BE6206A">
              <wp:extent cx="5731510" cy="7164705"/>
              <wp:effectExtent l="0" t="0" r="2540" b="0"/>
              <wp:docPr id="70837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ins>
    </w:p>
    <w:p w14:paraId="2EA9DAB8" w14:textId="5B027BC7" w:rsidR="00A65F0D" w:rsidRPr="007A6D30" w:rsidRDefault="00A65F0D" w:rsidP="00FB72CA">
      <w:pPr>
        <w:spacing w:after="0" w:line="480" w:lineRule="auto"/>
        <w:rPr>
          <w:rFonts w:ascii="Times New Roman" w:hAnsi="Times New Roman" w:cs="Times New Roman"/>
        </w:rPr>
      </w:pPr>
      <w:commentRangeStart w:id="774"/>
      <w:commentRangeStart w:id="775"/>
      <w:r w:rsidRPr="008001F0">
        <w:rPr>
          <w:rFonts w:ascii="Times New Roman" w:hAnsi="Times New Roman" w:cs="Times New Roman"/>
          <w:b/>
          <w:bCs/>
        </w:rPr>
        <w:t>Fig 1:</w:t>
      </w:r>
      <w:r w:rsidRPr="00701876">
        <w:rPr>
          <w:rFonts w:ascii="Times New Roman" w:hAnsi="Times New Roman" w:cs="Times New Roman"/>
        </w:rPr>
        <w:t xml:space="preserve"> </w:t>
      </w:r>
      <w:commentRangeEnd w:id="774"/>
      <w:r w:rsidR="00B92395">
        <w:rPr>
          <w:rStyle w:val="CommentReference"/>
        </w:rPr>
        <w:commentReference w:id="774"/>
      </w:r>
      <w:commentRangeEnd w:id="775"/>
      <w:r w:rsidR="000C091F">
        <w:rPr>
          <w:rStyle w:val="CommentReference"/>
        </w:rPr>
        <w:commentReference w:id="775"/>
      </w:r>
      <w:r w:rsidRPr="00701876">
        <w:rPr>
          <w:rFonts w:ascii="Times New Roman" w:hAnsi="Times New Roman" w:cs="Times New Roman"/>
        </w:rPr>
        <w:t>The number of dengue cases and de</w:t>
      </w:r>
      <w:r w:rsidR="007A281D" w:rsidRPr="00701876">
        <w:rPr>
          <w:rFonts w:ascii="Times New Roman" w:hAnsi="Times New Roman" w:cs="Times New Roman"/>
        </w:rPr>
        <w:t xml:space="preserve">aths reported in 2023 vs 2000-2022 in Bangladesh. Log 10 base is used for the </w:t>
      </w:r>
      <w:del w:id="776" w:author="Rahman, Mahbubur" w:date="2024-02-07T19:24:00Z">
        <w:r w:rsidR="00701876" w:rsidRPr="00701876">
          <w:rPr>
            <w:rFonts w:ascii="Times New Roman" w:hAnsi="Times New Roman" w:cs="Times New Roman"/>
          </w:rPr>
          <w:delText>displaying</w:delText>
        </w:r>
      </w:del>
      <w:ins w:id="777" w:author="Rahman, Mahbubur" w:date="2024-02-07T19:24:00Z">
        <w:r w:rsidR="00701876" w:rsidRPr="00701876">
          <w:rPr>
            <w:rFonts w:ascii="Times New Roman" w:hAnsi="Times New Roman" w:cs="Times New Roman"/>
          </w:rPr>
          <w:t>display</w:t>
        </w:r>
      </w:ins>
      <w:ins w:id="778" w:author="Md Asaduzzaman" w:date="2024-01-21T17:48:00Z">
        <w:r w:rsidR="003D6B38">
          <w:rPr>
            <w:rFonts w:ascii="Times New Roman" w:hAnsi="Times New Roman" w:cs="Times New Roman"/>
          </w:rPr>
          <w:t xml:space="preserve"> of</w:t>
        </w:r>
      </w:ins>
      <w:del w:id="779" w:author="Md Asaduzzaman" w:date="2024-01-21T17:48:00Z">
        <w:r w:rsidR="00701876" w:rsidRPr="00701876" w:rsidDel="003D6B38">
          <w:rPr>
            <w:rFonts w:ascii="Times New Roman" w:hAnsi="Times New Roman" w:cs="Times New Roman"/>
          </w:rPr>
          <w:delText>ing</w:delText>
        </w:r>
      </w:del>
      <w:r w:rsidR="00701876" w:rsidRPr="00701876">
        <w:rPr>
          <w:rFonts w:ascii="Times New Roman" w:hAnsi="Times New Roman" w:cs="Times New Roman"/>
        </w:rPr>
        <w:t xml:space="preserve"> the cases</w:t>
      </w:r>
      <w:r w:rsidR="00701876">
        <w:rPr>
          <w:rFonts w:ascii="Times New Roman" w:hAnsi="Times New Roman" w:cs="Times New Roman"/>
        </w:rPr>
        <w:t xml:space="preserve"> and deaths </w:t>
      </w:r>
      <w:r w:rsidR="009D2BFD">
        <w:rPr>
          <w:rFonts w:ascii="Times New Roman" w:hAnsi="Times New Roman" w:cs="Times New Roman"/>
        </w:rPr>
        <w:t xml:space="preserve">for the convenience of </w:t>
      </w:r>
      <w:r w:rsidR="0012323E">
        <w:rPr>
          <w:rFonts w:ascii="Times New Roman" w:hAnsi="Times New Roman" w:cs="Times New Roman"/>
        </w:rPr>
        <w:t>visualization and comparison</w:t>
      </w:r>
      <w:r w:rsidR="009D2BFD">
        <w:rPr>
          <w:rFonts w:ascii="Times New Roman" w:hAnsi="Times New Roman" w:cs="Times New Roman"/>
        </w:rPr>
        <w:t xml:space="preserve">. </w:t>
      </w:r>
    </w:p>
    <w:p w14:paraId="5CFB80F8" w14:textId="77777777" w:rsidR="0087277A" w:rsidRDefault="0087277A" w:rsidP="00ED19B4">
      <w:pPr>
        <w:spacing w:after="0" w:line="480" w:lineRule="auto"/>
        <w:rPr>
          <w:rFonts w:ascii="Times New Roman" w:hAnsi="Times New Roman" w:cs="Times New Roman"/>
        </w:rPr>
      </w:pPr>
    </w:p>
    <w:p w14:paraId="2A2D7C4D" w14:textId="509D06B1" w:rsidR="00A16B0E" w:rsidRDefault="009D3534" w:rsidP="00ED19B4">
      <w:pPr>
        <w:spacing w:after="0" w:line="480" w:lineRule="auto"/>
        <w:rPr>
          <w:rFonts w:ascii="Times New Roman" w:hAnsi="Times New Roman" w:cs="Times New Roman"/>
          <w:sz w:val="24"/>
          <w:szCs w:val="24"/>
        </w:rPr>
      </w:pPr>
      <w:commentRangeStart w:id="780"/>
      <w:commentRangeStart w:id="781"/>
      <w:r>
        <w:rPr>
          <w:rFonts w:ascii="Times New Roman" w:hAnsi="Times New Roman" w:cs="Times New Roman"/>
        </w:rPr>
        <w:lastRenderedPageBreak/>
        <w:t>Bangladesh</w:t>
      </w:r>
      <w:r w:rsidR="00AB6FC3">
        <w:rPr>
          <w:rFonts w:ascii="Times New Roman" w:hAnsi="Times New Roman" w:cs="Times New Roman"/>
        </w:rPr>
        <w:t xml:space="preserve"> </w:t>
      </w:r>
      <w:commentRangeEnd w:id="780"/>
      <w:r w:rsidR="00B61780">
        <w:rPr>
          <w:rStyle w:val="CommentReference"/>
        </w:rPr>
        <w:commentReference w:id="780"/>
      </w:r>
      <w:commentRangeEnd w:id="781"/>
      <w:r w:rsidR="000C091F">
        <w:rPr>
          <w:rStyle w:val="CommentReference"/>
        </w:rPr>
        <w:commentReference w:id="781"/>
      </w:r>
      <w:r w:rsidR="00AB6FC3">
        <w:rPr>
          <w:rFonts w:ascii="Times New Roman" w:hAnsi="Times New Roman" w:cs="Times New Roman"/>
        </w:rPr>
        <w:t xml:space="preserve">experienced a higher amount of rainfall in 2023 compared to the average </w:t>
      </w:r>
      <w:r w:rsidR="00B77D37">
        <w:rPr>
          <w:rFonts w:ascii="Times New Roman" w:hAnsi="Times New Roman" w:cs="Times New Roman"/>
        </w:rPr>
        <w:t xml:space="preserve">annual </w:t>
      </w:r>
      <w:r w:rsidR="002A4B44">
        <w:rPr>
          <w:rFonts w:ascii="Times New Roman" w:hAnsi="Times New Roman" w:cs="Times New Roman"/>
        </w:rPr>
        <w:t>rainfall</w:t>
      </w:r>
      <w:r w:rsidR="0017630B">
        <w:rPr>
          <w:rFonts w:ascii="Times New Roman" w:hAnsi="Times New Roman" w:cs="Times New Roman"/>
        </w:rPr>
        <w:t xml:space="preserve"> of the </w:t>
      </w:r>
      <w:r w:rsidR="003A6F99">
        <w:rPr>
          <w:rFonts w:ascii="Times New Roman" w:hAnsi="Times New Roman" w:cs="Times New Roman"/>
        </w:rPr>
        <w:t xml:space="preserve">period 2000-2022. </w:t>
      </w:r>
      <w:r w:rsidR="00ED19B4">
        <w:rPr>
          <w:rFonts w:ascii="Times New Roman" w:hAnsi="Times New Roman" w:cs="Times New Roman"/>
        </w:rPr>
        <w:t xml:space="preserve">The average </w:t>
      </w:r>
      <w:r w:rsidR="00A16B0E" w:rsidRPr="009D0035">
        <w:rPr>
          <w:rFonts w:ascii="Times New Roman" w:hAnsi="Times New Roman" w:cs="Times New Roman"/>
          <w:sz w:val="24"/>
          <w:szCs w:val="24"/>
        </w:rPr>
        <w:t xml:space="preserve">rainfall </w:t>
      </w:r>
      <w:r w:rsidR="00ED19B4">
        <w:rPr>
          <w:rFonts w:ascii="Times New Roman" w:hAnsi="Times New Roman" w:cs="Times New Roman"/>
          <w:sz w:val="24"/>
          <w:szCs w:val="24"/>
        </w:rPr>
        <w:t xml:space="preserve">for the period </w:t>
      </w:r>
      <w:r w:rsidR="00A16B0E" w:rsidRPr="009D0035">
        <w:rPr>
          <w:rFonts w:ascii="Times New Roman" w:hAnsi="Times New Roman" w:cs="Times New Roman"/>
          <w:sz w:val="24"/>
          <w:szCs w:val="24"/>
        </w:rPr>
        <w:t xml:space="preserve">2000 to 2022 </w:t>
      </w:r>
      <w:r w:rsidR="00ED19B4">
        <w:rPr>
          <w:rFonts w:ascii="Times New Roman" w:hAnsi="Times New Roman" w:cs="Times New Roman"/>
          <w:sz w:val="24"/>
          <w:szCs w:val="24"/>
        </w:rPr>
        <w:t xml:space="preserve">was </w:t>
      </w:r>
      <w:r w:rsidR="00720D3C">
        <w:rPr>
          <w:rFonts w:ascii="Times New Roman" w:hAnsi="Times New Roman" w:cs="Times New Roman"/>
          <w:sz w:val="24"/>
          <w:szCs w:val="24"/>
        </w:rPr>
        <w:t>191</w:t>
      </w:r>
      <w:ins w:id="782" w:author="Mohammad Nayeem Hasan" w:date="2024-02-08T03:22:00Z">
        <w:r w:rsidR="00101F12">
          <w:rPr>
            <w:rFonts w:ascii="Times New Roman" w:hAnsi="Times New Roman" w:cs="Times New Roman"/>
            <w:sz w:val="24"/>
            <w:szCs w:val="24"/>
          </w:rPr>
          <w:t>5</w:t>
        </w:r>
      </w:ins>
      <w:del w:id="783" w:author="Mohammad Nayeem Hasan" w:date="2024-02-08T03:22:00Z">
        <w:r w:rsidR="00720D3C" w:rsidDel="00101F12">
          <w:rPr>
            <w:rFonts w:ascii="Times New Roman" w:hAnsi="Times New Roman" w:cs="Times New Roman"/>
            <w:sz w:val="24"/>
            <w:szCs w:val="24"/>
          </w:rPr>
          <w:delText>4</w:delText>
        </w:r>
      </w:del>
      <w:r w:rsidR="00720D3C">
        <w:rPr>
          <w:rFonts w:ascii="Times New Roman" w:hAnsi="Times New Roman" w:cs="Times New Roman"/>
          <w:sz w:val="24"/>
          <w:szCs w:val="24"/>
        </w:rPr>
        <w:t>.7</w:t>
      </w:r>
      <w:ins w:id="784" w:author="Mohammad Nayeem Hasan" w:date="2024-02-08T03:22:00Z">
        <w:r w:rsidR="00101F12">
          <w:rPr>
            <w:rFonts w:ascii="Times New Roman" w:hAnsi="Times New Roman" w:cs="Times New Roman"/>
            <w:sz w:val="24"/>
            <w:szCs w:val="24"/>
          </w:rPr>
          <w:t>5</w:t>
        </w:r>
      </w:ins>
      <w:del w:id="785" w:author="Mohammad Nayeem Hasan" w:date="2024-02-08T03:22:00Z">
        <w:r w:rsidR="00720D3C" w:rsidDel="00101F12">
          <w:rPr>
            <w:rFonts w:ascii="Times New Roman" w:hAnsi="Times New Roman" w:cs="Times New Roman"/>
            <w:sz w:val="24"/>
            <w:szCs w:val="24"/>
          </w:rPr>
          <w:delText>4</w:delText>
        </w:r>
      </w:del>
      <w:r w:rsidR="00720D3C">
        <w:rPr>
          <w:rFonts w:ascii="Times New Roman" w:hAnsi="Times New Roman" w:cs="Times New Roman"/>
          <w:sz w:val="24"/>
          <w:szCs w:val="24"/>
        </w:rPr>
        <w:t xml:space="preserve"> mm</w:t>
      </w:r>
      <w:r w:rsidR="00ED19B4">
        <w:rPr>
          <w:rFonts w:ascii="Times New Roman" w:hAnsi="Times New Roman" w:cs="Times New Roman"/>
          <w:sz w:val="24"/>
          <w:szCs w:val="24"/>
        </w:rPr>
        <w:t xml:space="preserve"> whereas in 2023 total annual rainfall increased to </w:t>
      </w:r>
      <w:r w:rsidR="00ED184F">
        <w:rPr>
          <w:rFonts w:ascii="Times New Roman" w:hAnsi="Times New Roman" w:cs="Times New Roman"/>
          <w:sz w:val="24"/>
          <w:szCs w:val="24"/>
        </w:rPr>
        <w:t>216</w:t>
      </w:r>
      <w:ins w:id="786" w:author="Mohammad Nayeem Hasan" w:date="2024-02-08T03:23:00Z">
        <w:r w:rsidR="00101F12">
          <w:rPr>
            <w:rFonts w:ascii="Times New Roman" w:hAnsi="Times New Roman" w:cs="Times New Roman"/>
            <w:sz w:val="24"/>
            <w:szCs w:val="24"/>
          </w:rPr>
          <w:t>0.70</w:t>
        </w:r>
      </w:ins>
      <w:del w:id="787" w:author="Mohammad Nayeem Hasan" w:date="2024-02-08T03:23:00Z">
        <w:r w:rsidR="00ED184F" w:rsidDel="00101F12">
          <w:rPr>
            <w:rFonts w:ascii="Times New Roman" w:hAnsi="Times New Roman" w:cs="Times New Roman"/>
            <w:sz w:val="24"/>
            <w:szCs w:val="24"/>
          </w:rPr>
          <w:delText>2</w:delText>
        </w:r>
      </w:del>
      <w:r w:rsidR="00ED19B4">
        <w:rPr>
          <w:rFonts w:ascii="Times New Roman" w:hAnsi="Times New Roman" w:cs="Times New Roman"/>
          <w:sz w:val="24"/>
          <w:szCs w:val="24"/>
        </w:rPr>
        <w:t xml:space="preserve"> mm</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ED19B4">
        <w:rPr>
          <w:rFonts w:ascii="Times New Roman" w:hAnsi="Times New Roman" w:cs="Times New Roman"/>
          <w:sz w:val="24"/>
          <w:szCs w:val="24"/>
        </w:rPr>
        <w:t xml:space="preserve">. </w:t>
      </w:r>
      <w:r w:rsidR="00BE2234">
        <w:rPr>
          <w:rFonts w:ascii="Times New Roman" w:hAnsi="Times New Roman" w:cs="Times New Roman"/>
          <w:sz w:val="24"/>
          <w:szCs w:val="24"/>
        </w:rPr>
        <w:t>In 2023, r</w:t>
      </w:r>
      <w:r w:rsidR="00C37582">
        <w:rPr>
          <w:rFonts w:ascii="Times New Roman" w:hAnsi="Times New Roman" w:cs="Times New Roman"/>
          <w:sz w:val="24"/>
          <w:szCs w:val="24"/>
        </w:rPr>
        <w:t xml:space="preserve">ainfall started </w:t>
      </w:r>
      <w:r w:rsidR="005B5657">
        <w:rPr>
          <w:rFonts w:ascii="Times New Roman" w:hAnsi="Times New Roman" w:cs="Times New Roman"/>
          <w:sz w:val="24"/>
          <w:szCs w:val="24"/>
        </w:rPr>
        <w:t>earlier</w:t>
      </w:r>
      <w:r w:rsidR="001315F8">
        <w:rPr>
          <w:rFonts w:ascii="Times New Roman" w:hAnsi="Times New Roman" w:cs="Times New Roman"/>
          <w:sz w:val="24"/>
          <w:szCs w:val="24"/>
        </w:rPr>
        <w:t xml:space="preserve"> in the year </w:t>
      </w:r>
      <w:r w:rsidR="00A11350">
        <w:rPr>
          <w:rFonts w:ascii="Times New Roman" w:hAnsi="Times New Roman" w:cs="Times New Roman"/>
          <w:sz w:val="24"/>
          <w:szCs w:val="24"/>
        </w:rPr>
        <w:t xml:space="preserve">with </w:t>
      </w:r>
      <w:ins w:id="788" w:author="Mohammad Nayeem Hasan" w:date="2024-02-08T03:25:00Z">
        <w:r w:rsidR="00084809">
          <w:rPr>
            <w:rFonts w:ascii="Times New Roman" w:hAnsi="Times New Roman" w:cs="Times New Roman"/>
            <w:sz w:val="24"/>
            <w:szCs w:val="24"/>
          </w:rPr>
          <w:t>75.8</w:t>
        </w:r>
      </w:ins>
      <w:del w:id="789" w:author="Mohammad Nayeem Hasan" w:date="2024-02-08T03:25:00Z">
        <w:r w:rsidR="004151B9" w:rsidDel="00084809">
          <w:rPr>
            <w:rFonts w:ascii="Times New Roman" w:hAnsi="Times New Roman" w:cs="Times New Roman"/>
            <w:sz w:val="24"/>
            <w:szCs w:val="24"/>
          </w:rPr>
          <w:delText>90</w:delText>
        </w:r>
      </w:del>
      <w:r w:rsidR="00A11350">
        <w:rPr>
          <w:rFonts w:ascii="Times New Roman" w:hAnsi="Times New Roman" w:cs="Times New Roman"/>
          <w:sz w:val="24"/>
          <w:szCs w:val="24"/>
        </w:rPr>
        <w:t xml:space="preserve"> mm of precipitation in </w:t>
      </w:r>
      <w:r w:rsidR="00797B57">
        <w:rPr>
          <w:rFonts w:ascii="Times New Roman" w:hAnsi="Times New Roman" w:cs="Times New Roman"/>
          <w:sz w:val="24"/>
          <w:szCs w:val="24"/>
        </w:rPr>
        <w:t>March</w:t>
      </w:r>
      <w:r w:rsidR="00A11350">
        <w:rPr>
          <w:rFonts w:ascii="Times New Roman" w:hAnsi="Times New Roman" w:cs="Times New Roman"/>
          <w:sz w:val="24"/>
          <w:szCs w:val="24"/>
        </w:rPr>
        <w:t xml:space="preserve"> </w:t>
      </w:r>
      <w:r w:rsidR="0000090E">
        <w:rPr>
          <w:rFonts w:ascii="Times New Roman" w:hAnsi="Times New Roman" w:cs="Times New Roman"/>
          <w:sz w:val="24"/>
          <w:szCs w:val="24"/>
        </w:rPr>
        <w:t>compared</w:t>
      </w:r>
      <w:r w:rsidR="00A06020">
        <w:rPr>
          <w:rFonts w:ascii="Times New Roman" w:hAnsi="Times New Roman" w:cs="Times New Roman"/>
          <w:sz w:val="24"/>
          <w:szCs w:val="24"/>
        </w:rPr>
        <w:t xml:space="preserve"> to an average </w:t>
      </w:r>
      <w:r w:rsidR="00A06020" w:rsidRPr="009D3534">
        <w:rPr>
          <w:rFonts w:ascii="Times New Roman" w:hAnsi="Times New Roman" w:cs="Times New Roman"/>
          <w:sz w:val="24"/>
          <w:szCs w:val="24"/>
        </w:rPr>
        <w:t xml:space="preserve">of </w:t>
      </w:r>
      <w:r w:rsidR="004151B9">
        <w:rPr>
          <w:rFonts w:ascii="Times New Roman" w:hAnsi="Times New Roman" w:cs="Times New Roman"/>
          <w:sz w:val="24"/>
          <w:szCs w:val="24"/>
        </w:rPr>
        <w:t>45</w:t>
      </w:r>
      <w:r w:rsidR="00324444">
        <w:rPr>
          <w:rFonts w:ascii="Times New Roman" w:hAnsi="Times New Roman" w:cs="Times New Roman"/>
          <w:sz w:val="24"/>
          <w:szCs w:val="24"/>
        </w:rPr>
        <w:t xml:space="preserve"> mm</w:t>
      </w:r>
      <w:r w:rsidR="00A06020">
        <w:rPr>
          <w:rFonts w:ascii="Times New Roman" w:hAnsi="Times New Roman" w:cs="Times New Roman"/>
          <w:sz w:val="24"/>
          <w:szCs w:val="24"/>
        </w:rPr>
        <w:t xml:space="preserve"> amount of rainfall for </w:t>
      </w:r>
      <w:r w:rsidR="0000090E">
        <w:rPr>
          <w:rFonts w:ascii="Times New Roman" w:hAnsi="Times New Roman" w:cs="Times New Roman"/>
          <w:sz w:val="24"/>
          <w:szCs w:val="24"/>
        </w:rPr>
        <w:t xml:space="preserve">the month of </w:t>
      </w:r>
      <w:r w:rsidR="00A06020">
        <w:rPr>
          <w:rFonts w:ascii="Times New Roman" w:hAnsi="Times New Roman" w:cs="Times New Roman"/>
          <w:sz w:val="24"/>
          <w:szCs w:val="24"/>
        </w:rPr>
        <w:t>the period 2000-2022.</w:t>
      </w:r>
      <w:r w:rsidR="004151B9">
        <w:rPr>
          <w:rFonts w:ascii="Times New Roman" w:hAnsi="Times New Roman" w:cs="Times New Roman"/>
          <w:sz w:val="24"/>
          <w:szCs w:val="24"/>
        </w:rPr>
        <w:t xml:space="preserve"> </w:t>
      </w:r>
      <w:r w:rsidR="003A6F99" w:rsidRPr="007A6D30">
        <w:rPr>
          <w:rFonts w:ascii="Times New Roman" w:hAnsi="Times New Roman" w:cs="Times New Roman"/>
        </w:rPr>
        <w:t xml:space="preserve">There was </w:t>
      </w:r>
      <w:r w:rsidR="003A6F99">
        <w:rPr>
          <w:rFonts w:ascii="Times New Roman" w:hAnsi="Times New Roman" w:cs="Times New Roman"/>
        </w:rPr>
        <w:t>a comparable range of temperature between 2023 and the period 2000-2022.</w:t>
      </w:r>
      <w:r w:rsidR="003A6F99">
        <w:rPr>
          <w:rFonts w:ascii="Times New Roman" w:hAnsi="Times New Roman" w:cs="Times New Roman"/>
          <w:sz w:val="24"/>
          <w:szCs w:val="24"/>
        </w:rPr>
        <w:t xml:space="preserve"> In </w:t>
      </w:r>
      <w:r w:rsidR="000F03B6">
        <w:rPr>
          <w:rFonts w:ascii="Times New Roman" w:hAnsi="Times New Roman" w:cs="Times New Roman"/>
          <w:sz w:val="24"/>
          <w:szCs w:val="24"/>
        </w:rPr>
        <w:t>comparison</w:t>
      </w:r>
      <w:r w:rsidR="003A6F99">
        <w:rPr>
          <w:rFonts w:ascii="Times New Roman" w:hAnsi="Times New Roman" w:cs="Times New Roman"/>
          <w:sz w:val="24"/>
          <w:szCs w:val="24"/>
        </w:rPr>
        <w:t xml:space="preserve"> to </w:t>
      </w:r>
      <w:r w:rsidR="00A8437D">
        <w:rPr>
          <w:rFonts w:ascii="Times New Roman" w:hAnsi="Times New Roman" w:cs="Times New Roman"/>
          <w:sz w:val="24"/>
          <w:szCs w:val="24"/>
        </w:rPr>
        <w:t xml:space="preserve">the </w:t>
      </w:r>
      <w:r w:rsidR="003A6F99">
        <w:rPr>
          <w:rFonts w:ascii="Times New Roman" w:hAnsi="Times New Roman" w:cs="Times New Roman"/>
          <w:sz w:val="24"/>
          <w:szCs w:val="24"/>
        </w:rPr>
        <w:t xml:space="preserve">mean </w:t>
      </w:r>
      <w:r w:rsidR="00A16B0E" w:rsidRPr="009D0035">
        <w:rPr>
          <w:rFonts w:ascii="Times New Roman" w:hAnsi="Times New Roman" w:cs="Times New Roman"/>
          <w:sz w:val="24"/>
          <w:szCs w:val="24"/>
        </w:rPr>
        <w:t xml:space="preserve">temperature </w:t>
      </w:r>
      <w:r w:rsidR="0093345F">
        <w:rPr>
          <w:rFonts w:ascii="Times New Roman" w:hAnsi="Times New Roman" w:cs="Times New Roman"/>
          <w:sz w:val="24"/>
          <w:szCs w:val="24"/>
        </w:rPr>
        <w:t xml:space="preserve">of </w:t>
      </w:r>
      <w:r w:rsidR="00A16B0E" w:rsidRPr="009D0035">
        <w:rPr>
          <w:rFonts w:ascii="Times New Roman" w:hAnsi="Times New Roman" w:cs="Times New Roman"/>
          <w:sz w:val="24"/>
          <w:szCs w:val="24"/>
        </w:rPr>
        <w:t>26.</w:t>
      </w:r>
      <w:r w:rsidR="00240D20">
        <w:rPr>
          <w:rFonts w:ascii="Times New Roman" w:hAnsi="Times New Roman" w:cs="Times New Roman"/>
          <w:sz w:val="24"/>
          <w:szCs w:val="24"/>
        </w:rPr>
        <w:t>46</w:t>
      </w:r>
      <w:r w:rsidR="00AB1E7D">
        <w:rPr>
          <w:rFonts w:ascii="Times New Roman" w:hAnsi="Times New Roman" w:cs="Times New Roman"/>
          <w:sz w:val="24"/>
          <w:szCs w:val="24"/>
        </w:rPr>
        <w:t xml:space="preserve"> </w:t>
      </w:r>
      <w:r w:rsidR="007E391B">
        <w:rPr>
          <w:rFonts w:ascii="Times New Roman" w:hAnsi="Times New Roman" w:cs="Times New Roman"/>
          <w:sz w:val="24"/>
          <w:szCs w:val="24"/>
        </w:rPr>
        <w:t xml:space="preserve">°C </w:t>
      </w:r>
      <w:r w:rsidR="00AB1E7D">
        <w:rPr>
          <w:rFonts w:ascii="Times New Roman" w:hAnsi="Times New Roman" w:cs="Times New Roman"/>
          <w:sz w:val="24"/>
          <w:szCs w:val="24"/>
        </w:rPr>
        <w:t xml:space="preserve">for </w:t>
      </w:r>
      <w:r w:rsidR="00021342">
        <w:rPr>
          <w:rFonts w:ascii="Times New Roman" w:hAnsi="Times New Roman" w:cs="Times New Roman"/>
          <w:sz w:val="24"/>
          <w:szCs w:val="24"/>
        </w:rPr>
        <w:t xml:space="preserve">the </w:t>
      </w:r>
      <w:r w:rsidR="00AB1E7D">
        <w:rPr>
          <w:rFonts w:ascii="Times New Roman" w:hAnsi="Times New Roman" w:cs="Times New Roman"/>
          <w:sz w:val="24"/>
          <w:szCs w:val="24"/>
        </w:rPr>
        <w:t>period</w:t>
      </w:r>
      <w:r w:rsidR="00A16B0E" w:rsidRPr="009D0035">
        <w:rPr>
          <w:rFonts w:ascii="Times New Roman" w:hAnsi="Times New Roman" w:cs="Times New Roman"/>
          <w:sz w:val="24"/>
          <w:szCs w:val="24"/>
        </w:rPr>
        <w:t xml:space="preserve"> 2000 to 2022, the temperature </w:t>
      </w:r>
      <w:ins w:id="790" w:author="Mohammad Nayeem Hasan" w:date="2024-02-08T16:38:00Z">
        <w:r w:rsidR="006F5911">
          <w:rPr>
            <w:rFonts w:ascii="Times New Roman" w:hAnsi="Times New Roman" w:cs="Times New Roman"/>
            <w:sz w:val="24"/>
            <w:szCs w:val="24"/>
          </w:rPr>
          <w:t>in</w:t>
        </w:r>
      </w:ins>
      <w:commentRangeStart w:id="791"/>
      <w:commentRangeStart w:id="792"/>
      <w:del w:id="793" w:author="Mohammad Nayeem Hasan" w:date="2024-02-08T16:38:00Z">
        <w:r w:rsidR="00A16B0E" w:rsidRPr="009D0035" w:rsidDel="006F5911">
          <w:rPr>
            <w:rFonts w:ascii="Times New Roman" w:hAnsi="Times New Roman" w:cs="Times New Roman"/>
            <w:sz w:val="24"/>
            <w:szCs w:val="24"/>
          </w:rPr>
          <w:delText>de</w:delText>
        </w:r>
      </w:del>
      <w:r w:rsidR="00A16B0E" w:rsidRPr="009D0035">
        <w:rPr>
          <w:rFonts w:ascii="Times New Roman" w:hAnsi="Times New Roman" w:cs="Times New Roman"/>
          <w:sz w:val="24"/>
          <w:szCs w:val="24"/>
        </w:rPr>
        <w:t>creased</w:t>
      </w:r>
      <w:commentRangeEnd w:id="791"/>
      <w:r w:rsidR="00B92395">
        <w:rPr>
          <w:rStyle w:val="CommentReference"/>
        </w:rPr>
        <w:commentReference w:id="791"/>
      </w:r>
      <w:commentRangeEnd w:id="792"/>
      <w:r w:rsidR="006F5911">
        <w:rPr>
          <w:rStyle w:val="CommentReference"/>
        </w:rPr>
        <w:commentReference w:id="792"/>
      </w:r>
      <w:r w:rsidR="00A16B0E" w:rsidRPr="009D0035">
        <w:rPr>
          <w:rFonts w:ascii="Times New Roman" w:hAnsi="Times New Roman" w:cs="Times New Roman"/>
          <w:sz w:val="24"/>
          <w:szCs w:val="24"/>
        </w:rPr>
        <w:t xml:space="preserve"> marginally to </w:t>
      </w:r>
      <w:r w:rsidR="009540E8">
        <w:rPr>
          <w:rFonts w:ascii="Times New Roman" w:hAnsi="Times New Roman" w:cs="Times New Roman"/>
          <w:sz w:val="24"/>
          <w:szCs w:val="24"/>
        </w:rPr>
        <w:t>2</w:t>
      </w:r>
      <w:r w:rsidR="00240D20">
        <w:rPr>
          <w:rFonts w:ascii="Times New Roman" w:hAnsi="Times New Roman" w:cs="Times New Roman"/>
          <w:sz w:val="24"/>
          <w:szCs w:val="24"/>
        </w:rPr>
        <w:t>7</w:t>
      </w:r>
      <w:r w:rsidR="009540E8">
        <w:rPr>
          <w:rFonts w:ascii="Times New Roman" w:hAnsi="Times New Roman" w:cs="Times New Roman"/>
          <w:sz w:val="24"/>
          <w:szCs w:val="24"/>
        </w:rPr>
        <w:t>.</w:t>
      </w:r>
      <w:ins w:id="794" w:author="Mohammad Nayeem Hasan" w:date="2024-02-08T03:27:00Z">
        <w:r w:rsidR="008711F4">
          <w:rPr>
            <w:rFonts w:ascii="Times New Roman" w:hAnsi="Times New Roman" w:cs="Times New Roman"/>
            <w:sz w:val="24"/>
            <w:szCs w:val="24"/>
          </w:rPr>
          <w:t>06</w:t>
        </w:r>
      </w:ins>
      <w:del w:id="795" w:author="Mohammad Nayeem Hasan" w:date="2024-02-08T03:27:00Z">
        <w:r w:rsidR="00240D20" w:rsidDel="008711F4">
          <w:rPr>
            <w:rFonts w:ascii="Times New Roman" w:hAnsi="Times New Roman" w:cs="Times New Roman"/>
            <w:sz w:val="24"/>
            <w:szCs w:val="24"/>
          </w:rPr>
          <w:delText>61</w:delText>
        </w:r>
      </w:del>
      <w:r w:rsidR="00AB1E7D">
        <w:rPr>
          <w:rFonts w:ascii="Times New Roman" w:hAnsi="Times New Roman" w:cs="Times New Roman"/>
          <w:sz w:val="24"/>
          <w:szCs w:val="24"/>
        </w:rPr>
        <w:t xml:space="preserve"> °C</w:t>
      </w:r>
      <w:r w:rsidR="00A16B0E" w:rsidRPr="009D0035">
        <w:rPr>
          <w:rFonts w:ascii="Times New Roman" w:hAnsi="Times New Roman" w:cs="Times New Roman"/>
          <w:sz w:val="24"/>
          <w:szCs w:val="24"/>
        </w:rPr>
        <w:t xml:space="preserve"> in 2023</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A16B0E" w:rsidRPr="009D0035">
        <w:rPr>
          <w:rFonts w:ascii="Times New Roman" w:hAnsi="Times New Roman" w:cs="Times New Roman"/>
          <w:sz w:val="24"/>
          <w:szCs w:val="24"/>
        </w:rPr>
        <w:t xml:space="preserve">. </w:t>
      </w:r>
    </w:p>
    <w:p w14:paraId="681E4197" w14:textId="0595BBB6" w:rsidR="003E1C49" w:rsidRDefault="000542D4" w:rsidP="008753A7">
      <w:pPr>
        <w:spacing w:after="0" w:line="480" w:lineRule="auto"/>
        <w:jc w:val="center"/>
        <w:rPr>
          <w:rFonts w:ascii="Times New Roman" w:hAnsi="Times New Roman" w:cs="Times New Roman"/>
          <w:b/>
          <w:bCs/>
        </w:rPr>
      </w:pPr>
      <w:ins w:id="796" w:author="Mohammad Nayeem Hasan" w:date="2024-02-08T04:25:00Z">
        <w:r>
          <w:rPr>
            <w:noProof/>
          </w:rPr>
          <w:lastRenderedPageBreak/>
          <w:drawing>
            <wp:inline distT="0" distB="0" distL="0" distR="0" wp14:anchorId="282B2703" wp14:editId="18B84ED6">
              <wp:extent cx="5731510" cy="7164705"/>
              <wp:effectExtent l="0" t="0" r="2540" b="0"/>
              <wp:docPr id="1677976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ins>
      <w:r w:rsidR="00240D20" w:rsidRPr="00240D20">
        <w:t xml:space="preserve"> </w:t>
      </w:r>
      <w:del w:id="797" w:author="Rahman, Mahbubur" w:date="2024-02-07T19:24:00Z">
        <w:r w:rsidR="00240D20">
          <w:rPr>
            <w:noProof/>
          </w:rPr>
          <w:drawing>
            <wp:inline distT="0" distB="0" distL="0" distR="0" wp14:anchorId="606B6E5D" wp14:editId="3880F65A">
              <wp:extent cx="4603354" cy="5754448"/>
              <wp:effectExtent l="0" t="0" r="6985" b="0"/>
              <wp:docPr id="69288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3354" cy="5754448"/>
                      </a:xfrm>
                      <a:prstGeom prst="rect">
                        <a:avLst/>
                      </a:prstGeom>
                      <a:noFill/>
                      <a:ln>
                        <a:noFill/>
                      </a:ln>
                    </pic:spPr>
                  </pic:pic>
                </a:graphicData>
              </a:graphic>
            </wp:inline>
          </w:drawing>
        </w:r>
      </w:del>
      <w:ins w:id="798" w:author="Rahman, Mahbubur" w:date="2024-02-07T19:24:00Z">
        <w:del w:id="799" w:author="Mohammad Nayeem Hasan" w:date="2024-02-08T03:05:00Z">
          <w:r w:rsidR="00240D20" w:rsidDel="000C091F">
            <w:rPr>
              <w:noProof/>
            </w:rPr>
            <w:drawing>
              <wp:inline distT="0" distB="0" distL="0" distR="0" wp14:anchorId="606B6E5D" wp14:editId="0ED1C48A">
                <wp:extent cx="4603354" cy="5754448"/>
                <wp:effectExtent l="0" t="0" r="6985" b="0"/>
                <wp:docPr id="160902308" name="Picture 16090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3354" cy="5754448"/>
                        </a:xfrm>
                        <a:prstGeom prst="rect">
                          <a:avLst/>
                        </a:prstGeom>
                        <a:noFill/>
                        <a:ln>
                          <a:noFill/>
                        </a:ln>
                      </pic:spPr>
                    </pic:pic>
                  </a:graphicData>
                </a:graphic>
              </wp:inline>
            </w:drawing>
          </w:r>
        </w:del>
      </w:ins>
    </w:p>
    <w:p w14:paraId="49F96769" w14:textId="721546E3" w:rsidR="00A53111" w:rsidRDefault="000F28BE" w:rsidP="000F28BE">
      <w:pPr>
        <w:spacing w:after="0" w:line="480" w:lineRule="auto"/>
        <w:rPr>
          <w:rFonts w:ascii="Times New Roman" w:hAnsi="Times New Roman" w:cs="Times New Roman"/>
          <w:sz w:val="24"/>
          <w:szCs w:val="24"/>
        </w:rPr>
      </w:pPr>
      <w:r w:rsidRPr="001D626C">
        <w:rPr>
          <w:rFonts w:ascii="Times New Roman" w:hAnsi="Times New Roman" w:cs="Times New Roman"/>
          <w:b/>
          <w:bCs/>
          <w:sz w:val="24"/>
          <w:szCs w:val="24"/>
        </w:rPr>
        <w:t xml:space="preserve">Fig 2: </w:t>
      </w:r>
      <w:r w:rsidRPr="00FF6008">
        <w:rPr>
          <w:rFonts w:ascii="Times New Roman" w:hAnsi="Times New Roman" w:cs="Times New Roman"/>
          <w:sz w:val="24"/>
          <w:szCs w:val="24"/>
        </w:rPr>
        <w:t xml:space="preserve">The </w:t>
      </w:r>
      <w:r w:rsidR="001763AA" w:rsidRPr="00FF6008">
        <w:rPr>
          <w:rFonts w:ascii="Times New Roman" w:hAnsi="Times New Roman" w:cs="Times New Roman"/>
          <w:sz w:val="24"/>
          <w:szCs w:val="24"/>
        </w:rPr>
        <w:t xml:space="preserve">temperatures </w:t>
      </w:r>
      <w:r w:rsidR="00020C9C" w:rsidRPr="00FF6008">
        <w:rPr>
          <w:rFonts w:ascii="Times New Roman" w:hAnsi="Times New Roman" w:cs="Times New Roman"/>
          <w:sz w:val="24"/>
          <w:szCs w:val="24"/>
        </w:rPr>
        <w:t xml:space="preserve">(°C) </w:t>
      </w:r>
      <w:r w:rsidR="001763AA" w:rsidRPr="00FF6008">
        <w:rPr>
          <w:rFonts w:ascii="Times New Roman" w:hAnsi="Times New Roman" w:cs="Times New Roman"/>
          <w:sz w:val="24"/>
          <w:szCs w:val="24"/>
        </w:rPr>
        <w:t xml:space="preserve">and </w:t>
      </w:r>
      <w:r w:rsidR="00FA60EA">
        <w:rPr>
          <w:rFonts w:ascii="Times New Roman" w:hAnsi="Times New Roman" w:cs="Times New Roman"/>
          <w:sz w:val="24"/>
          <w:szCs w:val="24"/>
        </w:rPr>
        <w:t>rainfall</w:t>
      </w:r>
      <w:r w:rsidR="00020C9C" w:rsidRPr="00FF6008">
        <w:rPr>
          <w:rFonts w:ascii="Times New Roman" w:hAnsi="Times New Roman" w:cs="Times New Roman"/>
          <w:sz w:val="24"/>
          <w:szCs w:val="24"/>
        </w:rPr>
        <w:t xml:space="preserve"> (mm)</w:t>
      </w:r>
      <w:r w:rsidR="00D23662">
        <w:rPr>
          <w:rFonts w:ascii="Times New Roman" w:hAnsi="Times New Roman" w:cs="Times New Roman"/>
          <w:sz w:val="24"/>
          <w:szCs w:val="24"/>
        </w:rPr>
        <w:t xml:space="preserve"> of Bangladesh as recorded in a </w:t>
      </w:r>
      <w:ins w:id="800" w:author="Kazi Rahman" w:date="2024-01-28T10:53:00Z">
        <w:r w:rsidR="00B92395">
          <w:rPr>
            <w:rFonts w:ascii="Times New Roman" w:hAnsi="Times New Roman" w:cs="Times New Roman"/>
            <w:sz w:val="24"/>
            <w:szCs w:val="24"/>
          </w:rPr>
          <w:t>w</w:t>
        </w:r>
      </w:ins>
      <w:del w:id="801" w:author="Kazi Rahman" w:date="2024-01-28T10:53:00Z">
        <w:r w:rsidR="00D23662">
          <w:rPr>
            <w:rFonts w:ascii="Times New Roman" w:hAnsi="Times New Roman" w:cs="Times New Roman"/>
            <w:sz w:val="24"/>
            <w:szCs w:val="24"/>
          </w:rPr>
          <w:delText>W</w:delText>
        </w:r>
      </w:del>
      <w:r w:rsidR="00D23662">
        <w:rPr>
          <w:rFonts w:ascii="Times New Roman" w:hAnsi="Times New Roman" w:cs="Times New Roman"/>
          <w:sz w:val="24"/>
          <w:szCs w:val="24"/>
        </w:rPr>
        <w:t>eather station in Mirpur</w:t>
      </w:r>
      <w:ins w:id="802" w:author="Kazi Rahman" w:date="2024-01-28T10:53:00Z">
        <w:r w:rsidR="00B92395">
          <w:rPr>
            <w:rFonts w:ascii="Times New Roman" w:hAnsi="Times New Roman" w:cs="Times New Roman"/>
            <w:sz w:val="24"/>
            <w:szCs w:val="24"/>
          </w:rPr>
          <w:t>,</w:t>
        </w:r>
      </w:ins>
      <w:r w:rsidR="00D23662">
        <w:rPr>
          <w:rFonts w:ascii="Times New Roman" w:hAnsi="Times New Roman" w:cs="Times New Roman"/>
          <w:sz w:val="24"/>
          <w:szCs w:val="24"/>
        </w:rPr>
        <w:t xml:space="preserve"> Dhaka, by </w:t>
      </w:r>
      <w:r w:rsidR="00A53111">
        <w:rPr>
          <w:rFonts w:ascii="Times New Roman" w:hAnsi="Times New Roman" w:cs="Times New Roman"/>
          <w:sz w:val="24"/>
          <w:szCs w:val="24"/>
        </w:rPr>
        <w:t>Bangladesh</w:t>
      </w:r>
      <w:r w:rsidR="00D23662">
        <w:rPr>
          <w:rFonts w:ascii="Times New Roman" w:hAnsi="Times New Roman" w:cs="Times New Roman"/>
          <w:sz w:val="24"/>
          <w:szCs w:val="24"/>
        </w:rPr>
        <w:t xml:space="preserve"> </w:t>
      </w:r>
      <w:r w:rsidR="00FB43A8">
        <w:rPr>
          <w:rFonts w:ascii="Times New Roman" w:hAnsi="Times New Roman" w:cs="Times New Roman"/>
          <w:sz w:val="24"/>
          <w:szCs w:val="24"/>
        </w:rPr>
        <w:t>Meteorological</w:t>
      </w:r>
      <w:r w:rsidR="003613B4">
        <w:rPr>
          <w:rFonts w:ascii="Times New Roman" w:hAnsi="Times New Roman" w:cs="Times New Roman"/>
          <w:sz w:val="24"/>
          <w:szCs w:val="24"/>
        </w:rPr>
        <w:t xml:space="preserve"> Department, Bangladesh </w:t>
      </w:r>
      <w:r w:rsidR="00985D50">
        <w:rPr>
          <w:rFonts w:ascii="Times New Roman" w:hAnsi="Times New Roman" w:cs="Times New Roman"/>
          <w:sz w:val="24"/>
          <w:szCs w:val="24"/>
        </w:rPr>
        <w:t xml:space="preserve">for the period 2000-2022 vs. 2023. </w:t>
      </w:r>
    </w:p>
    <w:p w14:paraId="1DFF070C" w14:textId="77777777" w:rsidR="009D0035" w:rsidRPr="00DF2D99" w:rsidRDefault="009D0035" w:rsidP="009D0035">
      <w:pPr>
        <w:spacing w:after="0" w:line="240" w:lineRule="auto"/>
        <w:jc w:val="both"/>
        <w:rPr>
          <w:rFonts w:ascii="Times New Roman" w:hAnsi="Times New Roman" w:cs="Times New Roman"/>
          <w:b/>
          <w:bCs/>
          <w:sz w:val="24"/>
          <w:szCs w:val="24"/>
        </w:rPr>
      </w:pPr>
    </w:p>
    <w:p w14:paraId="4DFC7C00" w14:textId="77777777" w:rsidR="00061B51" w:rsidRDefault="00061B51" w:rsidP="00DF2D99">
      <w:pPr>
        <w:spacing w:after="0" w:line="240" w:lineRule="auto"/>
        <w:rPr>
          <w:rFonts w:ascii="Times New Roman" w:eastAsia="Times New Roman" w:hAnsi="Times New Roman" w:cs="Times New Roman"/>
          <w:b/>
          <w:bCs/>
          <w:color w:val="000000"/>
          <w:lang w:val="en-US"/>
        </w:rPr>
      </w:pPr>
    </w:p>
    <w:p w14:paraId="32913550" w14:textId="77777777" w:rsidR="005F73B4" w:rsidRDefault="005F73B4" w:rsidP="00DF2D99">
      <w:pPr>
        <w:spacing w:after="0" w:line="240" w:lineRule="auto"/>
        <w:rPr>
          <w:rFonts w:ascii="Times New Roman" w:eastAsia="Times New Roman" w:hAnsi="Times New Roman" w:cs="Times New Roman"/>
          <w:b/>
          <w:bCs/>
          <w:color w:val="000000"/>
          <w:lang w:val="en-US"/>
        </w:rPr>
      </w:pPr>
    </w:p>
    <w:p w14:paraId="78FC6981" w14:textId="77777777" w:rsidR="005F73B4" w:rsidRDefault="005F73B4" w:rsidP="00DF2D99">
      <w:pPr>
        <w:spacing w:after="0" w:line="240" w:lineRule="auto"/>
        <w:rPr>
          <w:rFonts w:ascii="Times New Roman" w:eastAsia="Times New Roman" w:hAnsi="Times New Roman" w:cs="Times New Roman"/>
          <w:b/>
          <w:bCs/>
          <w:color w:val="000000"/>
          <w:lang w:val="en-US"/>
        </w:rPr>
      </w:pPr>
    </w:p>
    <w:p w14:paraId="78CB60A2" w14:textId="5BA7293A" w:rsidR="00724B94" w:rsidRDefault="00E70CD3" w:rsidP="00DF2D99">
      <w:pPr>
        <w:spacing w:after="0" w:line="240" w:lineRule="auto"/>
        <w:rPr>
          <w:rFonts w:ascii="Times New Roman" w:eastAsia="Times New Roman" w:hAnsi="Times New Roman" w:cs="Times New Roman"/>
          <w:b/>
          <w:bCs/>
          <w:color w:val="000000"/>
          <w:lang w:val="en-US"/>
        </w:rPr>
      </w:pPr>
      <w:r w:rsidRPr="00DF2D99">
        <w:rPr>
          <w:rFonts w:ascii="Times New Roman" w:eastAsia="Times New Roman" w:hAnsi="Times New Roman" w:cs="Times New Roman"/>
          <w:b/>
          <w:bCs/>
          <w:color w:val="000000"/>
          <w:lang w:val="en-US"/>
        </w:rPr>
        <w:t>Relative c</w:t>
      </w:r>
      <w:r w:rsidR="00DF2D99" w:rsidRPr="00DF2D99">
        <w:rPr>
          <w:rFonts w:ascii="Times New Roman" w:eastAsia="Times New Roman" w:hAnsi="Times New Roman" w:cs="Times New Roman"/>
          <w:b/>
          <w:bCs/>
          <w:color w:val="000000"/>
          <w:lang w:val="en-US"/>
        </w:rPr>
        <w:t xml:space="preserve">hanges </w:t>
      </w:r>
      <w:r w:rsidR="00C1248A">
        <w:rPr>
          <w:rFonts w:ascii="Times New Roman" w:eastAsia="Times New Roman" w:hAnsi="Times New Roman" w:cs="Times New Roman"/>
          <w:b/>
          <w:bCs/>
          <w:color w:val="000000"/>
          <w:lang w:val="en-US"/>
        </w:rPr>
        <w:t>in</w:t>
      </w:r>
      <w:r w:rsidR="002C45D7" w:rsidRPr="00DF2D99">
        <w:rPr>
          <w:rFonts w:ascii="Times New Roman" w:eastAsia="Times New Roman" w:hAnsi="Times New Roman" w:cs="Times New Roman"/>
          <w:b/>
          <w:bCs/>
          <w:color w:val="000000"/>
          <w:lang w:val="en-US"/>
        </w:rPr>
        <w:t xml:space="preserve"> dengue</w:t>
      </w:r>
      <w:r w:rsidR="00DF2D99" w:rsidRPr="00DF2D99">
        <w:rPr>
          <w:rFonts w:ascii="Times New Roman" w:eastAsia="Times New Roman" w:hAnsi="Times New Roman" w:cs="Times New Roman"/>
          <w:b/>
          <w:bCs/>
          <w:color w:val="000000"/>
          <w:lang w:val="en-US"/>
        </w:rPr>
        <w:t xml:space="preserve"> </w:t>
      </w:r>
      <w:r w:rsidR="00724B94" w:rsidRPr="00DF2D99">
        <w:rPr>
          <w:rFonts w:ascii="Times New Roman" w:eastAsia="Times New Roman" w:hAnsi="Times New Roman" w:cs="Times New Roman"/>
          <w:b/>
          <w:bCs/>
          <w:color w:val="000000"/>
          <w:lang w:val="en-US"/>
        </w:rPr>
        <w:t>cases</w:t>
      </w:r>
      <w:r w:rsidR="000A6CCA">
        <w:rPr>
          <w:rFonts w:ascii="Times New Roman" w:eastAsia="Times New Roman" w:hAnsi="Times New Roman" w:cs="Times New Roman"/>
          <w:b/>
          <w:bCs/>
          <w:color w:val="000000"/>
          <w:lang w:val="en-US"/>
        </w:rPr>
        <w:t xml:space="preserve"> in </w:t>
      </w:r>
      <w:r w:rsidR="008B003D">
        <w:rPr>
          <w:rFonts w:ascii="Times New Roman" w:eastAsia="Times New Roman" w:hAnsi="Times New Roman" w:cs="Times New Roman"/>
          <w:b/>
          <w:bCs/>
          <w:color w:val="000000"/>
          <w:lang w:val="en-US"/>
        </w:rPr>
        <w:t xml:space="preserve">each </w:t>
      </w:r>
      <w:r w:rsidR="007844BF">
        <w:rPr>
          <w:rFonts w:ascii="Times New Roman" w:eastAsia="Times New Roman" w:hAnsi="Times New Roman" w:cs="Times New Roman"/>
          <w:b/>
          <w:bCs/>
          <w:color w:val="000000"/>
          <w:lang w:val="en-US"/>
        </w:rPr>
        <w:t>division</w:t>
      </w:r>
      <w:r w:rsidR="00724B94" w:rsidRPr="00DF2D99">
        <w:rPr>
          <w:rFonts w:ascii="Times New Roman" w:eastAsia="Times New Roman" w:hAnsi="Times New Roman" w:cs="Times New Roman"/>
          <w:b/>
          <w:bCs/>
          <w:color w:val="000000"/>
          <w:lang w:val="en-US"/>
        </w:rPr>
        <w:t>:</w:t>
      </w:r>
      <w:r w:rsidR="00DF2D99" w:rsidRPr="00DF2D99">
        <w:rPr>
          <w:rFonts w:ascii="Times New Roman" w:eastAsia="Times New Roman" w:hAnsi="Times New Roman" w:cs="Times New Roman"/>
          <w:b/>
          <w:bCs/>
          <w:color w:val="000000"/>
          <w:lang w:val="en-US"/>
        </w:rPr>
        <w:t xml:space="preserve"> </w:t>
      </w:r>
    </w:p>
    <w:p w14:paraId="1A81BA90" w14:textId="77777777" w:rsidR="00724B94" w:rsidRDefault="00724B94" w:rsidP="00DF2D99">
      <w:pPr>
        <w:spacing w:after="0" w:line="240" w:lineRule="auto"/>
        <w:rPr>
          <w:rFonts w:ascii="Times New Roman" w:eastAsia="Times New Roman" w:hAnsi="Times New Roman" w:cs="Times New Roman"/>
          <w:b/>
          <w:bCs/>
          <w:color w:val="000000"/>
          <w:lang w:val="en-US"/>
        </w:rPr>
      </w:pPr>
    </w:p>
    <w:p w14:paraId="55DBFDBD" w14:textId="14BA338F" w:rsidR="00336A83" w:rsidDel="008711F4" w:rsidRDefault="00C60361" w:rsidP="000C5BE7">
      <w:pPr>
        <w:spacing w:after="0" w:line="480" w:lineRule="auto"/>
        <w:rPr>
          <w:del w:id="803" w:author="Mohammad Nayeem Hasan" w:date="2024-02-08T03:28:00Z"/>
          <w:rFonts w:ascii="Times New Roman" w:eastAsia="Times New Roman" w:hAnsi="Times New Roman" w:cs="Times New Roman"/>
          <w:color w:val="000000"/>
          <w:lang w:val="en-US"/>
        </w:rPr>
      </w:pPr>
      <w:r w:rsidRPr="00C60361">
        <w:rPr>
          <w:rFonts w:ascii="Times New Roman" w:eastAsia="Times New Roman" w:hAnsi="Times New Roman" w:cs="Times New Roman"/>
          <w:color w:val="000000"/>
          <w:lang w:val="en-US"/>
        </w:rPr>
        <w:t xml:space="preserve">Dhaka city </w:t>
      </w:r>
      <w:r w:rsidR="00061B51">
        <w:rPr>
          <w:rFonts w:ascii="Times New Roman" w:eastAsia="Times New Roman" w:hAnsi="Times New Roman" w:cs="Times New Roman"/>
          <w:color w:val="000000"/>
          <w:lang w:val="en-US"/>
        </w:rPr>
        <w:t>was</w:t>
      </w:r>
      <w:r w:rsidRPr="00C60361">
        <w:rPr>
          <w:rFonts w:ascii="Times New Roman" w:eastAsia="Times New Roman" w:hAnsi="Times New Roman" w:cs="Times New Roman"/>
          <w:color w:val="000000"/>
          <w:lang w:val="en-US"/>
        </w:rPr>
        <w:t xml:space="preserve"> the</w:t>
      </w:r>
      <w:r w:rsidR="0048672B">
        <w:rPr>
          <w:rFonts w:ascii="Times New Roman" w:eastAsia="Times New Roman" w:hAnsi="Times New Roman" w:cs="Times New Roman"/>
          <w:color w:val="000000"/>
          <w:lang w:val="en-US"/>
        </w:rPr>
        <w:t xml:space="preserve"> primary</w:t>
      </w:r>
      <w:r w:rsidR="00D111F5">
        <w:rPr>
          <w:rFonts w:ascii="Times New Roman" w:eastAsia="Times New Roman" w:hAnsi="Times New Roman" w:cs="Times New Roman"/>
          <w:color w:val="000000"/>
          <w:lang w:val="en-US"/>
        </w:rPr>
        <w:t xml:space="preserve"> outbreak si</w:t>
      </w:r>
      <w:r w:rsidR="00EB15CD">
        <w:rPr>
          <w:rFonts w:ascii="Times New Roman" w:eastAsia="Times New Roman" w:hAnsi="Times New Roman" w:cs="Times New Roman"/>
          <w:color w:val="000000"/>
          <w:lang w:val="en-US"/>
        </w:rPr>
        <w:t>t</w:t>
      </w:r>
      <w:r w:rsidR="00D111F5">
        <w:rPr>
          <w:rFonts w:ascii="Times New Roman" w:eastAsia="Times New Roman" w:hAnsi="Times New Roman" w:cs="Times New Roman"/>
          <w:color w:val="000000"/>
          <w:lang w:val="en-US"/>
        </w:rPr>
        <w:t xml:space="preserve">e in 2023 and contributed </w:t>
      </w:r>
      <w:r w:rsidR="00061B51">
        <w:rPr>
          <w:rFonts w:ascii="Times New Roman" w:eastAsia="Times New Roman" w:hAnsi="Times New Roman" w:cs="Times New Roman"/>
          <w:color w:val="000000"/>
          <w:lang w:val="en-US"/>
        </w:rPr>
        <w:t>to</w:t>
      </w:r>
      <w:r w:rsidR="00D111F5">
        <w:rPr>
          <w:rFonts w:ascii="Times New Roman" w:eastAsia="Times New Roman" w:hAnsi="Times New Roman" w:cs="Times New Roman"/>
          <w:color w:val="000000"/>
          <w:lang w:val="en-US"/>
        </w:rPr>
        <w:t xml:space="preserve"> more than 50% of the total cases up until July and then </w:t>
      </w:r>
      <w:r w:rsidR="000858B1">
        <w:rPr>
          <w:rFonts w:ascii="Times New Roman" w:eastAsia="Times New Roman" w:hAnsi="Times New Roman" w:cs="Times New Roman"/>
          <w:color w:val="000000"/>
          <w:lang w:val="en-US"/>
        </w:rPr>
        <w:t xml:space="preserve">cases started to increase outside </w:t>
      </w:r>
      <w:r w:rsidR="005B1E07">
        <w:rPr>
          <w:rFonts w:ascii="Times New Roman" w:eastAsia="Times New Roman" w:hAnsi="Times New Roman" w:cs="Times New Roman"/>
          <w:color w:val="000000"/>
          <w:lang w:val="en-US"/>
        </w:rPr>
        <w:t xml:space="preserve">Dhaka, </w:t>
      </w:r>
      <w:r w:rsidR="006B129C">
        <w:rPr>
          <w:rFonts w:ascii="Times New Roman" w:eastAsia="Times New Roman" w:hAnsi="Times New Roman" w:cs="Times New Roman"/>
          <w:color w:val="000000"/>
          <w:lang w:val="en-US"/>
        </w:rPr>
        <w:t xml:space="preserve">where </w:t>
      </w:r>
      <w:r w:rsidR="009E1F24">
        <w:rPr>
          <w:rFonts w:ascii="Times New Roman" w:eastAsia="Times New Roman" w:hAnsi="Times New Roman" w:cs="Times New Roman"/>
          <w:color w:val="000000"/>
          <w:lang w:val="en-US"/>
        </w:rPr>
        <w:t xml:space="preserve">Dhaka </w:t>
      </w:r>
      <w:r w:rsidR="002D3FC4">
        <w:rPr>
          <w:rFonts w:ascii="Times New Roman" w:eastAsia="Times New Roman" w:hAnsi="Times New Roman" w:cs="Times New Roman"/>
          <w:color w:val="000000"/>
          <w:lang w:val="en-US"/>
        </w:rPr>
        <w:t xml:space="preserve">division </w:t>
      </w:r>
      <w:r w:rsidR="009E1F24">
        <w:rPr>
          <w:rFonts w:ascii="Times New Roman" w:eastAsia="Times New Roman" w:hAnsi="Times New Roman" w:cs="Times New Roman"/>
          <w:color w:val="000000"/>
          <w:lang w:val="en-US"/>
        </w:rPr>
        <w:t>(</w:t>
      </w:r>
      <w:r w:rsidR="002D3FC4">
        <w:rPr>
          <w:rFonts w:ascii="Times New Roman" w:eastAsia="Times New Roman" w:hAnsi="Times New Roman" w:cs="Times New Roman"/>
          <w:color w:val="000000"/>
          <w:lang w:val="en-US"/>
        </w:rPr>
        <w:t>excluding</w:t>
      </w:r>
      <w:r w:rsidR="009E1F24">
        <w:rPr>
          <w:rFonts w:ascii="Times New Roman" w:eastAsia="Times New Roman" w:hAnsi="Times New Roman" w:cs="Times New Roman"/>
          <w:color w:val="000000"/>
          <w:lang w:val="en-US"/>
        </w:rPr>
        <w:t xml:space="preserve"> </w:t>
      </w:r>
      <w:r w:rsidR="002D3FC4">
        <w:rPr>
          <w:rFonts w:ascii="Times New Roman" w:eastAsia="Times New Roman" w:hAnsi="Times New Roman" w:cs="Times New Roman"/>
          <w:color w:val="000000"/>
          <w:lang w:val="en-US"/>
        </w:rPr>
        <w:t>Dhaka city</w:t>
      </w:r>
      <w:r w:rsidR="009E1F24">
        <w:rPr>
          <w:rFonts w:ascii="Times New Roman" w:eastAsia="Times New Roman" w:hAnsi="Times New Roman" w:cs="Times New Roman"/>
          <w:color w:val="000000"/>
          <w:lang w:val="en-US"/>
        </w:rPr>
        <w:t xml:space="preserve">) and Chittagong division </w:t>
      </w:r>
      <w:r w:rsidR="00B876D9">
        <w:rPr>
          <w:rFonts w:ascii="Times New Roman" w:eastAsia="Times New Roman" w:hAnsi="Times New Roman" w:cs="Times New Roman"/>
          <w:color w:val="000000"/>
          <w:lang w:val="en-US"/>
        </w:rPr>
        <w:t>have</w:t>
      </w:r>
      <w:r w:rsidR="009E1F24">
        <w:rPr>
          <w:rFonts w:ascii="Times New Roman" w:eastAsia="Times New Roman" w:hAnsi="Times New Roman" w:cs="Times New Roman"/>
          <w:color w:val="000000"/>
          <w:lang w:val="en-US"/>
        </w:rPr>
        <w:t xml:space="preserve"> been </w:t>
      </w:r>
      <w:r w:rsidR="008B29C4">
        <w:rPr>
          <w:rFonts w:ascii="Times New Roman" w:eastAsia="Times New Roman" w:hAnsi="Times New Roman" w:cs="Times New Roman"/>
          <w:color w:val="000000"/>
          <w:lang w:val="en-US"/>
        </w:rPr>
        <w:t xml:space="preserve">among the </w:t>
      </w:r>
      <w:r w:rsidR="00C14900">
        <w:rPr>
          <w:rFonts w:ascii="Times New Roman" w:eastAsia="Times New Roman" w:hAnsi="Times New Roman" w:cs="Times New Roman"/>
          <w:color w:val="000000"/>
          <w:lang w:val="en-US"/>
        </w:rPr>
        <w:t>prominent sites of the outbreak</w:t>
      </w:r>
      <w:r w:rsidR="00B876D9">
        <w:rPr>
          <w:rFonts w:ascii="Times New Roman" w:eastAsia="Times New Roman" w:hAnsi="Times New Roman" w:cs="Times New Roman"/>
          <w:color w:val="000000"/>
          <w:lang w:val="en-US"/>
        </w:rPr>
        <w:t xml:space="preserve"> </w:t>
      </w:r>
      <w:r w:rsidR="00B876D9" w:rsidRPr="008A26AB">
        <w:rPr>
          <w:rFonts w:ascii="Times New Roman" w:eastAsia="Times New Roman" w:hAnsi="Times New Roman" w:cs="Times New Roman"/>
          <w:b/>
          <w:bCs/>
          <w:color w:val="000000"/>
          <w:lang w:val="en-US"/>
        </w:rPr>
        <w:t>(Fig 3</w:t>
      </w:r>
      <w:r w:rsidR="006B129C">
        <w:rPr>
          <w:rFonts w:ascii="Times New Roman" w:eastAsia="Times New Roman" w:hAnsi="Times New Roman" w:cs="Times New Roman"/>
          <w:b/>
          <w:bCs/>
          <w:color w:val="000000"/>
          <w:lang w:val="en-US"/>
        </w:rPr>
        <w:t>)</w:t>
      </w:r>
      <w:r w:rsidR="00B876D9">
        <w:rPr>
          <w:rFonts w:ascii="Times New Roman" w:eastAsia="Times New Roman" w:hAnsi="Times New Roman" w:cs="Times New Roman"/>
          <w:color w:val="000000"/>
          <w:lang w:val="en-US"/>
        </w:rPr>
        <w:t>.</w:t>
      </w:r>
      <w:r w:rsidR="008A26AB">
        <w:rPr>
          <w:rFonts w:ascii="Times New Roman" w:eastAsia="Times New Roman" w:hAnsi="Times New Roman" w:cs="Times New Roman"/>
          <w:color w:val="000000"/>
          <w:lang w:val="en-US"/>
        </w:rPr>
        <w:t xml:space="preserve"> </w:t>
      </w:r>
      <w:r w:rsidR="007F6C8C">
        <w:rPr>
          <w:rFonts w:ascii="Times New Roman" w:eastAsia="Times New Roman" w:hAnsi="Times New Roman" w:cs="Times New Roman"/>
          <w:color w:val="000000"/>
          <w:lang w:val="en-US"/>
        </w:rPr>
        <w:t>In May, Dhaka city contributed more than 83% of the total cases in the country</w:t>
      </w:r>
      <w:r w:rsidR="00EE5FA2">
        <w:rPr>
          <w:rFonts w:ascii="Times New Roman" w:eastAsia="Times New Roman" w:hAnsi="Times New Roman" w:cs="Times New Roman"/>
          <w:color w:val="000000"/>
          <w:lang w:val="en-US"/>
        </w:rPr>
        <w:t xml:space="preserve"> which dropped to 23.4% in December. </w:t>
      </w:r>
      <w:r w:rsidR="00E8021C">
        <w:rPr>
          <w:rFonts w:ascii="Times New Roman" w:eastAsia="Times New Roman" w:hAnsi="Times New Roman" w:cs="Times New Roman"/>
          <w:color w:val="000000"/>
          <w:lang w:val="en-US"/>
        </w:rPr>
        <w:t xml:space="preserve">The </w:t>
      </w:r>
      <w:r w:rsidR="001C6771">
        <w:rPr>
          <w:rFonts w:ascii="Times New Roman" w:eastAsia="Times New Roman" w:hAnsi="Times New Roman" w:cs="Times New Roman"/>
          <w:color w:val="000000"/>
          <w:lang w:val="en-US"/>
        </w:rPr>
        <w:t xml:space="preserve">relative changes </w:t>
      </w:r>
      <w:r w:rsidR="00881D29">
        <w:rPr>
          <w:rFonts w:ascii="Times New Roman" w:eastAsia="Times New Roman" w:hAnsi="Times New Roman" w:cs="Times New Roman"/>
          <w:color w:val="000000"/>
          <w:lang w:val="en-US"/>
        </w:rPr>
        <w:t>in</w:t>
      </w:r>
      <w:r w:rsidR="00073C6B">
        <w:rPr>
          <w:rFonts w:ascii="Times New Roman" w:eastAsia="Times New Roman" w:hAnsi="Times New Roman" w:cs="Times New Roman"/>
          <w:color w:val="000000"/>
          <w:lang w:val="en-US"/>
        </w:rPr>
        <w:t xml:space="preserve"> </w:t>
      </w:r>
      <w:r w:rsidR="001C6771">
        <w:rPr>
          <w:rFonts w:ascii="Times New Roman" w:eastAsia="Times New Roman" w:hAnsi="Times New Roman" w:cs="Times New Roman"/>
          <w:color w:val="000000"/>
          <w:lang w:val="en-US"/>
        </w:rPr>
        <w:t xml:space="preserve">dengue cases in </w:t>
      </w:r>
      <w:r w:rsidR="00C650AF">
        <w:rPr>
          <w:rFonts w:ascii="Times New Roman" w:eastAsia="Times New Roman" w:hAnsi="Times New Roman" w:cs="Times New Roman"/>
          <w:color w:val="000000"/>
          <w:lang w:val="en-US"/>
        </w:rPr>
        <w:t xml:space="preserve">different divisions </w:t>
      </w:r>
      <w:r w:rsidR="000C5BE7">
        <w:rPr>
          <w:rFonts w:ascii="Times New Roman" w:eastAsia="Times New Roman" w:hAnsi="Times New Roman" w:cs="Times New Roman"/>
          <w:color w:val="000000"/>
          <w:lang w:val="en-US"/>
        </w:rPr>
        <w:t>became</w:t>
      </w:r>
      <w:r w:rsidR="00C650AF">
        <w:rPr>
          <w:rFonts w:ascii="Times New Roman" w:eastAsia="Times New Roman" w:hAnsi="Times New Roman" w:cs="Times New Roman"/>
          <w:color w:val="000000"/>
          <w:lang w:val="en-US"/>
        </w:rPr>
        <w:t xml:space="preserve"> more evident </w:t>
      </w:r>
      <w:r w:rsidR="00506BC2">
        <w:rPr>
          <w:rFonts w:ascii="Times New Roman" w:eastAsia="Times New Roman" w:hAnsi="Times New Roman" w:cs="Times New Roman"/>
          <w:color w:val="000000"/>
          <w:lang w:val="en-US"/>
        </w:rPr>
        <w:t xml:space="preserve">after July when most </w:t>
      </w:r>
      <w:r w:rsidR="000C5BE7">
        <w:rPr>
          <w:rFonts w:ascii="Times New Roman" w:eastAsia="Times New Roman" w:hAnsi="Times New Roman" w:cs="Times New Roman"/>
          <w:color w:val="000000"/>
          <w:lang w:val="en-US"/>
        </w:rPr>
        <w:t>divisions</w:t>
      </w:r>
      <w:r w:rsidR="00506BC2">
        <w:rPr>
          <w:rFonts w:ascii="Times New Roman" w:eastAsia="Times New Roman" w:hAnsi="Times New Roman" w:cs="Times New Roman"/>
          <w:color w:val="000000"/>
          <w:lang w:val="en-US"/>
        </w:rPr>
        <w:t xml:space="preserve"> started to report </w:t>
      </w:r>
      <w:r w:rsidR="000C5BE7">
        <w:rPr>
          <w:rFonts w:ascii="Times New Roman" w:eastAsia="Times New Roman" w:hAnsi="Times New Roman" w:cs="Times New Roman"/>
          <w:color w:val="000000"/>
          <w:lang w:val="en-US"/>
        </w:rPr>
        <w:t xml:space="preserve">an </w:t>
      </w:r>
      <w:r w:rsidR="006908BA">
        <w:rPr>
          <w:rFonts w:ascii="Times New Roman" w:eastAsia="Times New Roman" w:hAnsi="Times New Roman" w:cs="Times New Roman"/>
          <w:color w:val="000000"/>
          <w:lang w:val="en-US"/>
        </w:rPr>
        <w:t xml:space="preserve">increased percentage of cases and Dhaka city started to report </w:t>
      </w:r>
      <w:r w:rsidR="000C5BE7">
        <w:rPr>
          <w:rFonts w:ascii="Times New Roman" w:eastAsia="Times New Roman" w:hAnsi="Times New Roman" w:cs="Times New Roman"/>
          <w:color w:val="000000"/>
          <w:lang w:val="en-US"/>
        </w:rPr>
        <w:t xml:space="preserve">a </w:t>
      </w:r>
      <w:r w:rsidR="006908BA">
        <w:rPr>
          <w:rFonts w:ascii="Times New Roman" w:eastAsia="Times New Roman" w:hAnsi="Times New Roman" w:cs="Times New Roman"/>
          <w:color w:val="000000"/>
          <w:lang w:val="en-US"/>
        </w:rPr>
        <w:t>lower percentage of cases</w:t>
      </w:r>
      <w:r w:rsidR="000C5BE7">
        <w:rPr>
          <w:rFonts w:ascii="Times New Roman" w:eastAsia="Times New Roman" w:hAnsi="Times New Roman" w:cs="Times New Roman"/>
          <w:color w:val="000000"/>
          <w:lang w:val="en-US"/>
        </w:rPr>
        <w:t xml:space="preserve"> </w:t>
      </w:r>
      <w:r w:rsidR="000C5BE7" w:rsidRPr="000C5BE7">
        <w:rPr>
          <w:rFonts w:ascii="Times New Roman" w:eastAsia="Times New Roman" w:hAnsi="Times New Roman" w:cs="Times New Roman"/>
          <w:b/>
          <w:bCs/>
          <w:color w:val="000000"/>
          <w:lang w:val="en-US"/>
        </w:rPr>
        <w:t>(Fig 3)</w:t>
      </w:r>
      <w:r w:rsidR="006908BA" w:rsidRPr="000C5BE7">
        <w:rPr>
          <w:rFonts w:ascii="Times New Roman" w:eastAsia="Times New Roman" w:hAnsi="Times New Roman" w:cs="Times New Roman"/>
          <w:b/>
          <w:bCs/>
          <w:color w:val="000000"/>
          <w:lang w:val="en-US"/>
        </w:rPr>
        <w:t xml:space="preserve">. </w:t>
      </w:r>
      <w:commentRangeStart w:id="804"/>
      <w:r w:rsidR="00073C6B" w:rsidRPr="00AC4E6D">
        <w:rPr>
          <w:rFonts w:ascii="Times New Roman" w:eastAsia="Times New Roman" w:hAnsi="Times New Roman" w:cs="Times New Roman"/>
          <w:color w:val="000000"/>
          <w:lang w:val="en-US"/>
        </w:rPr>
        <w:t xml:space="preserve">Bangladesh observed one of the </w:t>
      </w:r>
      <w:r w:rsidR="003B10A2" w:rsidRPr="00AC4E6D">
        <w:rPr>
          <w:rFonts w:ascii="Times New Roman" w:eastAsia="Times New Roman" w:hAnsi="Times New Roman" w:cs="Times New Roman"/>
          <w:color w:val="000000"/>
          <w:lang w:val="en-US"/>
        </w:rPr>
        <w:t xml:space="preserve">largest </w:t>
      </w:r>
      <w:r w:rsidR="000F4445">
        <w:rPr>
          <w:rFonts w:ascii="Times New Roman" w:eastAsia="Times New Roman" w:hAnsi="Times New Roman" w:cs="Times New Roman"/>
          <w:color w:val="000000"/>
          <w:lang w:val="en-US"/>
        </w:rPr>
        <w:t>festivals</w:t>
      </w:r>
      <w:r w:rsidR="003B10A2" w:rsidRPr="00AC4E6D">
        <w:rPr>
          <w:rFonts w:ascii="Times New Roman" w:eastAsia="Times New Roman" w:hAnsi="Times New Roman" w:cs="Times New Roman"/>
          <w:color w:val="000000"/>
          <w:lang w:val="en-US"/>
        </w:rPr>
        <w:t xml:space="preserve"> of the </w:t>
      </w:r>
      <w:r w:rsidR="000F4445">
        <w:rPr>
          <w:rFonts w:ascii="Times New Roman" w:eastAsia="Times New Roman" w:hAnsi="Times New Roman" w:cs="Times New Roman"/>
          <w:color w:val="000000"/>
          <w:lang w:val="en-US"/>
        </w:rPr>
        <w:t>Muslim-majority</w:t>
      </w:r>
      <w:r w:rsidR="003B10A2" w:rsidRPr="00AC4E6D">
        <w:rPr>
          <w:rFonts w:ascii="Times New Roman" w:eastAsia="Times New Roman" w:hAnsi="Times New Roman" w:cs="Times New Roman"/>
          <w:color w:val="000000"/>
          <w:lang w:val="en-US"/>
        </w:rPr>
        <w:t xml:space="preserve"> country Eid-</w:t>
      </w:r>
      <w:proofErr w:type="spellStart"/>
      <w:r w:rsidR="003B10A2" w:rsidRPr="00AC4E6D">
        <w:rPr>
          <w:rFonts w:ascii="Times New Roman" w:eastAsia="Times New Roman" w:hAnsi="Times New Roman" w:cs="Times New Roman"/>
          <w:color w:val="000000"/>
          <w:lang w:val="en-US"/>
        </w:rPr>
        <w:t>Ul</w:t>
      </w:r>
      <w:proofErr w:type="spellEnd"/>
      <w:r w:rsidR="003B10A2" w:rsidRPr="00AC4E6D">
        <w:rPr>
          <w:rFonts w:ascii="Times New Roman" w:eastAsia="Times New Roman" w:hAnsi="Times New Roman" w:cs="Times New Roman"/>
          <w:color w:val="000000"/>
          <w:lang w:val="en-US"/>
        </w:rPr>
        <w:t>-Adha on 28</w:t>
      </w:r>
      <w:r w:rsidR="003B10A2" w:rsidRPr="00AC4E6D">
        <w:rPr>
          <w:rFonts w:ascii="Times New Roman" w:eastAsia="Times New Roman" w:hAnsi="Times New Roman" w:cs="Times New Roman"/>
          <w:color w:val="000000"/>
          <w:vertAlign w:val="superscript"/>
          <w:lang w:val="en-US"/>
        </w:rPr>
        <w:t>th</w:t>
      </w:r>
      <w:r w:rsidR="003B10A2" w:rsidRPr="00AC4E6D">
        <w:rPr>
          <w:rFonts w:ascii="Times New Roman" w:eastAsia="Times New Roman" w:hAnsi="Times New Roman" w:cs="Times New Roman"/>
          <w:color w:val="000000"/>
          <w:lang w:val="en-US"/>
        </w:rPr>
        <w:t xml:space="preserve"> July 2023 and many people </w:t>
      </w:r>
      <w:r w:rsidR="005F73B4">
        <w:rPr>
          <w:rFonts w:ascii="Times New Roman" w:eastAsia="Times New Roman" w:hAnsi="Times New Roman" w:cs="Times New Roman"/>
          <w:color w:val="000000"/>
          <w:lang w:val="en-US"/>
        </w:rPr>
        <w:t>traveled</w:t>
      </w:r>
      <w:r w:rsidR="003B10A2" w:rsidRPr="00AC4E6D">
        <w:rPr>
          <w:rFonts w:ascii="Times New Roman" w:eastAsia="Times New Roman" w:hAnsi="Times New Roman" w:cs="Times New Roman"/>
          <w:color w:val="000000"/>
          <w:lang w:val="en-US"/>
        </w:rPr>
        <w:t xml:space="preserve"> from Dhaka to </w:t>
      </w:r>
      <w:r w:rsidR="00AC4E6D">
        <w:rPr>
          <w:rFonts w:ascii="Times New Roman" w:eastAsia="Times New Roman" w:hAnsi="Times New Roman" w:cs="Times New Roman"/>
          <w:color w:val="000000"/>
          <w:lang w:val="en-US"/>
        </w:rPr>
        <w:t>their rural house located outside Dhaka.</w:t>
      </w:r>
      <w:commentRangeEnd w:id="804"/>
      <w:r w:rsidR="00B92395">
        <w:rPr>
          <w:rStyle w:val="CommentReference"/>
        </w:rPr>
        <w:commentReference w:id="804"/>
      </w:r>
      <w:r w:rsidR="00AC4E6D">
        <w:rPr>
          <w:rFonts w:ascii="Times New Roman" w:eastAsia="Times New Roman" w:hAnsi="Times New Roman" w:cs="Times New Roman"/>
          <w:color w:val="000000"/>
          <w:lang w:val="en-US"/>
        </w:rPr>
        <w:t xml:space="preserve"> </w:t>
      </w:r>
      <w:r w:rsidR="00320161">
        <w:rPr>
          <w:rFonts w:ascii="Times New Roman" w:eastAsia="Times New Roman" w:hAnsi="Times New Roman" w:cs="Times New Roman"/>
          <w:b/>
          <w:bCs/>
          <w:color w:val="000000"/>
          <w:lang w:val="en-US"/>
        </w:rPr>
        <w:t xml:space="preserve"> </w:t>
      </w:r>
      <w:r w:rsidR="00320161" w:rsidRPr="005937F1">
        <w:rPr>
          <w:rFonts w:ascii="Times New Roman" w:eastAsia="Times New Roman" w:hAnsi="Times New Roman" w:cs="Times New Roman"/>
          <w:color w:val="000000"/>
          <w:lang w:val="en-US"/>
        </w:rPr>
        <w:t xml:space="preserve">In November, the Dhaka division (except Dhaka city) reported </w:t>
      </w:r>
      <w:r w:rsidR="00B33DCD" w:rsidRPr="005937F1">
        <w:rPr>
          <w:rFonts w:ascii="Times New Roman" w:eastAsia="Times New Roman" w:hAnsi="Times New Roman" w:cs="Times New Roman"/>
          <w:color w:val="000000"/>
          <w:lang w:val="en-US"/>
        </w:rPr>
        <w:t xml:space="preserve">almost 23% of dengue cases which was the highest percentage of dengue cases for any division </w:t>
      </w:r>
      <w:r w:rsidR="005937F1" w:rsidRPr="005937F1">
        <w:rPr>
          <w:rFonts w:ascii="Times New Roman" w:eastAsia="Times New Roman" w:hAnsi="Times New Roman" w:cs="Times New Roman"/>
          <w:color w:val="000000"/>
          <w:lang w:val="en-US"/>
        </w:rPr>
        <w:t>in the country</w:t>
      </w:r>
      <w:r w:rsidR="009205B9">
        <w:rPr>
          <w:rFonts w:ascii="Times New Roman" w:eastAsia="Times New Roman" w:hAnsi="Times New Roman" w:cs="Times New Roman"/>
          <w:color w:val="000000"/>
          <w:lang w:val="en-US"/>
        </w:rPr>
        <w:t xml:space="preserve">, the first record of surpassing the number of cases reported in Dhaka city by any division of the </w:t>
      </w:r>
      <w:r w:rsidR="0048376D">
        <w:rPr>
          <w:rFonts w:ascii="Times New Roman" w:eastAsia="Times New Roman" w:hAnsi="Times New Roman" w:cs="Times New Roman"/>
          <w:color w:val="000000"/>
          <w:lang w:val="en-US"/>
        </w:rPr>
        <w:t>country (</w:t>
      </w:r>
      <w:r w:rsidR="009205B9" w:rsidRPr="009205B9">
        <w:rPr>
          <w:rFonts w:ascii="Times New Roman" w:eastAsia="Times New Roman" w:hAnsi="Times New Roman" w:cs="Times New Roman"/>
          <w:b/>
          <w:bCs/>
          <w:color w:val="000000"/>
          <w:lang w:val="en-US"/>
        </w:rPr>
        <w:t>Fig 3)</w:t>
      </w:r>
      <w:r w:rsidR="009205B9">
        <w:rPr>
          <w:rFonts w:ascii="Times New Roman" w:eastAsia="Times New Roman" w:hAnsi="Times New Roman" w:cs="Times New Roman"/>
          <w:color w:val="000000"/>
          <w:lang w:val="en-US"/>
        </w:rPr>
        <w:t>.</w:t>
      </w:r>
      <w:r w:rsidR="000F4445">
        <w:rPr>
          <w:rFonts w:ascii="Times New Roman" w:eastAsia="Times New Roman" w:hAnsi="Times New Roman" w:cs="Times New Roman"/>
          <w:color w:val="000000"/>
          <w:lang w:val="en-US"/>
        </w:rPr>
        <w:t xml:space="preserve"> </w:t>
      </w:r>
      <w:r w:rsidR="00AD5254">
        <w:rPr>
          <w:rFonts w:ascii="Times New Roman" w:eastAsia="Times New Roman" w:hAnsi="Times New Roman" w:cs="Times New Roman"/>
          <w:color w:val="000000"/>
          <w:lang w:val="en-US"/>
        </w:rPr>
        <w:t>The Sylhet division contributed less than 1% of cases throughout the year.</w:t>
      </w:r>
      <w:r w:rsidR="00596738">
        <w:rPr>
          <w:rFonts w:ascii="Times New Roman" w:eastAsia="Times New Roman" w:hAnsi="Times New Roman" w:cs="Times New Roman"/>
          <w:color w:val="000000"/>
          <w:lang w:val="en-US"/>
        </w:rPr>
        <w:t xml:space="preserve"> The</w:t>
      </w:r>
      <w:r w:rsidR="004F3CBB">
        <w:rPr>
          <w:rFonts w:ascii="Times New Roman" w:eastAsia="Times New Roman" w:hAnsi="Times New Roman" w:cs="Times New Roman"/>
          <w:color w:val="000000"/>
          <w:lang w:val="en-US"/>
        </w:rPr>
        <w:t xml:space="preserve"> amount of </w:t>
      </w:r>
      <w:r w:rsidR="00087DE7">
        <w:rPr>
          <w:rFonts w:ascii="Times New Roman" w:eastAsia="Times New Roman" w:hAnsi="Times New Roman" w:cs="Times New Roman"/>
          <w:color w:val="000000"/>
          <w:lang w:val="en-US"/>
        </w:rPr>
        <w:t xml:space="preserve">annual total </w:t>
      </w:r>
      <w:r w:rsidR="004F3CBB">
        <w:rPr>
          <w:rFonts w:ascii="Times New Roman" w:eastAsia="Times New Roman" w:hAnsi="Times New Roman" w:cs="Times New Roman"/>
          <w:color w:val="000000"/>
          <w:lang w:val="en-US"/>
        </w:rPr>
        <w:t xml:space="preserve">rainfall recorded in </w:t>
      </w:r>
      <w:r w:rsidR="00087DE7">
        <w:rPr>
          <w:rFonts w:ascii="Times New Roman" w:eastAsia="Times New Roman" w:hAnsi="Times New Roman" w:cs="Times New Roman"/>
          <w:color w:val="000000"/>
          <w:lang w:val="en-US"/>
        </w:rPr>
        <w:t xml:space="preserve">the </w:t>
      </w:r>
      <w:r w:rsidR="004F3CBB">
        <w:rPr>
          <w:rFonts w:ascii="Times New Roman" w:eastAsia="Times New Roman" w:hAnsi="Times New Roman" w:cs="Times New Roman"/>
          <w:color w:val="000000"/>
          <w:lang w:val="en-US"/>
        </w:rPr>
        <w:t xml:space="preserve">northern divisions </w:t>
      </w:r>
      <w:r w:rsidR="006B2D47">
        <w:rPr>
          <w:rFonts w:ascii="Times New Roman" w:eastAsia="Times New Roman" w:hAnsi="Times New Roman" w:cs="Times New Roman"/>
          <w:color w:val="000000"/>
          <w:lang w:val="en-US"/>
        </w:rPr>
        <w:t>was</w:t>
      </w:r>
      <w:r w:rsidR="004F3CBB">
        <w:rPr>
          <w:rFonts w:ascii="Times New Roman" w:eastAsia="Times New Roman" w:hAnsi="Times New Roman" w:cs="Times New Roman"/>
          <w:color w:val="000000"/>
          <w:lang w:val="en-US"/>
        </w:rPr>
        <w:t xml:space="preserve"> </w:t>
      </w:r>
      <w:r w:rsidR="00BF3C2A">
        <w:rPr>
          <w:rFonts w:ascii="Times New Roman" w:eastAsia="Times New Roman" w:hAnsi="Times New Roman" w:cs="Times New Roman"/>
          <w:color w:val="000000"/>
          <w:lang w:val="en-US"/>
        </w:rPr>
        <w:t>26</w:t>
      </w:r>
      <w:ins w:id="805" w:author="Mohammad Nayeem Hasan" w:date="2024-02-08T03:38:00Z">
        <w:r w:rsidR="00C91CE0">
          <w:rPr>
            <w:rFonts w:ascii="Times New Roman" w:eastAsia="Times New Roman" w:hAnsi="Times New Roman" w:cs="Times New Roman"/>
            <w:color w:val="000000"/>
            <w:lang w:val="en-US"/>
          </w:rPr>
          <w:t>38.13</w:t>
        </w:r>
      </w:ins>
      <w:del w:id="806" w:author="Mohammad Nayeem Hasan" w:date="2024-02-08T03:38:00Z">
        <w:r w:rsidR="00BF3C2A" w:rsidDel="00C91CE0">
          <w:rPr>
            <w:rFonts w:ascii="Times New Roman" w:eastAsia="Times New Roman" w:hAnsi="Times New Roman" w:cs="Times New Roman"/>
            <w:color w:val="000000"/>
            <w:lang w:val="en-US"/>
          </w:rPr>
          <w:delText>43</w:delText>
        </w:r>
      </w:del>
      <w:r w:rsidR="00BF3C2A">
        <w:rPr>
          <w:rFonts w:ascii="Times New Roman" w:eastAsia="Times New Roman" w:hAnsi="Times New Roman" w:cs="Times New Roman"/>
          <w:color w:val="000000"/>
          <w:lang w:val="en-US"/>
        </w:rPr>
        <w:t xml:space="preserve"> mm </w:t>
      </w:r>
      <w:ins w:id="807" w:author="Kazi Rahman" w:date="2024-01-28T11:02:00Z">
        <w:r w:rsidR="00214D56">
          <w:rPr>
            <w:rFonts w:ascii="Times New Roman" w:eastAsia="Times New Roman" w:hAnsi="Times New Roman" w:cs="Times New Roman"/>
            <w:color w:val="000000"/>
            <w:lang w:val="en-US"/>
          </w:rPr>
          <w:t xml:space="preserve">as compared to </w:t>
        </w:r>
      </w:ins>
      <w:del w:id="808" w:author="Kazi Rahman" w:date="2024-01-28T11:02:00Z">
        <w:r w:rsidR="00BF3C2A">
          <w:rPr>
            <w:rFonts w:ascii="Times New Roman" w:eastAsia="Times New Roman" w:hAnsi="Times New Roman" w:cs="Times New Roman"/>
            <w:color w:val="000000"/>
            <w:lang w:val="en-US"/>
          </w:rPr>
          <w:delText xml:space="preserve">which compared with </w:delText>
        </w:r>
      </w:del>
      <w:r w:rsidR="00BF3C2A">
        <w:rPr>
          <w:rFonts w:ascii="Times New Roman" w:eastAsia="Times New Roman" w:hAnsi="Times New Roman" w:cs="Times New Roman"/>
          <w:color w:val="000000"/>
          <w:lang w:val="en-US"/>
        </w:rPr>
        <w:t>20</w:t>
      </w:r>
      <w:ins w:id="809" w:author="Mohammad Nayeem Hasan" w:date="2024-02-08T03:38:00Z">
        <w:r w:rsidR="00C91CE0">
          <w:rPr>
            <w:rFonts w:ascii="Times New Roman" w:eastAsia="Times New Roman" w:hAnsi="Times New Roman" w:cs="Times New Roman"/>
            <w:color w:val="000000"/>
            <w:lang w:val="en-US"/>
          </w:rPr>
          <w:t>26.50</w:t>
        </w:r>
      </w:ins>
      <w:del w:id="810" w:author="Mohammad Nayeem Hasan" w:date="2024-02-08T03:38:00Z">
        <w:r w:rsidR="00BF3C2A" w:rsidDel="00C91CE0">
          <w:rPr>
            <w:rFonts w:ascii="Times New Roman" w:eastAsia="Times New Roman" w:hAnsi="Times New Roman" w:cs="Times New Roman"/>
            <w:color w:val="000000"/>
            <w:lang w:val="en-US"/>
          </w:rPr>
          <w:delText>10</w:delText>
        </w:r>
      </w:del>
      <w:r w:rsidR="00BF3C2A">
        <w:rPr>
          <w:rFonts w:ascii="Times New Roman" w:eastAsia="Times New Roman" w:hAnsi="Times New Roman" w:cs="Times New Roman"/>
          <w:color w:val="000000"/>
          <w:lang w:val="en-US"/>
        </w:rPr>
        <w:t xml:space="preserve"> mm rainfall in the southern division </w:t>
      </w:r>
      <w:r w:rsidR="00087DE7">
        <w:rPr>
          <w:rFonts w:ascii="Times New Roman" w:eastAsia="Times New Roman" w:hAnsi="Times New Roman" w:cs="Times New Roman"/>
          <w:color w:val="000000"/>
          <w:lang w:val="en-US"/>
        </w:rPr>
        <w:t>(p&lt;0.01). The mean annual temperature recorded in the southern district was 2</w:t>
      </w:r>
      <w:ins w:id="811" w:author="Mohammad Nayeem Hasan" w:date="2024-02-08T03:40:00Z">
        <w:r w:rsidR="00C91CE0">
          <w:rPr>
            <w:rFonts w:ascii="Times New Roman" w:eastAsia="Times New Roman" w:hAnsi="Times New Roman" w:cs="Times New Roman"/>
            <w:color w:val="000000"/>
            <w:lang w:val="en-US"/>
          </w:rPr>
          <w:t>6</w:t>
        </w:r>
      </w:ins>
      <w:del w:id="812" w:author="Mohammad Nayeem Hasan" w:date="2024-02-08T03:40:00Z">
        <w:r w:rsidR="00087DE7" w:rsidDel="00C91CE0">
          <w:rPr>
            <w:rFonts w:ascii="Times New Roman" w:eastAsia="Times New Roman" w:hAnsi="Times New Roman" w:cs="Times New Roman"/>
            <w:color w:val="000000"/>
            <w:lang w:val="en-US"/>
          </w:rPr>
          <w:delText>7</w:delText>
        </w:r>
      </w:del>
      <w:r w:rsidR="00087DE7">
        <w:rPr>
          <w:rFonts w:ascii="Times New Roman" w:eastAsia="Times New Roman" w:hAnsi="Times New Roman" w:cs="Times New Roman"/>
          <w:color w:val="000000"/>
          <w:lang w:val="en-US"/>
        </w:rPr>
        <w:t>.</w:t>
      </w:r>
      <w:del w:id="813" w:author="Mohammad Nayeem Hasan" w:date="2024-02-08T03:40:00Z">
        <w:r w:rsidR="002B0049" w:rsidDel="00C91CE0">
          <w:rPr>
            <w:rFonts w:ascii="Times New Roman" w:eastAsia="Times New Roman" w:hAnsi="Times New Roman" w:cs="Times New Roman"/>
            <w:color w:val="000000"/>
            <w:lang w:val="en-US"/>
          </w:rPr>
          <w:delText>4</w:delText>
        </w:r>
      </w:del>
      <w:r w:rsidR="002B0049">
        <w:rPr>
          <w:rFonts w:ascii="Times New Roman" w:eastAsia="Times New Roman" w:hAnsi="Times New Roman" w:cs="Times New Roman"/>
          <w:color w:val="000000"/>
          <w:lang w:val="en-US"/>
        </w:rPr>
        <w:t>6</w:t>
      </w:r>
      <w:ins w:id="814" w:author="Mohammad Nayeem Hasan" w:date="2024-02-08T03:40:00Z">
        <w:r w:rsidR="00C91CE0">
          <w:rPr>
            <w:rFonts w:ascii="Times New Roman" w:eastAsia="Times New Roman" w:hAnsi="Times New Roman" w:cs="Times New Roman"/>
            <w:color w:val="000000"/>
            <w:lang w:val="en-US"/>
          </w:rPr>
          <w:t>0</w:t>
        </w:r>
      </w:ins>
      <w:r w:rsidR="002B0049">
        <w:rPr>
          <w:rFonts w:ascii="Times New Roman" w:eastAsia="Times New Roman" w:hAnsi="Times New Roman" w:cs="Times New Roman"/>
          <w:color w:val="000000"/>
          <w:lang w:val="en-US"/>
        </w:rPr>
        <w:t xml:space="preserve"> °C </w:t>
      </w:r>
      <w:ins w:id="815" w:author="Kazi Rahman" w:date="2024-01-28T11:02:00Z">
        <w:r w:rsidR="00214D56">
          <w:rPr>
            <w:rFonts w:ascii="Times New Roman" w:eastAsia="Times New Roman" w:hAnsi="Times New Roman" w:cs="Times New Roman"/>
            <w:color w:val="000000"/>
            <w:lang w:val="en-US"/>
          </w:rPr>
          <w:t xml:space="preserve">as compared to </w:t>
        </w:r>
      </w:ins>
      <w:del w:id="816" w:author="Kazi Rahman" w:date="2024-01-28T11:02:00Z">
        <w:r w:rsidR="002B0049">
          <w:rPr>
            <w:rFonts w:ascii="Times New Roman" w:eastAsia="Times New Roman" w:hAnsi="Times New Roman" w:cs="Times New Roman"/>
            <w:color w:val="000000"/>
            <w:lang w:val="en-US"/>
          </w:rPr>
          <w:delText xml:space="preserve">which is compared with </w:delText>
        </w:r>
        <w:r w:rsidR="003D3B8A">
          <w:rPr>
            <w:rFonts w:ascii="Times New Roman" w:eastAsia="Times New Roman" w:hAnsi="Times New Roman" w:cs="Times New Roman"/>
            <w:color w:val="000000"/>
            <w:lang w:val="en-US"/>
          </w:rPr>
          <w:delText>t</w:delText>
        </w:r>
      </w:del>
      <w:del w:id="817" w:author="Kazi Rahman" w:date="2024-01-28T11:03:00Z">
        <w:r w:rsidR="003D3B8A">
          <w:rPr>
            <w:rFonts w:ascii="Times New Roman" w:eastAsia="Times New Roman" w:hAnsi="Times New Roman" w:cs="Times New Roman"/>
            <w:color w:val="000000"/>
            <w:lang w:val="en-US"/>
          </w:rPr>
          <w:delText xml:space="preserve">he </w:delText>
        </w:r>
      </w:del>
      <w:r w:rsidR="006B2D47">
        <w:rPr>
          <w:rFonts w:ascii="Times New Roman" w:eastAsia="Times New Roman" w:hAnsi="Times New Roman" w:cs="Times New Roman"/>
          <w:color w:val="000000"/>
          <w:lang w:val="en-US"/>
        </w:rPr>
        <w:t>2</w:t>
      </w:r>
      <w:ins w:id="818" w:author="Mohammad Nayeem Hasan" w:date="2024-02-08T03:41:00Z">
        <w:r w:rsidR="00C91CE0">
          <w:rPr>
            <w:rFonts w:ascii="Times New Roman" w:eastAsia="Times New Roman" w:hAnsi="Times New Roman" w:cs="Times New Roman"/>
            <w:color w:val="000000"/>
            <w:lang w:val="en-US"/>
          </w:rPr>
          <w:t>5</w:t>
        </w:r>
      </w:ins>
      <w:del w:id="819" w:author="Mohammad Nayeem Hasan" w:date="2024-02-08T03:41:00Z">
        <w:r w:rsidR="006B2D47" w:rsidDel="00C91CE0">
          <w:rPr>
            <w:rFonts w:ascii="Times New Roman" w:eastAsia="Times New Roman" w:hAnsi="Times New Roman" w:cs="Times New Roman"/>
            <w:color w:val="000000"/>
            <w:lang w:val="en-US"/>
          </w:rPr>
          <w:delText>6</w:delText>
        </w:r>
      </w:del>
      <w:r w:rsidR="006B2D47">
        <w:rPr>
          <w:rFonts w:ascii="Times New Roman" w:eastAsia="Times New Roman" w:hAnsi="Times New Roman" w:cs="Times New Roman"/>
          <w:color w:val="000000"/>
          <w:lang w:val="en-US"/>
        </w:rPr>
        <w:t>.</w:t>
      </w:r>
      <w:ins w:id="820" w:author="Mohammad Nayeem Hasan" w:date="2024-02-08T03:41:00Z">
        <w:r w:rsidR="00C91CE0">
          <w:rPr>
            <w:rFonts w:ascii="Times New Roman" w:eastAsia="Times New Roman" w:hAnsi="Times New Roman" w:cs="Times New Roman"/>
            <w:color w:val="000000"/>
            <w:lang w:val="en-US"/>
          </w:rPr>
          <w:t>77</w:t>
        </w:r>
      </w:ins>
      <w:del w:id="821" w:author="Mohammad Nayeem Hasan" w:date="2024-02-08T03:41:00Z">
        <w:r w:rsidR="006B2D47" w:rsidDel="00C91CE0">
          <w:rPr>
            <w:rFonts w:ascii="Times New Roman" w:eastAsia="Times New Roman" w:hAnsi="Times New Roman" w:cs="Times New Roman"/>
            <w:color w:val="000000"/>
            <w:lang w:val="en-US"/>
          </w:rPr>
          <w:delText>54</w:delText>
        </w:r>
      </w:del>
      <w:r w:rsidR="006B2D47">
        <w:rPr>
          <w:rFonts w:ascii="Times New Roman" w:eastAsia="Times New Roman" w:hAnsi="Times New Roman" w:cs="Times New Roman"/>
          <w:color w:val="000000"/>
          <w:lang w:val="en-US"/>
        </w:rPr>
        <w:t xml:space="preserve"> °C temperature of </w:t>
      </w:r>
      <w:r w:rsidR="002B0049">
        <w:rPr>
          <w:rFonts w:ascii="Times New Roman" w:eastAsia="Times New Roman" w:hAnsi="Times New Roman" w:cs="Times New Roman"/>
          <w:color w:val="000000"/>
          <w:lang w:val="en-US"/>
        </w:rPr>
        <w:t>the northern division</w:t>
      </w:r>
      <w:r w:rsidR="006B2D47">
        <w:rPr>
          <w:rFonts w:ascii="Times New Roman" w:eastAsia="Times New Roman" w:hAnsi="Times New Roman" w:cs="Times New Roman"/>
          <w:color w:val="000000"/>
          <w:lang w:val="en-US"/>
        </w:rPr>
        <w:t>s. The temperature of Dhaka</w:t>
      </w:r>
      <w:r w:rsidR="004E22A0">
        <w:rPr>
          <w:rFonts w:ascii="Times New Roman" w:eastAsia="Times New Roman" w:hAnsi="Times New Roman" w:cs="Times New Roman"/>
          <w:color w:val="000000"/>
          <w:lang w:val="en-US"/>
        </w:rPr>
        <w:t xml:space="preserve"> </w:t>
      </w:r>
      <w:r w:rsidR="006B2D47">
        <w:rPr>
          <w:rFonts w:ascii="Times New Roman" w:eastAsia="Times New Roman" w:hAnsi="Times New Roman" w:cs="Times New Roman"/>
          <w:color w:val="000000"/>
          <w:lang w:val="en-US"/>
        </w:rPr>
        <w:t xml:space="preserve">division was </w:t>
      </w:r>
      <w:r w:rsidR="004E22A0">
        <w:rPr>
          <w:rFonts w:ascii="Times New Roman" w:eastAsia="Times New Roman" w:hAnsi="Times New Roman" w:cs="Times New Roman"/>
          <w:color w:val="000000"/>
          <w:lang w:val="en-US"/>
        </w:rPr>
        <w:t>27.</w:t>
      </w:r>
      <w:ins w:id="822" w:author="Mohammad Nayeem Hasan" w:date="2024-02-08T03:41:00Z">
        <w:r w:rsidR="00B46631">
          <w:rPr>
            <w:rFonts w:ascii="Times New Roman" w:eastAsia="Times New Roman" w:hAnsi="Times New Roman" w:cs="Times New Roman"/>
            <w:color w:val="000000"/>
            <w:lang w:val="en-US"/>
          </w:rPr>
          <w:t>07</w:t>
        </w:r>
      </w:ins>
      <w:del w:id="823" w:author="Mohammad Nayeem Hasan" w:date="2024-02-08T03:41:00Z">
        <w:r w:rsidR="004E22A0" w:rsidDel="00B46631">
          <w:rPr>
            <w:rFonts w:ascii="Times New Roman" w:eastAsia="Times New Roman" w:hAnsi="Times New Roman" w:cs="Times New Roman"/>
            <w:color w:val="000000"/>
            <w:lang w:val="en-US"/>
          </w:rPr>
          <w:delText>6</w:delText>
        </w:r>
      </w:del>
      <w:r w:rsidR="004E22A0">
        <w:rPr>
          <w:rFonts w:ascii="Times New Roman" w:eastAsia="Times New Roman" w:hAnsi="Times New Roman" w:cs="Times New Roman"/>
          <w:color w:val="000000"/>
          <w:lang w:val="en-US"/>
        </w:rPr>
        <w:t xml:space="preserve"> °C and rainfall was 216</w:t>
      </w:r>
      <w:ins w:id="824" w:author="Mohammad Nayeem Hasan" w:date="2024-02-08T03:41:00Z">
        <w:r w:rsidR="00B46631">
          <w:rPr>
            <w:rFonts w:ascii="Times New Roman" w:eastAsia="Times New Roman" w:hAnsi="Times New Roman" w:cs="Times New Roman"/>
            <w:color w:val="000000"/>
            <w:lang w:val="en-US"/>
          </w:rPr>
          <w:t>0.7</w:t>
        </w:r>
      </w:ins>
      <w:del w:id="825" w:author="Mohammad Nayeem Hasan" w:date="2024-02-08T03:41:00Z">
        <w:r w:rsidR="004E22A0" w:rsidDel="00B46631">
          <w:rPr>
            <w:rFonts w:ascii="Times New Roman" w:eastAsia="Times New Roman" w:hAnsi="Times New Roman" w:cs="Times New Roman"/>
            <w:color w:val="000000"/>
            <w:lang w:val="en-US"/>
          </w:rPr>
          <w:delText>2</w:delText>
        </w:r>
      </w:del>
      <w:r w:rsidR="004E22A0">
        <w:rPr>
          <w:rFonts w:ascii="Times New Roman" w:eastAsia="Times New Roman" w:hAnsi="Times New Roman" w:cs="Times New Roman"/>
          <w:color w:val="000000"/>
          <w:lang w:val="en-US"/>
        </w:rPr>
        <w:t xml:space="preserve"> mm. </w:t>
      </w:r>
    </w:p>
    <w:p w14:paraId="48F039A7" w14:textId="77777777" w:rsidR="000D67F3" w:rsidDel="008711F4" w:rsidRDefault="000D67F3" w:rsidP="000C5BE7">
      <w:pPr>
        <w:spacing w:after="0" w:line="480" w:lineRule="auto"/>
        <w:rPr>
          <w:del w:id="826" w:author="Mohammad Nayeem Hasan" w:date="2024-02-08T03:28:00Z"/>
          <w:rFonts w:ascii="Times New Roman" w:eastAsia="Times New Roman" w:hAnsi="Times New Roman" w:cs="Times New Roman"/>
          <w:color w:val="000000"/>
          <w:lang w:val="en-US"/>
        </w:rPr>
      </w:pPr>
    </w:p>
    <w:p w14:paraId="3E895A3E" w14:textId="77777777" w:rsidR="000D67F3" w:rsidRDefault="000D67F3" w:rsidP="000C5BE7">
      <w:pPr>
        <w:spacing w:after="0" w:line="480" w:lineRule="auto"/>
        <w:rPr>
          <w:rFonts w:ascii="Times New Roman" w:eastAsia="Times New Roman" w:hAnsi="Times New Roman" w:cs="Times New Roman"/>
          <w:color w:val="000000"/>
          <w:lang w:val="en-US"/>
        </w:rPr>
      </w:pPr>
    </w:p>
    <w:tbl>
      <w:tblPr>
        <w:tblStyle w:val="TableGrid"/>
        <w:tblW w:w="0" w:type="auto"/>
        <w:tblLook w:val="04A0" w:firstRow="1" w:lastRow="0" w:firstColumn="1" w:lastColumn="0" w:noHBand="0" w:noVBand="1"/>
      </w:tblPr>
      <w:tblGrid>
        <w:gridCol w:w="9016"/>
      </w:tblGrid>
      <w:tr w:rsidR="000D67F3" w:rsidDel="008711F4" w14:paraId="4A06456F" w14:textId="3D67AAB6" w:rsidTr="000D67F3">
        <w:trPr>
          <w:del w:id="827" w:author="Mohammad Nayeem Hasan" w:date="2024-02-08T03:28:00Z"/>
        </w:trPr>
        <w:tc>
          <w:tcPr>
            <w:tcW w:w="9016" w:type="dxa"/>
          </w:tcPr>
          <w:p w14:paraId="5B4A3CAB" w14:textId="4B4BFE4D" w:rsidR="000D67F3" w:rsidDel="008711F4" w:rsidRDefault="000D67F3" w:rsidP="000C5BE7">
            <w:pPr>
              <w:spacing w:line="480" w:lineRule="auto"/>
              <w:rPr>
                <w:del w:id="828" w:author="Mohammad Nayeem Hasan" w:date="2024-02-08T03:28:00Z"/>
                <w:rFonts w:ascii="Times New Roman" w:eastAsia="Times New Roman" w:hAnsi="Times New Roman" w:cs="Times New Roman"/>
                <w:color w:val="000000"/>
                <w:lang w:val="en-US"/>
              </w:rPr>
            </w:pPr>
            <w:del w:id="829" w:author="Mohammad Nayeem Hasan" w:date="2024-02-08T03:28:00Z">
              <w:r w:rsidDel="008711F4">
                <w:rPr>
                  <w:noProof/>
                </w:rPr>
                <w:drawing>
                  <wp:inline distT="0" distB="0" distL="0" distR="0" wp14:anchorId="4A79A260" wp14:editId="37572ACC">
                    <wp:extent cx="5731510" cy="3820795"/>
                    <wp:effectExtent l="0" t="0" r="2540" b="8255"/>
                    <wp:docPr id="2106716223" name="Picture 1" descr="A graph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65854" name="Picture 1" descr="A graph showing different types of data&#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Del="008711F4">
                <w:rPr>
                  <w:noProof/>
                </w:rPr>
                <w:drawing>
                  <wp:inline distT="0" distB="0" distL="0" distR="0" wp14:anchorId="4A79A260" wp14:editId="6C9B6A4F">
                    <wp:extent cx="5731510" cy="3820795"/>
                    <wp:effectExtent l="0" t="0" r="2540" b="8255"/>
                    <wp:docPr id="1785565854" name="Picture 1785565854" descr="A graph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65854" name="Picture 1" descr="A graph showing different types of data&#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del>
          </w:p>
        </w:tc>
      </w:tr>
      <w:tr w:rsidR="000D67F3" w:rsidDel="008711F4" w14:paraId="130533CA" w14:textId="68D2B9F0" w:rsidTr="000D67F3">
        <w:trPr>
          <w:del w:id="830" w:author="Mohammad Nayeem Hasan" w:date="2024-02-08T03:28:00Z"/>
        </w:trPr>
        <w:tc>
          <w:tcPr>
            <w:tcW w:w="9016" w:type="dxa"/>
          </w:tcPr>
          <w:p w14:paraId="6DA2A0F1" w14:textId="63E1CF18" w:rsidR="000D67F3" w:rsidDel="008711F4" w:rsidRDefault="000D67F3" w:rsidP="000C5BE7">
            <w:pPr>
              <w:spacing w:line="480" w:lineRule="auto"/>
              <w:rPr>
                <w:del w:id="831" w:author="Mohammad Nayeem Hasan" w:date="2024-02-08T03:28:00Z"/>
                <w:rFonts w:ascii="Times New Roman" w:eastAsia="Times New Roman" w:hAnsi="Times New Roman" w:cs="Times New Roman"/>
                <w:color w:val="000000"/>
                <w:lang w:val="en-US"/>
              </w:rPr>
            </w:pPr>
            <w:del w:id="832" w:author="Mohammad Nayeem Hasan" w:date="2024-02-08T03:28:00Z">
              <w:r w:rsidDel="008711F4">
                <w:rPr>
                  <w:noProof/>
                </w:rPr>
                <w:drawing>
                  <wp:inline distT="0" distB="0" distL="0" distR="0" wp14:anchorId="03008AD0" wp14:editId="46DA0755">
                    <wp:extent cx="6095807" cy="2667000"/>
                    <wp:effectExtent l="0" t="0" r="635" b="0"/>
                    <wp:docPr id="1128467761"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506" name="Picture 1" descr="A graph of different colored lines and numb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665" cy="2669563"/>
                            </a:xfrm>
                            <a:prstGeom prst="rect">
                              <a:avLst/>
                            </a:prstGeom>
                            <a:noFill/>
                            <a:ln>
                              <a:noFill/>
                            </a:ln>
                          </pic:spPr>
                        </pic:pic>
                      </a:graphicData>
                    </a:graphic>
                  </wp:inline>
                </w:drawing>
              </w:r>
              <w:r w:rsidDel="008711F4">
                <w:rPr>
                  <w:noProof/>
                </w:rPr>
                <w:drawing>
                  <wp:inline distT="0" distB="0" distL="0" distR="0" wp14:anchorId="03008AD0" wp14:editId="422FC9DB">
                    <wp:extent cx="6095807" cy="2667000"/>
                    <wp:effectExtent l="0" t="0" r="635" b="0"/>
                    <wp:docPr id="132261506" name="Picture 132261506"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506" name="Picture 1" descr="A graph of different colored lines and numb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665" cy="2669563"/>
                            </a:xfrm>
                            <a:prstGeom prst="rect">
                              <a:avLst/>
                            </a:prstGeom>
                            <a:noFill/>
                            <a:ln>
                              <a:noFill/>
                            </a:ln>
                          </pic:spPr>
                        </pic:pic>
                      </a:graphicData>
                    </a:graphic>
                  </wp:inline>
                </w:drawing>
              </w:r>
            </w:del>
          </w:p>
        </w:tc>
      </w:tr>
    </w:tbl>
    <w:p w14:paraId="60D355F5" w14:textId="77777777" w:rsidR="000D67F3" w:rsidRPr="005937F1" w:rsidDel="008711F4" w:rsidRDefault="000D67F3" w:rsidP="000C5BE7">
      <w:pPr>
        <w:spacing w:after="0" w:line="480" w:lineRule="auto"/>
        <w:rPr>
          <w:del w:id="833" w:author="Mohammad Nayeem Hasan" w:date="2024-02-08T03:28:00Z"/>
          <w:rFonts w:ascii="Times New Roman" w:eastAsia="Times New Roman" w:hAnsi="Times New Roman" w:cs="Times New Roman"/>
          <w:color w:val="000000"/>
          <w:lang w:val="en-US"/>
        </w:rPr>
      </w:pPr>
    </w:p>
    <w:p w14:paraId="785C23EB" w14:textId="401A6B59" w:rsidR="00C650AF" w:rsidRPr="005937F1" w:rsidRDefault="00C650AF" w:rsidP="00DF2D99">
      <w:pPr>
        <w:spacing w:after="0" w:line="240" w:lineRule="auto"/>
        <w:rPr>
          <w:rFonts w:ascii="Times New Roman" w:eastAsia="Times New Roman" w:hAnsi="Times New Roman" w:cs="Times New Roman"/>
          <w:color w:val="000000"/>
          <w:lang w:val="en-US"/>
        </w:rPr>
      </w:pPr>
    </w:p>
    <w:p w14:paraId="2AD42553" w14:textId="3FD48EAE" w:rsidR="00B876D9" w:rsidRDefault="004168AF" w:rsidP="00DF2D99">
      <w:pPr>
        <w:spacing w:after="0" w:line="240" w:lineRule="auto"/>
        <w:rPr>
          <w:rFonts w:ascii="Times New Roman" w:eastAsia="Times New Roman" w:hAnsi="Times New Roman" w:cs="Times New Roman"/>
          <w:color w:val="000000"/>
          <w:lang w:val="en-US"/>
        </w:rPr>
      </w:pPr>
      <w:ins w:id="834" w:author="Md Asaduzzaman" w:date="2024-01-21T19:39:00Z">
        <w:r>
          <w:rPr>
            <w:noProof/>
          </w:rPr>
          <w:lastRenderedPageBreak/>
          <w:drawing>
            <wp:inline distT="0" distB="0" distL="0" distR="0" wp14:anchorId="2911C9E2" wp14:editId="18E041BB">
              <wp:extent cx="5731510" cy="5731510"/>
              <wp:effectExtent l="0" t="0" r="2540" b="2540"/>
              <wp:docPr id="1880678018" name="Picture 18806780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8018" name="Picture 1"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ins>
    </w:p>
    <w:p w14:paraId="3C973DB8" w14:textId="7AE93A60" w:rsidR="00C14900" w:rsidRPr="00C60361" w:rsidDel="00CB4492" w:rsidRDefault="0048376D" w:rsidP="00496B8A">
      <w:pPr>
        <w:spacing w:after="0" w:line="480" w:lineRule="auto"/>
        <w:rPr>
          <w:del w:id="835" w:author="Mohammad Nayeem Hasan" w:date="2024-02-08T03:52:00Z"/>
          <w:rFonts w:ascii="Times New Roman" w:eastAsia="Times New Roman" w:hAnsi="Times New Roman" w:cs="Times New Roman"/>
          <w:color w:val="000000"/>
          <w:lang w:val="en-US"/>
        </w:rPr>
      </w:pPr>
      <w:r w:rsidRPr="005F73B4">
        <w:rPr>
          <w:rFonts w:ascii="Times New Roman" w:hAnsi="Times New Roman" w:cs="Times New Roman"/>
          <w:b/>
          <w:bCs/>
        </w:rPr>
        <w:t>Fig 3:</w:t>
      </w:r>
      <w:r w:rsidRPr="005F73B4">
        <w:rPr>
          <w:rFonts w:ascii="Times New Roman" w:hAnsi="Times New Roman" w:cs="Times New Roman"/>
        </w:rPr>
        <w:t xml:space="preserve"> </w:t>
      </w:r>
      <w:r w:rsidR="000D67F3" w:rsidRPr="005F73B4">
        <w:rPr>
          <w:rFonts w:ascii="Times New Roman" w:hAnsi="Times New Roman" w:cs="Times New Roman"/>
        </w:rPr>
        <w:t xml:space="preserve">A (Top) The </w:t>
      </w:r>
      <w:commentRangeStart w:id="836"/>
      <w:commentRangeStart w:id="837"/>
      <w:r w:rsidR="000D67F3" w:rsidRPr="005F73B4">
        <w:rPr>
          <w:rFonts w:ascii="Times New Roman" w:hAnsi="Times New Roman" w:cs="Times New Roman"/>
        </w:rPr>
        <w:t>daily</w:t>
      </w:r>
      <w:commentRangeEnd w:id="836"/>
      <w:r w:rsidR="00214D56">
        <w:rPr>
          <w:rStyle w:val="CommentReference"/>
        </w:rPr>
        <w:commentReference w:id="836"/>
      </w:r>
      <w:commentRangeEnd w:id="837"/>
      <w:r w:rsidR="006F5911">
        <w:rPr>
          <w:rStyle w:val="CommentReference"/>
        </w:rPr>
        <w:commentReference w:id="837"/>
      </w:r>
      <w:r w:rsidR="000D67F3" w:rsidRPr="005F73B4">
        <w:rPr>
          <w:rFonts w:ascii="Times New Roman" w:hAnsi="Times New Roman" w:cs="Times New Roman"/>
        </w:rPr>
        <w:t xml:space="preserve"> number of </w:t>
      </w:r>
      <w:r w:rsidR="00E43651" w:rsidRPr="005F73B4">
        <w:rPr>
          <w:rFonts w:ascii="Times New Roman" w:hAnsi="Times New Roman" w:cs="Times New Roman"/>
        </w:rPr>
        <w:t xml:space="preserve">dengue cases in different </w:t>
      </w:r>
      <w:r w:rsidR="00881D29">
        <w:rPr>
          <w:rFonts w:ascii="Times New Roman" w:hAnsi="Times New Roman" w:cs="Times New Roman"/>
        </w:rPr>
        <w:t>divisions</w:t>
      </w:r>
      <w:r w:rsidR="00E43651" w:rsidRPr="005F73B4">
        <w:rPr>
          <w:rFonts w:ascii="Times New Roman" w:hAnsi="Times New Roman" w:cs="Times New Roman"/>
        </w:rPr>
        <w:t xml:space="preserve"> of </w:t>
      </w:r>
      <w:r w:rsidR="00426E7E" w:rsidRPr="005F73B4">
        <w:rPr>
          <w:rFonts w:ascii="Times New Roman" w:hAnsi="Times New Roman" w:cs="Times New Roman"/>
        </w:rPr>
        <w:t>Bangladesh (1 Jan – 31 Dec 2023)</w:t>
      </w:r>
      <w:r w:rsidR="00E43651" w:rsidRPr="005F73B4">
        <w:rPr>
          <w:rFonts w:ascii="Times New Roman" w:hAnsi="Times New Roman" w:cs="Times New Roman"/>
        </w:rPr>
        <w:t xml:space="preserve">. </w:t>
      </w:r>
      <w:r w:rsidR="00426E7E" w:rsidRPr="005F73B4">
        <w:rPr>
          <w:rFonts w:ascii="Times New Roman" w:hAnsi="Times New Roman" w:cs="Times New Roman"/>
        </w:rPr>
        <w:t>B (Bottom</w:t>
      </w:r>
      <w:commentRangeStart w:id="838"/>
      <w:commentRangeStart w:id="839"/>
      <w:r w:rsidR="00426E7E" w:rsidRPr="005F73B4">
        <w:rPr>
          <w:rFonts w:ascii="Times New Roman" w:hAnsi="Times New Roman" w:cs="Times New Roman"/>
        </w:rPr>
        <w:t>).</w:t>
      </w:r>
      <w:r w:rsidR="00426E7E">
        <w:rPr>
          <w:rFonts w:ascii="Times New Roman" w:hAnsi="Times New Roman" w:cs="Times New Roman"/>
          <w:b/>
          <w:bCs/>
        </w:rPr>
        <w:t xml:space="preserve"> </w:t>
      </w:r>
      <w:r w:rsidRPr="00A9155D">
        <w:rPr>
          <w:rFonts w:ascii="Times New Roman" w:hAnsi="Times New Roman" w:cs="Times New Roman"/>
        </w:rPr>
        <w:t>The</w:t>
      </w:r>
      <w:ins w:id="840" w:author="Kazi Rahman" w:date="2024-02-07T19:24:00Z">
        <w:r w:rsidRPr="00A9155D">
          <w:rPr>
            <w:rFonts w:ascii="Times New Roman" w:hAnsi="Times New Roman" w:cs="Times New Roman"/>
          </w:rPr>
          <w:t xml:space="preserve"> </w:t>
        </w:r>
      </w:ins>
      <w:ins w:id="841" w:author="Kazi Rahman" w:date="2024-01-28T11:05:00Z">
        <w:r w:rsidR="00214D56">
          <w:rPr>
            <w:rFonts w:ascii="Times New Roman" w:hAnsi="Times New Roman" w:cs="Times New Roman"/>
          </w:rPr>
          <w:t>monthly</w:t>
        </w:r>
        <w:r w:rsidRPr="00A9155D">
          <w:rPr>
            <w:rFonts w:ascii="Times New Roman" w:hAnsi="Times New Roman" w:cs="Times New Roman"/>
          </w:rPr>
          <w:t xml:space="preserve"> </w:t>
        </w:r>
      </w:ins>
      <w:r w:rsidRPr="00A9155D">
        <w:rPr>
          <w:rFonts w:ascii="Times New Roman" w:hAnsi="Times New Roman" w:cs="Times New Roman"/>
        </w:rPr>
        <w:t xml:space="preserve">relative changes of </w:t>
      </w:r>
      <w:commentRangeEnd w:id="838"/>
      <w:r w:rsidR="00014510">
        <w:rPr>
          <w:rStyle w:val="CommentReference"/>
        </w:rPr>
        <w:commentReference w:id="838"/>
      </w:r>
      <w:commentRangeEnd w:id="839"/>
      <w:r w:rsidR="006F5911">
        <w:rPr>
          <w:rStyle w:val="CommentReference"/>
        </w:rPr>
        <w:commentReference w:id="839"/>
      </w:r>
      <w:r w:rsidRPr="00A9155D">
        <w:rPr>
          <w:rFonts w:ascii="Times New Roman" w:hAnsi="Times New Roman" w:cs="Times New Roman"/>
        </w:rPr>
        <w:t>Dengue cases in each division in Bangladesh, 2023</w:t>
      </w:r>
      <w:ins w:id="842" w:author="Mohammad Nayeem Hasan" w:date="2024-02-08T16:41:00Z">
        <w:r w:rsidR="006F5911">
          <w:rPr>
            <w:rFonts w:ascii="Times New Roman" w:hAnsi="Times New Roman" w:cs="Times New Roman"/>
          </w:rPr>
          <w:t xml:space="preserve"> from previous months</w:t>
        </w:r>
      </w:ins>
      <w:r w:rsidRPr="00A9155D">
        <w:rPr>
          <w:rFonts w:ascii="Times New Roman" w:hAnsi="Times New Roman" w:cs="Times New Roman"/>
        </w:rPr>
        <w:t xml:space="preserve">. Although Dhaka city </w:t>
      </w:r>
      <w:r w:rsidR="00C767A8">
        <w:rPr>
          <w:rFonts w:ascii="Times New Roman" w:hAnsi="Times New Roman" w:cs="Times New Roman"/>
        </w:rPr>
        <w:t>remains</w:t>
      </w:r>
      <w:r w:rsidR="00C767A8" w:rsidRPr="00A9155D">
        <w:rPr>
          <w:rFonts w:ascii="Times New Roman" w:hAnsi="Times New Roman" w:cs="Times New Roman"/>
        </w:rPr>
        <w:t xml:space="preserve"> </w:t>
      </w:r>
      <w:r w:rsidRPr="00A9155D">
        <w:rPr>
          <w:rFonts w:ascii="Times New Roman" w:hAnsi="Times New Roman" w:cs="Times New Roman"/>
        </w:rPr>
        <w:t xml:space="preserve">the </w:t>
      </w:r>
      <w:ins w:id="843" w:author="Kazi Rahman" w:date="2024-01-28T11:04:00Z">
        <w:r w:rsidR="00214D56">
          <w:rPr>
            <w:rFonts w:ascii="Times New Roman" w:hAnsi="Times New Roman" w:cs="Times New Roman"/>
          </w:rPr>
          <w:t>centre</w:t>
        </w:r>
      </w:ins>
      <w:del w:id="844" w:author="Kazi Rahman" w:date="2024-02-07T19:24:00Z">
        <w:r w:rsidR="00881D29">
          <w:rPr>
            <w:rFonts w:ascii="Times New Roman" w:hAnsi="Times New Roman" w:cs="Times New Roman"/>
          </w:rPr>
          <w:delText>center</w:delText>
        </w:r>
      </w:del>
      <w:r w:rsidRPr="00A9155D">
        <w:rPr>
          <w:rFonts w:ascii="Times New Roman" w:hAnsi="Times New Roman" w:cs="Times New Roman"/>
        </w:rPr>
        <w:t xml:space="preserve"> of the outbreak, the percentage of cases has increased outside Dhaka city after July 2023.</w:t>
      </w:r>
      <w:r>
        <w:rPr>
          <w:rFonts w:ascii="Times New Roman" w:hAnsi="Times New Roman" w:cs="Times New Roman"/>
          <w:b/>
          <w:bCs/>
        </w:rPr>
        <w:t xml:space="preserve"> </w:t>
      </w:r>
    </w:p>
    <w:p w14:paraId="26F1682E" w14:textId="43AAF639" w:rsidR="005601CA" w:rsidRPr="00DF2D99" w:rsidRDefault="005601CA">
      <w:pPr>
        <w:spacing w:after="0" w:line="480" w:lineRule="auto"/>
        <w:rPr>
          <w:rFonts w:ascii="Times New Roman" w:eastAsia="Times New Roman" w:hAnsi="Times New Roman" w:cs="Times New Roman"/>
          <w:b/>
          <w:bCs/>
          <w:color w:val="000000"/>
          <w:lang w:val="en-US"/>
        </w:rPr>
        <w:sectPr w:rsidR="005601CA" w:rsidRPr="00DF2D99" w:rsidSect="00400E80">
          <w:headerReference w:type="default" r:id="rId32"/>
          <w:footerReference w:type="default" r:id="rId33"/>
          <w:pgSz w:w="11906" w:h="16838"/>
          <w:pgMar w:top="1440" w:right="1440" w:bottom="1440" w:left="1440" w:header="708" w:footer="708" w:gutter="0"/>
          <w:cols w:space="708"/>
          <w:docGrid w:linePitch="360"/>
        </w:sectPr>
        <w:pPrChange w:id="845" w:author="Mohammad Nayeem Hasan" w:date="2024-02-08T03:52:00Z">
          <w:pPr>
            <w:spacing w:after="0" w:line="240" w:lineRule="auto"/>
          </w:pPr>
        </w:pPrChange>
      </w:pPr>
    </w:p>
    <w:p w14:paraId="113DAC66" w14:textId="1C90CCF2" w:rsidR="00626A31" w:rsidDel="00CB4492" w:rsidRDefault="00626A31" w:rsidP="00CF5DB0">
      <w:pPr>
        <w:spacing w:line="480" w:lineRule="auto"/>
        <w:rPr>
          <w:del w:id="846" w:author="Mohammad Nayeem Hasan" w:date="2024-02-08T03:52:00Z"/>
          <w:rFonts w:ascii="Times New Roman" w:hAnsi="Times New Roman" w:cs="Times New Roman"/>
          <w:sz w:val="24"/>
          <w:szCs w:val="24"/>
        </w:rPr>
      </w:pPr>
    </w:p>
    <w:p w14:paraId="70785687" w14:textId="3646AD13" w:rsidR="00626A31" w:rsidRPr="00C60361" w:rsidDel="00CB4492" w:rsidRDefault="00626A31" w:rsidP="00626A31">
      <w:pPr>
        <w:spacing w:after="0" w:line="480" w:lineRule="auto"/>
        <w:rPr>
          <w:del w:id="847" w:author="Mohammad Nayeem Hasan" w:date="2024-02-08T03:52:00Z"/>
          <w:rFonts w:ascii="Times New Roman" w:eastAsia="Times New Roman" w:hAnsi="Times New Roman" w:cs="Times New Roman"/>
          <w:color w:val="000000"/>
          <w:lang w:val="en-US"/>
        </w:rPr>
      </w:pPr>
      <w:commentRangeStart w:id="848"/>
      <w:commentRangeStart w:id="849"/>
      <w:del w:id="850" w:author="Mohammad Nayeem Hasan" w:date="2024-02-08T03:52:00Z">
        <w:r w:rsidDel="00CB4492">
          <w:rPr>
            <w:rFonts w:ascii="Times New Roman" w:hAnsi="Times New Roman" w:cs="Times New Roman"/>
            <w:b/>
            <w:bCs/>
          </w:rPr>
          <w:delText xml:space="preserve">Fig 3: </w:delText>
        </w:r>
        <w:r w:rsidRPr="00A9155D" w:rsidDel="00CB4492">
          <w:rPr>
            <w:rFonts w:ascii="Times New Roman" w:hAnsi="Times New Roman" w:cs="Times New Roman"/>
          </w:rPr>
          <w:delText xml:space="preserve">The relative changes of Dengue cases in each division in Bangladesh, 2023. Although Dhaka city </w:delText>
        </w:r>
        <w:r w:rsidDel="00CB4492">
          <w:rPr>
            <w:rFonts w:ascii="Times New Roman" w:hAnsi="Times New Roman" w:cs="Times New Roman"/>
          </w:rPr>
          <w:delText>remains</w:delText>
        </w:r>
        <w:r w:rsidRPr="00A9155D" w:rsidDel="00CB4492">
          <w:rPr>
            <w:rFonts w:ascii="Times New Roman" w:hAnsi="Times New Roman" w:cs="Times New Roman"/>
          </w:rPr>
          <w:delText xml:space="preserve"> the </w:delText>
        </w:r>
        <w:r w:rsidR="00881D29" w:rsidDel="00CB4492">
          <w:rPr>
            <w:rFonts w:ascii="Times New Roman" w:hAnsi="Times New Roman" w:cs="Times New Roman"/>
          </w:rPr>
          <w:delText>center</w:delText>
        </w:r>
        <w:r w:rsidRPr="00A9155D" w:rsidDel="00CB4492">
          <w:rPr>
            <w:rFonts w:ascii="Times New Roman" w:hAnsi="Times New Roman" w:cs="Times New Roman"/>
          </w:rPr>
          <w:delText xml:space="preserve"> of the outbreak, the percentage of cases has increased outside Dhaka city after July 2023.</w:delText>
        </w:r>
        <w:r w:rsidDel="00CB4492">
          <w:rPr>
            <w:rFonts w:ascii="Times New Roman" w:hAnsi="Times New Roman" w:cs="Times New Roman"/>
            <w:b/>
            <w:bCs/>
          </w:rPr>
          <w:delText xml:space="preserve"> </w:delText>
        </w:r>
        <w:commentRangeEnd w:id="848"/>
        <w:commentRangeEnd w:id="849"/>
        <w:r w:rsidR="00214D56" w:rsidDel="00CB4492">
          <w:rPr>
            <w:rStyle w:val="CommentReference"/>
          </w:rPr>
          <w:commentReference w:id="848"/>
        </w:r>
        <w:r w:rsidR="00C66DFE" w:rsidDel="00CB4492">
          <w:rPr>
            <w:rStyle w:val="CommentReference"/>
          </w:rPr>
          <w:commentReference w:id="849"/>
        </w:r>
      </w:del>
    </w:p>
    <w:p w14:paraId="77115F0C" w14:textId="77777777" w:rsidR="00626A31" w:rsidRDefault="00626A31" w:rsidP="00CF5DB0">
      <w:pPr>
        <w:spacing w:line="480" w:lineRule="auto"/>
        <w:rPr>
          <w:rFonts w:ascii="Times New Roman" w:hAnsi="Times New Roman" w:cs="Times New Roman"/>
          <w:sz w:val="24"/>
          <w:szCs w:val="24"/>
        </w:rPr>
      </w:pPr>
    </w:p>
    <w:p w14:paraId="7149EE93" w14:textId="134F2429" w:rsidR="00FB471D" w:rsidRDefault="002E3DF1" w:rsidP="00CF5DB0">
      <w:pPr>
        <w:spacing w:line="480" w:lineRule="auto"/>
        <w:rPr>
          <w:rFonts w:ascii="Times New Roman" w:hAnsi="Times New Roman" w:cs="Times New Roman"/>
          <w:b/>
          <w:bCs/>
        </w:rPr>
      </w:pPr>
      <w:commentRangeStart w:id="851"/>
      <w:commentRangeStart w:id="852"/>
      <w:r>
        <w:rPr>
          <w:rFonts w:ascii="Times New Roman" w:hAnsi="Times New Roman" w:cs="Times New Roman"/>
          <w:sz w:val="24"/>
          <w:szCs w:val="24"/>
        </w:rPr>
        <w:t xml:space="preserve">We </w:t>
      </w:r>
      <w:r w:rsidR="00A75654">
        <w:rPr>
          <w:rFonts w:ascii="Times New Roman" w:hAnsi="Times New Roman" w:cs="Times New Roman"/>
          <w:sz w:val="24"/>
          <w:szCs w:val="24"/>
        </w:rPr>
        <w:t>compared the number of dengue cases in the capital city Dhaka vs</w:t>
      </w:r>
      <w:r w:rsidR="00A52579">
        <w:rPr>
          <w:rFonts w:ascii="Times New Roman" w:hAnsi="Times New Roman" w:cs="Times New Roman"/>
          <w:sz w:val="24"/>
          <w:szCs w:val="24"/>
        </w:rPr>
        <w:t xml:space="preserve">. </w:t>
      </w:r>
      <w:r w:rsidR="004A5C36">
        <w:rPr>
          <w:rFonts w:ascii="Times New Roman" w:hAnsi="Times New Roman" w:cs="Times New Roman"/>
          <w:sz w:val="24"/>
          <w:szCs w:val="24"/>
        </w:rPr>
        <w:t xml:space="preserve">the </w:t>
      </w:r>
      <w:r w:rsidR="00A52579">
        <w:rPr>
          <w:rFonts w:ascii="Times New Roman" w:hAnsi="Times New Roman" w:cs="Times New Roman"/>
          <w:sz w:val="24"/>
          <w:szCs w:val="24"/>
        </w:rPr>
        <w:t xml:space="preserve">rest of the </w:t>
      </w:r>
      <w:r w:rsidR="00BB45F5">
        <w:rPr>
          <w:rFonts w:ascii="Times New Roman" w:hAnsi="Times New Roman" w:cs="Times New Roman"/>
          <w:sz w:val="24"/>
          <w:szCs w:val="24"/>
        </w:rPr>
        <w:t>country</w:t>
      </w:r>
      <w:ins w:id="853" w:author="Mohammad Nayeem Hasan" w:date="2024-02-08T03:53:00Z">
        <w:r w:rsidR="00CB4492">
          <w:rPr>
            <w:rFonts w:ascii="Times New Roman" w:hAnsi="Times New Roman" w:cs="Times New Roman"/>
            <w:sz w:val="24"/>
            <w:szCs w:val="24"/>
          </w:rPr>
          <w:t xml:space="preserve"> in </w:t>
        </w:r>
      </w:ins>
      <w:ins w:id="854" w:author="Mohammad Nayeem Hasan" w:date="2024-02-08T03:55:00Z">
        <w:r w:rsidR="00CB4492" w:rsidRPr="00CB4492">
          <w:rPr>
            <w:rFonts w:ascii="Times New Roman" w:hAnsi="Times New Roman" w:cs="Times New Roman"/>
            <w:b/>
            <w:sz w:val="24"/>
            <w:szCs w:val="24"/>
            <w:rPrChange w:id="855" w:author="Mohammad Nayeem Hasan" w:date="2024-02-08T03:55:00Z">
              <w:rPr>
                <w:rFonts w:ascii="Times New Roman" w:hAnsi="Times New Roman" w:cs="Times New Roman"/>
                <w:sz w:val="24"/>
                <w:szCs w:val="24"/>
              </w:rPr>
            </w:rPrChange>
          </w:rPr>
          <w:t>Fig 4</w:t>
        </w:r>
      </w:ins>
      <w:r>
        <w:rPr>
          <w:rFonts w:ascii="Times New Roman" w:hAnsi="Times New Roman" w:cs="Times New Roman"/>
          <w:sz w:val="24"/>
          <w:szCs w:val="24"/>
        </w:rPr>
        <w:t>. T</w:t>
      </w:r>
      <w:r w:rsidR="00BB45F5">
        <w:rPr>
          <w:rFonts w:ascii="Times New Roman" w:hAnsi="Times New Roman" w:cs="Times New Roman"/>
          <w:sz w:val="24"/>
          <w:szCs w:val="24"/>
        </w:rPr>
        <w:t xml:space="preserve">here was a </w:t>
      </w:r>
      <w:r w:rsidR="00E734EA" w:rsidRPr="001D4CD9">
        <w:rPr>
          <w:rFonts w:ascii="Times New Roman" w:hAnsi="Times New Roman" w:cs="Times New Roman"/>
          <w:sz w:val="24"/>
          <w:szCs w:val="24"/>
        </w:rPr>
        <w:t xml:space="preserve">parallel trajectory in both Dhaka </w:t>
      </w:r>
      <w:r w:rsidR="00946D51">
        <w:rPr>
          <w:rFonts w:ascii="Times New Roman" w:hAnsi="Times New Roman" w:cs="Times New Roman"/>
          <w:sz w:val="24"/>
          <w:szCs w:val="24"/>
        </w:rPr>
        <w:t>city and outside until</w:t>
      </w:r>
      <w:r w:rsidR="00E734EA" w:rsidRPr="001D4CD9">
        <w:rPr>
          <w:rFonts w:ascii="Times New Roman" w:hAnsi="Times New Roman" w:cs="Times New Roman"/>
          <w:sz w:val="24"/>
          <w:szCs w:val="24"/>
        </w:rPr>
        <w:t xml:space="preserve"> mid-April. </w:t>
      </w:r>
      <w:r w:rsidR="00946D51">
        <w:rPr>
          <w:rFonts w:ascii="Times New Roman" w:hAnsi="Times New Roman" w:cs="Times New Roman"/>
          <w:sz w:val="24"/>
          <w:szCs w:val="24"/>
        </w:rPr>
        <w:t>After</w:t>
      </w:r>
      <w:r w:rsidR="00E734EA" w:rsidRPr="001D4CD9">
        <w:rPr>
          <w:rFonts w:ascii="Times New Roman" w:hAnsi="Times New Roman" w:cs="Times New Roman"/>
          <w:sz w:val="24"/>
          <w:szCs w:val="24"/>
        </w:rPr>
        <w:t xml:space="preserve"> th</w:t>
      </w:r>
      <w:r w:rsidR="00946D51">
        <w:rPr>
          <w:rFonts w:ascii="Times New Roman" w:hAnsi="Times New Roman" w:cs="Times New Roman"/>
          <w:sz w:val="24"/>
          <w:szCs w:val="24"/>
        </w:rPr>
        <w:t>at,</w:t>
      </w:r>
      <w:r w:rsidR="009A620A">
        <w:rPr>
          <w:rFonts w:ascii="Times New Roman" w:hAnsi="Times New Roman" w:cs="Times New Roman"/>
          <w:sz w:val="24"/>
          <w:szCs w:val="24"/>
        </w:rPr>
        <w:t xml:space="preserve"> dengue</w:t>
      </w:r>
      <w:r w:rsidR="00946D51">
        <w:rPr>
          <w:rFonts w:ascii="Times New Roman" w:hAnsi="Times New Roman" w:cs="Times New Roman"/>
          <w:sz w:val="24"/>
          <w:szCs w:val="24"/>
        </w:rPr>
        <w:t xml:space="preserve"> cases</w:t>
      </w:r>
      <w:r w:rsidR="008175CD">
        <w:rPr>
          <w:rFonts w:ascii="Times New Roman" w:hAnsi="Times New Roman" w:cs="Times New Roman"/>
          <w:sz w:val="24"/>
          <w:szCs w:val="24"/>
        </w:rPr>
        <w:t xml:space="preserve"> started to increase exponentially in the capital city Dhaka</w:t>
      </w:r>
      <w:r w:rsidR="00AF4BE7">
        <w:rPr>
          <w:rFonts w:ascii="Times New Roman" w:hAnsi="Times New Roman" w:cs="Times New Roman"/>
          <w:sz w:val="24"/>
          <w:szCs w:val="24"/>
        </w:rPr>
        <w:t xml:space="preserve"> which </w:t>
      </w:r>
      <w:r w:rsidR="008D7B75">
        <w:rPr>
          <w:rFonts w:ascii="Times New Roman" w:hAnsi="Times New Roman" w:cs="Times New Roman"/>
          <w:sz w:val="24"/>
          <w:szCs w:val="24"/>
        </w:rPr>
        <w:t>continued</w:t>
      </w:r>
      <w:r w:rsidR="00AF4BE7">
        <w:rPr>
          <w:rFonts w:ascii="Times New Roman" w:hAnsi="Times New Roman" w:cs="Times New Roman"/>
          <w:sz w:val="24"/>
          <w:szCs w:val="24"/>
        </w:rPr>
        <w:t xml:space="preserve"> up until the end </w:t>
      </w:r>
      <w:r w:rsidR="008D7B75">
        <w:rPr>
          <w:rFonts w:ascii="Times New Roman" w:hAnsi="Times New Roman" w:cs="Times New Roman"/>
          <w:sz w:val="24"/>
          <w:szCs w:val="24"/>
        </w:rPr>
        <w:t>of July</w:t>
      </w:r>
      <w:r w:rsidR="00AF4BE7">
        <w:rPr>
          <w:rFonts w:ascii="Times New Roman" w:hAnsi="Times New Roman" w:cs="Times New Roman"/>
          <w:sz w:val="24"/>
          <w:szCs w:val="24"/>
        </w:rPr>
        <w:t xml:space="preserve"> 2023</w:t>
      </w:r>
      <w:r w:rsidR="008D7B75">
        <w:rPr>
          <w:rFonts w:ascii="Times New Roman" w:hAnsi="Times New Roman" w:cs="Times New Roman"/>
          <w:sz w:val="24"/>
          <w:szCs w:val="24"/>
        </w:rPr>
        <w:t>,</w:t>
      </w:r>
      <w:r w:rsidR="009A620A">
        <w:rPr>
          <w:rFonts w:ascii="Times New Roman" w:hAnsi="Times New Roman" w:cs="Times New Roman"/>
          <w:sz w:val="24"/>
          <w:szCs w:val="24"/>
        </w:rPr>
        <w:t xml:space="preserve"> and then </w:t>
      </w:r>
      <w:r w:rsidR="008D7B75">
        <w:rPr>
          <w:rFonts w:ascii="Times New Roman" w:hAnsi="Times New Roman" w:cs="Times New Roman"/>
          <w:sz w:val="24"/>
          <w:szCs w:val="24"/>
        </w:rPr>
        <w:t>the number</w:t>
      </w:r>
      <w:r w:rsidR="009A620A">
        <w:rPr>
          <w:rFonts w:ascii="Times New Roman" w:hAnsi="Times New Roman" w:cs="Times New Roman"/>
          <w:sz w:val="24"/>
          <w:szCs w:val="24"/>
        </w:rPr>
        <w:t xml:space="preserve"> </w:t>
      </w:r>
      <w:r w:rsidR="008D7B75">
        <w:rPr>
          <w:rFonts w:ascii="Times New Roman" w:hAnsi="Times New Roman" w:cs="Times New Roman"/>
          <w:sz w:val="24"/>
          <w:szCs w:val="24"/>
        </w:rPr>
        <w:t xml:space="preserve">of </w:t>
      </w:r>
      <w:r w:rsidR="009A620A">
        <w:rPr>
          <w:rFonts w:ascii="Times New Roman" w:hAnsi="Times New Roman" w:cs="Times New Roman"/>
          <w:sz w:val="24"/>
          <w:szCs w:val="24"/>
        </w:rPr>
        <w:t xml:space="preserve">cases outside Dhaka </w:t>
      </w:r>
      <w:r w:rsidR="008D7B75">
        <w:rPr>
          <w:rFonts w:ascii="Times New Roman" w:hAnsi="Times New Roman" w:cs="Times New Roman"/>
          <w:sz w:val="24"/>
          <w:szCs w:val="24"/>
        </w:rPr>
        <w:t>surpassed</w:t>
      </w:r>
      <w:r w:rsidR="0022596A">
        <w:rPr>
          <w:rFonts w:ascii="Times New Roman" w:hAnsi="Times New Roman" w:cs="Times New Roman"/>
          <w:sz w:val="24"/>
          <w:szCs w:val="24"/>
        </w:rPr>
        <w:t xml:space="preserve"> the capital city. </w:t>
      </w:r>
      <w:r w:rsidR="00E734EA" w:rsidRPr="001D4CD9">
        <w:rPr>
          <w:rFonts w:ascii="Times New Roman" w:hAnsi="Times New Roman" w:cs="Times New Roman"/>
          <w:sz w:val="24"/>
          <w:szCs w:val="24"/>
        </w:rPr>
        <w:t xml:space="preserve">Notably, </w:t>
      </w:r>
      <w:del w:id="856" w:author="Kazi Rahman" w:date="2024-01-28T11:06:00Z">
        <w:r w:rsidR="00E734EA" w:rsidRPr="001D4CD9" w:rsidDel="00214D56">
          <w:rPr>
            <w:rFonts w:ascii="Times New Roman" w:hAnsi="Times New Roman" w:cs="Times New Roman"/>
            <w:sz w:val="24"/>
            <w:szCs w:val="24"/>
          </w:rPr>
          <w:delText>D</w:delText>
        </w:r>
      </w:del>
      <w:ins w:id="857" w:author="Kazi Rahman" w:date="2024-01-28T11:06:00Z">
        <w:del w:id="858" w:author="Mohammad Nayeem Hasan" w:date="2024-02-08T03:55:00Z">
          <w:r w:rsidR="00214D56" w:rsidDel="00CB4492">
            <w:rPr>
              <w:rFonts w:ascii="Times New Roman" w:hAnsi="Times New Roman" w:cs="Times New Roman"/>
              <w:sz w:val="24"/>
              <w:szCs w:val="24"/>
            </w:rPr>
            <w:delText>d</w:delText>
          </w:r>
        </w:del>
      </w:ins>
      <w:ins w:id="859" w:author="Kazi Rahman" w:date="2024-02-07T19:24:00Z">
        <w:del w:id="860" w:author="Mohammad Nayeem Hasan" w:date="2024-02-08T03:55:00Z">
          <w:r w:rsidR="00E734EA" w:rsidRPr="001D4CD9" w:rsidDel="00CB4492">
            <w:rPr>
              <w:rFonts w:ascii="Times New Roman" w:hAnsi="Times New Roman" w:cs="Times New Roman"/>
              <w:sz w:val="24"/>
              <w:szCs w:val="24"/>
            </w:rPr>
            <w:delText>engue</w:delText>
          </w:r>
        </w:del>
      </w:ins>
      <w:ins w:id="861" w:author="Farhana  Haque" w:date="2024-01-26T16:28:00Z">
        <w:del w:id="862" w:author="Mohammad Nayeem Hasan" w:date="2024-02-08T03:55:00Z">
          <w:r w:rsidR="00146184" w:rsidDel="00CB4492">
            <w:rPr>
              <w:rFonts w:ascii="Times New Roman" w:hAnsi="Times New Roman" w:cs="Times New Roman"/>
              <w:sz w:val="24"/>
              <w:szCs w:val="24"/>
            </w:rPr>
            <w:delText>d</w:delText>
          </w:r>
        </w:del>
      </w:ins>
      <w:del w:id="863" w:author="Mohammad Nayeem Hasan" w:date="2024-02-08T03:55:00Z">
        <w:r w:rsidR="00E734EA" w:rsidRPr="001D4CD9" w:rsidDel="00CB4492">
          <w:rPr>
            <w:rFonts w:ascii="Times New Roman" w:hAnsi="Times New Roman" w:cs="Times New Roman"/>
            <w:sz w:val="24"/>
            <w:szCs w:val="24"/>
          </w:rPr>
          <w:delText>D</w:delText>
        </w:r>
      </w:del>
      <w:ins w:id="864" w:author="Rahman, Mahbubur" w:date="2024-02-07T19:24:00Z">
        <w:del w:id="865" w:author="Mohammad Nayeem Hasan" w:date="2024-02-08T03:55:00Z">
          <w:r w:rsidR="00E734EA" w:rsidRPr="001D4CD9" w:rsidDel="00CB4492">
            <w:rPr>
              <w:rFonts w:ascii="Times New Roman" w:hAnsi="Times New Roman" w:cs="Times New Roman"/>
              <w:sz w:val="24"/>
              <w:szCs w:val="24"/>
            </w:rPr>
            <w:delText>engue</w:delText>
          </w:r>
        </w:del>
      </w:ins>
      <w:ins w:id="866" w:author="Mohammad Nayeem Hasan" w:date="2024-02-08T03:55:00Z">
        <w:r w:rsidR="00CB4492" w:rsidRPr="001D4CD9">
          <w:rPr>
            <w:rFonts w:ascii="Times New Roman" w:hAnsi="Times New Roman" w:cs="Times New Roman"/>
            <w:sz w:val="24"/>
            <w:szCs w:val="24"/>
          </w:rPr>
          <w:t>dengue</w:t>
        </w:r>
      </w:ins>
      <w:r w:rsidR="00E734EA" w:rsidRPr="001D4CD9">
        <w:rPr>
          <w:rFonts w:ascii="Times New Roman" w:hAnsi="Times New Roman" w:cs="Times New Roman"/>
          <w:sz w:val="24"/>
          <w:szCs w:val="24"/>
        </w:rPr>
        <w:t xml:space="preserve">-related </w:t>
      </w:r>
      <w:r w:rsidR="00E734EA">
        <w:rPr>
          <w:rFonts w:ascii="Times New Roman" w:hAnsi="Times New Roman" w:cs="Times New Roman"/>
          <w:sz w:val="24"/>
          <w:szCs w:val="24"/>
        </w:rPr>
        <w:t>deaths</w:t>
      </w:r>
      <w:r w:rsidR="00E734EA" w:rsidRPr="001D4CD9">
        <w:rPr>
          <w:rFonts w:ascii="Times New Roman" w:hAnsi="Times New Roman" w:cs="Times New Roman"/>
          <w:sz w:val="24"/>
          <w:szCs w:val="24"/>
        </w:rPr>
        <w:t xml:space="preserve"> were initially higher outside Dhaka City until February, after which an escalation within Dhaka City commenced and persisted</w:t>
      </w:r>
      <w:r w:rsidR="00F07E3F">
        <w:rPr>
          <w:rFonts w:ascii="Times New Roman" w:hAnsi="Times New Roman" w:cs="Times New Roman"/>
          <w:sz w:val="24"/>
          <w:szCs w:val="24"/>
        </w:rPr>
        <w:t xml:space="preserve"> till the end of the year</w:t>
      </w:r>
      <w:r w:rsidR="00E734EA" w:rsidRPr="001D4CD9">
        <w:rPr>
          <w:rFonts w:ascii="Times New Roman" w:hAnsi="Times New Roman" w:cs="Times New Roman"/>
          <w:sz w:val="24"/>
          <w:szCs w:val="24"/>
        </w:rPr>
        <w:t xml:space="preserve">. </w:t>
      </w:r>
      <w:commentRangeEnd w:id="851"/>
      <w:r w:rsidR="00146184">
        <w:rPr>
          <w:rStyle w:val="CommentReference"/>
        </w:rPr>
        <w:commentReference w:id="851"/>
      </w:r>
      <w:commentRangeEnd w:id="852"/>
      <w:r w:rsidR="00CB4492">
        <w:rPr>
          <w:rStyle w:val="CommentReference"/>
        </w:rPr>
        <w:commentReference w:id="852"/>
      </w:r>
    </w:p>
    <w:p w14:paraId="1E51EB7D" w14:textId="2E105F7A" w:rsidR="00FB471D" w:rsidRDefault="00B1337D" w:rsidP="00CF5DB0">
      <w:pPr>
        <w:jc w:val="center"/>
        <w:rPr>
          <w:rFonts w:ascii="Times New Roman" w:hAnsi="Times New Roman" w:cs="Times New Roman"/>
          <w:b/>
          <w:bCs/>
        </w:rPr>
      </w:pPr>
      <w:del w:id="867" w:author="Rahman, Mahbubur" w:date="2024-02-07T19:24:00Z">
        <w:r>
          <w:rPr>
            <w:noProof/>
          </w:rPr>
          <w:drawing>
            <wp:inline distT="0" distB="0" distL="0" distR="0" wp14:anchorId="65EC065E" wp14:editId="61B5EC7B">
              <wp:extent cx="4874895" cy="5343830"/>
              <wp:effectExtent l="0" t="0" r="1905" b="9525"/>
              <wp:docPr id="280925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2458" cy="5352120"/>
                      </a:xfrm>
                      <a:prstGeom prst="rect">
                        <a:avLst/>
                      </a:prstGeom>
                      <a:noFill/>
                      <a:ln>
                        <a:noFill/>
                      </a:ln>
                    </pic:spPr>
                  </pic:pic>
                </a:graphicData>
              </a:graphic>
            </wp:inline>
          </w:drawing>
        </w:r>
      </w:del>
      <w:ins w:id="868" w:author="Rahman, Mahbubur" w:date="2024-02-07T19:24:00Z">
        <w:r>
          <w:rPr>
            <w:noProof/>
          </w:rPr>
          <w:drawing>
            <wp:inline distT="0" distB="0" distL="0" distR="0" wp14:anchorId="65EC065E" wp14:editId="54D7290B">
              <wp:extent cx="4428067" cy="5343525"/>
              <wp:effectExtent l="0" t="0" r="0" b="0"/>
              <wp:docPr id="894179914" name="Picture 89417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38236" cy="5355797"/>
                      </a:xfrm>
                      <a:prstGeom prst="rect">
                        <a:avLst/>
                      </a:prstGeom>
                      <a:noFill/>
                      <a:ln>
                        <a:noFill/>
                      </a:ln>
                    </pic:spPr>
                  </pic:pic>
                </a:graphicData>
              </a:graphic>
            </wp:inline>
          </w:drawing>
        </w:r>
      </w:ins>
    </w:p>
    <w:p w14:paraId="1F914197" w14:textId="49BD22AD" w:rsidR="00FB344C" w:rsidRDefault="00F07E3F">
      <w:pPr>
        <w:rPr>
          <w:rFonts w:ascii="Times New Roman" w:hAnsi="Times New Roman" w:cs="Times New Roman"/>
          <w:b/>
          <w:bCs/>
        </w:rPr>
      </w:pPr>
      <w:r>
        <w:rPr>
          <w:rFonts w:ascii="Times New Roman" w:hAnsi="Times New Roman" w:cs="Times New Roman"/>
          <w:b/>
          <w:bCs/>
          <w:sz w:val="28"/>
          <w:szCs w:val="28"/>
        </w:rPr>
        <w:lastRenderedPageBreak/>
        <w:t xml:space="preserve">Fig 4: </w:t>
      </w:r>
      <w:r w:rsidR="00FB344C" w:rsidRPr="00EC1358">
        <w:rPr>
          <w:rFonts w:ascii="Times New Roman" w:hAnsi="Times New Roman" w:cs="Times New Roman"/>
        </w:rPr>
        <w:t xml:space="preserve">The line graph of dengue virus infection in the capital city Dhaka and outside from 1 January to </w:t>
      </w:r>
      <w:r w:rsidR="00ED482E" w:rsidRPr="00EC1358">
        <w:rPr>
          <w:rFonts w:ascii="Times New Roman" w:hAnsi="Times New Roman" w:cs="Times New Roman"/>
        </w:rPr>
        <w:t xml:space="preserve">31 December </w:t>
      </w:r>
      <w:r w:rsidR="00FB344C" w:rsidRPr="00EC1358">
        <w:rPr>
          <w:rFonts w:ascii="Times New Roman" w:hAnsi="Times New Roman" w:cs="Times New Roman"/>
        </w:rPr>
        <w:t xml:space="preserve">2023. </w:t>
      </w:r>
      <w:commentRangeStart w:id="869"/>
      <w:r w:rsidR="00FB344C" w:rsidRPr="00EC1358">
        <w:rPr>
          <w:rFonts w:ascii="Times New Roman" w:hAnsi="Times New Roman" w:cs="Times New Roman"/>
        </w:rPr>
        <w:t>A lar</w:t>
      </w:r>
      <w:r w:rsidR="006A59C4">
        <w:rPr>
          <w:rFonts w:ascii="Times New Roman" w:hAnsi="Times New Roman" w:cs="Times New Roman"/>
        </w:rPr>
        <w:t>ge number of people from the</w:t>
      </w:r>
      <w:r w:rsidR="00FB344C" w:rsidRPr="00EC1358">
        <w:rPr>
          <w:rFonts w:ascii="Times New Roman" w:hAnsi="Times New Roman" w:cs="Times New Roman"/>
        </w:rPr>
        <w:t xml:space="preserve"> capital city left Dhaka when Eid-Al-Adha was celebrated on </w:t>
      </w:r>
      <w:r w:rsidR="00C767A8" w:rsidRPr="00EC1358">
        <w:rPr>
          <w:rFonts w:ascii="Times New Roman" w:hAnsi="Times New Roman" w:cs="Times New Roman"/>
        </w:rPr>
        <w:t xml:space="preserve">the </w:t>
      </w:r>
      <w:r w:rsidR="00FB344C" w:rsidRPr="00EC1358">
        <w:rPr>
          <w:rFonts w:ascii="Times New Roman" w:hAnsi="Times New Roman" w:cs="Times New Roman"/>
        </w:rPr>
        <w:t>28</w:t>
      </w:r>
      <w:r w:rsidR="00FB344C" w:rsidRPr="00EC1358">
        <w:rPr>
          <w:rFonts w:ascii="Times New Roman" w:hAnsi="Times New Roman" w:cs="Times New Roman"/>
          <w:vertAlign w:val="superscript"/>
        </w:rPr>
        <w:t>th</w:t>
      </w:r>
      <w:r w:rsidR="00FB344C" w:rsidRPr="00EC1358">
        <w:rPr>
          <w:rFonts w:ascii="Times New Roman" w:hAnsi="Times New Roman" w:cs="Times New Roman"/>
        </w:rPr>
        <w:t xml:space="preserve"> </w:t>
      </w:r>
      <w:r w:rsidR="0070586D" w:rsidRPr="00EC1358">
        <w:rPr>
          <w:rFonts w:ascii="Times New Roman" w:hAnsi="Times New Roman" w:cs="Times New Roman"/>
        </w:rPr>
        <w:t xml:space="preserve">of </w:t>
      </w:r>
      <w:r w:rsidR="00FB344C" w:rsidRPr="00EC1358">
        <w:rPr>
          <w:rFonts w:ascii="Times New Roman" w:hAnsi="Times New Roman" w:cs="Times New Roman"/>
        </w:rPr>
        <w:t>June</w:t>
      </w:r>
      <w:r w:rsidR="00ED482E" w:rsidRPr="00EC1358">
        <w:rPr>
          <w:rFonts w:ascii="Times New Roman" w:hAnsi="Times New Roman" w:cs="Times New Roman"/>
        </w:rPr>
        <w:t xml:space="preserve"> and subsequently</w:t>
      </w:r>
      <w:r w:rsidR="0070586D" w:rsidRPr="00EC1358">
        <w:rPr>
          <w:rFonts w:ascii="Times New Roman" w:hAnsi="Times New Roman" w:cs="Times New Roman"/>
        </w:rPr>
        <w:t>,</w:t>
      </w:r>
      <w:r w:rsidR="00ED482E" w:rsidRPr="00EC1358">
        <w:rPr>
          <w:rFonts w:ascii="Times New Roman" w:hAnsi="Times New Roman" w:cs="Times New Roman"/>
        </w:rPr>
        <w:t xml:space="preserve"> </w:t>
      </w:r>
      <w:r w:rsidR="00632AC3" w:rsidRPr="00EC1358">
        <w:rPr>
          <w:rFonts w:ascii="Times New Roman" w:hAnsi="Times New Roman" w:cs="Times New Roman"/>
        </w:rPr>
        <w:t>dengue cases started to increase outside Dhaka.</w:t>
      </w:r>
      <w:r w:rsidR="00632AC3">
        <w:rPr>
          <w:rFonts w:ascii="Times New Roman" w:hAnsi="Times New Roman" w:cs="Times New Roman"/>
          <w:b/>
          <w:bCs/>
        </w:rPr>
        <w:t xml:space="preserve"> </w:t>
      </w:r>
      <w:commentRangeEnd w:id="869"/>
      <w:r w:rsidR="008B3B3F">
        <w:rPr>
          <w:rStyle w:val="CommentReference"/>
        </w:rPr>
        <w:commentReference w:id="869"/>
      </w:r>
      <w:r w:rsidR="00FB344C">
        <w:rPr>
          <w:rFonts w:ascii="Times New Roman" w:hAnsi="Times New Roman" w:cs="Times New Roman"/>
          <w:b/>
          <w:bCs/>
        </w:rPr>
        <w:br w:type="page"/>
      </w:r>
    </w:p>
    <w:p w14:paraId="1A4836A6" w14:textId="608ADD7B" w:rsidR="00106F80" w:rsidRDefault="00C767A8" w:rsidP="00CF5DB0">
      <w:pPr>
        <w:spacing w:after="0" w:line="480" w:lineRule="auto"/>
        <w:rPr>
          <w:rFonts w:ascii="Times New Roman" w:hAnsi="Times New Roman" w:cs="Times New Roman"/>
        </w:rPr>
      </w:pPr>
      <w:r>
        <w:rPr>
          <w:rFonts w:ascii="Times New Roman" w:hAnsi="Times New Roman" w:cs="Times New Roman"/>
        </w:rPr>
        <w:lastRenderedPageBreak/>
        <w:t>District-wise</w:t>
      </w:r>
      <w:r w:rsidR="00DF33F8">
        <w:rPr>
          <w:rFonts w:ascii="Times New Roman" w:hAnsi="Times New Roman" w:cs="Times New Roman"/>
        </w:rPr>
        <w:t xml:space="preserve">, </w:t>
      </w:r>
      <w:r w:rsidR="00DF33F8" w:rsidRPr="005A7724">
        <w:rPr>
          <w:rFonts w:ascii="Times New Roman" w:hAnsi="Times New Roman" w:cs="Times New Roman"/>
        </w:rPr>
        <w:t xml:space="preserve">Dhaka </w:t>
      </w:r>
      <w:r w:rsidR="00DF33F8">
        <w:rPr>
          <w:rFonts w:ascii="Times New Roman" w:hAnsi="Times New Roman" w:cs="Times New Roman"/>
        </w:rPr>
        <w:t xml:space="preserve">district </w:t>
      </w:r>
      <w:r w:rsidR="00DF33F8" w:rsidRPr="005A7724">
        <w:rPr>
          <w:rFonts w:ascii="Times New Roman" w:hAnsi="Times New Roman" w:cs="Times New Roman"/>
        </w:rPr>
        <w:t xml:space="preserve">reported the highest </w:t>
      </w:r>
      <w:del w:id="870" w:author="Mohammad Nayeem Hasan" w:date="2024-02-08T03:45:00Z">
        <w:r w:rsidR="00526BB6" w:rsidDel="00B30649">
          <w:rPr>
            <w:rFonts w:ascii="Times New Roman" w:hAnsi="Times New Roman" w:cs="Times New Roman"/>
          </w:rPr>
          <w:delText>number</w:delText>
        </w:r>
      </w:del>
      <w:ins w:id="871" w:author="Mohammad Nayeem Hasan" w:date="2024-02-08T03:45:00Z">
        <w:r w:rsidR="00B30649">
          <w:rPr>
            <w:rFonts w:ascii="Times New Roman" w:hAnsi="Times New Roman" w:cs="Times New Roman"/>
          </w:rPr>
          <w:t>amount</w:t>
        </w:r>
      </w:ins>
      <w:r w:rsidR="00DF33F8">
        <w:rPr>
          <w:rFonts w:ascii="Times New Roman" w:hAnsi="Times New Roman" w:cs="Times New Roman"/>
        </w:rPr>
        <w:t xml:space="preserve"> of dengue</w:t>
      </w:r>
      <w:r w:rsidR="00DF33F8" w:rsidRPr="005A7724">
        <w:rPr>
          <w:rFonts w:ascii="Times New Roman" w:hAnsi="Times New Roman" w:cs="Times New Roman"/>
        </w:rPr>
        <w:t xml:space="preserve"> with 11</w:t>
      </w:r>
      <w:r w:rsidR="00324444">
        <w:rPr>
          <w:rFonts w:ascii="Times New Roman" w:hAnsi="Times New Roman" w:cs="Times New Roman"/>
        </w:rPr>
        <w:t>3</w:t>
      </w:r>
      <w:r w:rsidR="00DF33F8" w:rsidRPr="005A7724">
        <w:rPr>
          <w:rFonts w:ascii="Times New Roman" w:hAnsi="Times New Roman" w:cs="Times New Roman"/>
        </w:rPr>
        <w:t>,</w:t>
      </w:r>
      <w:r w:rsidR="00121406">
        <w:rPr>
          <w:rFonts w:ascii="Times New Roman" w:hAnsi="Times New Roman" w:cs="Times New Roman"/>
        </w:rPr>
        <w:t>233</w:t>
      </w:r>
      <w:r w:rsidR="00DF33F8" w:rsidRPr="005A7724">
        <w:rPr>
          <w:rFonts w:ascii="Times New Roman" w:hAnsi="Times New Roman" w:cs="Times New Roman"/>
        </w:rPr>
        <w:t xml:space="preserve"> cases, followed by Chittagong (14,</w:t>
      </w:r>
      <w:r w:rsidR="00121406">
        <w:rPr>
          <w:rFonts w:ascii="Times New Roman" w:hAnsi="Times New Roman" w:cs="Times New Roman"/>
        </w:rPr>
        <w:t>200</w:t>
      </w:r>
      <w:r w:rsidR="00DF33F8" w:rsidRPr="005A7724">
        <w:rPr>
          <w:rFonts w:ascii="Times New Roman" w:hAnsi="Times New Roman" w:cs="Times New Roman"/>
        </w:rPr>
        <w:t>), Barisal (13,</w:t>
      </w:r>
      <w:r w:rsidR="00121406">
        <w:rPr>
          <w:rFonts w:ascii="Times New Roman" w:hAnsi="Times New Roman" w:cs="Times New Roman"/>
        </w:rPr>
        <w:t>603</w:t>
      </w:r>
      <w:r w:rsidR="00DF33F8" w:rsidRPr="005A7724">
        <w:rPr>
          <w:rFonts w:ascii="Times New Roman" w:hAnsi="Times New Roman" w:cs="Times New Roman"/>
        </w:rPr>
        <w:t xml:space="preserve">), </w:t>
      </w:r>
      <w:proofErr w:type="spellStart"/>
      <w:r w:rsidR="00DF33F8" w:rsidRPr="005A7724">
        <w:rPr>
          <w:rFonts w:ascii="Times New Roman" w:hAnsi="Times New Roman" w:cs="Times New Roman"/>
        </w:rPr>
        <w:t>Manikganj</w:t>
      </w:r>
      <w:proofErr w:type="spellEnd"/>
      <w:r w:rsidR="00DF33F8" w:rsidRPr="005A7724">
        <w:rPr>
          <w:rFonts w:ascii="Times New Roman" w:hAnsi="Times New Roman" w:cs="Times New Roman"/>
        </w:rPr>
        <w:t xml:space="preserve"> (12,</w:t>
      </w:r>
      <w:r w:rsidR="00121406">
        <w:rPr>
          <w:rFonts w:ascii="Times New Roman" w:hAnsi="Times New Roman" w:cs="Times New Roman"/>
        </w:rPr>
        <w:t>952</w:t>
      </w:r>
      <w:r w:rsidR="00DF33F8" w:rsidRPr="005A7724">
        <w:rPr>
          <w:rFonts w:ascii="Times New Roman" w:hAnsi="Times New Roman" w:cs="Times New Roman"/>
        </w:rPr>
        <w:t>), and Patuakhali (7,5</w:t>
      </w:r>
      <w:r w:rsidR="00324444">
        <w:rPr>
          <w:rFonts w:ascii="Times New Roman" w:hAnsi="Times New Roman" w:cs="Times New Roman"/>
        </w:rPr>
        <w:t>79</w:t>
      </w:r>
      <w:r w:rsidR="00DF33F8" w:rsidRPr="005A7724">
        <w:rPr>
          <w:rFonts w:ascii="Times New Roman" w:hAnsi="Times New Roman" w:cs="Times New Roman"/>
        </w:rPr>
        <w:t xml:space="preserve">). </w:t>
      </w:r>
      <w:r w:rsidR="00526BB6" w:rsidRPr="005A7724">
        <w:rPr>
          <w:rFonts w:ascii="Times New Roman" w:hAnsi="Times New Roman" w:cs="Times New Roman"/>
        </w:rPr>
        <w:t>On the contrary</w:t>
      </w:r>
      <w:r w:rsidR="00DF33F8" w:rsidRPr="005A7724">
        <w:rPr>
          <w:rFonts w:ascii="Times New Roman" w:hAnsi="Times New Roman" w:cs="Times New Roman"/>
        </w:rPr>
        <w:t xml:space="preserve">, the lowest Dengue cases were recorded in Sunamganj (102), </w:t>
      </w:r>
      <w:proofErr w:type="spellStart"/>
      <w:r w:rsidR="00DF33F8" w:rsidRPr="005A7724">
        <w:rPr>
          <w:rFonts w:ascii="Times New Roman" w:hAnsi="Times New Roman" w:cs="Times New Roman"/>
        </w:rPr>
        <w:t>Maulvibazar</w:t>
      </w:r>
      <w:proofErr w:type="spellEnd"/>
      <w:r w:rsidR="00DF33F8" w:rsidRPr="005A7724">
        <w:rPr>
          <w:rFonts w:ascii="Times New Roman" w:hAnsi="Times New Roman" w:cs="Times New Roman"/>
        </w:rPr>
        <w:t xml:space="preserve"> (129), </w:t>
      </w:r>
      <w:proofErr w:type="spellStart"/>
      <w:r w:rsidR="00DF33F8" w:rsidRPr="005A7724">
        <w:rPr>
          <w:rFonts w:ascii="Times New Roman" w:hAnsi="Times New Roman" w:cs="Times New Roman"/>
        </w:rPr>
        <w:t>Panchagarh</w:t>
      </w:r>
      <w:proofErr w:type="spellEnd"/>
      <w:r w:rsidR="00DF33F8" w:rsidRPr="005A7724">
        <w:rPr>
          <w:rFonts w:ascii="Times New Roman" w:hAnsi="Times New Roman" w:cs="Times New Roman"/>
        </w:rPr>
        <w:t xml:space="preserve"> (187), </w:t>
      </w:r>
      <w:proofErr w:type="spellStart"/>
      <w:r w:rsidR="00DF33F8" w:rsidRPr="005A7724">
        <w:rPr>
          <w:rFonts w:ascii="Times New Roman" w:hAnsi="Times New Roman" w:cs="Times New Roman"/>
        </w:rPr>
        <w:t>Joypurhat</w:t>
      </w:r>
      <w:proofErr w:type="spellEnd"/>
      <w:r w:rsidR="00DF33F8" w:rsidRPr="005A7724">
        <w:rPr>
          <w:rFonts w:ascii="Times New Roman" w:hAnsi="Times New Roman" w:cs="Times New Roman"/>
        </w:rPr>
        <w:t xml:space="preserve"> (26</w:t>
      </w:r>
      <w:r w:rsidR="00324444">
        <w:rPr>
          <w:rFonts w:ascii="Times New Roman" w:hAnsi="Times New Roman" w:cs="Times New Roman"/>
        </w:rPr>
        <w:t>4</w:t>
      </w:r>
      <w:r w:rsidR="00DF33F8" w:rsidRPr="005A7724">
        <w:rPr>
          <w:rFonts w:ascii="Times New Roman" w:hAnsi="Times New Roman" w:cs="Times New Roman"/>
        </w:rPr>
        <w:t xml:space="preserve">), and </w:t>
      </w:r>
      <w:proofErr w:type="spellStart"/>
      <w:r w:rsidR="00DF33F8" w:rsidRPr="005A7724">
        <w:rPr>
          <w:rFonts w:ascii="Times New Roman" w:hAnsi="Times New Roman" w:cs="Times New Roman"/>
        </w:rPr>
        <w:t>Lalmonirhat</w:t>
      </w:r>
      <w:proofErr w:type="spellEnd"/>
      <w:r w:rsidR="00DF33F8" w:rsidRPr="005A7724">
        <w:rPr>
          <w:rFonts w:ascii="Times New Roman" w:hAnsi="Times New Roman" w:cs="Times New Roman"/>
        </w:rPr>
        <w:t xml:space="preserve"> (305). In terms of </w:t>
      </w:r>
      <w:del w:id="872" w:author="Kazi Rahman" w:date="2024-01-28T11:10:00Z">
        <w:r w:rsidR="00DF33F8" w:rsidRPr="005A7724" w:rsidDel="008B3B3F">
          <w:rPr>
            <w:rFonts w:ascii="Times New Roman" w:hAnsi="Times New Roman" w:cs="Times New Roman"/>
          </w:rPr>
          <w:delText>D</w:delText>
        </w:r>
      </w:del>
      <w:ins w:id="873" w:author="Kazi Rahman" w:date="2024-01-28T11:10:00Z">
        <w:r w:rsidR="008B3B3F">
          <w:rPr>
            <w:rFonts w:ascii="Times New Roman" w:hAnsi="Times New Roman" w:cs="Times New Roman"/>
          </w:rPr>
          <w:t>d</w:t>
        </w:r>
      </w:ins>
      <w:ins w:id="874" w:author="Kazi Rahman" w:date="2024-02-07T19:24:00Z">
        <w:r w:rsidR="00DF33F8" w:rsidRPr="005A7724">
          <w:rPr>
            <w:rFonts w:ascii="Times New Roman" w:hAnsi="Times New Roman" w:cs="Times New Roman"/>
          </w:rPr>
          <w:t>engue</w:t>
        </w:r>
      </w:ins>
      <w:del w:id="875" w:author="Kazi Rahman" w:date="2024-02-07T19:24:00Z">
        <w:r w:rsidR="00DF33F8" w:rsidRPr="005A7724">
          <w:rPr>
            <w:rFonts w:ascii="Times New Roman" w:hAnsi="Times New Roman" w:cs="Times New Roman"/>
          </w:rPr>
          <w:delText>Dengue</w:delText>
        </w:r>
      </w:del>
      <w:r w:rsidR="00DF33F8" w:rsidRPr="005A7724">
        <w:rPr>
          <w:rFonts w:ascii="Times New Roman" w:hAnsi="Times New Roman" w:cs="Times New Roman"/>
        </w:rPr>
        <w:t xml:space="preserve">-related </w:t>
      </w:r>
      <w:r w:rsidR="00DF33F8">
        <w:rPr>
          <w:rFonts w:ascii="Times New Roman" w:hAnsi="Times New Roman" w:cs="Times New Roman"/>
        </w:rPr>
        <w:t>deaths</w:t>
      </w:r>
      <w:r w:rsidR="00DF33F8" w:rsidRPr="005A7724">
        <w:rPr>
          <w:rFonts w:ascii="Times New Roman" w:hAnsi="Times New Roman" w:cs="Times New Roman"/>
        </w:rPr>
        <w:t>, Dhaka reported the highest death toll at 9</w:t>
      </w:r>
      <w:r w:rsidR="00121406">
        <w:rPr>
          <w:rFonts w:ascii="Times New Roman" w:hAnsi="Times New Roman" w:cs="Times New Roman"/>
        </w:rPr>
        <w:t>81</w:t>
      </w:r>
      <w:r w:rsidR="00DF33F8" w:rsidRPr="005A7724">
        <w:rPr>
          <w:rFonts w:ascii="Times New Roman" w:hAnsi="Times New Roman" w:cs="Times New Roman"/>
        </w:rPr>
        <w:t>, trailed by Barisal (16</w:t>
      </w:r>
      <w:r w:rsidR="00121406">
        <w:rPr>
          <w:rFonts w:ascii="Times New Roman" w:hAnsi="Times New Roman" w:cs="Times New Roman"/>
        </w:rPr>
        <w:t>7</w:t>
      </w:r>
      <w:r w:rsidR="00DF33F8" w:rsidRPr="005A7724">
        <w:rPr>
          <w:rFonts w:ascii="Times New Roman" w:hAnsi="Times New Roman" w:cs="Times New Roman"/>
        </w:rPr>
        <w:t xml:space="preserve">), </w:t>
      </w:r>
      <w:commentRangeStart w:id="876"/>
      <w:commentRangeStart w:id="877"/>
      <w:r w:rsidR="00DF33F8" w:rsidRPr="005A7724">
        <w:rPr>
          <w:rFonts w:ascii="Times New Roman" w:hAnsi="Times New Roman" w:cs="Times New Roman"/>
        </w:rPr>
        <w:t>Faridpur (13</w:t>
      </w:r>
      <w:r w:rsidR="00324444">
        <w:rPr>
          <w:rFonts w:ascii="Times New Roman" w:hAnsi="Times New Roman" w:cs="Times New Roman"/>
        </w:rPr>
        <w:t>8</w:t>
      </w:r>
      <w:del w:id="878" w:author="Rahman, Mahbubur" w:date="2024-02-07T19:24:00Z">
        <w:r w:rsidR="00DF33F8" w:rsidRPr="005A7724">
          <w:rPr>
            <w:rFonts w:ascii="Times New Roman" w:hAnsi="Times New Roman" w:cs="Times New Roman"/>
          </w:rPr>
          <w:delText>),</w:delText>
        </w:r>
      </w:del>
      <w:ins w:id="879" w:author="Rahman, Mahbubur" w:date="2024-02-07T19:24:00Z">
        <w:r w:rsidR="00DF33F8" w:rsidRPr="005A7724">
          <w:rPr>
            <w:rFonts w:ascii="Times New Roman" w:hAnsi="Times New Roman" w:cs="Times New Roman"/>
          </w:rPr>
          <w:t>)</w:t>
        </w:r>
        <w:commentRangeEnd w:id="876"/>
        <w:r w:rsidR="00E27679">
          <w:rPr>
            <w:rStyle w:val="CommentReference"/>
          </w:rPr>
          <w:commentReference w:id="876"/>
        </w:r>
      </w:ins>
      <w:commentRangeEnd w:id="877"/>
      <w:r w:rsidR="00965027">
        <w:rPr>
          <w:rStyle w:val="CommentReference"/>
        </w:rPr>
        <w:commentReference w:id="877"/>
      </w:r>
      <w:ins w:id="880" w:author="Rahman, Mahbubur" w:date="2024-02-07T19:24:00Z">
        <w:r w:rsidR="00DF33F8" w:rsidRPr="005A7724">
          <w:rPr>
            <w:rFonts w:ascii="Times New Roman" w:hAnsi="Times New Roman" w:cs="Times New Roman"/>
          </w:rPr>
          <w:t>,</w:t>
        </w:r>
      </w:ins>
      <w:r w:rsidR="00DF33F8" w:rsidRPr="005A7724">
        <w:rPr>
          <w:rFonts w:ascii="Times New Roman" w:hAnsi="Times New Roman" w:cs="Times New Roman"/>
        </w:rPr>
        <w:t xml:space="preserve"> Chittagong (10</w:t>
      </w:r>
      <w:r w:rsidR="00324444">
        <w:rPr>
          <w:rFonts w:ascii="Times New Roman" w:hAnsi="Times New Roman" w:cs="Times New Roman"/>
        </w:rPr>
        <w:t>6</w:t>
      </w:r>
      <w:r w:rsidR="00DF33F8" w:rsidRPr="005A7724">
        <w:rPr>
          <w:rFonts w:ascii="Times New Roman" w:hAnsi="Times New Roman" w:cs="Times New Roman"/>
        </w:rPr>
        <w:t>), and Khulna (4</w:t>
      </w:r>
      <w:r w:rsidR="00324444">
        <w:rPr>
          <w:rFonts w:ascii="Times New Roman" w:hAnsi="Times New Roman" w:cs="Times New Roman"/>
        </w:rPr>
        <w:t>1</w:t>
      </w:r>
      <w:r w:rsidR="00DF33F8" w:rsidRPr="005A7724">
        <w:rPr>
          <w:rFonts w:ascii="Times New Roman" w:hAnsi="Times New Roman" w:cs="Times New Roman"/>
        </w:rPr>
        <w:t>)</w:t>
      </w:r>
      <w:r w:rsidR="00C27FA4">
        <w:rPr>
          <w:rFonts w:ascii="Times New Roman" w:hAnsi="Times New Roman" w:cs="Times New Roman"/>
        </w:rPr>
        <w:t xml:space="preserve"> di</w:t>
      </w:r>
      <w:ins w:id="881" w:author="Mohammad Nayeem Hasan" w:date="2024-02-08T03:57:00Z">
        <w:r w:rsidR="00965027">
          <w:rPr>
            <w:rFonts w:ascii="Times New Roman" w:hAnsi="Times New Roman" w:cs="Times New Roman"/>
          </w:rPr>
          <w:t>strict</w:t>
        </w:r>
      </w:ins>
      <w:del w:id="882" w:author="Mohammad Nayeem Hasan" w:date="2024-02-08T03:57:00Z">
        <w:r w:rsidR="00C27FA4" w:rsidDel="00965027">
          <w:rPr>
            <w:rFonts w:ascii="Times New Roman" w:hAnsi="Times New Roman" w:cs="Times New Roman"/>
          </w:rPr>
          <w:delText>vision</w:delText>
        </w:r>
      </w:del>
      <w:r w:rsidR="00526BB6">
        <w:rPr>
          <w:rFonts w:ascii="Times New Roman" w:hAnsi="Times New Roman" w:cs="Times New Roman"/>
        </w:rPr>
        <w:t xml:space="preserve"> </w:t>
      </w:r>
      <w:r w:rsidR="00526BB6" w:rsidRPr="00526BB6">
        <w:rPr>
          <w:rFonts w:ascii="Times New Roman" w:hAnsi="Times New Roman" w:cs="Times New Roman"/>
          <w:b/>
          <w:bCs/>
        </w:rPr>
        <w:t>(Fig 5)</w:t>
      </w:r>
      <w:r w:rsidR="00DF33F8" w:rsidRPr="005A7724">
        <w:rPr>
          <w:rFonts w:ascii="Times New Roman" w:hAnsi="Times New Roman" w:cs="Times New Roman"/>
        </w:rPr>
        <w:t>.</w:t>
      </w:r>
    </w:p>
    <w:p w14:paraId="1924F93E" w14:textId="77777777" w:rsidR="002E4912" w:rsidRDefault="002E4912" w:rsidP="00526BB6">
      <w:pPr>
        <w:spacing w:after="0" w:line="480" w:lineRule="auto"/>
        <w:rPr>
          <w:rFonts w:ascii="Times New Roman" w:hAnsi="Times New Roman" w:cs="Times New Roman"/>
        </w:rPr>
      </w:pPr>
    </w:p>
    <w:p w14:paraId="7DE365E0" w14:textId="3AA4DFA7" w:rsidR="009441B8" w:rsidRDefault="00526BB6" w:rsidP="00526BB6">
      <w:pPr>
        <w:spacing w:after="0" w:line="480" w:lineRule="auto"/>
        <w:rPr>
          <w:rFonts w:ascii="Times New Roman" w:hAnsi="Times New Roman" w:cs="Times New Roman"/>
        </w:rPr>
      </w:pPr>
      <w:r>
        <w:rPr>
          <w:rFonts w:ascii="Times New Roman" w:hAnsi="Times New Roman" w:cs="Times New Roman"/>
        </w:rPr>
        <w:t xml:space="preserve">For </w:t>
      </w:r>
      <w:r w:rsidR="00214FA6">
        <w:rPr>
          <w:rFonts w:ascii="Times New Roman" w:hAnsi="Times New Roman" w:cs="Times New Roman"/>
        </w:rPr>
        <w:t>district-wise</w:t>
      </w:r>
      <w:r>
        <w:rPr>
          <w:rFonts w:ascii="Times New Roman" w:hAnsi="Times New Roman" w:cs="Times New Roman"/>
        </w:rPr>
        <w:t xml:space="preserve"> cumulative incidence,</w:t>
      </w:r>
      <w:r w:rsidR="0069368A">
        <w:rPr>
          <w:rFonts w:ascii="Times New Roman" w:hAnsi="Times New Roman" w:cs="Times New Roman"/>
        </w:rPr>
        <w:t xml:space="preserve"> the district</w:t>
      </w:r>
      <w:r w:rsidR="00214FA6">
        <w:rPr>
          <w:rFonts w:ascii="Times New Roman" w:hAnsi="Times New Roman" w:cs="Times New Roman"/>
        </w:rPr>
        <w:t>s</w:t>
      </w:r>
      <w:r w:rsidR="0069368A">
        <w:rPr>
          <w:rFonts w:ascii="Times New Roman" w:hAnsi="Times New Roman" w:cs="Times New Roman"/>
        </w:rPr>
        <w:t xml:space="preserve"> located </w:t>
      </w:r>
      <w:ins w:id="883" w:author="Farhana  Haque" w:date="2024-01-26T16:30:00Z">
        <w:r w:rsidR="00146184">
          <w:rPr>
            <w:rFonts w:ascii="Times New Roman" w:hAnsi="Times New Roman" w:cs="Times New Roman"/>
          </w:rPr>
          <w:t xml:space="preserve">in </w:t>
        </w:r>
      </w:ins>
      <w:r w:rsidR="0069368A">
        <w:rPr>
          <w:rFonts w:ascii="Times New Roman" w:hAnsi="Times New Roman" w:cs="Times New Roman"/>
        </w:rPr>
        <w:t xml:space="preserve">southern part of Bangladesh had </w:t>
      </w:r>
      <w:r w:rsidR="00214FA6">
        <w:rPr>
          <w:rFonts w:ascii="Times New Roman" w:hAnsi="Times New Roman" w:cs="Times New Roman"/>
        </w:rPr>
        <w:t xml:space="preserve">a </w:t>
      </w:r>
      <w:r w:rsidR="0069368A">
        <w:rPr>
          <w:rFonts w:ascii="Times New Roman" w:hAnsi="Times New Roman" w:cs="Times New Roman"/>
        </w:rPr>
        <w:t>higher incidence of dengue cases in 2023.</w:t>
      </w:r>
      <w:r w:rsidR="00214FA6">
        <w:rPr>
          <w:rFonts w:ascii="Times New Roman" w:hAnsi="Times New Roman" w:cs="Times New Roman"/>
        </w:rPr>
        <w:t xml:space="preserve"> </w:t>
      </w:r>
      <w:proofErr w:type="spellStart"/>
      <w:r w:rsidR="00214FA6">
        <w:rPr>
          <w:rFonts w:ascii="Times New Roman" w:hAnsi="Times New Roman" w:cs="Times New Roman"/>
        </w:rPr>
        <w:t>Manikganj</w:t>
      </w:r>
      <w:proofErr w:type="spellEnd"/>
      <w:ins w:id="884" w:author="Farhana  Haque" w:date="2024-01-26T16:30:00Z">
        <w:r w:rsidR="00146184">
          <w:rPr>
            <w:rFonts w:ascii="Times New Roman" w:hAnsi="Times New Roman" w:cs="Times New Roman"/>
          </w:rPr>
          <w:t>,</w:t>
        </w:r>
      </w:ins>
      <w:r w:rsidR="00214FA6">
        <w:rPr>
          <w:rFonts w:ascii="Times New Roman" w:hAnsi="Times New Roman" w:cs="Times New Roman"/>
        </w:rPr>
        <w:t xml:space="preserve"> a</w:t>
      </w:r>
      <w:r w:rsidR="002B01EB">
        <w:rPr>
          <w:rFonts w:ascii="Times New Roman" w:hAnsi="Times New Roman" w:cs="Times New Roman"/>
        </w:rPr>
        <w:t xml:space="preserve"> </w:t>
      </w:r>
      <w:r w:rsidR="00214FA6">
        <w:rPr>
          <w:rFonts w:ascii="Times New Roman" w:hAnsi="Times New Roman" w:cs="Times New Roman"/>
        </w:rPr>
        <w:t>neighbouring</w:t>
      </w:r>
      <w:r w:rsidR="002B01EB">
        <w:rPr>
          <w:rFonts w:ascii="Times New Roman" w:hAnsi="Times New Roman" w:cs="Times New Roman"/>
        </w:rPr>
        <w:t xml:space="preserve"> district of Dhaka had</w:t>
      </w:r>
      <w:r w:rsidRPr="005A7724">
        <w:rPr>
          <w:rFonts w:ascii="Times New Roman" w:hAnsi="Times New Roman" w:cs="Times New Roman"/>
        </w:rPr>
        <w:t xml:space="preserve"> the highest incidence</w:t>
      </w:r>
      <w:r>
        <w:rPr>
          <w:rFonts w:ascii="Times New Roman" w:hAnsi="Times New Roman" w:cs="Times New Roman"/>
        </w:rPr>
        <w:t xml:space="preserve"> of dengue</w:t>
      </w:r>
      <w:r w:rsidRPr="005A7724">
        <w:rPr>
          <w:rFonts w:ascii="Times New Roman" w:hAnsi="Times New Roman" w:cs="Times New Roman"/>
        </w:rPr>
        <w:t xml:space="preserve"> with </w:t>
      </w:r>
      <w:r>
        <w:rPr>
          <w:rFonts w:ascii="Times New Roman" w:hAnsi="Times New Roman" w:cs="Times New Roman"/>
        </w:rPr>
        <w:t>0.83</w:t>
      </w:r>
      <w:r w:rsidR="00CF09BD">
        <w:rPr>
          <w:rFonts w:ascii="Times New Roman" w:hAnsi="Times New Roman" w:cs="Times New Roman"/>
        </w:rPr>
        <w:t xml:space="preserve"> cases per </w:t>
      </w:r>
      <w:commentRangeStart w:id="885"/>
      <w:commentRangeStart w:id="886"/>
      <w:r w:rsidR="00CF09BD">
        <w:rPr>
          <w:rFonts w:ascii="Times New Roman" w:hAnsi="Times New Roman" w:cs="Times New Roman"/>
        </w:rPr>
        <w:t>100</w:t>
      </w:r>
      <w:ins w:id="887" w:author="Mohammad Nayeem Hasan" w:date="2024-02-08T16:43:00Z">
        <w:r w:rsidR="006F5911">
          <w:rPr>
            <w:rFonts w:ascii="Times New Roman" w:hAnsi="Times New Roman" w:cs="Times New Roman"/>
          </w:rPr>
          <w:t>0</w:t>
        </w:r>
      </w:ins>
      <w:r w:rsidR="00CF09BD">
        <w:rPr>
          <w:rFonts w:ascii="Times New Roman" w:hAnsi="Times New Roman" w:cs="Times New Roman"/>
        </w:rPr>
        <w:t xml:space="preserve"> people</w:t>
      </w:r>
      <w:commentRangeEnd w:id="885"/>
      <w:r w:rsidR="008B3B3F">
        <w:rPr>
          <w:rStyle w:val="CommentReference"/>
        </w:rPr>
        <w:commentReference w:id="885"/>
      </w:r>
      <w:commentRangeEnd w:id="886"/>
      <w:r w:rsidR="00E611EE">
        <w:rPr>
          <w:rStyle w:val="CommentReference"/>
        </w:rPr>
        <w:commentReference w:id="886"/>
      </w:r>
      <w:r w:rsidRPr="005A7724">
        <w:rPr>
          <w:rFonts w:ascii="Times New Roman" w:hAnsi="Times New Roman" w:cs="Times New Roman"/>
        </w:rPr>
        <w:t xml:space="preserve">, followed by </w:t>
      </w:r>
      <w:r>
        <w:rPr>
          <w:rFonts w:ascii="Times New Roman" w:hAnsi="Times New Roman" w:cs="Times New Roman"/>
        </w:rPr>
        <w:t xml:space="preserve">Dhaka </w:t>
      </w:r>
      <w:r w:rsidRPr="005A7724">
        <w:rPr>
          <w:rFonts w:ascii="Times New Roman" w:hAnsi="Times New Roman" w:cs="Times New Roman"/>
        </w:rPr>
        <w:t>(</w:t>
      </w:r>
      <w:r>
        <w:rPr>
          <w:rFonts w:ascii="Times New Roman" w:hAnsi="Times New Roman" w:cs="Times New Roman"/>
        </w:rPr>
        <w:t>0.77</w:t>
      </w:r>
      <w:r w:rsidRPr="005A7724">
        <w:rPr>
          <w:rFonts w:ascii="Times New Roman" w:hAnsi="Times New Roman" w:cs="Times New Roman"/>
        </w:rPr>
        <w:t xml:space="preserve">), </w:t>
      </w:r>
      <w:proofErr w:type="spellStart"/>
      <w:r>
        <w:rPr>
          <w:rFonts w:ascii="Times New Roman" w:hAnsi="Times New Roman" w:cs="Times New Roman"/>
        </w:rPr>
        <w:t>Pirojpur</w:t>
      </w:r>
      <w:proofErr w:type="spellEnd"/>
      <w:r w:rsidRPr="005A7724">
        <w:rPr>
          <w:rFonts w:ascii="Times New Roman" w:hAnsi="Times New Roman" w:cs="Times New Roman"/>
        </w:rPr>
        <w:t xml:space="preserve"> (</w:t>
      </w:r>
      <w:r>
        <w:rPr>
          <w:rFonts w:ascii="Times New Roman" w:hAnsi="Times New Roman" w:cs="Times New Roman"/>
        </w:rPr>
        <w:t>0.61</w:t>
      </w:r>
      <w:r w:rsidRPr="005A7724">
        <w:rPr>
          <w:rFonts w:ascii="Times New Roman" w:hAnsi="Times New Roman" w:cs="Times New Roman"/>
        </w:rPr>
        <w:t xml:space="preserve">), </w:t>
      </w:r>
      <w:r>
        <w:rPr>
          <w:rFonts w:ascii="Times New Roman" w:hAnsi="Times New Roman" w:cs="Times New Roman"/>
        </w:rPr>
        <w:t>Barisal</w:t>
      </w:r>
      <w:r w:rsidRPr="005A7724">
        <w:rPr>
          <w:rFonts w:ascii="Times New Roman" w:hAnsi="Times New Roman" w:cs="Times New Roman"/>
        </w:rPr>
        <w:t xml:space="preserve"> (</w:t>
      </w:r>
      <w:r>
        <w:rPr>
          <w:rFonts w:ascii="Times New Roman" w:hAnsi="Times New Roman" w:cs="Times New Roman"/>
        </w:rPr>
        <w:t>0.53</w:t>
      </w:r>
      <w:r w:rsidRPr="005A7724">
        <w:rPr>
          <w:rFonts w:ascii="Times New Roman" w:hAnsi="Times New Roman" w:cs="Times New Roman"/>
        </w:rPr>
        <w:t xml:space="preserve">), and </w:t>
      </w:r>
      <w:r>
        <w:rPr>
          <w:rFonts w:ascii="Times New Roman" w:hAnsi="Times New Roman" w:cs="Times New Roman"/>
        </w:rPr>
        <w:t xml:space="preserve">Magura </w:t>
      </w:r>
      <w:r w:rsidRPr="005A7724">
        <w:rPr>
          <w:rFonts w:ascii="Times New Roman" w:hAnsi="Times New Roman" w:cs="Times New Roman"/>
        </w:rPr>
        <w:t>(</w:t>
      </w:r>
      <w:r>
        <w:rPr>
          <w:rFonts w:ascii="Times New Roman" w:hAnsi="Times New Roman" w:cs="Times New Roman"/>
        </w:rPr>
        <w:t>0.49</w:t>
      </w:r>
      <w:r w:rsidRPr="005A7724">
        <w:rPr>
          <w:rFonts w:ascii="Times New Roman" w:hAnsi="Times New Roman" w:cs="Times New Roman"/>
        </w:rPr>
        <w:t>).</w:t>
      </w:r>
      <w:r w:rsidR="002B01EB">
        <w:rPr>
          <w:rFonts w:ascii="Times New Roman" w:hAnsi="Times New Roman" w:cs="Times New Roman"/>
        </w:rPr>
        <w:t xml:space="preserve"> </w:t>
      </w:r>
      <w:r w:rsidRPr="005A7724">
        <w:rPr>
          <w:rFonts w:ascii="Times New Roman" w:hAnsi="Times New Roman" w:cs="Times New Roman"/>
        </w:rPr>
        <w:t>Conversely, the lowest Dengue cases were recorded in Sunamganj (</w:t>
      </w:r>
      <w:r>
        <w:rPr>
          <w:rFonts w:ascii="Times New Roman" w:hAnsi="Times New Roman" w:cs="Times New Roman"/>
        </w:rPr>
        <w:t>0</w:t>
      </w:r>
      <w:r w:rsidRPr="005A7724">
        <w:rPr>
          <w:rFonts w:ascii="Times New Roman" w:hAnsi="Times New Roman" w:cs="Times New Roman"/>
        </w:rPr>
        <w:t xml:space="preserve">), </w:t>
      </w:r>
      <w:proofErr w:type="spellStart"/>
      <w:r w:rsidRPr="005A7724">
        <w:rPr>
          <w:rFonts w:ascii="Times New Roman" w:hAnsi="Times New Roman" w:cs="Times New Roman"/>
        </w:rPr>
        <w:t>Maulvibazar</w:t>
      </w:r>
      <w:proofErr w:type="spellEnd"/>
      <w:r w:rsidRPr="005A7724">
        <w:rPr>
          <w:rFonts w:ascii="Times New Roman" w:hAnsi="Times New Roman" w:cs="Times New Roman"/>
        </w:rPr>
        <w:t xml:space="preserve"> (</w:t>
      </w:r>
      <w:r>
        <w:rPr>
          <w:rFonts w:ascii="Times New Roman" w:hAnsi="Times New Roman" w:cs="Times New Roman"/>
        </w:rPr>
        <w:t>0.01</w:t>
      </w:r>
      <w:r w:rsidRPr="005A7724">
        <w:rPr>
          <w:rFonts w:ascii="Times New Roman" w:hAnsi="Times New Roman" w:cs="Times New Roman"/>
        </w:rPr>
        <w:t xml:space="preserve">), </w:t>
      </w:r>
      <w:proofErr w:type="spellStart"/>
      <w:r w:rsidRPr="005A7724">
        <w:rPr>
          <w:rFonts w:ascii="Times New Roman" w:hAnsi="Times New Roman" w:cs="Times New Roman"/>
        </w:rPr>
        <w:t>Panchagarh</w:t>
      </w:r>
      <w:proofErr w:type="spellEnd"/>
      <w:r w:rsidRPr="005A7724">
        <w:rPr>
          <w:rFonts w:ascii="Times New Roman" w:hAnsi="Times New Roman" w:cs="Times New Roman"/>
        </w:rPr>
        <w:t xml:space="preserve"> (</w:t>
      </w:r>
      <w:r>
        <w:rPr>
          <w:rFonts w:ascii="Times New Roman" w:hAnsi="Times New Roman" w:cs="Times New Roman"/>
        </w:rPr>
        <w:t>0.02</w:t>
      </w:r>
      <w:r w:rsidRPr="005A7724">
        <w:rPr>
          <w:rFonts w:ascii="Times New Roman" w:hAnsi="Times New Roman" w:cs="Times New Roman"/>
        </w:rPr>
        <w:t xml:space="preserve">), </w:t>
      </w:r>
      <w:r>
        <w:rPr>
          <w:rFonts w:ascii="Times New Roman" w:hAnsi="Times New Roman" w:cs="Times New Roman"/>
        </w:rPr>
        <w:t>Sylhet</w:t>
      </w:r>
      <w:r w:rsidRPr="005A7724">
        <w:rPr>
          <w:rFonts w:ascii="Times New Roman" w:hAnsi="Times New Roman" w:cs="Times New Roman"/>
        </w:rPr>
        <w:t xml:space="preserve"> (</w:t>
      </w:r>
      <w:r>
        <w:rPr>
          <w:rFonts w:ascii="Times New Roman" w:hAnsi="Times New Roman" w:cs="Times New Roman"/>
        </w:rPr>
        <w:t>0.02</w:t>
      </w:r>
      <w:r w:rsidRPr="005A7724">
        <w:rPr>
          <w:rFonts w:ascii="Times New Roman" w:hAnsi="Times New Roman" w:cs="Times New Roman"/>
        </w:rPr>
        <w:t xml:space="preserve">), and </w:t>
      </w:r>
      <w:proofErr w:type="spellStart"/>
      <w:r>
        <w:rPr>
          <w:rFonts w:ascii="Times New Roman" w:hAnsi="Times New Roman" w:cs="Times New Roman"/>
        </w:rPr>
        <w:t>Thakurgaon</w:t>
      </w:r>
      <w:proofErr w:type="spellEnd"/>
      <w:r w:rsidRPr="005A7724">
        <w:rPr>
          <w:rFonts w:ascii="Times New Roman" w:hAnsi="Times New Roman" w:cs="Times New Roman"/>
        </w:rPr>
        <w:t xml:space="preserve"> (</w:t>
      </w:r>
      <w:r>
        <w:rPr>
          <w:rFonts w:ascii="Times New Roman" w:hAnsi="Times New Roman" w:cs="Times New Roman"/>
        </w:rPr>
        <w:t>0.02</w:t>
      </w:r>
      <w:r w:rsidRPr="005A7724">
        <w:rPr>
          <w:rFonts w:ascii="Times New Roman" w:hAnsi="Times New Roman" w:cs="Times New Roman"/>
        </w:rPr>
        <w:t>)</w:t>
      </w:r>
      <w:ins w:id="888" w:author="Mohammad Nayeem Hasan" w:date="2024-02-08T04:00:00Z">
        <w:r w:rsidR="00965027">
          <w:rPr>
            <w:rFonts w:ascii="Times New Roman" w:hAnsi="Times New Roman" w:cs="Times New Roman"/>
          </w:rPr>
          <w:t xml:space="preserve"> district</w:t>
        </w:r>
      </w:ins>
      <w:del w:id="889" w:author="Mohammad Nayeem Hasan" w:date="2024-02-08T04:00:00Z">
        <w:r w:rsidR="00140752" w:rsidDel="00965027">
          <w:rPr>
            <w:rFonts w:ascii="Times New Roman" w:hAnsi="Times New Roman" w:cs="Times New Roman"/>
          </w:rPr>
          <w:delText xml:space="preserve">, </w:delText>
        </w:r>
        <w:commentRangeStart w:id="890"/>
        <w:r w:rsidR="00140752" w:rsidDel="00965027">
          <w:rPr>
            <w:rFonts w:ascii="Times New Roman" w:hAnsi="Times New Roman" w:cs="Times New Roman"/>
          </w:rPr>
          <w:delText xml:space="preserve">most of </w:delText>
        </w:r>
        <w:r w:rsidR="009237A2" w:rsidDel="00965027">
          <w:rPr>
            <w:rFonts w:ascii="Times New Roman" w:hAnsi="Times New Roman" w:cs="Times New Roman"/>
          </w:rPr>
          <w:delText>these districts</w:delText>
        </w:r>
        <w:r w:rsidR="00140752" w:rsidDel="00965027">
          <w:rPr>
            <w:rFonts w:ascii="Times New Roman" w:hAnsi="Times New Roman" w:cs="Times New Roman"/>
          </w:rPr>
          <w:delText xml:space="preserve"> were located</w:delText>
        </w:r>
        <w:commentRangeEnd w:id="890"/>
        <w:r w:rsidR="00D705FE" w:rsidDel="00965027">
          <w:rPr>
            <w:rStyle w:val="CommentReference"/>
          </w:rPr>
          <w:commentReference w:id="890"/>
        </w:r>
      </w:del>
      <w:r w:rsidR="009237A2" w:rsidRPr="005757E7">
        <w:rPr>
          <w:rFonts w:ascii="Times New Roman" w:hAnsi="Times New Roman" w:cs="Times New Roman"/>
          <w:b/>
          <w:bCs/>
        </w:rPr>
        <w:t xml:space="preserve"> (Fig 5)</w:t>
      </w:r>
      <w:r w:rsidR="009237A2">
        <w:rPr>
          <w:rFonts w:ascii="Times New Roman" w:hAnsi="Times New Roman" w:cs="Times New Roman"/>
        </w:rPr>
        <w:t>.</w:t>
      </w:r>
      <w:r w:rsidR="00106946">
        <w:rPr>
          <w:rFonts w:ascii="Times New Roman" w:hAnsi="Times New Roman" w:cs="Times New Roman"/>
        </w:rPr>
        <w:t xml:space="preserve"> </w:t>
      </w:r>
    </w:p>
    <w:p w14:paraId="4DA3517A" w14:textId="77777777" w:rsidR="009441B8" w:rsidRDefault="009441B8" w:rsidP="00526BB6">
      <w:pPr>
        <w:spacing w:after="0" w:line="480" w:lineRule="auto"/>
        <w:rPr>
          <w:rFonts w:ascii="Times New Roman" w:hAnsi="Times New Roman" w:cs="Times New Roman"/>
        </w:rPr>
      </w:pPr>
    </w:p>
    <w:p w14:paraId="39288203" w14:textId="3D598876" w:rsidR="009441B8" w:rsidRDefault="006F5911" w:rsidP="00526BB6">
      <w:pPr>
        <w:spacing w:after="0" w:line="480" w:lineRule="auto"/>
        <w:rPr>
          <w:rFonts w:ascii="Times New Roman" w:hAnsi="Times New Roman" w:cs="Times New Roman"/>
        </w:rPr>
      </w:pPr>
      <w:ins w:id="891" w:author="Rahman, Mahbubur" w:date="2024-02-07T19:24:00Z">
        <w:del w:id="892" w:author="Mohammad Nayeem Hasan" w:date="2024-02-08T16:47:00Z">
          <w:r w:rsidDel="006F5911">
            <w:rPr>
              <w:noProof/>
            </w:rPr>
            <mc:AlternateContent>
              <mc:Choice Requires="wps">
                <w:drawing>
                  <wp:anchor distT="0" distB="0" distL="114300" distR="114300" simplePos="0" relativeHeight="251658240" behindDoc="0" locked="0" layoutInCell="1" allowOverlap="1" wp14:anchorId="28D9D3E3" wp14:editId="6B92149C">
                    <wp:simplePos x="0" y="0"/>
                    <wp:positionH relativeFrom="column">
                      <wp:posOffset>2967702</wp:posOffset>
                    </wp:positionH>
                    <wp:positionV relativeFrom="paragraph">
                      <wp:posOffset>1307580</wp:posOffset>
                    </wp:positionV>
                    <wp:extent cx="2543175" cy="19050"/>
                    <wp:effectExtent l="0" t="0" r="28575" b="19050"/>
                    <wp:wrapNone/>
                    <wp:docPr id="1673896583" name="Straight Connector 1673896583"/>
                    <wp:cNvGraphicFramePr/>
                    <a:graphic xmlns:a="http://schemas.openxmlformats.org/drawingml/2006/main">
                      <a:graphicData uri="http://schemas.microsoft.com/office/word/2010/wordprocessingShape">
                        <wps:wsp>
                          <wps:cNvCnPr/>
                          <wps:spPr>
                            <a:xfrm flipV="1">
                              <a:off x="0" y="0"/>
                              <a:ext cx="2543175" cy="19050"/>
                            </a:xfrm>
                            <a:prstGeom prst="line">
                              <a:avLst/>
                            </a:prstGeom>
                            <a:ln w="127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81365" id="Straight Connector 167389658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7pt,102.95pt" to="433.95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" strokecolor="red" strokeweight="1pt">
                    <v:stroke dashstyle="dash" joinstyle="miter"/>
                  </v:line>
                </w:pict>
              </mc:Fallback>
            </mc:AlternateContent>
          </w:r>
        </w:del>
      </w:ins>
      <w:ins w:id="893" w:author="Zumla, Ali" w:date="2024-02-07T19:29:00Z">
        <w:del w:id="894" w:author="Mohammad Nayeem Hasan" w:date="2024-02-08T16:47:00Z">
          <w:r w:rsidDel="006F5911">
            <w:rPr>
              <w:noProof/>
            </w:rPr>
            <mc:AlternateContent>
              <mc:Choice Requires="wps">
                <w:drawing>
                  <wp:anchor distT="0" distB="0" distL="114300" distR="114300" simplePos="0" relativeHeight="251664384" behindDoc="0" locked="0" layoutInCell="1" allowOverlap="1" wp14:anchorId="28D9D3E3" wp14:editId="4F0CE278">
                    <wp:simplePos x="0" y="0"/>
                    <wp:positionH relativeFrom="column">
                      <wp:posOffset>3027078</wp:posOffset>
                    </wp:positionH>
                    <wp:positionV relativeFrom="paragraph">
                      <wp:posOffset>1355081</wp:posOffset>
                    </wp:positionV>
                    <wp:extent cx="2543175" cy="19050"/>
                    <wp:effectExtent l="0" t="0" r="28575" b="19050"/>
                    <wp:wrapNone/>
                    <wp:docPr id="1221243242" name="Straight Connector 2"/>
                    <wp:cNvGraphicFramePr/>
                    <a:graphic xmlns:a="http://schemas.openxmlformats.org/drawingml/2006/main">
                      <a:graphicData uri="http://schemas.microsoft.com/office/word/2010/wordprocessingShape">
                        <wps:wsp>
                          <wps:cNvCnPr/>
                          <wps:spPr>
                            <a:xfrm flipV="1">
                              <a:off x="0" y="0"/>
                              <a:ext cx="2543175" cy="19050"/>
                            </a:xfrm>
                            <a:prstGeom prst="line">
                              <a:avLst/>
                            </a:prstGeom>
                            <a:ln w="127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05C3F" id="Straight Connector 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35pt,106.7pt" to="438.6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" strokecolor="red" strokeweight="1pt">
                    <v:stroke dashstyle="dash" joinstyle="miter"/>
                  </v:line>
                </w:pict>
              </mc:Fallback>
            </mc:AlternateContent>
          </w:r>
        </w:del>
      </w:ins>
      <w:ins w:id="895" w:author="Najmul Haider" w:date="2024-02-07T19:34:00Z">
        <w:del w:id="896" w:author="Mohammad Nayeem Hasan" w:date="2024-02-08T16:47:00Z">
          <w:r w:rsidR="0026200A" w:rsidDel="006F5911">
            <w:rPr>
              <w:noProof/>
            </w:rPr>
            <mc:AlternateContent>
              <mc:Choice Requires="wps">
                <w:drawing>
                  <wp:anchor distT="0" distB="0" distL="114300" distR="114300" simplePos="0" relativeHeight="251666432" behindDoc="0" locked="0" layoutInCell="1" allowOverlap="1" wp14:anchorId="28D9D3E3" wp14:editId="6B6926FD">
                    <wp:simplePos x="0" y="0"/>
                    <wp:positionH relativeFrom="column">
                      <wp:posOffset>3062704</wp:posOffset>
                    </wp:positionH>
                    <wp:positionV relativeFrom="paragraph">
                      <wp:posOffset>2269482</wp:posOffset>
                    </wp:positionV>
                    <wp:extent cx="2543175" cy="19050"/>
                    <wp:effectExtent l="0" t="0" r="28575" b="19050"/>
                    <wp:wrapNone/>
                    <wp:docPr id="1379579616" name="Straight Connector 2"/>
                    <wp:cNvGraphicFramePr/>
                    <a:graphic xmlns:a="http://schemas.openxmlformats.org/drawingml/2006/main">
                      <a:graphicData uri="http://schemas.microsoft.com/office/word/2010/wordprocessingShape">
                        <wps:wsp>
                          <wps:cNvCnPr/>
                          <wps:spPr>
                            <a:xfrm flipV="1">
                              <a:off x="0" y="0"/>
                              <a:ext cx="2543175" cy="19050"/>
                            </a:xfrm>
                            <a:prstGeom prst="line">
                              <a:avLst/>
                            </a:prstGeom>
                            <a:ln w="127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CF008" id="Straight Connector 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5pt,178.7pt" to="441.4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" strokecolor="red" strokeweight="1pt">
                    <v:stroke dashstyle="dash" joinstyle="miter"/>
                  </v:line>
                </w:pict>
              </mc:Fallback>
            </mc:AlternateContent>
          </w:r>
        </w:del>
      </w:ins>
      <w:del w:id="897" w:author="Mohammad Nayeem Hasan" w:date="2024-02-07T19:28:00Z">
        <w:r w:rsidR="0026200A">
          <w:rPr>
            <w:noProof/>
          </w:rPr>
          <mc:AlternateContent>
            <mc:Choice Requires="wps">
              <w:drawing>
                <wp:anchor distT="0" distB="0" distL="114300" distR="114300" simplePos="0" relativeHeight="251662336" behindDoc="0" locked="0" layoutInCell="1" allowOverlap="1" wp14:anchorId="28D9D3E3" wp14:editId="626A82E2">
                  <wp:simplePos x="0" y="0"/>
                  <wp:positionH relativeFrom="column">
                    <wp:posOffset>3467099</wp:posOffset>
                  </wp:positionH>
                  <wp:positionV relativeFrom="paragraph">
                    <wp:posOffset>1474469</wp:posOffset>
                  </wp:positionV>
                  <wp:extent cx="2543175" cy="19050"/>
                  <wp:effectExtent l="0" t="0" r="28575" b="19050"/>
                  <wp:wrapNone/>
                  <wp:docPr id="604638860" name="Straight Connector 2"/>
                  <wp:cNvGraphicFramePr/>
                  <a:graphic xmlns:a="http://schemas.openxmlformats.org/drawingml/2006/main">
                    <a:graphicData uri="http://schemas.microsoft.com/office/word/2010/wordprocessingShape">
                      <wps:wsp>
                        <wps:cNvCnPr/>
                        <wps:spPr>
                          <a:xfrm flipV="1">
                            <a:off x="0" y="0"/>
                            <a:ext cx="2543175" cy="19050"/>
                          </a:xfrm>
                          <a:prstGeom prst="line">
                            <a:avLst/>
                          </a:prstGeom>
                          <a:ln w="127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D709A"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116.1pt" to="473.25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" strokecolor="red" strokeweight="1pt">
                  <v:stroke dashstyle="dash" joinstyle="miter"/>
                </v:line>
              </w:pict>
            </mc:Fallback>
          </mc:AlternateContent>
        </w:r>
      </w:del>
      <w:del w:id="898" w:author="Rahman, Mahbubur" w:date="2024-02-07T19:24:00Z">
        <w:r w:rsidR="0026200A">
          <w:rPr>
            <w:noProof/>
          </w:rPr>
          <mc:AlternateContent>
            <mc:Choice Requires="wps">
              <w:drawing>
                <wp:anchor distT="0" distB="0" distL="114300" distR="114300" simplePos="0" relativeHeight="251660288" behindDoc="0" locked="0" layoutInCell="1" allowOverlap="1" wp14:anchorId="28D9D3E3" wp14:editId="626A82E2">
                  <wp:simplePos x="0" y="0"/>
                  <wp:positionH relativeFrom="column">
                    <wp:posOffset>3467099</wp:posOffset>
                  </wp:positionH>
                  <wp:positionV relativeFrom="paragraph">
                    <wp:posOffset>1474469</wp:posOffset>
                  </wp:positionV>
                  <wp:extent cx="2543175" cy="19050"/>
                  <wp:effectExtent l="0" t="0" r="28575" b="19050"/>
                  <wp:wrapNone/>
                  <wp:docPr id="1768199312" name="Straight Connector 2"/>
                  <wp:cNvGraphicFramePr/>
                  <a:graphic xmlns:a="http://schemas.openxmlformats.org/drawingml/2006/main">
                    <a:graphicData uri="http://schemas.microsoft.com/office/word/2010/wordprocessingShape">
                      <wps:wsp>
                        <wps:cNvCnPr/>
                        <wps:spPr>
                          <a:xfrm flipV="1">
                            <a:off x="0" y="0"/>
                            <a:ext cx="2543175" cy="19050"/>
                          </a:xfrm>
                          <a:prstGeom prst="line">
                            <a:avLst/>
                          </a:prstGeom>
                          <a:ln w="127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D709A"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116.1pt" to="473.25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" strokecolor="red" strokeweight="1pt">
                  <v:stroke dashstyle="dash" joinstyle="miter"/>
                </v:line>
              </w:pict>
            </mc:Fallback>
          </mc:AlternateContent>
        </w:r>
        <w:r w:rsidR="00A513EB">
          <w:rPr>
            <w:noProof/>
          </w:rPr>
          <w:drawing>
            <wp:inline distT="0" distB="0" distL="0" distR="0" wp14:anchorId="0DA5C41C" wp14:editId="4F46A05C">
              <wp:extent cx="6496050" cy="3248025"/>
              <wp:effectExtent l="0" t="0" r="0" b="9525"/>
              <wp:docPr id="502003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96737" cy="3248369"/>
                      </a:xfrm>
                      <a:prstGeom prst="rect">
                        <a:avLst/>
                      </a:prstGeom>
                      <a:noFill/>
                      <a:ln>
                        <a:noFill/>
                      </a:ln>
                    </pic:spPr>
                  </pic:pic>
                </a:graphicData>
              </a:graphic>
            </wp:inline>
          </w:drawing>
        </w:r>
      </w:del>
      <w:ins w:id="899" w:author="Rahman, Mahbubur" w:date="2024-02-07T19:24:00Z">
        <w:del w:id="900" w:author="Mohammad Nayeem Hasan" w:date="2024-02-08T16:47:00Z">
          <w:r w:rsidR="00A513EB" w:rsidDel="006F5911">
            <w:rPr>
              <w:noProof/>
            </w:rPr>
            <w:drawing>
              <wp:inline distT="0" distB="0" distL="0" distR="0" wp14:anchorId="0DA5C41C" wp14:editId="2A60B0E6">
                <wp:extent cx="6496050" cy="3248025"/>
                <wp:effectExtent l="0" t="0" r="0" b="9525"/>
                <wp:docPr id="1614249899" name="Picture 161424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96737" cy="3248369"/>
                        </a:xfrm>
                        <a:prstGeom prst="rect">
                          <a:avLst/>
                        </a:prstGeom>
                        <a:noFill/>
                        <a:ln>
                          <a:noFill/>
                        </a:ln>
                      </pic:spPr>
                    </pic:pic>
                  </a:graphicData>
                </a:graphic>
              </wp:inline>
            </w:drawing>
          </w:r>
        </w:del>
      </w:ins>
      <w:ins w:id="901" w:author="Mohammad Nayeem Hasan" w:date="2024-02-08T16:53:00Z">
        <w:r w:rsidR="00E611EE">
          <w:rPr>
            <w:noProof/>
          </w:rPr>
          <w:drawing>
            <wp:inline distT="0" distB="0" distL="0" distR="0" wp14:anchorId="1442E276" wp14:editId="00AFA90B">
              <wp:extent cx="5985164" cy="2992582"/>
              <wp:effectExtent l="0" t="0" r="0" b="0"/>
              <wp:docPr id="1092522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86374" cy="2993187"/>
                      </a:xfrm>
                      <a:prstGeom prst="rect">
                        <a:avLst/>
                      </a:prstGeom>
                      <a:noFill/>
                      <a:ln>
                        <a:noFill/>
                      </a:ln>
                    </pic:spPr>
                  </pic:pic>
                </a:graphicData>
              </a:graphic>
            </wp:inline>
          </w:drawing>
        </w:r>
      </w:ins>
    </w:p>
    <w:p w14:paraId="127D2AC3" w14:textId="4D14E66D" w:rsidR="002679AA" w:rsidRDefault="009237A2" w:rsidP="00526BB6">
      <w:pPr>
        <w:spacing w:after="0" w:line="480" w:lineRule="auto"/>
        <w:rPr>
          <w:rFonts w:ascii="Times New Roman" w:hAnsi="Times New Roman" w:cs="Times New Roman"/>
        </w:rPr>
      </w:pPr>
      <w:r>
        <w:rPr>
          <w:rFonts w:ascii="Times New Roman" w:hAnsi="Times New Roman" w:cs="Times New Roman"/>
        </w:rPr>
        <w:t xml:space="preserve"> </w:t>
      </w:r>
    </w:p>
    <w:p w14:paraId="35D8BDE3" w14:textId="77777777" w:rsidR="002679AA" w:rsidRDefault="002679AA">
      <w:pPr>
        <w:rPr>
          <w:rFonts w:ascii="Times New Roman" w:hAnsi="Times New Roman" w:cs="Times New Roman"/>
        </w:rPr>
      </w:pPr>
      <w:r>
        <w:rPr>
          <w:rFonts w:ascii="Times New Roman" w:hAnsi="Times New Roman" w:cs="Times New Roman"/>
        </w:rPr>
        <w:br w:type="page"/>
      </w:r>
    </w:p>
    <w:p w14:paraId="47CA1283" w14:textId="05B1CD34" w:rsidR="00C67094" w:rsidRPr="00890611" w:rsidRDefault="009861BB" w:rsidP="00C67094">
      <w:pPr>
        <w:rPr>
          <w:rFonts w:ascii="Times New Roman" w:hAnsi="Times New Roman" w:cs="Times New Roman"/>
          <w:sz w:val="24"/>
          <w:szCs w:val="24"/>
        </w:rPr>
      </w:pPr>
      <w:r w:rsidRPr="00890611">
        <w:rPr>
          <w:rFonts w:ascii="Times New Roman" w:hAnsi="Times New Roman" w:cs="Times New Roman"/>
          <w:b/>
          <w:bCs/>
          <w:sz w:val="24"/>
          <w:szCs w:val="24"/>
        </w:rPr>
        <w:lastRenderedPageBreak/>
        <w:t xml:space="preserve">Fig 5: </w:t>
      </w:r>
      <w:r w:rsidR="0003533A" w:rsidRPr="00890611">
        <w:rPr>
          <w:rFonts w:ascii="Times New Roman" w:hAnsi="Times New Roman" w:cs="Times New Roman"/>
          <w:b/>
          <w:bCs/>
          <w:sz w:val="24"/>
          <w:szCs w:val="24"/>
        </w:rPr>
        <w:t xml:space="preserve">A (Left). </w:t>
      </w:r>
      <w:r w:rsidR="00C67094" w:rsidRPr="00890611">
        <w:rPr>
          <w:rFonts w:ascii="Times New Roman" w:hAnsi="Times New Roman" w:cs="Times New Roman"/>
          <w:sz w:val="24"/>
          <w:szCs w:val="24"/>
        </w:rPr>
        <w:t>The distribution of dengue cases in different districts of Bangladesh, 1</w:t>
      </w:r>
      <w:r w:rsidR="00C67094" w:rsidRPr="00890611">
        <w:rPr>
          <w:rFonts w:ascii="Times New Roman" w:hAnsi="Times New Roman" w:cs="Times New Roman"/>
          <w:sz w:val="24"/>
          <w:szCs w:val="24"/>
          <w:vertAlign w:val="superscript"/>
        </w:rPr>
        <w:t>st</w:t>
      </w:r>
      <w:r w:rsidR="00C67094" w:rsidRPr="00890611">
        <w:rPr>
          <w:rFonts w:ascii="Times New Roman" w:hAnsi="Times New Roman" w:cs="Times New Roman"/>
          <w:sz w:val="24"/>
          <w:szCs w:val="24"/>
        </w:rPr>
        <w:t xml:space="preserve"> Jan 2023 – 31</w:t>
      </w:r>
      <w:r w:rsidR="00C67094" w:rsidRPr="00890611">
        <w:rPr>
          <w:rFonts w:ascii="Times New Roman" w:hAnsi="Times New Roman" w:cs="Times New Roman"/>
          <w:sz w:val="24"/>
          <w:szCs w:val="24"/>
          <w:vertAlign w:val="superscript"/>
        </w:rPr>
        <w:t>st</w:t>
      </w:r>
      <w:r w:rsidR="00C67094" w:rsidRPr="00890611">
        <w:rPr>
          <w:rFonts w:ascii="Times New Roman" w:hAnsi="Times New Roman" w:cs="Times New Roman"/>
          <w:sz w:val="24"/>
          <w:szCs w:val="24"/>
        </w:rPr>
        <w:t xml:space="preserve"> Dec 2023.   </w:t>
      </w:r>
      <w:r w:rsidR="0003533A" w:rsidRPr="00A27CBA">
        <w:rPr>
          <w:rFonts w:ascii="Times New Roman" w:hAnsi="Times New Roman" w:cs="Times New Roman"/>
          <w:b/>
          <w:bCs/>
          <w:sz w:val="24"/>
          <w:szCs w:val="24"/>
        </w:rPr>
        <w:t>B (Right)</w:t>
      </w:r>
      <w:r w:rsidR="0003533A" w:rsidRPr="00890611">
        <w:rPr>
          <w:rFonts w:ascii="Times New Roman" w:hAnsi="Times New Roman" w:cs="Times New Roman"/>
          <w:sz w:val="24"/>
          <w:szCs w:val="24"/>
        </w:rPr>
        <w:t xml:space="preserve"> The incidence of dengue cases in each district in Bangladesh (1</w:t>
      </w:r>
      <w:r w:rsidR="0003533A" w:rsidRPr="00890611">
        <w:rPr>
          <w:rFonts w:ascii="Times New Roman" w:hAnsi="Times New Roman" w:cs="Times New Roman"/>
          <w:sz w:val="24"/>
          <w:szCs w:val="24"/>
          <w:vertAlign w:val="superscript"/>
        </w:rPr>
        <w:t>st</w:t>
      </w:r>
      <w:r w:rsidR="0003533A" w:rsidRPr="00890611">
        <w:rPr>
          <w:rFonts w:ascii="Times New Roman" w:hAnsi="Times New Roman" w:cs="Times New Roman"/>
          <w:sz w:val="24"/>
          <w:szCs w:val="24"/>
        </w:rPr>
        <w:t xml:space="preserve"> Jan- </w:t>
      </w:r>
      <w:ins w:id="902" w:author="Mohammad Nayeem Hasan" w:date="2024-02-08T04:08:00Z">
        <w:r w:rsidR="00EC5999">
          <w:rPr>
            <w:rFonts w:ascii="Times New Roman" w:hAnsi="Times New Roman" w:cs="Times New Roman"/>
            <w:sz w:val="24"/>
            <w:szCs w:val="24"/>
          </w:rPr>
          <w:t>3</w:t>
        </w:r>
      </w:ins>
      <w:commentRangeStart w:id="903"/>
      <w:ins w:id="904" w:author="Kazi Rahman" w:date="2024-02-07T19:24:00Z">
        <w:del w:id="905" w:author="Mohammad Nayeem Hasan" w:date="2024-02-08T04:08:00Z">
          <w:r w:rsidR="0003533A" w:rsidRPr="00890611" w:rsidDel="00EC5999">
            <w:rPr>
              <w:rFonts w:ascii="Times New Roman" w:hAnsi="Times New Roman" w:cs="Times New Roman"/>
              <w:sz w:val="24"/>
              <w:szCs w:val="24"/>
            </w:rPr>
            <w:delText>£</w:delText>
          </w:r>
          <w:commentRangeEnd w:id="903"/>
          <w:r w:rsidR="00615488" w:rsidDel="00EC5999">
            <w:rPr>
              <w:rStyle w:val="CommentReference"/>
            </w:rPr>
            <w:commentReference w:id="903"/>
          </w:r>
        </w:del>
      </w:ins>
      <w:ins w:id="906" w:author="Rahman, Mahbubur" w:date="2024-01-27T19:04:00Z">
        <w:del w:id="907" w:author="Mohammad Nayeem Hasan" w:date="2024-02-08T04:08:00Z">
          <w:r w:rsidR="00573708" w:rsidDel="00EC5999">
            <w:rPr>
              <w:rFonts w:ascii="Times New Roman" w:hAnsi="Times New Roman" w:cs="Times New Roman"/>
              <w:sz w:val="24"/>
              <w:szCs w:val="24"/>
            </w:rPr>
            <w:delText>3</w:delText>
          </w:r>
        </w:del>
      </w:ins>
      <w:del w:id="908" w:author="Rahman, Mahbubur" w:date="2024-01-27T19:04:00Z">
        <w:r w:rsidR="0003533A" w:rsidRPr="00890611" w:rsidDel="00573708">
          <w:rPr>
            <w:rFonts w:ascii="Times New Roman" w:hAnsi="Times New Roman" w:cs="Times New Roman"/>
            <w:sz w:val="24"/>
            <w:szCs w:val="24"/>
          </w:rPr>
          <w:delText>£</w:delText>
        </w:r>
      </w:del>
      <w:r w:rsidR="0003533A" w:rsidRPr="00890611">
        <w:rPr>
          <w:rFonts w:ascii="Times New Roman" w:hAnsi="Times New Roman" w:cs="Times New Roman"/>
          <w:sz w:val="24"/>
          <w:szCs w:val="24"/>
        </w:rPr>
        <w:t>1</w:t>
      </w:r>
      <w:ins w:id="909" w:author="Mohammad Nayeem Hasan" w:date="2024-02-08T04:08:00Z">
        <w:r w:rsidR="00EC5999" w:rsidRPr="00890611">
          <w:rPr>
            <w:rFonts w:ascii="Times New Roman" w:hAnsi="Times New Roman" w:cs="Times New Roman"/>
            <w:sz w:val="24"/>
            <w:szCs w:val="24"/>
            <w:vertAlign w:val="superscript"/>
          </w:rPr>
          <w:t>st</w:t>
        </w:r>
      </w:ins>
      <w:r w:rsidR="0003533A" w:rsidRPr="00890611">
        <w:rPr>
          <w:rFonts w:ascii="Times New Roman" w:hAnsi="Times New Roman" w:cs="Times New Roman"/>
          <w:sz w:val="24"/>
          <w:szCs w:val="24"/>
        </w:rPr>
        <w:t xml:space="preserve"> Dec 2023). A higher incidence of </w:t>
      </w:r>
      <w:r w:rsidR="00995C29" w:rsidRPr="00890611">
        <w:rPr>
          <w:rFonts w:ascii="Times New Roman" w:hAnsi="Times New Roman" w:cs="Times New Roman"/>
          <w:sz w:val="24"/>
          <w:szCs w:val="24"/>
        </w:rPr>
        <w:t xml:space="preserve">dengue cases is observed in the southern districts of Bangladesh. </w:t>
      </w:r>
      <w:r w:rsidR="00BE43E4" w:rsidRPr="00890611">
        <w:rPr>
          <w:rFonts w:ascii="Times New Roman" w:hAnsi="Times New Roman" w:cs="Times New Roman"/>
          <w:sz w:val="24"/>
          <w:szCs w:val="24"/>
        </w:rPr>
        <w:t xml:space="preserve">The </w:t>
      </w:r>
      <w:r w:rsidR="001E6096" w:rsidRPr="00890611">
        <w:rPr>
          <w:rFonts w:ascii="Times New Roman" w:hAnsi="Times New Roman" w:cs="Times New Roman"/>
          <w:sz w:val="24"/>
          <w:szCs w:val="24"/>
        </w:rPr>
        <w:t xml:space="preserve">horizontal line in the middle of the country divides the southern and northern divisions. </w:t>
      </w:r>
      <w:r w:rsidR="0003533A" w:rsidRPr="00890611">
        <w:rPr>
          <w:rFonts w:ascii="Times New Roman" w:hAnsi="Times New Roman" w:cs="Times New Roman"/>
          <w:sz w:val="24"/>
          <w:szCs w:val="24"/>
        </w:rPr>
        <w:t xml:space="preserve"> </w:t>
      </w:r>
      <w:r w:rsidR="001E6096" w:rsidRPr="00890611">
        <w:rPr>
          <w:rFonts w:ascii="Times New Roman" w:hAnsi="Times New Roman" w:cs="Times New Roman"/>
          <w:sz w:val="24"/>
          <w:szCs w:val="24"/>
        </w:rPr>
        <w:t>The southern division</w:t>
      </w:r>
      <w:r w:rsidR="005C44EB" w:rsidRPr="00890611">
        <w:rPr>
          <w:rFonts w:ascii="Times New Roman" w:hAnsi="Times New Roman" w:cs="Times New Roman"/>
          <w:sz w:val="24"/>
          <w:szCs w:val="24"/>
        </w:rPr>
        <w:t>s</w:t>
      </w:r>
      <w:r w:rsidR="00583FCB" w:rsidRPr="00890611">
        <w:rPr>
          <w:rFonts w:ascii="Times New Roman" w:hAnsi="Times New Roman" w:cs="Times New Roman"/>
          <w:sz w:val="24"/>
          <w:szCs w:val="24"/>
        </w:rPr>
        <w:t xml:space="preserve"> (</w:t>
      </w:r>
      <w:r w:rsidR="005C44EB" w:rsidRPr="00890611">
        <w:rPr>
          <w:rFonts w:ascii="Times New Roman" w:hAnsi="Times New Roman" w:cs="Times New Roman"/>
          <w:sz w:val="24"/>
          <w:szCs w:val="24"/>
        </w:rPr>
        <w:t xml:space="preserve">Khulna, Barisal, and Chattogram) have </w:t>
      </w:r>
      <w:r w:rsidR="00706EC5" w:rsidRPr="00890611">
        <w:rPr>
          <w:rFonts w:ascii="Times New Roman" w:hAnsi="Times New Roman" w:cs="Times New Roman"/>
          <w:sz w:val="24"/>
          <w:szCs w:val="24"/>
        </w:rPr>
        <w:t>a higher mean annual temperature (</w:t>
      </w:r>
      <w:r w:rsidR="003D3B8A">
        <w:rPr>
          <w:rFonts w:ascii="Times New Roman" w:hAnsi="Times New Roman" w:cs="Times New Roman"/>
          <w:sz w:val="24"/>
          <w:szCs w:val="24"/>
        </w:rPr>
        <w:t>2</w:t>
      </w:r>
      <w:ins w:id="910" w:author="Mohammad Nayeem Hasan" w:date="2024-02-08T04:10:00Z">
        <w:r w:rsidR="00EC5999">
          <w:rPr>
            <w:rFonts w:ascii="Times New Roman" w:hAnsi="Times New Roman" w:cs="Times New Roman"/>
            <w:sz w:val="24"/>
            <w:szCs w:val="24"/>
          </w:rPr>
          <w:t>6</w:t>
        </w:r>
      </w:ins>
      <w:del w:id="911" w:author="Mohammad Nayeem Hasan" w:date="2024-02-08T04:10:00Z">
        <w:r w:rsidR="003D3B8A" w:rsidDel="00EC5999">
          <w:rPr>
            <w:rFonts w:ascii="Times New Roman" w:hAnsi="Times New Roman" w:cs="Times New Roman"/>
            <w:sz w:val="24"/>
            <w:szCs w:val="24"/>
          </w:rPr>
          <w:delText>7</w:delText>
        </w:r>
      </w:del>
      <w:r w:rsidR="003D3B8A">
        <w:rPr>
          <w:rFonts w:ascii="Times New Roman" w:hAnsi="Times New Roman" w:cs="Times New Roman"/>
          <w:sz w:val="24"/>
          <w:szCs w:val="24"/>
        </w:rPr>
        <w:t>.</w:t>
      </w:r>
      <w:ins w:id="912" w:author="Mohammad Nayeem Hasan" w:date="2024-02-08T04:10:00Z">
        <w:r w:rsidR="00EC5999">
          <w:rPr>
            <w:rFonts w:ascii="Times New Roman" w:hAnsi="Times New Roman" w:cs="Times New Roman"/>
            <w:sz w:val="24"/>
            <w:szCs w:val="24"/>
          </w:rPr>
          <w:t>60</w:t>
        </w:r>
      </w:ins>
      <w:del w:id="913" w:author="Mohammad Nayeem Hasan" w:date="2024-02-08T04:10:00Z">
        <w:r w:rsidR="003D3B8A" w:rsidDel="00EC5999">
          <w:rPr>
            <w:rFonts w:ascii="Times New Roman" w:hAnsi="Times New Roman" w:cs="Times New Roman"/>
            <w:sz w:val="24"/>
            <w:szCs w:val="24"/>
          </w:rPr>
          <w:delText>46</w:delText>
        </w:r>
      </w:del>
      <w:r w:rsidR="00706EC5" w:rsidRPr="00890611">
        <w:rPr>
          <w:rFonts w:ascii="Times New Roman" w:hAnsi="Times New Roman" w:cs="Times New Roman"/>
          <w:sz w:val="24"/>
          <w:szCs w:val="24"/>
        </w:rPr>
        <w:t xml:space="preserve"> vs </w:t>
      </w:r>
      <w:r w:rsidR="00574F2E">
        <w:rPr>
          <w:rFonts w:ascii="Times New Roman" w:hAnsi="Times New Roman" w:cs="Times New Roman"/>
          <w:sz w:val="24"/>
          <w:szCs w:val="24"/>
        </w:rPr>
        <w:t>2</w:t>
      </w:r>
      <w:ins w:id="914" w:author="Mohammad Nayeem Hasan" w:date="2024-02-08T04:10:00Z">
        <w:r w:rsidR="00EC5999">
          <w:rPr>
            <w:rFonts w:ascii="Times New Roman" w:hAnsi="Times New Roman" w:cs="Times New Roman"/>
            <w:sz w:val="24"/>
            <w:szCs w:val="24"/>
          </w:rPr>
          <w:t>5</w:t>
        </w:r>
      </w:ins>
      <w:del w:id="915" w:author="Mohammad Nayeem Hasan" w:date="2024-02-08T04:10:00Z">
        <w:r w:rsidR="00574F2E" w:rsidDel="00EC5999">
          <w:rPr>
            <w:rFonts w:ascii="Times New Roman" w:hAnsi="Times New Roman" w:cs="Times New Roman"/>
            <w:sz w:val="24"/>
            <w:szCs w:val="24"/>
          </w:rPr>
          <w:delText>6</w:delText>
        </w:r>
      </w:del>
      <w:r w:rsidR="00574F2E">
        <w:rPr>
          <w:rFonts w:ascii="Times New Roman" w:hAnsi="Times New Roman" w:cs="Times New Roman"/>
          <w:sz w:val="24"/>
          <w:szCs w:val="24"/>
        </w:rPr>
        <w:t>.</w:t>
      </w:r>
      <w:ins w:id="916" w:author="Mohammad Nayeem Hasan" w:date="2024-02-08T04:10:00Z">
        <w:r w:rsidR="00EC5999">
          <w:rPr>
            <w:rFonts w:ascii="Times New Roman" w:hAnsi="Times New Roman" w:cs="Times New Roman"/>
            <w:sz w:val="24"/>
            <w:szCs w:val="24"/>
          </w:rPr>
          <w:t>77</w:t>
        </w:r>
      </w:ins>
      <w:del w:id="917" w:author="Mohammad Nayeem Hasan" w:date="2024-02-08T04:10:00Z">
        <w:r w:rsidR="00574F2E" w:rsidDel="00EC5999">
          <w:rPr>
            <w:rFonts w:ascii="Times New Roman" w:hAnsi="Times New Roman" w:cs="Times New Roman"/>
            <w:sz w:val="24"/>
            <w:szCs w:val="24"/>
          </w:rPr>
          <w:delText>54</w:delText>
        </w:r>
      </w:del>
      <w:r w:rsidR="005A1D3B">
        <w:rPr>
          <w:rFonts w:ascii="Times New Roman" w:eastAsia="Times New Roman" w:hAnsi="Times New Roman" w:cs="Times New Roman"/>
          <w:color w:val="000000"/>
          <w:lang w:val="en-US"/>
        </w:rPr>
        <w:t xml:space="preserve"> °C</w:t>
      </w:r>
      <w:r w:rsidR="00706EC5" w:rsidRPr="00890611">
        <w:rPr>
          <w:rFonts w:ascii="Times New Roman" w:hAnsi="Times New Roman" w:cs="Times New Roman"/>
          <w:sz w:val="24"/>
          <w:szCs w:val="24"/>
        </w:rPr>
        <w:t xml:space="preserve">) </w:t>
      </w:r>
      <w:r w:rsidR="001757B2">
        <w:rPr>
          <w:rFonts w:ascii="Times New Roman" w:hAnsi="Times New Roman" w:cs="Times New Roman"/>
          <w:sz w:val="24"/>
          <w:szCs w:val="24"/>
        </w:rPr>
        <w:t xml:space="preserve">but </w:t>
      </w:r>
      <w:r w:rsidR="00554EC0">
        <w:rPr>
          <w:rFonts w:ascii="Times New Roman" w:hAnsi="Times New Roman" w:cs="Times New Roman"/>
          <w:sz w:val="24"/>
          <w:szCs w:val="24"/>
        </w:rPr>
        <w:t xml:space="preserve">a </w:t>
      </w:r>
      <w:r w:rsidR="001757B2">
        <w:rPr>
          <w:rFonts w:ascii="Times New Roman" w:hAnsi="Times New Roman" w:cs="Times New Roman"/>
          <w:sz w:val="24"/>
          <w:szCs w:val="24"/>
        </w:rPr>
        <w:t>lower amount of</w:t>
      </w:r>
      <w:r w:rsidR="00706EC5" w:rsidRPr="00890611">
        <w:rPr>
          <w:rFonts w:ascii="Times New Roman" w:hAnsi="Times New Roman" w:cs="Times New Roman"/>
          <w:sz w:val="24"/>
          <w:szCs w:val="24"/>
        </w:rPr>
        <w:t xml:space="preserve"> rainfall (</w:t>
      </w:r>
      <w:r w:rsidR="00A7209F">
        <w:rPr>
          <w:rFonts w:ascii="Times New Roman" w:hAnsi="Times New Roman" w:cs="Times New Roman"/>
          <w:sz w:val="24"/>
          <w:szCs w:val="24"/>
        </w:rPr>
        <w:t>20</w:t>
      </w:r>
      <w:ins w:id="918" w:author="Mohammad Nayeem Hasan" w:date="2024-02-08T04:11:00Z">
        <w:r w:rsidR="00EC5999">
          <w:rPr>
            <w:rFonts w:ascii="Times New Roman" w:hAnsi="Times New Roman" w:cs="Times New Roman"/>
            <w:sz w:val="24"/>
            <w:szCs w:val="24"/>
          </w:rPr>
          <w:t>26.50</w:t>
        </w:r>
      </w:ins>
      <w:del w:id="919" w:author="Mohammad Nayeem Hasan" w:date="2024-02-08T04:11:00Z">
        <w:r w:rsidR="00A7209F" w:rsidDel="00EC5999">
          <w:rPr>
            <w:rFonts w:ascii="Times New Roman" w:hAnsi="Times New Roman" w:cs="Times New Roman"/>
            <w:sz w:val="24"/>
            <w:szCs w:val="24"/>
          </w:rPr>
          <w:delText>10</w:delText>
        </w:r>
      </w:del>
      <w:r w:rsidR="00A7209F">
        <w:rPr>
          <w:rFonts w:ascii="Times New Roman" w:hAnsi="Times New Roman" w:cs="Times New Roman"/>
          <w:sz w:val="24"/>
          <w:szCs w:val="24"/>
        </w:rPr>
        <w:t xml:space="preserve"> vs. 26</w:t>
      </w:r>
      <w:del w:id="920" w:author="Mohammad Nayeem Hasan" w:date="2024-02-08T04:11:00Z">
        <w:r w:rsidR="00A7209F" w:rsidDel="00EC5999">
          <w:rPr>
            <w:rFonts w:ascii="Times New Roman" w:hAnsi="Times New Roman" w:cs="Times New Roman"/>
            <w:sz w:val="24"/>
            <w:szCs w:val="24"/>
          </w:rPr>
          <w:delText>4</w:delText>
        </w:r>
      </w:del>
      <w:r w:rsidR="00A7209F">
        <w:rPr>
          <w:rFonts w:ascii="Times New Roman" w:hAnsi="Times New Roman" w:cs="Times New Roman"/>
          <w:sz w:val="24"/>
          <w:szCs w:val="24"/>
        </w:rPr>
        <w:t>3</w:t>
      </w:r>
      <w:ins w:id="921" w:author="Mohammad Nayeem Hasan" w:date="2024-02-08T04:11:00Z">
        <w:r w:rsidR="00EC5999">
          <w:rPr>
            <w:rFonts w:ascii="Times New Roman" w:hAnsi="Times New Roman" w:cs="Times New Roman"/>
            <w:sz w:val="24"/>
            <w:szCs w:val="24"/>
          </w:rPr>
          <w:t>8.13</w:t>
        </w:r>
      </w:ins>
      <w:r w:rsidR="00A7209F">
        <w:rPr>
          <w:rFonts w:ascii="Times New Roman" w:hAnsi="Times New Roman" w:cs="Times New Roman"/>
          <w:sz w:val="24"/>
          <w:szCs w:val="24"/>
        </w:rPr>
        <w:t xml:space="preserve"> mm</w:t>
      </w:r>
      <w:r w:rsidR="00706EC5" w:rsidRPr="00890611">
        <w:rPr>
          <w:rFonts w:ascii="Times New Roman" w:hAnsi="Times New Roman" w:cs="Times New Roman"/>
          <w:sz w:val="24"/>
          <w:szCs w:val="24"/>
        </w:rPr>
        <w:t>)</w:t>
      </w:r>
      <w:r w:rsidR="00903D56" w:rsidRPr="00890611">
        <w:rPr>
          <w:rFonts w:ascii="Times New Roman" w:hAnsi="Times New Roman" w:cs="Times New Roman"/>
          <w:sz w:val="24"/>
          <w:szCs w:val="24"/>
        </w:rPr>
        <w:t xml:space="preserve"> </w:t>
      </w:r>
      <w:r w:rsidR="00D02636" w:rsidRPr="00890611">
        <w:rPr>
          <w:rFonts w:ascii="Times New Roman" w:hAnsi="Times New Roman" w:cs="Times New Roman"/>
          <w:sz w:val="24"/>
          <w:szCs w:val="24"/>
        </w:rPr>
        <w:t xml:space="preserve">compared to </w:t>
      </w:r>
      <w:r w:rsidR="00D14791" w:rsidRPr="00890611">
        <w:rPr>
          <w:rFonts w:ascii="Times New Roman" w:hAnsi="Times New Roman" w:cs="Times New Roman"/>
          <w:sz w:val="24"/>
          <w:szCs w:val="24"/>
        </w:rPr>
        <w:t xml:space="preserve">the </w:t>
      </w:r>
      <w:r w:rsidR="00D02636" w:rsidRPr="00890611">
        <w:rPr>
          <w:rFonts w:ascii="Times New Roman" w:hAnsi="Times New Roman" w:cs="Times New Roman"/>
          <w:sz w:val="24"/>
          <w:szCs w:val="24"/>
        </w:rPr>
        <w:t>northern divisions (</w:t>
      </w:r>
      <w:proofErr w:type="spellStart"/>
      <w:r w:rsidR="00D14791" w:rsidRPr="00890611">
        <w:rPr>
          <w:rFonts w:ascii="Times New Roman" w:hAnsi="Times New Roman" w:cs="Times New Roman"/>
          <w:sz w:val="24"/>
          <w:szCs w:val="24"/>
        </w:rPr>
        <w:t>Rajshahi</w:t>
      </w:r>
      <w:proofErr w:type="spellEnd"/>
      <w:r w:rsidR="00D14791" w:rsidRPr="00890611">
        <w:rPr>
          <w:rFonts w:ascii="Times New Roman" w:hAnsi="Times New Roman" w:cs="Times New Roman"/>
          <w:sz w:val="24"/>
          <w:szCs w:val="24"/>
        </w:rPr>
        <w:t>, Rangpur, Mymensingh, and Sylhet</w:t>
      </w:r>
      <w:r w:rsidR="00D02636" w:rsidRPr="00890611">
        <w:rPr>
          <w:rFonts w:ascii="Times New Roman" w:hAnsi="Times New Roman" w:cs="Times New Roman"/>
          <w:sz w:val="24"/>
          <w:szCs w:val="24"/>
        </w:rPr>
        <w:t xml:space="preserve">) </w:t>
      </w:r>
      <w:r w:rsidR="00903D56" w:rsidRPr="00890611">
        <w:rPr>
          <w:rFonts w:ascii="Times New Roman" w:hAnsi="Times New Roman" w:cs="Times New Roman"/>
          <w:sz w:val="24"/>
          <w:szCs w:val="24"/>
        </w:rPr>
        <w:t>in 2023</w:t>
      </w:r>
      <w:r w:rsidR="00706EC5" w:rsidRPr="00890611">
        <w:rPr>
          <w:rFonts w:ascii="Times New Roman" w:hAnsi="Times New Roman" w:cs="Times New Roman"/>
          <w:sz w:val="24"/>
          <w:szCs w:val="24"/>
        </w:rPr>
        <w:t xml:space="preserve">. </w:t>
      </w:r>
    </w:p>
    <w:p w14:paraId="5C6DE47C" w14:textId="2E350F8C" w:rsidR="00526BB6" w:rsidRPr="009861BB" w:rsidRDefault="00526BB6" w:rsidP="00CF5DB0">
      <w:pPr>
        <w:spacing w:after="0" w:line="480" w:lineRule="auto"/>
        <w:rPr>
          <w:rFonts w:ascii="Times New Roman" w:hAnsi="Times New Roman" w:cs="Times New Roman"/>
          <w:b/>
          <w:bCs/>
        </w:rPr>
      </w:pPr>
    </w:p>
    <w:p w14:paraId="25671D23" w14:textId="5270B963" w:rsidR="00C80C52" w:rsidRPr="00DD4498" w:rsidRDefault="00C80C52" w:rsidP="00DD4498">
      <w:pPr>
        <w:jc w:val="center"/>
        <w:rPr>
          <w:b/>
          <w:bCs/>
        </w:rPr>
      </w:pPr>
    </w:p>
    <w:p w14:paraId="4136FD0B" w14:textId="6501A83E" w:rsidR="004F51BA" w:rsidRDefault="00DD4498" w:rsidP="00DA74D5">
      <w:pPr>
        <w:spacing w:after="0" w:line="480" w:lineRule="auto"/>
        <w:rPr>
          <w:rFonts w:ascii="Times New Roman" w:hAnsi="Times New Roman" w:cs="Times New Roman"/>
          <w:sz w:val="24"/>
          <w:szCs w:val="24"/>
        </w:rPr>
      </w:pPr>
      <w:r w:rsidRPr="00DD4498">
        <w:rPr>
          <w:rFonts w:ascii="Times New Roman" w:hAnsi="Times New Roman" w:cs="Times New Roman"/>
          <w:b/>
          <w:bCs/>
          <w:sz w:val="24"/>
          <w:szCs w:val="24"/>
        </w:rPr>
        <w:t xml:space="preserve">Correlation: </w:t>
      </w:r>
      <w:r w:rsidR="005930EE" w:rsidRPr="00DD4498">
        <w:rPr>
          <w:rFonts w:ascii="Times New Roman" w:hAnsi="Times New Roman" w:cs="Times New Roman"/>
          <w:sz w:val="24"/>
          <w:szCs w:val="24"/>
        </w:rPr>
        <w:t xml:space="preserve">When compared with </w:t>
      </w:r>
      <w:r w:rsidR="00565B99" w:rsidRPr="00DD4498">
        <w:rPr>
          <w:rFonts w:ascii="Times New Roman" w:hAnsi="Times New Roman" w:cs="Times New Roman"/>
          <w:sz w:val="24"/>
          <w:szCs w:val="24"/>
        </w:rPr>
        <w:t xml:space="preserve">monthly </w:t>
      </w:r>
      <w:r w:rsidR="001D7A5F" w:rsidRPr="00DD4498">
        <w:rPr>
          <w:rFonts w:ascii="Times New Roman" w:hAnsi="Times New Roman" w:cs="Times New Roman"/>
          <w:sz w:val="24"/>
          <w:szCs w:val="24"/>
        </w:rPr>
        <w:t xml:space="preserve">dengue </w:t>
      </w:r>
      <w:r w:rsidR="005930EE" w:rsidRPr="00DD4498">
        <w:rPr>
          <w:rFonts w:ascii="Times New Roman" w:hAnsi="Times New Roman" w:cs="Times New Roman"/>
          <w:sz w:val="24"/>
          <w:szCs w:val="24"/>
        </w:rPr>
        <w:t>cases,</w:t>
      </w:r>
      <w:r w:rsidR="004F51BA" w:rsidRPr="00DD4498">
        <w:rPr>
          <w:rFonts w:ascii="Times New Roman" w:hAnsi="Times New Roman" w:cs="Times New Roman"/>
          <w:sz w:val="24"/>
          <w:szCs w:val="24"/>
        </w:rPr>
        <w:t xml:space="preserve"> a positive correlation was observed between population size and the </w:t>
      </w:r>
      <w:r w:rsidR="00A62832" w:rsidRPr="00DD4498">
        <w:rPr>
          <w:rFonts w:ascii="Times New Roman" w:hAnsi="Times New Roman" w:cs="Times New Roman"/>
          <w:sz w:val="24"/>
          <w:szCs w:val="24"/>
        </w:rPr>
        <w:t>number</w:t>
      </w:r>
      <w:r w:rsidR="004F51BA" w:rsidRPr="00DD4498">
        <w:rPr>
          <w:rFonts w:ascii="Times New Roman" w:hAnsi="Times New Roman" w:cs="Times New Roman"/>
          <w:sz w:val="24"/>
          <w:szCs w:val="24"/>
        </w:rPr>
        <w:t xml:space="preserve"> of </w:t>
      </w:r>
      <w:r w:rsidR="00A62832" w:rsidRPr="00DD4498">
        <w:rPr>
          <w:rFonts w:ascii="Times New Roman" w:hAnsi="Times New Roman" w:cs="Times New Roman"/>
          <w:sz w:val="24"/>
          <w:szCs w:val="24"/>
        </w:rPr>
        <w:t>d</w:t>
      </w:r>
      <w:r w:rsidR="004F51BA" w:rsidRPr="00DD4498">
        <w:rPr>
          <w:rFonts w:ascii="Times New Roman" w:hAnsi="Times New Roman" w:cs="Times New Roman"/>
          <w:sz w:val="24"/>
          <w:szCs w:val="24"/>
        </w:rPr>
        <w:t xml:space="preserve">engue cases </w:t>
      </w:r>
      <w:r w:rsidR="005930EE" w:rsidRPr="00DD4498">
        <w:rPr>
          <w:rFonts w:ascii="Times New Roman" w:hAnsi="Times New Roman" w:cs="Times New Roman"/>
          <w:sz w:val="24"/>
          <w:szCs w:val="24"/>
        </w:rPr>
        <w:t>(r=</w:t>
      </w:r>
      <w:r w:rsidR="00112A88" w:rsidRPr="00DD4498">
        <w:rPr>
          <w:rFonts w:ascii="Times New Roman" w:hAnsi="Times New Roman" w:cs="Times New Roman"/>
          <w:sz w:val="24"/>
          <w:szCs w:val="24"/>
        </w:rPr>
        <w:t>0.44</w:t>
      </w:r>
      <w:r w:rsidR="005930EE" w:rsidRPr="00DD4498">
        <w:rPr>
          <w:rFonts w:ascii="Times New Roman" w:hAnsi="Times New Roman" w:cs="Times New Roman"/>
          <w:sz w:val="24"/>
          <w:szCs w:val="24"/>
        </w:rPr>
        <w:t>, p=</w:t>
      </w:r>
      <w:r w:rsidR="00112A88" w:rsidRPr="00DD4498">
        <w:rPr>
          <w:rFonts w:ascii="Times New Roman" w:hAnsi="Times New Roman" w:cs="Times New Roman"/>
          <w:sz w:val="24"/>
          <w:szCs w:val="24"/>
        </w:rPr>
        <w:t>&lt;0.001</w:t>
      </w:r>
      <w:r w:rsidR="005930EE" w:rsidRPr="00DD4498">
        <w:rPr>
          <w:rFonts w:ascii="Times New Roman" w:hAnsi="Times New Roman" w:cs="Times New Roman"/>
          <w:sz w:val="24"/>
          <w:szCs w:val="24"/>
        </w:rPr>
        <w:t xml:space="preserve">) </w:t>
      </w:r>
      <w:r w:rsidR="004F51BA" w:rsidRPr="00DD4498">
        <w:rPr>
          <w:rFonts w:ascii="Times New Roman" w:hAnsi="Times New Roman" w:cs="Times New Roman"/>
          <w:sz w:val="24"/>
          <w:szCs w:val="24"/>
        </w:rPr>
        <w:t>and deaths</w:t>
      </w:r>
      <w:r w:rsidR="005930EE" w:rsidRPr="00DD4498">
        <w:rPr>
          <w:rFonts w:ascii="Times New Roman" w:hAnsi="Times New Roman" w:cs="Times New Roman"/>
          <w:sz w:val="24"/>
          <w:szCs w:val="24"/>
        </w:rPr>
        <w:t xml:space="preserve"> (</w:t>
      </w:r>
      <w:r w:rsidR="00885382" w:rsidRPr="00DD4498">
        <w:rPr>
          <w:rFonts w:ascii="Times New Roman" w:hAnsi="Times New Roman" w:cs="Times New Roman"/>
          <w:sz w:val="24"/>
          <w:szCs w:val="24"/>
        </w:rPr>
        <w:t>r=0.4</w:t>
      </w:r>
      <w:r w:rsidR="00372115" w:rsidRPr="00DD4498">
        <w:rPr>
          <w:rFonts w:ascii="Times New Roman" w:hAnsi="Times New Roman" w:cs="Times New Roman"/>
          <w:sz w:val="24"/>
          <w:szCs w:val="24"/>
        </w:rPr>
        <w:t>3</w:t>
      </w:r>
      <w:r w:rsidR="00885382" w:rsidRPr="00DD4498">
        <w:rPr>
          <w:rFonts w:ascii="Times New Roman" w:hAnsi="Times New Roman" w:cs="Times New Roman"/>
          <w:sz w:val="24"/>
          <w:szCs w:val="24"/>
        </w:rPr>
        <w:t>, p=&lt;0.001</w:t>
      </w:r>
      <w:r w:rsidR="005930EE" w:rsidRPr="00DD4498">
        <w:rPr>
          <w:rFonts w:ascii="Times New Roman" w:hAnsi="Times New Roman" w:cs="Times New Roman"/>
          <w:sz w:val="24"/>
          <w:szCs w:val="24"/>
        </w:rPr>
        <w:t>)</w:t>
      </w:r>
      <w:r w:rsidR="004F51BA" w:rsidRPr="00DD4498">
        <w:rPr>
          <w:rFonts w:ascii="Times New Roman" w:hAnsi="Times New Roman" w:cs="Times New Roman"/>
          <w:sz w:val="24"/>
          <w:szCs w:val="24"/>
        </w:rPr>
        <w:t xml:space="preserve">. A similar association is evident in the relationship between population density and </w:t>
      </w:r>
      <w:r w:rsidR="00F374AE" w:rsidRPr="00DD4498">
        <w:rPr>
          <w:rFonts w:ascii="Times New Roman" w:hAnsi="Times New Roman" w:cs="Times New Roman"/>
          <w:sz w:val="24"/>
          <w:szCs w:val="24"/>
        </w:rPr>
        <w:t>d</w:t>
      </w:r>
      <w:r w:rsidR="004F51BA" w:rsidRPr="00DD4498">
        <w:rPr>
          <w:rFonts w:ascii="Times New Roman" w:hAnsi="Times New Roman" w:cs="Times New Roman"/>
          <w:sz w:val="24"/>
          <w:szCs w:val="24"/>
        </w:rPr>
        <w:t>engu</w:t>
      </w:r>
      <w:r w:rsidR="00F374AE" w:rsidRPr="00DD4498">
        <w:rPr>
          <w:rFonts w:ascii="Times New Roman" w:hAnsi="Times New Roman" w:cs="Times New Roman"/>
          <w:sz w:val="24"/>
          <w:szCs w:val="24"/>
        </w:rPr>
        <w:t>e cases</w:t>
      </w:r>
      <w:r w:rsidRPr="00DD4498">
        <w:rPr>
          <w:rFonts w:ascii="Times New Roman" w:hAnsi="Times New Roman" w:cs="Times New Roman"/>
          <w:sz w:val="24"/>
          <w:szCs w:val="24"/>
        </w:rPr>
        <w:t xml:space="preserve"> </w:t>
      </w:r>
      <w:r w:rsidR="00F374AE" w:rsidRPr="00DD4498">
        <w:rPr>
          <w:rFonts w:ascii="Times New Roman" w:hAnsi="Times New Roman" w:cs="Times New Roman"/>
          <w:sz w:val="24"/>
          <w:szCs w:val="24"/>
        </w:rPr>
        <w:t>(</w:t>
      </w:r>
      <w:r w:rsidR="00B24D5B" w:rsidRPr="00DD4498">
        <w:rPr>
          <w:rFonts w:ascii="Times New Roman" w:hAnsi="Times New Roman" w:cs="Times New Roman"/>
          <w:sz w:val="24"/>
          <w:szCs w:val="24"/>
        </w:rPr>
        <w:t>r=0.47, p=&lt;0.001</w:t>
      </w:r>
      <w:r w:rsidR="00F374AE" w:rsidRPr="00DD4498">
        <w:rPr>
          <w:rFonts w:ascii="Times New Roman" w:hAnsi="Times New Roman" w:cs="Times New Roman"/>
          <w:sz w:val="24"/>
          <w:szCs w:val="24"/>
        </w:rPr>
        <w:t xml:space="preserve">) </w:t>
      </w:r>
      <w:r w:rsidR="004F51BA" w:rsidRPr="00DD4498">
        <w:rPr>
          <w:rFonts w:ascii="Times New Roman" w:hAnsi="Times New Roman" w:cs="Times New Roman"/>
          <w:sz w:val="24"/>
          <w:szCs w:val="24"/>
        </w:rPr>
        <w:t>and deaths</w:t>
      </w:r>
      <w:r w:rsidR="00F374AE" w:rsidRPr="00DD4498">
        <w:rPr>
          <w:rFonts w:ascii="Times New Roman" w:hAnsi="Times New Roman" w:cs="Times New Roman"/>
          <w:sz w:val="24"/>
          <w:szCs w:val="24"/>
        </w:rPr>
        <w:t xml:space="preserve"> (</w:t>
      </w:r>
      <w:r w:rsidR="00B24D5B" w:rsidRPr="00DD4498">
        <w:rPr>
          <w:rFonts w:ascii="Times New Roman" w:hAnsi="Times New Roman" w:cs="Times New Roman"/>
          <w:sz w:val="24"/>
          <w:szCs w:val="24"/>
        </w:rPr>
        <w:t>r=0.43, p=&lt;0.001</w:t>
      </w:r>
      <w:r w:rsidR="00F374AE" w:rsidRPr="00DD4498">
        <w:rPr>
          <w:rFonts w:ascii="Times New Roman" w:hAnsi="Times New Roman" w:cs="Times New Roman"/>
          <w:sz w:val="24"/>
          <w:szCs w:val="24"/>
        </w:rPr>
        <w:t>)</w:t>
      </w:r>
      <w:r w:rsidR="004F51BA" w:rsidRPr="00DD4498">
        <w:rPr>
          <w:rFonts w:ascii="Times New Roman" w:hAnsi="Times New Roman" w:cs="Times New Roman"/>
          <w:sz w:val="24"/>
          <w:szCs w:val="24"/>
        </w:rPr>
        <w:t>. Conversely, a negative correlation was identified between the distance of each district from Dhaka city and the occurrence of Dengue cases</w:t>
      </w:r>
      <w:r w:rsidR="0043683E" w:rsidRPr="00DD4498">
        <w:rPr>
          <w:rFonts w:ascii="Times New Roman" w:hAnsi="Times New Roman" w:cs="Times New Roman"/>
          <w:sz w:val="24"/>
          <w:szCs w:val="24"/>
        </w:rPr>
        <w:t xml:space="preserve"> (</w:t>
      </w:r>
      <w:r w:rsidR="0037594C" w:rsidRPr="00DD4498">
        <w:rPr>
          <w:rFonts w:ascii="Times New Roman" w:hAnsi="Times New Roman" w:cs="Times New Roman"/>
          <w:sz w:val="24"/>
          <w:szCs w:val="24"/>
        </w:rPr>
        <w:t>r=-0.3</w:t>
      </w:r>
      <w:r w:rsidR="00372115" w:rsidRPr="00DD4498">
        <w:rPr>
          <w:rFonts w:ascii="Times New Roman" w:hAnsi="Times New Roman" w:cs="Times New Roman"/>
          <w:sz w:val="24"/>
          <w:szCs w:val="24"/>
        </w:rPr>
        <w:t>2</w:t>
      </w:r>
      <w:r w:rsidR="0037594C" w:rsidRPr="00DD4498">
        <w:rPr>
          <w:rFonts w:ascii="Times New Roman" w:hAnsi="Times New Roman" w:cs="Times New Roman"/>
          <w:sz w:val="24"/>
          <w:szCs w:val="24"/>
        </w:rPr>
        <w:t>, p=0.01</w:t>
      </w:r>
      <w:r w:rsidR="00372115" w:rsidRPr="00DD4498">
        <w:rPr>
          <w:rFonts w:ascii="Times New Roman" w:hAnsi="Times New Roman" w:cs="Times New Roman"/>
          <w:sz w:val="24"/>
          <w:szCs w:val="24"/>
        </w:rPr>
        <w:t>1</w:t>
      </w:r>
      <w:r w:rsidR="0043683E" w:rsidRPr="00DD4498">
        <w:rPr>
          <w:rFonts w:ascii="Times New Roman" w:hAnsi="Times New Roman" w:cs="Times New Roman"/>
          <w:sz w:val="24"/>
          <w:szCs w:val="24"/>
        </w:rPr>
        <w:t>)</w:t>
      </w:r>
      <w:r>
        <w:rPr>
          <w:rFonts w:ascii="Times New Roman" w:hAnsi="Times New Roman" w:cs="Times New Roman"/>
          <w:sz w:val="24"/>
          <w:szCs w:val="24"/>
        </w:rPr>
        <w:t xml:space="preserve"> </w:t>
      </w:r>
      <w:r w:rsidRPr="0083423D">
        <w:rPr>
          <w:rFonts w:ascii="Times New Roman" w:hAnsi="Times New Roman" w:cs="Times New Roman"/>
          <w:b/>
          <w:bCs/>
          <w:sz w:val="24"/>
          <w:szCs w:val="24"/>
        </w:rPr>
        <w:t>(Fig 6)</w:t>
      </w:r>
      <w:r w:rsidR="0043683E" w:rsidRPr="00DD4498">
        <w:rPr>
          <w:rFonts w:ascii="Times New Roman" w:hAnsi="Times New Roman" w:cs="Times New Roman"/>
          <w:sz w:val="24"/>
          <w:szCs w:val="24"/>
        </w:rPr>
        <w:t>.</w:t>
      </w:r>
      <w:r w:rsidR="0043683E">
        <w:rPr>
          <w:rFonts w:ascii="Times New Roman" w:hAnsi="Times New Roman" w:cs="Times New Roman"/>
          <w:sz w:val="24"/>
          <w:szCs w:val="24"/>
        </w:rPr>
        <w:t xml:space="preserve"> </w:t>
      </w:r>
    </w:p>
    <w:p w14:paraId="64725005" w14:textId="543C55BA" w:rsidR="005C72ED" w:rsidRDefault="00830FF1" w:rsidP="00CF5DB0">
      <w:pPr>
        <w:jc w:val="center"/>
        <w:rPr>
          <w:rFonts w:ascii="Times New Roman" w:hAnsi="Times New Roman" w:cs="Times New Roman"/>
        </w:rPr>
      </w:pPr>
      <w:del w:id="922" w:author="Rahman, Mahbubur" w:date="2024-02-07T19:24:00Z">
        <w:r>
          <w:rPr>
            <w:noProof/>
          </w:rPr>
          <w:lastRenderedPageBreak/>
          <w:drawing>
            <wp:inline distT="0" distB="0" distL="0" distR="0" wp14:anchorId="1C1EA684" wp14:editId="621EDB7D">
              <wp:extent cx="4524458" cy="5429250"/>
              <wp:effectExtent l="0" t="0" r="9525" b="0"/>
              <wp:docPr id="2005760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24458" cy="5429250"/>
                      </a:xfrm>
                      <a:prstGeom prst="rect">
                        <a:avLst/>
                      </a:prstGeom>
                      <a:noFill/>
                      <a:ln>
                        <a:noFill/>
                      </a:ln>
                    </pic:spPr>
                  </pic:pic>
                </a:graphicData>
              </a:graphic>
            </wp:inline>
          </w:drawing>
        </w:r>
      </w:del>
      <w:ins w:id="923" w:author="Rahman, Mahbubur" w:date="2024-02-07T19:24:00Z">
        <w:r>
          <w:rPr>
            <w:noProof/>
          </w:rPr>
          <w:drawing>
            <wp:inline distT="0" distB="0" distL="0" distR="0" wp14:anchorId="1C1EA684" wp14:editId="17E5B35E">
              <wp:extent cx="4524458" cy="5429250"/>
              <wp:effectExtent l="0" t="0" r="9525" b="0"/>
              <wp:docPr id="155135120" name="Picture 15513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24458" cy="5429250"/>
                      </a:xfrm>
                      <a:prstGeom prst="rect">
                        <a:avLst/>
                      </a:prstGeom>
                      <a:noFill/>
                      <a:ln>
                        <a:noFill/>
                      </a:ln>
                    </pic:spPr>
                  </pic:pic>
                </a:graphicData>
              </a:graphic>
            </wp:inline>
          </w:drawing>
        </w:r>
      </w:ins>
    </w:p>
    <w:p w14:paraId="242EAD4F" w14:textId="673CEBF3" w:rsidR="004F51BA" w:rsidRDefault="004F51BA" w:rsidP="004F51BA">
      <w:pPr>
        <w:rPr>
          <w:rFonts w:ascii="Times New Roman" w:hAnsi="Times New Roman" w:cs="Times New Roman"/>
          <w:b/>
          <w:bCs/>
        </w:rPr>
      </w:pPr>
      <w:r>
        <w:rPr>
          <w:rFonts w:ascii="Times New Roman" w:hAnsi="Times New Roman" w:cs="Times New Roman"/>
          <w:b/>
          <w:bCs/>
        </w:rPr>
        <w:t>Fig 6:</w:t>
      </w:r>
      <w:r w:rsidRPr="00644052">
        <w:rPr>
          <w:rFonts w:ascii="Times New Roman" w:hAnsi="Times New Roman" w:cs="Times New Roman"/>
        </w:rPr>
        <w:t xml:space="preserve"> The correlation coefficient of</w:t>
      </w:r>
      <w:r w:rsidR="002A012B" w:rsidRPr="00644052">
        <w:rPr>
          <w:rFonts w:ascii="Times New Roman" w:hAnsi="Times New Roman" w:cs="Times New Roman"/>
        </w:rPr>
        <w:t xml:space="preserve"> dengue </w:t>
      </w:r>
      <w:r w:rsidRPr="00644052">
        <w:rPr>
          <w:rFonts w:ascii="Times New Roman" w:hAnsi="Times New Roman" w:cs="Times New Roman"/>
        </w:rPr>
        <w:t xml:space="preserve">cases </w:t>
      </w:r>
      <w:r w:rsidR="008A3719" w:rsidRPr="00644052">
        <w:rPr>
          <w:rFonts w:ascii="Times New Roman" w:hAnsi="Times New Roman" w:cs="Times New Roman"/>
        </w:rPr>
        <w:t xml:space="preserve">and deaths </w:t>
      </w:r>
      <w:r w:rsidRPr="00644052">
        <w:rPr>
          <w:rFonts w:ascii="Times New Roman" w:hAnsi="Times New Roman" w:cs="Times New Roman"/>
        </w:rPr>
        <w:t xml:space="preserve">in different districts and </w:t>
      </w:r>
      <w:r w:rsidR="00881D29">
        <w:rPr>
          <w:rFonts w:ascii="Times New Roman" w:hAnsi="Times New Roman" w:cs="Times New Roman"/>
        </w:rPr>
        <w:t>their</w:t>
      </w:r>
      <w:r w:rsidRPr="00644052">
        <w:rPr>
          <w:rFonts w:ascii="Times New Roman" w:hAnsi="Times New Roman" w:cs="Times New Roman"/>
        </w:rPr>
        <w:t xml:space="preserve"> population size</w:t>
      </w:r>
      <w:r w:rsidR="00DE110F" w:rsidRPr="00644052">
        <w:rPr>
          <w:rFonts w:ascii="Times New Roman" w:hAnsi="Times New Roman" w:cs="Times New Roman"/>
        </w:rPr>
        <w:t xml:space="preserve">, population density, </w:t>
      </w:r>
      <w:r w:rsidR="008A3719" w:rsidRPr="00644052">
        <w:rPr>
          <w:rFonts w:ascii="Times New Roman" w:hAnsi="Times New Roman" w:cs="Times New Roman"/>
        </w:rPr>
        <w:t xml:space="preserve">and </w:t>
      </w:r>
      <w:r w:rsidR="00DE110F" w:rsidRPr="00644052">
        <w:rPr>
          <w:rFonts w:ascii="Times New Roman" w:hAnsi="Times New Roman" w:cs="Times New Roman"/>
        </w:rPr>
        <w:t xml:space="preserve">distance from Dhaka </w:t>
      </w:r>
      <w:r w:rsidR="008A3719" w:rsidRPr="00644052">
        <w:rPr>
          <w:rFonts w:ascii="Times New Roman" w:hAnsi="Times New Roman" w:cs="Times New Roman"/>
        </w:rPr>
        <w:t>city</w:t>
      </w:r>
      <w:r w:rsidRPr="00644052">
        <w:rPr>
          <w:rFonts w:ascii="Times New Roman" w:hAnsi="Times New Roman" w:cs="Times New Roman"/>
        </w:rPr>
        <w:t>. A positive correlation exists with the</w:t>
      </w:r>
      <w:r w:rsidR="00EA7B75" w:rsidRPr="00644052">
        <w:rPr>
          <w:rFonts w:ascii="Times New Roman" w:hAnsi="Times New Roman" w:cs="Times New Roman"/>
        </w:rPr>
        <w:t xml:space="preserve"> population density of the district and a negative correlation exists with the distance from the capital city Dhaka. </w:t>
      </w:r>
    </w:p>
    <w:p w14:paraId="3812938D" w14:textId="77777777" w:rsidR="00600548" w:rsidRDefault="00600548" w:rsidP="0086176B">
      <w:pPr>
        <w:spacing w:after="0" w:line="480" w:lineRule="auto"/>
        <w:rPr>
          <w:rFonts w:ascii="Times New Roman" w:hAnsi="Times New Roman" w:cs="Times New Roman"/>
          <w:sz w:val="24"/>
          <w:szCs w:val="24"/>
        </w:rPr>
      </w:pPr>
    </w:p>
    <w:p w14:paraId="565ECBA6" w14:textId="4A2F1AA1" w:rsidR="00EA7B75" w:rsidRDefault="00EA7B75" w:rsidP="0086176B">
      <w:pPr>
        <w:spacing w:after="0" w:line="480" w:lineRule="auto"/>
        <w:rPr>
          <w:rFonts w:ascii="Times New Roman" w:hAnsi="Times New Roman" w:cs="Times New Roman"/>
          <w:sz w:val="24"/>
          <w:szCs w:val="24"/>
        </w:rPr>
      </w:pPr>
      <w:r w:rsidRPr="007F47CE">
        <w:rPr>
          <w:rFonts w:ascii="Times New Roman" w:hAnsi="Times New Roman" w:cs="Times New Roman"/>
          <w:sz w:val="24"/>
          <w:szCs w:val="24"/>
        </w:rPr>
        <w:t xml:space="preserve">In the </w:t>
      </w:r>
      <w:r w:rsidR="00B20FBC">
        <w:rPr>
          <w:rFonts w:ascii="Times New Roman" w:hAnsi="Times New Roman" w:cs="Times New Roman"/>
          <w:sz w:val="24"/>
          <w:szCs w:val="24"/>
        </w:rPr>
        <w:t>GLM</w:t>
      </w:r>
      <w:r w:rsidR="00975395">
        <w:rPr>
          <w:rFonts w:ascii="Times New Roman" w:hAnsi="Times New Roman" w:cs="Times New Roman"/>
          <w:sz w:val="24"/>
          <w:szCs w:val="24"/>
        </w:rPr>
        <w:t>M</w:t>
      </w:r>
      <w:r w:rsidRPr="007F47CE">
        <w:rPr>
          <w:rFonts w:ascii="Times New Roman" w:hAnsi="Times New Roman" w:cs="Times New Roman"/>
          <w:sz w:val="24"/>
          <w:szCs w:val="24"/>
        </w:rPr>
        <w:t xml:space="preserve">, a statistically significant </w:t>
      </w:r>
      <w:r w:rsidR="00AA7DA1">
        <w:rPr>
          <w:rFonts w:ascii="Times New Roman" w:hAnsi="Times New Roman" w:cs="Times New Roman"/>
          <w:sz w:val="24"/>
          <w:szCs w:val="24"/>
        </w:rPr>
        <w:t>positive</w:t>
      </w:r>
      <w:r w:rsidRPr="007F47CE">
        <w:rPr>
          <w:rFonts w:ascii="Times New Roman" w:hAnsi="Times New Roman" w:cs="Times New Roman"/>
          <w:sz w:val="24"/>
          <w:szCs w:val="24"/>
        </w:rPr>
        <w:t xml:space="preserve"> association was identified between </w:t>
      </w:r>
      <w:r w:rsidR="008C244D">
        <w:rPr>
          <w:rFonts w:ascii="Times New Roman" w:hAnsi="Times New Roman" w:cs="Times New Roman"/>
          <w:sz w:val="24"/>
          <w:szCs w:val="24"/>
        </w:rPr>
        <w:t xml:space="preserve">the </w:t>
      </w:r>
      <w:r w:rsidR="0058649F">
        <w:rPr>
          <w:rFonts w:ascii="Times New Roman" w:hAnsi="Times New Roman" w:cs="Times New Roman"/>
          <w:sz w:val="24"/>
          <w:szCs w:val="24"/>
        </w:rPr>
        <w:t xml:space="preserve">dengue cases and </w:t>
      </w:r>
      <w:r w:rsidR="00AA7DA1">
        <w:rPr>
          <w:rFonts w:ascii="Times New Roman" w:hAnsi="Times New Roman" w:cs="Times New Roman"/>
          <w:sz w:val="24"/>
          <w:szCs w:val="24"/>
        </w:rPr>
        <w:t>urban and rural population ratio (IRR:1.0</w:t>
      </w:r>
      <w:ins w:id="924" w:author="Mohammad Nayeem Hasan" w:date="2024-02-09T02:57:00Z">
        <w:r w:rsidR="008C0E31">
          <w:rPr>
            <w:rFonts w:ascii="Times New Roman" w:hAnsi="Times New Roman" w:cs="Times New Roman"/>
            <w:sz w:val="24"/>
            <w:szCs w:val="24"/>
          </w:rPr>
          <w:t>4</w:t>
        </w:r>
      </w:ins>
      <w:del w:id="925" w:author="Mohammad Nayeem Hasan" w:date="2024-02-09T02:57:00Z">
        <w:r w:rsidR="00AA7DA1" w:rsidDel="008C0E31">
          <w:rPr>
            <w:rFonts w:ascii="Times New Roman" w:hAnsi="Times New Roman" w:cs="Times New Roman"/>
            <w:sz w:val="24"/>
            <w:szCs w:val="24"/>
          </w:rPr>
          <w:delText>3</w:delText>
        </w:r>
      </w:del>
      <w:r w:rsidR="00AA7DA1">
        <w:rPr>
          <w:rFonts w:ascii="Times New Roman" w:hAnsi="Times New Roman" w:cs="Times New Roman"/>
          <w:sz w:val="24"/>
          <w:szCs w:val="24"/>
        </w:rPr>
        <w:t>, 95% CI: 1.0</w:t>
      </w:r>
      <w:ins w:id="926" w:author="Mohammad Nayeem Hasan" w:date="2024-02-09T02:57:00Z">
        <w:r w:rsidR="008C0E31">
          <w:rPr>
            <w:rFonts w:ascii="Times New Roman" w:hAnsi="Times New Roman" w:cs="Times New Roman"/>
            <w:sz w:val="24"/>
            <w:szCs w:val="24"/>
          </w:rPr>
          <w:t>3</w:t>
        </w:r>
      </w:ins>
      <w:del w:id="927" w:author="Mohammad Nayeem Hasan" w:date="2024-02-09T02:57:00Z">
        <w:r w:rsidR="00AA7DA1" w:rsidDel="008C0E31">
          <w:rPr>
            <w:rFonts w:ascii="Times New Roman" w:hAnsi="Times New Roman" w:cs="Times New Roman"/>
            <w:sz w:val="24"/>
            <w:szCs w:val="24"/>
          </w:rPr>
          <w:delText>2</w:delText>
        </w:r>
      </w:del>
      <w:r w:rsidR="00AA7DA1">
        <w:rPr>
          <w:rFonts w:ascii="Times New Roman" w:hAnsi="Times New Roman" w:cs="Times New Roman"/>
          <w:sz w:val="24"/>
          <w:szCs w:val="24"/>
        </w:rPr>
        <w:t>-1.0</w:t>
      </w:r>
      <w:ins w:id="928" w:author="Mohammad Nayeem Hasan" w:date="2024-02-09T02:57:00Z">
        <w:r w:rsidR="008C0E31">
          <w:rPr>
            <w:rFonts w:ascii="Times New Roman" w:hAnsi="Times New Roman" w:cs="Times New Roman"/>
            <w:sz w:val="24"/>
            <w:szCs w:val="24"/>
          </w:rPr>
          <w:t>4</w:t>
        </w:r>
      </w:ins>
      <w:del w:id="929" w:author="Mohammad Nayeem Hasan" w:date="2024-02-09T02:57:00Z">
        <w:r w:rsidR="00AA7DA1" w:rsidDel="008C0E31">
          <w:rPr>
            <w:rFonts w:ascii="Times New Roman" w:hAnsi="Times New Roman" w:cs="Times New Roman"/>
            <w:sz w:val="24"/>
            <w:szCs w:val="24"/>
          </w:rPr>
          <w:delText>5</w:delText>
        </w:r>
      </w:del>
      <w:r w:rsidR="00AA7DA1">
        <w:rPr>
          <w:rFonts w:ascii="Times New Roman" w:hAnsi="Times New Roman" w:cs="Times New Roman"/>
          <w:sz w:val="24"/>
          <w:szCs w:val="24"/>
        </w:rPr>
        <w:t>)</w:t>
      </w:r>
      <w:r w:rsidR="0058649F">
        <w:rPr>
          <w:rFonts w:ascii="Times New Roman" w:hAnsi="Times New Roman" w:cs="Times New Roman"/>
          <w:sz w:val="24"/>
          <w:szCs w:val="24"/>
        </w:rPr>
        <w:t xml:space="preserve">, </w:t>
      </w:r>
      <w:r w:rsidR="00392906">
        <w:rPr>
          <w:rFonts w:ascii="Times New Roman" w:hAnsi="Times New Roman" w:cs="Times New Roman"/>
          <w:sz w:val="24"/>
          <w:szCs w:val="24"/>
        </w:rPr>
        <w:t xml:space="preserve">daily </w:t>
      </w:r>
      <w:r w:rsidR="0058649F">
        <w:rPr>
          <w:rFonts w:ascii="Times New Roman" w:hAnsi="Times New Roman" w:cs="Times New Roman"/>
          <w:sz w:val="24"/>
          <w:szCs w:val="24"/>
        </w:rPr>
        <w:t>average temperature (</w:t>
      </w:r>
      <w:r w:rsidR="00AA7C7B">
        <w:rPr>
          <w:rFonts w:ascii="Times New Roman" w:hAnsi="Times New Roman" w:cs="Times New Roman"/>
          <w:sz w:val="24"/>
          <w:szCs w:val="24"/>
        </w:rPr>
        <w:t>IRR: 1.</w:t>
      </w:r>
      <w:ins w:id="930" w:author="Mohammad Nayeem Hasan" w:date="2024-02-09T02:58:00Z">
        <w:r w:rsidR="008C0E31">
          <w:rPr>
            <w:rFonts w:ascii="Times New Roman" w:hAnsi="Times New Roman" w:cs="Times New Roman"/>
            <w:sz w:val="24"/>
            <w:szCs w:val="24"/>
          </w:rPr>
          <w:t>13</w:t>
        </w:r>
      </w:ins>
      <w:del w:id="931" w:author="Mohammad Nayeem Hasan" w:date="2024-02-09T02:58:00Z">
        <w:r w:rsidR="00AA7C7B" w:rsidDel="008C0E31">
          <w:rPr>
            <w:rFonts w:ascii="Times New Roman" w:hAnsi="Times New Roman" w:cs="Times New Roman"/>
            <w:sz w:val="24"/>
            <w:szCs w:val="24"/>
          </w:rPr>
          <w:delText>01</w:delText>
        </w:r>
      </w:del>
      <w:r w:rsidR="00AA7C7B">
        <w:rPr>
          <w:rFonts w:ascii="Times New Roman" w:hAnsi="Times New Roman" w:cs="Times New Roman"/>
          <w:sz w:val="24"/>
          <w:szCs w:val="24"/>
        </w:rPr>
        <w:t>, 95% CI: 1.</w:t>
      </w:r>
      <w:ins w:id="932" w:author="Mohammad Nayeem Hasan" w:date="2024-02-09T02:58:00Z">
        <w:r w:rsidR="008C0E31">
          <w:rPr>
            <w:rFonts w:ascii="Times New Roman" w:hAnsi="Times New Roman" w:cs="Times New Roman"/>
            <w:sz w:val="24"/>
            <w:szCs w:val="24"/>
          </w:rPr>
          <w:t>1</w:t>
        </w:r>
      </w:ins>
      <w:del w:id="933" w:author="Mohammad Nayeem Hasan" w:date="2024-02-09T02:58:00Z">
        <w:r w:rsidR="00AA7C7B" w:rsidDel="008C0E31">
          <w:rPr>
            <w:rFonts w:ascii="Times New Roman" w:hAnsi="Times New Roman" w:cs="Times New Roman"/>
            <w:sz w:val="24"/>
            <w:szCs w:val="24"/>
          </w:rPr>
          <w:delText>0</w:delText>
        </w:r>
      </w:del>
      <w:r w:rsidR="00AA7C7B">
        <w:rPr>
          <w:rFonts w:ascii="Times New Roman" w:hAnsi="Times New Roman" w:cs="Times New Roman"/>
          <w:sz w:val="24"/>
          <w:szCs w:val="24"/>
        </w:rPr>
        <w:t>1-1.</w:t>
      </w:r>
      <w:ins w:id="934" w:author="Mohammad Nayeem Hasan" w:date="2024-02-09T02:58:00Z">
        <w:r w:rsidR="008C0E31">
          <w:rPr>
            <w:rFonts w:ascii="Times New Roman" w:hAnsi="Times New Roman" w:cs="Times New Roman"/>
            <w:sz w:val="24"/>
            <w:szCs w:val="24"/>
          </w:rPr>
          <w:t>14</w:t>
        </w:r>
      </w:ins>
      <w:del w:id="935" w:author="Mohammad Nayeem Hasan" w:date="2024-02-09T02:58:00Z">
        <w:r w:rsidR="00AA7C7B" w:rsidDel="008C0E31">
          <w:rPr>
            <w:rFonts w:ascii="Times New Roman" w:hAnsi="Times New Roman" w:cs="Times New Roman"/>
            <w:sz w:val="24"/>
            <w:szCs w:val="24"/>
          </w:rPr>
          <w:delText>02</w:delText>
        </w:r>
      </w:del>
      <w:r w:rsidR="00AA7C7B">
        <w:rPr>
          <w:rFonts w:ascii="Times New Roman" w:hAnsi="Times New Roman" w:cs="Times New Roman"/>
          <w:sz w:val="24"/>
          <w:szCs w:val="24"/>
        </w:rPr>
        <w:t xml:space="preserve">), and </w:t>
      </w:r>
      <w:r w:rsidR="00392906">
        <w:rPr>
          <w:rFonts w:ascii="Times New Roman" w:hAnsi="Times New Roman" w:cs="Times New Roman"/>
          <w:sz w:val="24"/>
          <w:szCs w:val="24"/>
        </w:rPr>
        <w:t xml:space="preserve">daily total rainfall of the </w:t>
      </w:r>
      <w:commentRangeStart w:id="936"/>
      <w:commentRangeStart w:id="937"/>
      <w:r w:rsidR="00392906">
        <w:rPr>
          <w:rFonts w:ascii="Times New Roman" w:hAnsi="Times New Roman" w:cs="Times New Roman"/>
          <w:sz w:val="24"/>
          <w:szCs w:val="24"/>
        </w:rPr>
        <w:t xml:space="preserve">division </w:t>
      </w:r>
      <w:commentRangeEnd w:id="936"/>
      <w:r w:rsidR="00C0757E">
        <w:rPr>
          <w:rStyle w:val="CommentReference"/>
        </w:rPr>
        <w:commentReference w:id="936"/>
      </w:r>
      <w:commentRangeEnd w:id="937"/>
      <w:r w:rsidR="00EC5999">
        <w:rPr>
          <w:rStyle w:val="CommentReference"/>
        </w:rPr>
        <w:commentReference w:id="937"/>
      </w:r>
      <w:r w:rsidR="00392906">
        <w:rPr>
          <w:rFonts w:ascii="Times New Roman" w:hAnsi="Times New Roman" w:cs="Times New Roman"/>
          <w:sz w:val="24"/>
          <w:szCs w:val="24"/>
        </w:rPr>
        <w:t>(</w:t>
      </w:r>
      <w:r w:rsidR="00BA4007">
        <w:rPr>
          <w:rFonts w:ascii="Times New Roman" w:hAnsi="Times New Roman" w:cs="Times New Roman"/>
          <w:sz w:val="24"/>
          <w:szCs w:val="24"/>
        </w:rPr>
        <w:t>IR</w:t>
      </w:r>
      <w:ins w:id="938" w:author="Mohammad Nayeem Hasan" w:date="2024-02-09T02:58:00Z">
        <w:r w:rsidR="008C0E31">
          <w:rPr>
            <w:rFonts w:ascii="Times New Roman" w:hAnsi="Times New Roman" w:cs="Times New Roman"/>
            <w:sz w:val="24"/>
            <w:szCs w:val="24"/>
          </w:rPr>
          <w:t>R: 0.99</w:t>
        </w:r>
      </w:ins>
      <w:del w:id="939" w:author="Mohammad Nayeem Hasan" w:date="2024-02-09T02:58:00Z">
        <w:r w:rsidR="00BA4007" w:rsidDel="008C0E31">
          <w:rPr>
            <w:rFonts w:ascii="Times New Roman" w:hAnsi="Times New Roman" w:cs="Times New Roman"/>
            <w:sz w:val="24"/>
            <w:szCs w:val="24"/>
          </w:rPr>
          <w:delText>R1.01</w:delText>
        </w:r>
      </w:del>
      <w:r w:rsidR="00BA4007">
        <w:rPr>
          <w:rFonts w:ascii="Times New Roman" w:hAnsi="Times New Roman" w:cs="Times New Roman"/>
          <w:sz w:val="24"/>
          <w:szCs w:val="24"/>
        </w:rPr>
        <w:t xml:space="preserve">, 95% CI: </w:t>
      </w:r>
      <w:ins w:id="940" w:author="Mohammad Nayeem Hasan" w:date="2024-02-09T02:58:00Z">
        <w:r w:rsidR="008C0E31">
          <w:rPr>
            <w:rFonts w:ascii="Times New Roman" w:hAnsi="Times New Roman" w:cs="Times New Roman"/>
            <w:sz w:val="24"/>
            <w:szCs w:val="24"/>
          </w:rPr>
          <w:t>0.98</w:t>
        </w:r>
      </w:ins>
      <w:del w:id="941" w:author="Mohammad Nayeem Hasan" w:date="2024-02-09T02:58:00Z">
        <w:r w:rsidR="00BA4007" w:rsidDel="008C0E31">
          <w:rPr>
            <w:rFonts w:ascii="Times New Roman" w:hAnsi="Times New Roman" w:cs="Times New Roman"/>
            <w:sz w:val="24"/>
            <w:szCs w:val="24"/>
          </w:rPr>
          <w:delText>1.01</w:delText>
        </w:r>
      </w:del>
      <w:r w:rsidR="00BA4007">
        <w:rPr>
          <w:rFonts w:ascii="Times New Roman" w:hAnsi="Times New Roman" w:cs="Times New Roman"/>
          <w:sz w:val="24"/>
          <w:szCs w:val="24"/>
        </w:rPr>
        <w:t>-</w:t>
      </w:r>
      <w:ins w:id="942" w:author="Mohammad Nayeem Hasan" w:date="2024-02-09T02:59:00Z">
        <w:r w:rsidR="008C0E31">
          <w:rPr>
            <w:rFonts w:ascii="Times New Roman" w:hAnsi="Times New Roman" w:cs="Times New Roman"/>
            <w:sz w:val="24"/>
            <w:szCs w:val="24"/>
          </w:rPr>
          <w:t>0.99</w:t>
        </w:r>
      </w:ins>
      <w:del w:id="943" w:author="Mohammad Nayeem Hasan" w:date="2024-02-09T02:59:00Z">
        <w:r w:rsidR="00BA4007" w:rsidDel="008C0E31">
          <w:rPr>
            <w:rFonts w:ascii="Times New Roman" w:hAnsi="Times New Roman" w:cs="Times New Roman"/>
            <w:sz w:val="24"/>
            <w:szCs w:val="24"/>
          </w:rPr>
          <w:delText>1.</w:delText>
        </w:r>
      </w:del>
      <w:del w:id="944" w:author="Mohammad Nayeem Hasan" w:date="2024-02-09T02:58:00Z">
        <w:r w:rsidR="00BA4007" w:rsidDel="008C0E31">
          <w:rPr>
            <w:rFonts w:ascii="Times New Roman" w:hAnsi="Times New Roman" w:cs="Times New Roman"/>
            <w:sz w:val="24"/>
            <w:szCs w:val="24"/>
          </w:rPr>
          <w:delText>02</w:delText>
        </w:r>
      </w:del>
      <w:r w:rsidR="00BA4007">
        <w:rPr>
          <w:rFonts w:ascii="Times New Roman" w:hAnsi="Times New Roman" w:cs="Times New Roman"/>
          <w:sz w:val="24"/>
          <w:szCs w:val="24"/>
        </w:rPr>
        <w:t>)</w:t>
      </w:r>
      <w:r w:rsidR="00931FB4">
        <w:rPr>
          <w:rFonts w:ascii="Times New Roman" w:hAnsi="Times New Roman" w:cs="Times New Roman"/>
          <w:sz w:val="24"/>
          <w:szCs w:val="24"/>
        </w:rPr>
        <w:t>. P</w:t>
      </w:r>
      <w:r w:rsidRPr="007F47CE">
        <w:rPr>
          <w:rFonts w:ascii="Times New Roman" w:hAnsi="Times New Roman" w:cs="Times New Roman"/>
          <w:sz w:val="24"/>
          <w:szCs w:val="24"/>
        </w:rPr>
        <w:t xml:space="preserve">opulation density </w:t>
      </w:r>
      <w:r w:rsidR="00931FB4">
        <w:rPr>
          <w:rFonts w:ascii="Times New Roman" w:hAnsi="Times New Roman" w:cs="Times New Roman"/>
          <w:sz w:val="24"/>
          <w:szCs w:val="24"/>
        </w:rPr>
        <w:t xml:space="preserve">and distance from Dhaka </w:t>
      </w:r>
      <w:r w:rsidRPr="007F47CE">
        <w:rPr>
          <w:rFonts w:ascii="Times New Roman" w:hAnsi="Times New Roman" w:cs="Times New Roman"/>
          <w:sz w:val="24"/>
          <w:szCs w:val="24"/>
        </w:rPr>
        <w:t xml:space="preserve">exhibited </w:t>
      </w:r>
      <w:r w:rsidR="00931FB4">
        <w:rPr>
          <w:rFonts w:ascii="Times New Roman" w:hAnsi="Times New Roman" w:cs="Times New Roman"/>
          <w:sz w:val="24"/>
          <w:szCs w:val="24"/>
        </w:rPr>
        <w:t>weak</w:t>
      </w:r>
      <w:r w:rsidRPr="007F47CE">
        <w:rPr>
          <w:rFonts w:ascii="Times New Roman" w:hAnsi="Times New Roman" w:cs="Times New Roman"/>
          <w:sz w:val="24"/>
          <w:szCs w:val="24"/>
        </w:rPr>
        <w:t xml:space="preserve"> negative associations</w:t>
      </w:r>
      <w:r w:rsidR="00931FB4">
        <w:rPr>
          <w:rFonts w:ascii="Times New Roman" w:hAnsi="Times New Roman" w:cs="Times New Roman"/>
          <w:sz w:val="24"/>
          <w:szCs w:val="24"/>
        </w:rPr>
        <w:t xml:space="preserve"> without </w:t>
      </w:r>
      <w:r w:rsidR="006652EF">
        <w:rPr>
          <w:rFonts w:ascii="Times New Roman" w:hAnsi="Times New Roman" w:cs="Times New Roman"/>
          <w:sz w:val="24"/>
          <w:szCs w:val="24"/>
        </w:rPr>
        <w:t>statistical significance</w:t>
      </w:r>
      <w:r w:rsidR="004F0A97">
        <w:rPr>
          <w:rFonts w:ascii="Times New Roman" w:hAnsi="Times New Roman" w:cs="Times New Roman"/>
          <w:sz w:val="24"/>
          <w:szCs w:val="24"/>
        </w:rPr>
        <w:t xml:space="preserve"> (Table 2)</w:t>
      </w:r>
      <w:r w:rsidR="006652EF">
        <w:rPr>
          <w:rFonts w:ascii="Times New Roman" w:hAnsi="Times New Roman" w:cs="Times New Roman"/>
          <w:sz w:val="24"/>
          <w:szCs w:val="24"/>
        </w:rPr>
        <w:t>.</w:t>
      </w:r>
    </w:p>
    <w:p w14:paraId="7CF78386" w14:textId="7BCFEAAB" w:rsidR="00411F2F" w:rsidRDefault="00411F2F" w:rsidP="00360F56">
      <w:pPr>
        <w:spacing w:line="240" w:lineRule="auto"/>
        <w:rPr>
          <w:rFonts w:ascii="Times New Roman" w:hAnsi="Times New Roman" w:cs="Times New Roman"/>
          <w:b/>
          <w:bCs/>
          <w:color w:val="000000" w:themeColor="text1"/>
          <w:shd w:val="clear" w:color="auto" w:fill="FFFFFF"/>
        </w:rPr>
      </w:pPr>
      <w:r w:rsidRPr="00BA7E40">
        <w:rPr>
          <w:rFonts w:ascii="Times New Roman" w:hAnsi="Times New Roman" w:cs="Times New Roman"/>
          <w:b/>
          <w:bCs/>
          <w:color w:val="000000" w:themeColor="text1"/>
          <w:shd w:val="clear" w:color="auto" w:fill="FFFFFF"/>
        </w:rPr>
        <w:t xml:space="preserve">Table 2: Factors associated with </w:t>
      </w:r>
      <w:ins w:id="945" w:author="Farhana  Haque" w:date="2024-01-26T17:13:00Z">
        <w:r w:rsidR="00C0757E">
          <w:rPr>
            <w:rFonts w:ascii="Times New Roman" w:hAnsi="Times New Roman" w:cs="Times New Roman"/>
            <w:b/>
            <w:bCs/>
            <w:color w:val="000000" w:themeColor="text1"/>
            <w:shd w:val="clear" w:color="auto" w:fill="FFFFFF"/>
          </w:rPr>
          <w:t>d</w:t>
        </w:r>
      </w:ins>
      <w:del w:id="946" w:author="Farhana  Haque" w:date="2024-01-26T17:13:00Z">
        <w:r w:rsidR="00705BD2" w:rsidDel="00C0757E">
          <w:rPr>
            <w:rFonts w:ascii="Times New Roman" w:hAnsi="Times New Roman" w:cs="Times New Roman"/>
            <w:b/>
            <w:bCs/>
            <w:color w:val="000000" w:themeColor="text1"/>
            <w:shd w:val="clear" w:color="auto" w:fill="FFFFFF"/>
          </w:rPr>
          <w:delText>D</w:delText>
        </w:r>
      </w:del>
      <w:r w:rsidR="00705BD2">
        <w:rPr>
          <w:rFonts w:ascii="Times New Roman" w:hAnsi="Times New Roman" w:cs="Times New Roman"/>
          <w:b/>
          <w:bCs/>
          <w:color w:val="000000" w:themeColor="text1"/>
          <w:shd w:val="clear" w:color="auto" w:fill="FFFFFF"/>
        </w:rPr>
        <w:t>engue cases</w:t>
      </w:r>
      <w:r>
        <w:rPr>
          <w:rFonts w:ascii="Times New Roman" w:hAnsi="Times New Roman" w:cs="Times New Roman"/>
          <w:b/>
          <w:bCs/>
          <w:color w:val="000000" w:themeColor="text1"/>
          <w:shd w:val="clear" w:color="auto" w:fill="FFFFFF"/>
        </w:rPr>
        <w:t xml:space="preserve"> </w:t>
      </w:r>
      <w:r w:rsidRPr="00BA7E40">
        <w:rPr>
          <w:rFonts w:ascii="Times New Roman" w:hAnsi="Times New Roman" w:cs="Times New Roman"/>
          <w:b/>
          <w:bCs/>
          <w:color w:val="000000" w:themeColor="text1"/>
          <w:shd w:val="clear" w:color="auto" w:fill="FFFFFF"/>
        </w:rPr>
        <w:t xml:space="preserve">in different </w:t>
      </w:r>
      <w:ins w:id="947" w:author="Farhana  Haque" w:date="2024-01-26T17:13:00Z">
        <w:r w:rsidR="00C0757E">
          <w:rPr>
            <w:rFonts w:ascii="Times New Roman" w:hAnsi="Times New Roman" w:cs="Times New Roman"/>
            <w:b/>
            <w:bCs/>
            <w:color w:val="000000" w:themeColor="text1"/>
            <w:shd w:val="clear" w:color="auto" w:fill="FFFFFF"/>
          </w:rPr>
          <w:t>d</w:t>
        </w:r>
      </w:ins>
      <w:del w:id="948" w:author="Farhana  Haque" w:date="2024-01-26T17:13:00Z">
        <w:r w:rsidR="00705BD2" w:rsidDel="00C0757E">
          <w:rPr>
            <w:rFonts w:ascii="Times New Roman" w:hAnsi="Times New Roman" w:cs="Times New Roman"/>
            <w:b/>
            <w:bCs/>
            <w:color w:val="000000" w:themeColor="text1"/>
            <w:shd w:val="clear" w:color="auto" w:fill="FFFFFF"/>
          </w:rPr>
          <w:delText>D</w:delText>
        </w:r>
      </w:del>
      <w:r w:rsidR="00705BD2">
        <w:rPr>
          <w:rFonts w:ascii="Times New Roman" w:hAnsi="Times New Roman" w:cs="Times New Roman"/>
          <w:b/>
          <w:bCs/>
          <w:color w:val="000000" w:themeColor="text1"/>
          <w:shd w:val="clear" w:color="auto" w:fill="FFFFFF"/>
        </w:rPr>
        <w:t>ivisions</w:t>
      </w:r>
      <w:r w:rsidRPr="00BA7E40">
        <w:rPr>
          <w:rFonts w:ascii="Times New Roman" w:hAnsi="Times New Roman" w:cs="Times New Roman"/>
          <w:b/>
          <w:bCs/>
          <w:color w:val="000000" w:themeColor="text1"/>
          <w:shd w:val="clear" w:color="auto" w:fill="FFFFFF"/>
        </w:rPr>
        <w:t xml:space="preserve"> using</w:t>
      </w:r>
      <w:r>
        <w:rPr>
          <w:rFonts w:ascii="Times New Roman" w:hAnsi="Times New Roman" w:cs="Times New Roman"/>
          <w:b/>
          <w:bCs/>
          <w:color w:val="000000" w:themeColor="text1"/>
          <w:shd w:val="clear" w:color="auto" w:fill="FFFFFF"/>
        </w:rPr>
        <w:t xml:space="preserve"> a</w:t>
      </w:r>
      <w:r w:rsidRPr="00BA7E40">
        <w:rPr>
          <w:rFonts w:ascii="Times New Roman" w:hAnsi="Times New Roman" w:cs="Times New Roman"/>
          <w:b/>
          <w:bCs/>
          <w:color w:val="000000" w:themeColor="text1"/>
          <w:shd w:val="clear" w:color="auto" w:fill="FFFFFF"/>
        </w:rPr>
        <w:t xml:space="preserve"> generalized linear mixed model during </w:t>
      </w:r>
      <w:r>
        <w:rPr>
          <w:rFonts w:ascii="Times New Roman" w:hAnsi="Times New Roman" w:cs="Times New Roman"/>
          <w:b/>
          <w:bCs/>
          <w:color w:val="000000" w:themeColor="text1"/>
          <w:shd w:val="clear" w:color="auto" w:fill="FFFFFF"/>
        </w:rPr>
        <w:t>1</w:t>
      </w:r>
      <w:r w:rsidRPr="00BA7E40">
        <w:rPr>
          <w:rFonts w:ascii="Times New Roman" w:hAnsi="Times New Roman" w:cs="Times New Roman"/>
          <w:b/>
          <w:bCs/>
          <w:color w:val="000000" w:themeColor="text1"/>
          <w:shd w:val="clear" w:color="auto" w:fill="FFFFFF"/>
        </w:rPr>
        <w:t xml:space="preserve"> Jan 202</w:t>
      </w:r>
      <w:r w:rsidR="00705BD2">
        <w:rPr>
          <w:rFonts w:ascii="Times New Roman" w:hAnsi="Times New Roman" w:cs="Times New Roman"/>
          <w:b/>
          <w:bCs/>
          <w:color w:val="000000" w:themeColor="text1"/>
          <w:shd w:val="clear" w:color="auto" w:fill="FFFFFF"/>
        </w:rPr>
        <w:t>3</w:t>
      </w:r>
      <w:r w:rsidRPr="00BA7E40">
        <w:rPr>
          <w:rFonts w:ascii="Times New Roman" w:hAnsi="Times New Roman" w:cs="Times New Roman"/>
          <w:b/>
          <w:bCs/>
          <w:color w:val="000000" w:themeColor="text1"/>
          <w:shd w:val="clear" w:color="auto" w:fill="FFFFFF"/>
        </w:rPr>
        <w:t xml:space="preserve"> and </w:t>
      </w:r>
      <w:r>
        <w:rPr>
          <w:rFonts w:ascii="Times New Roman" w:hAnsi="Times New Roman" w:cs="Times New Roman"/>
          <w:b/>
          <w:bCs/>
          <w:color w:val="000000" w:themeColor="text1"/>
          <w:shd w:val="clear" w:color="auto" w:fill="FFFFFF"/>
        </w:rPr>
        <w:t xml:space="preserve">31 </w:t>
      </w:r>
      <w:r w:rsidR="00705BD2">
        <w:rPr>
          <w:rFonts w:ascii="Times New Roman" w:hAnsi="Times New Roman" w:cs="Times New Roman"/>
          <w:b/>
          <w:bCs/>
          <w:color w:val="000000" w:themeColor="text1"/>
          <w:shd w:val="clear" w:color="auto" w:fill="FFFFFF"/>
        </w:rPr>
        <w:t>Dec</w:t>
      </w:r>
      <w:r w:rsidRPr="00BA7E40">
        <w:rPr>
          <w:rFonts w:ascii="Times New Roman" w:hAnsi="Times New Roman" w:cs="Times New Roman"/>
          <w:b/>
          <w:bCs/>
          <w:color w:val="000000" w:themeColor="text1"/>
          <w:shd w:val="clear" w:color="auto" w:fill="FFFFFF"/>
        </w:rPr>
        <w:t xml:space="preserve"> 202</w:t>
      </w:r>
      <w:r w:rsidR="00705BD2">
        <w:rPr>
          <w:rFonts w:ascii="Times New Roman" w:hAnsi="Times New Roman" w:cs="Times New Roman"/>
          <w:b/>
          <w:bCs/>
          <w:color w:val="000000" w:themeColor="text1"/>
          <w:shd w:val="clear" w:color="auto" w:fill="FFFFFF"/>
        </w:rPr>
        <w:t>3</w:t>
      </w:r>
      <w:r w:rsidRPr="00BA7E40">
        <w:rPr>
          <w:rFonts w:ascii="Times New Roman" w:hAnsi="Times New Roman" w:cs="Times New Roman"/>
          <w:b/>
          <w:bCs/>
          <w:color w:val="000000" w:themeColor="text1"/>
          <w:shd w:val="clear" w:color="auto" w:fill="FFFFFF"/>
        </w:rPr>
        <w:t xml:space="preserve">. </w:t>
      </w:r>
    </w:p>
    <w:tbl>
      <w:tblPr>
        <w:tblStyle w:val="TableGrid"/>
        <w:tblW w:w="5000" w:type="pct"/>
        <w:tblLook w:val="04A0" w:firstRow="1" w:lastRow="0" w:firstColumn="1" w:lastColumn="0" w:noHBand="0" w:noVBand="1"/>
      </w:tblPr>
      <w:tblGrid>
        <w:gridCol w:w="3809"/>
        <w:gridCol w:w="2847"/>
        <w:gridCol w:w="2360"/>
      </w:tblGrid>
      <w:tr w:rsidR="00B57DF8" w:rsidRPr="00BA7E40" w14:paraId="0933EEBA" w14:textId="7BEF51D5" w:rsidTr="00CF5DB0">
        <w:tc>
          <w:tcPr>
            <w:tcW w:w="2112" w:type="pct"/>
            <w:vMerge w:val="restart"/>
          </w:tcPr>
          <w:p w14:paraId="3E7D95A1"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lastRenderedPageBreak/>
              <w:t>Variables</w:t>
            </w:r>
          </w:p>
        </w:tc>
        <w:tc>
          <w:tcPr>
            <w:tcW w:w="1579" w:type="pct"/>
            <w:tcBorders>
              <w:left w:val="single" w:sz="4" w:space="0" w:color="auto"/>
              <w:right w:val="single" w:sz="4" w:space="0" w:color="auto"/>
            </w:tcBorders>
          </w:tcPr>
          <w:p w14:paraId="27CF8230" w14:textId="20DB0634" w:rsidR="00B57DF8" w:rsidRPr="00BA7E40" w:rsidRDefault="003B6FC0" w:rsidP="00360F56">
            <w:pPr>
              <w:jc w:val="cente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Incidence risk ratio (IRR)</w:t>
            </w:r>
          </w:p>
        </w:tc>
        <w:tc>
          <w:tcPr>
            <w:tcW w:w="1309" w:type="pct"/>
            <w:tcBorders>
              <w:left w:val="single" w:sz="4" w:space="0" w:color="auto"/>
            </w:tcBorders>
          </w:tcPr>
          <w:p w14:paraId="272359EF" w14:textId="77777777" w:rsidR="00B57DF8" w:rsidRPr="00BA7E40" w:rsidRDefault="00B57DF8" w:rsidP="00360F56">
            <w:pPr>
              <w:jc w:val="center"/>
              <w:rPr>
                <w:rFonts w:ascii="Times New Roman" w:hAnsi="Times New Roman" w:cs="Times New Roman"/>
                <w:b/>
                <w:color w:val="1C1C1C"/>
                <w:shd w:val="clear" w:color="auto" w:fill="FFFFFF"/>
              </w:rPr>
            </w:pPr>
          </w:p>
        </w:tc>
      </w:tr>
      <w:tr w:rsidR="00B57DF8" w:rsidRPr="00BA7E40" w14:paraId="51DF3765" w14:textId="77777777" w:rsidTr="00CF5DB0">
        <w:tc>
          <w:tcPr>
            <w:tcW w:w="2112" w:type="pct"/>
            <w:vMerge/>
          </w:tcPr>
          <w:p w14:paraId="285A13C3" w14:textId="77777777" w:rsidR="00B57DF8" w:rsidRPr="00BA7E40" w:rsidRDefault="00B57DF8" w:rsidP="00360F56">
            <w:pPr>
              <w:rPr>
                <w:rFonts w:ascii="Times New Roman" w:hAnsi="Times New Roman" w:cs="Times New Roman"/>
                <w:b/>
                <w:color w:val="1C1C1C"/>
                <w:shd w:val="clear" w:color="auto" w:fill="FFFFFF"/>
              </w:rPr>
            </w:pPr>
          </w:p>
        </w:tc>
        <w:tc>
          <w:tcPr>
            <w:tcW w:w="1579" w:type="pct"/>
            <w:tcBorders>
              <w:left w:val="single" w:sz="4" w:space="0" w:color="auto"/>
              <w:right w:val="single" w:sz="4" w:space="0" w:color="auto"/>
            </w:tcBorders>
          </w:tcPr>
          <w:p w14:paraId="127CA9AA"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95% C</w:t>
            </w:r>
            <w:r>
              <w:rPr>
                <w:rFonts w:ascii="Times New Roman" w:hAnsi="Times New Roman" w:cs="Times New Roman"/>
                <w:b/>
                <w:color w:val="1C1C1C"/>
                <w:shd w:val="clear" w:color="auto" w:fill="FFFFFF"/>
              </w:rPr>
              <w:t xml:space="preserve">onfidence </w:t>
            </w:r>
            <w:r w:rsidRPr="00BA7E40">
              <w:rPr>
                <w:rFonts w:ascii="Times New Roman" w:hAnsi="Times New Roman" w:cs="Times New Roman"/>
                <w:b/>
                <w:color w:val="1C1C1C"/>
                <w:shd w:val="clear" w:color="auto" w:fill="FFFFFF"/>
              </w:rPr>
              <w:t>I</w:t>
            </w:r>
            <w:r>
              <w:rPr>
                <w:rFonts w:ascii="Times New Roman" w:hAnsi="Times New Roman" w:cs="Times New Roman"/>
                <w:b/>
                <w:color w:val="1C1C1C"/>
                <w:shd w:val="clear" w:color="auto" w:fill="FFFFFF"/>
              </w:rPr>
              <w:t>nterval</w:t>
            </w:r>
          </w:p>
        </w:tc>
        <w:tc>
          <w:tcPr>
            <w:tcW w:w="1309" w:type="pct"/>
            <w:tcBorders>
              <w:left w:val="single" w:sz="4" w:space="0" w:color="auto"/>
            </w:tcBorders>
          </w:tcPr>
          <w:p w14:paraId="538595D4"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P-value</w:t>
            </w:r>
          </w:p>
        </w:tc>
      </w:tr>
      <w:tr w:rsidR="00A93F4A" w:rsidRPr="00BA7E40" w14:paraId="15E16729" w14:textId="77777777" w:rsidTr="00CF5DB0">
        <w:tc>
          <w:tcPr>
            <w:tcW w:w="2112" w:type="pct"/>
          </w:tcPr>
          <w:p w14:paraId="7B5CF20F" w14:textId="61F86876"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Urban-rural ratio</w:t>
            </w:r>
          </w:p>
        </w:tc>
        <w:tc>
          <w:tcPr>
            <w:tcW w:w="1579" w:type="pct"/>
          </w:tcPr>
          <w:p w14:paraId="38F61CB6" w14:textId="37318F30"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1.0</w:t>
            </w:r>
            <w:ins w:id="949" w:author="Mohammad Nayeem Hasan" w:date="2024-02-08T17:06:00Z">
              <w:r w:rsidR="00BF542B">
                <w:rPr>
                  <w:rFonts w:ascii="Times New Roman" w:hAnsi="Times New Roman" w:cs="Times New Roman"/>
                  <w:shd w:val="clear" w:color="auto" w:fill="FFFFFF"/>
                </w:rPr>
                <w:t>4</w:t>
              </w:r>
            </w:ins>
            <w:del w:id="950" w:author="Mohammad Nayeem Hasan" w:date="2024-02-08T17:06:00Z">
              <w:r w:rsidR="00DA587B" w:rsidDel="00BF542B">
                <w:rPr>
                  <w:rFonts w:ascii="Times New Roman" w:hAnsi="Times New Roman" w:cs="Times New Roman"/>
                  <w:shd w:val="clear" w:color="auto" w:fill="FFFFFF"/>
                </w:rPr>
                <w:delText>3</w:delText>
              </w:r>
            </w:del>
            <w:r>
              <w:rPr>
                <w:rFonts w:ascii="Times New Roman" w:hAnsi="Times New Roman" w:cs="Times New Roman"/>
                <w:shd w:val="clear" w:color="auto" w:fill="FFFFFF"/>
              </w:rPr>
              <w:t xml:space="preserve"> (1.0</w:t>
            </w:r>
            <w:ins w:id="951" w:author="Mohammad Nayeem Hasan" w:date="2024-02-08T18:04:00Z">
              <w:r w:rsidR="00245F6E">
                <w:rPr>
                  <w:rFonts w:ascii="Times New Roman" w:hAnsi="Times New Roman" w:cs="Times New Roman"/>
                  <w:shd w:val="clear" w:color="auto" w:fill="FFFFFF"/>
                </w:rPr>
                <w:t>3</w:t>
              </w:r>
            </w:ins>
            <w:del w:id="952" w:author="Mohammad Nayeem Hasan" w:date="2024-02-08T18:04:00Z">
              <w:r w:rsidR="00DA587B" w:rsidDel="00245F6E">
                <w:rPr>
                  <w:rFonts w:ascii="Times New Roman" w:hAnsi="Times New Roman" w:cs="Times New Roman"/>
                  <w:shd w:val="clear" w:color="auto" w:fill="FFFFFF"/>
                </w:rPr>
                <w:delText>2</w:delText>
              </w:r>
            </w:del>
            <w:r>
              <w:rPr>
                <w:rFonts w:ascii="Times New Roman" w:hAnsi="Times New Roman" w:cs="Times New Roman"/>
                <w:shd w:val="clear" w:color="auto" w:fill="FFFFFF"/>
              </w:rPr>
              <w:t xml:space="preserve"> – 1.</w:t>
            </w:r>
            <w:r w:rsidR="00DA587B">
              <w:rPr>
                <w:rFonts w:ascii="Times New Roman" w:hAnsi="Times New Roman" w:cs="Times New Roman"/>
                <w:shd w:val="clear" w:color="auto" w:fill="FFFFFF"/>
              </w:rPr>
              <w:t>0</w:t>
            </w:r>
            <w:ins w:id="953" w:author="Mohammad Nayeem Hasan" w:date="2024-02-08T18:05:00Z">
              <w:r w:rsidR="00245F6E">
                <w:rPr>
                  <w:rFonts w:ascii="Times New Roman" w:hAnsi="Times New Roman" w:cs="Times New Roman"/>
                  <w:shd w:val="clear" w:color="auto" w:fill="FFFFFF"/>
                </w:rPr>
                <w:t>4</w:t>
              </w:r>
            </w:ins>
            <w:del w:id="954" w:author="Mohammad Nayeem Hasan" w:date="2024-02-08T18:05:00Z">
              <w:r w:rsidR="00DA587B" w:rsidDel="00245F6E">
                <w:rPr>
                  <w:rFonts w:ascii="Times New Roman" w:hAnsi="Times New Roman" w:cs="Times New Roman"/>
                  <w:shd w:val="clear" w:color="auto" w:fill="FFFFFF"/>
                </w:rPr>
                <w:delText>5</w:delText>
              </w:r>
            </w:del>
            <w:r>
              <w:rPr>
                <w:rFonts w:ascii="Times New Roman" w:hAnsi="Times New Roman" w:cs="Times New Roman"/>
                <w:shd w:val="clear" w:color="auto" w:fill="FFFFFF"/>
              </w:rPr>
              <w:t>)</w:t>
            </w:r>
          </w:p>
        </w:tc>
        <w:tc>
          <w:tcPr>
            <w:tcW w:w="1309" w:type="pct"/>
          </w:tcPr>
          <w:p w14:paraId="54B85253" w14:textId="6EA052D4"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p>
        </w:tc>
      </w:tr>
      <w:tr w:rsidR="00A93F4A" w:rsidRPr="00BA7E40" w14:paraId="698775AF" w14:textId="77777777" w:rsidTr="00CF5DB0">
        <w:tc>
          <w:tcPr>
            <w:tcW w:w="2112" w:type="pct"/>
          </w:tcPr>
          <w:p w14:paraId="033F49BE" w14:textId="27D3FE05"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Population density</w:t>
            </w:r>
          </w:p>
        </w:tc>
        <w:tc>
          <w:tcPr>
            <w:tcW w:w="1579" w:type="pct"/>
          </w:tcPr>
          <w:p w14:paraId="537FBE2C" w14:textId="2319AEE1"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 xml:space="preserve">0.99 (0.99 </w:t>
            </w:r>
            <w:ins w:id="955" w:author="Mohammad Nayeem Hasan" w:date="2024-02-08T18:05:00Z">
              <w:r w:rsidR="00245F6E">
                <w:rPr>
                  <w:rFonts w:ascii="Times New Roman" w:hAnsi="Times New Roman" w:cs="Times New Roman"/>
                  <w:shd w:val="clear" w:color="auto" w:fill="FFFFFF"/>
                </w:rPr>
                <w:t>–</w:t>
              </w:r>
            </w:ins>
            <w:del w:id="956" w:author="Mohammad Nayeem Hasan" w:date="2024-02-08T18:05:00Z">
              <w:r w:rsidDel="00245F6E">
                <w:rPr>
                  <w:rFonts w:ascii="Times New Roman" w:hAnsi="Times New Roman" w:cs="Times New Roman"/>
                  <w:shd w:val="clear" w:color="auto" w:fill="FFFFFF"/>
                </w:rPr>
                <w:delText>-</w:delText>
              </w:r>
            </w:del>
            <w:r w:rsidR="00A93F4A" w:rsidRPr="00F4748A">
              <w:rPr>
                <w:rFonts w:ascii="Times New Roman" w:hAnsi="Times New Roman" w:cs="Times New Roman"/>
                <w:shd w:val="clear" w:color="auto" w:fill="FFFFFF"/>
              </w:rPr>
              <w:t xml:space="preserve"> 1.</w:t>
            </w:r>
            <w:r>
              <w:rPr>
                <w:rFonts w:ascii="Times New Roman" w:hAnsi="Times New Roman" w:cs="Times New Roman"/>
                <w:shd w:val="clear" w:color="auto" w:fill="FFFFFF"/>
              </w:rPr>
              <w:t>00)</w:t>
            </w:r>
          </w:p>
        </w:tc>
        <w:tc>
          <w:tcPr>
            <w:tcW w:w="1309" w:type="pct"/>
          </w:tcPr>
          <w:p w14:paraId="66AF7CB1" w14:textId="04279517" w:rsidR="00A93F4A" w:rsidRPr="00F4748A" w:rsidRDefault="00E2667B" w:rsidP="00A93F4A">
            <w:pPr>
              <w:rPr>
                <w:rFonts w:ascii="Times New Roman" w:hAnsi="Times New Roman" w:cs="Times New Roman"/>
                <w:shd w:val="clear" w:color="auto" w:fill="FFFFFF"/>
              </w:rPr>
            </w:pPr>
            <w:r>
              <w:rPr>
                <w:rFonts w:ascii="Times New Roman" w:hAnsi="Times New Roman" w:cs="Times New Roman"/>
                <w:shd w:val="clear" w:color="auto" w:fill="FFFFFF"/>
              </w:rPr>
              <w:t>0.</w:t>
            </w:r>
            <w:ins w:id="957" w:author="Mohammad Nayeem Hasan" w:date="2024-02-08T17:01:00Z">
              <w:r w:rsidR="00695211">
                <w:rPr>
                  <w:rFonts w:ascii="Times New Roman" w:hAnsi="Times New Roman" w:cs="Times New Roman"/>
                  <w:shd w:val="clear" w:color="auto" w:fill="FFFFFF"/>
                </w:rPr>
                <w:t>0</w:t>
              </w:r>
            </w:ins>
            <w:ins w:id="958" w:author="Mohammad Nayeem Hasan" w:date="2024-02-08T17:02:00Z">
              <w:r w:rsidR="00695211">
                <w:rPr>
                  <w:rFonts w:ascii="Times New Roman" w:hAnsi="Times New Roman" w:cs="Times New Roman"/>
                  <w:shd w:val="clear" w:color="auto" w:fill="FFFFFF"/>
                </w:rPr>
                <w:t>56</w:t>
              </w:r>
            </w:ins>
            <w:del w:id="959" w:author="Mohammad Nayeem Hasan" w:date="2024-02-08T17:01:00Z">
              <w:r w:rsidR="00DA587B" w:rsidDel="00695211">
                <w:rPr>
                  <w:rFonts w:ascii="Times New Roman" w:hAnsi="Times New Roman" w:cs="Times New Roman"/>
                  <w:shd w:val="clear" w:color="auto" w:fill="FFFFFF"/>
                </w:rPr>
                <w:delText>143</w:delText>
              </w:r>
            </w:del>
          </w:p>
        </w:tc>
      </w:tr>
      <w:tr w:rsidR="00A93F4A" w:rsidRPr="00BA7E40" w14:paraId="00B6E154" w14:textId="77777777" w:rsidTr="00CF5DB0">
        <w:tc>
          <w:tcPr>
            <w:tcW w:w="2112" w:type="pct"/>
          </w:tcPr>
          <w:p w14:paraId="0CBAA80C" w14:textId="3D0A2A1C" w:rsidR="00A93F4A" w:rsidRPr="00BA7E40" w:rsidRDefault="00A93F4A" w:rsidP="00A93F4A">
            <w:pPr>
              <w:rPr>
                <w:rFonts w:ascii="Times New Roman" w:hAnsi="Times New Roman" w:cs="Times New Roman"/>
                <w:color w:val="1C1C1C"/>
                <w:shd w:val="clear" w:color="auto" w:fill="FFFFFF"/>
              </w:rPr>
            </w:pPr>
            <w:r w:rsidRPr="00D6543B">
              <w:rPr>
                <w:rFonts w:ascii="Times New Roman" w:hAnsi="Times New Roman" w:cs="Times New Roman"/>
                <w:sz w:val="24"/>
                <w:szCs w:val="24"/>
              </w:rPr>
              <w:t>Distance from Dhaka (capital city)</w:t>
            </w:r>
          </w:p>
        </w:tc>
        <w:tc>
          <w:tcPr>
            <w:tcW w:w="1579" w:type="pct"/>
          </w:tcPr>
          <w:p w14:paraId="3D0BB574" w14:textId="52C9A90B"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 xml:space="preserve">0.99 (0.99 </w:t>
            </w:r>
            <w:ins w:id="960" w:author="Mohammad Nayeem Hasan" w:date="2024-02-08T18:05:00Z">
              <w:r w:rsidR="00245F6E">
                <w:rPr>
                  <w:rFonts w:ascii="Times New Roman" w:hAnsi="Times New Roman" w:cs="Times New Roman"/>
                  <w:shd w:val="clear" w:color="auto" w:fill="FFFFFF"/>
                </w:rPr>
                <w:t>–</w:t>
              </w:r>
            </w:ins>
            <w:del w:id="961" w:author="Mohammad Nayeem Hasan" w:date="2024-02-08T18:05:00Z">
              <w:r w:rsidDel="00245F6E">
                <w:rPr>
                  <w:rFonts w:ascii="Times New Roman" w:hAnsi="Times New Roman" w:cs="Times New Roman"/>
                  <w:shd w:val="clear" w:color="auto" w:fill="FFFFFF"/>
                </w:rPr>
                <w:delText>-</w:delText>
              </w:r>
            </w:del>
            <w:r w:rsidRPr="00F4748A">
              <w:rPr>
                <w:rFonts w:ascii="Times New Roman" w:hAnsi="Times New Roman" w:cs="Times New Roman"/>
                <w:shd w:val="clear" w:color="auto" w:fill="FFFFFF"/>
              </w:rPr>
              <w:t xml:space="preserve"> 1.</w:t>
            </w:r>
            <w:r>
              <w:rPr>
                <w:rFonts w:ascii="Times New Roman" w:hAnsi="Times New Roman" w:cs="Times New Roman"/>
                <w:shd w:val="clear" w:color="auto" w:fill="FFFFFF"/>
              </w:rPr>
              <w:t>00)</w:t>
            </w:r>
          </w:p>
        </w:tc>
        <w:tc>
          <w:tcPr>
            <w:tcW w:w="1309" w:type="pct"/>
          </w:tcPr>
          <w:p w14:paraId="053D06E0" w14:textId="647893FF" w:rsidR="00A93F4A" w:rsidRPr="00F4748A" w:rsidRDefault="00E2667B" w:rsidP="00A93F4A">
            <w:pPr>
              <w:rPr>
                <w:rFonts w:ascii="Times New Roman" w:hAnsi="Times New Roman" w:cs="Times New Roman"/>
                <w:shd w:val="clear" w:color="auto" w:fill="FFFFFF"/>
              </w:rPr>
            </w:pPr>
            <w:r>
              <w:rPr>
                <w:rFonts w:ascii="Times New Roman" w:hAnsi="Times New Roman" w:cs="Times New Roman"/>
                <w:shd w:val="clear" w:color="auto" w:fill="FFFFFF"/>
              </w:rPr>
              <w:t>0.</w:t>
            </w:r>
            <w:ins w:id="962" w:author="Mohammad Nayeem Hasan" w:date="2024-02-08T17:02:00Z">
              <w:r w:rsidR="00695211">
                <w:rPr>
                  <w:rFonts w:ascii="Times New Roman" w:hAnsi="Times New Roman" w:cs="Times New Roman"/>
                  <w:shd w:val="clear" w:color="auto" w:fill="FFFFFF"/>
                </w:rPr>
                <w:t>005</w:t>
              </w:r>
            </w:ins>
            <w:del w:id="963" w:author="Mohammad Nayeem Hasan" w:date="2024-02-08T17:02:00Z">
              <w:r w:rsidR="00DA587B" w:rsidDel="00695211">
                <w:rPr>
                  <w:rFonts w:ascii="Times New Roman" w:hAnsi="Times New Roman" w:cs="Times New Roman"/>
                  <w:shd w:val="clear" w:color="auto" w:fill="FFFFFF"/>
                </w:rPr>
                <w:delText>253</w:delText>
              </w:r>
            </w:del>
          </w:p>
        </w:tc>
      </w:tr>
      <w:tr w:rsidR="00A93F4A" w:rsidRPr="00BA7E40" w14:paraId="40A44B6D" w14:textId="77777777" w:rsidTr="00CF5DB0">
        <w:tc>
          <w:tcPr>
            <w:tcW w:w="2112" w:type="pct"/>
          </w:tcPr>
          <w:p w14:paraId="02EEFD08" w14:textId="3BD87CB4" w:rsidR="00A93F4A" w:rsidRPr="00BA7E40" w:rsidRDefault="00A93F4A" w:rsidP="00A93F4A">
            <w:pPr>
              <w:rPr>
                <w:rFonts w:ascii="Times New Roman" w:hAnsi="Times New Roman" w:cs="Times New Roman"/>
                <w:color w:val="1C1C1C"/>
                <w:shd w:val="clear" w:color="auto" w:fill="FFFFFF"/>
              </w:rPr>
            </w:pPr>
            <w:r>
              <w:rPr>
                <w:rFonts w:ascii="Times New Roman" w:hAnsi="Times New Roman" w:cs="Times New Roman"/>
                <w:sz w:val="24"/>
                <w:szCs w:val="24"/>
              </w:rPr>
              <w:t>Daily average temperature</w:t>
            </w:r>
          </w:p>
        </w:tc>
        <w:tc>
          <w:tcPr>
            <w:tcW w:w="1579" w:type="pct"/>
          </w:tcPr>
          <w:p w14:paraId="7E979857" w14:textId="3BCE5C63" w:rsidR="00A93F4A" w:rsidRPr="00F4748A" w:rsidRDefault="00943FF3" w:rsidP="00A93F4A">
            <w:pPr>
              <w:rPr>
                <w:rFonts w:ascii="Times New Roman" w:hAnsi="Times New Roman" w:cs="Times New Roman"/>
                <w:shd w:val="clear" w:color="auto" w:fill="FFFFFF"/>
              </w:rPr>
            </w:pPr>
            <w:r>
              <w:rPr>
                <w:rFonts w:ascii="Times New Roman" w:hAnsi="Times New Roman" w:cs="Times New Roman"/>
                <w:shd w:val="clear" w:color="auto" w:fill="FFFFFF"/>
              </w:rPr>
              <w:t>1.</w:t>
            </w:r>
            <w:ins w:id="964" w:author="Mohammad Nayeem Hasan" w:date="2024-02-08T17:05:00Z">
              <w:r w:rsidR="00E41092">
                <w:rPr>
                  <w:rFonts w:ascii="Times New Roman" w:hAnsi="Times New Roman" w:cs="Times New Roman"/>
                  <w:shd w:val="clear" w:color="auto" w:fill="FFFFFF"/>
                </w:rPr>
                <w:t>1</w:t>
              </w:r>
            </w:ins>
            <w:del w:id="965" w:author="Mohammad Nayeem Hasan" w:date="2024-02-08T17:05:00Z">
              <w:r w:rsidR="00DA587B" w:rsidDel="00E41092">
                <w:rPr>
                  <w:rFonts w:ascii="Times New Roman" w:hAnsi="Times New Roman" w:cs="Times New Roman"/>
                  <w:shd w:val="clear" w:color="auto" w:fill="FFFFFF"/>
                </w:rPr>
                <w:delText>0</w:delText>
              </w:r>
            </w:del>
            <w:ins w:id="966" w:author="Mohammad Nayeem Hasan" w:date="2024-02-08T18:04:00Z">
              <w:r w:rsidR="00BF542B">
                <w:rPr>
                  <w:rFonts w:ascii="Times New Roman" w:hAnsi="Times New Roman" w:cs="Times New Roman"/>
                  <w:shd w:val="clear" w:color="auto" w:fill="FFFFFF"/>
                </w:rPr>
                <w:t>3</w:t>
              </w:r>
            </w:ins>
            <w:del w:id="967" w:author="Mohammad Nayeem Hasan" w:date="2024-02-08T18:04:00Z">
              <w:r w:rsidR="00DA587B" w:rsidDel="00BF542B">
                <w:rPr>
                  <w:rFonts w:ascii="Times New Roman" w:hAnsi="Times New Roman" w:cs="Times New Roman"/>
                  <w:shd w:val="clear" w:color="auto" w:fill="FFFFFF"/>
                </w:rPr>
                <w:delText>1</w:delText>
              </w:r>
            </w:del>
            <w:r>
              <w:rPr>
                <w:rFonts w:ascii="Times New Roman" w:hAnsi="Times New Roman" w:cs="Times New Roman"/>
                <w:shd w:val="clear" w:color="auto" w:fill="FFFFFF"/>
              </w:rPr>
              <w:t xml:space="preserve"> (1.</w:t>
            </w:r>
            <w:ins w:id="968" w:author="Mohammad Nayeem Hasan" w:date="2024-02-08T18:04:00Z">
              <w:r w:rsidR="00245F6E">
                <w:rPr>
                  <w:rFonts w:ascii="Times New Roman" w:hAnsi="Times New Roman" w:cs="Times New Roman"/>
                  <w:shd w:val="clear" w:color="auto" w:fill="FFFFFF"/>
                </w:rPr>
                <w:t>11</w:t>
              </w:r>
            </w:ins>
            <w:del w:id="969" w:author="Mohammad Nayeem Hasan" w:date="2024-02-08T18:04:00Z">
              <w:r w:rsidR="00DA587B" w:rsidDel="00245F6E">
                <w:rPr>
                  <w:rFonts w:ascii="Times New Roman" w:hAnsi="Times New Roman" w:cs="Times New Roman"/>
                  <w:shd w:val="clear" w:color="auto" w:fill="FFFFFF"/>
                </w:rPr>
                <w:delText>01</w:delText>
              </w:r>
            </w:del>
            <w:r>
              <w:rPr>
                <w:rFonts w:ascii="Times New Roman" w:hAnsi="Times New Roman" w:cs="Times New Roman"/>
                <w:shd w:val="clear" w:color="auto" w:fill="FFFFFF"/>
              </w:rPr>
              <w:t xml:space="preserve"> </w:t>
            </w:r>
            <w:ins w:id="970" w:author="Mohammad Nayeem Hasan" w:date="2024-02-08T18:05:00Z">
              <w:r w:rsidR="00245F6E">
                <w:rPr>
                  <w:rFonts w:ascii="Times New Roman" w:hAnsi="Times New Roman" w:cs="Times New Roman"/>
                  <w:shd w:val="clear" w:color="auto" w:fill="FFFFFF"/>
                </w:rPr>
                <w:t>–</w:t>
              </w:r>
              <w:r w:rsidR="00245F6E">
                <w:rPr>
                  <w:rFonts w:ascii="Times New Roman" w:hAnsi="Times New Roman" w:cs="Times New Roman"/>
                  <w:shd w:val="clear" w:color="auto" w:fill="FFFFFF"/>
                </w:rPr>
                <w:t xml:space="preserve"> </w:t>
              </w:r>
            </w:ins>
            <w:del w:id="971" w:author="Mohammad Nayeem Hasan" w:date="2024-02-08T18:05:00Z">
              <w:r w:rsidDel="00245F6E">
                <w:rPr>
                  <w:rFonts w:ascii="Times New Roman" w:hAnsi="Times New Roman" w:cs="Times New Roman"/>
                  <w:shd w:val="clear" w:color="auto" w:fill="FFFFFF"/>
                </w:rPr>
                <w:delText xml:space="preserve">- </w:delText>
              </w:r>
            </w:del>
            <w:r>
              <w:rPr>
                <w:rFonts w:ascii="Times New Roman" w:hAnsi="Times New Roman" w:cs="Times New Roman"/>
                <w:shd w:val="clear" w:color="auto" w:fill="FFFFFF"/>
              </w:rPr>
              <w:t>1.</w:t>
            </w:r>
            <w:ins w:id="972" w:author="Mohammad Nayeem Hasan" w:date="2024-02-08T18:06:00Z">
              <w:r w:rsidR="00245F6E">
                <w:rPr>
                  <w:rFonts w:ascii="Times New Roman" w:hAnsi="Times New Roman" w:cs="Times New Roman"/>
                  <w:shd w:val="clear" w:color="auto" w:fill="FFFFFF"/>
                </w:rPr>
                <w:t>14</w:t>
              </w:r>
            </w:ins>
            <w:del w:id="973" w:author="Mohammad Nayeem Hasan" w:date="2024-02-08T18:06:00Z">
              <w:r w:rsidR="00DA587B" w:rsidDel="00245F6E">
                <w:rPr>
                  <w:rFonts w:ascii="Times New Roman" w:hAnsi="Times New Roman" w:cs="Times New Roman"/>
                  <w:shd w:val="clear" w:color="auto" w:fill="FFFFFF"/>
                </w:rPr>
                <w:delText>02</w:delText>
              </w:r>
            </w:del>
            <w:r>
              <w:rPr>
                <w:rFonts w:ascii="Times New Roman" w:hAnsi="Times New Roman" w:cs="Times New Roman"/>
                <w:shd w:val="clear" w:color="auto" w:fill="FFFFFF"/>
              </w:rPr>
              <w:t>)</w:t>
            </w:r>
            <w:r w:rsidR="00A93F4A" w:rsidRPr="00F4748A">
              <w:rPr>
                <w:rFonts w:ascii="Times New Roman" w:hAnsi="Times New Roman" w:cs="Times New Roman"/>
                <w:shd w:val="clear" w:color="auto" w:fill="FFFFFF"/>
              </w:rPr>
              <w:t xml:space="preserve"> </w:t>
            </w:r>
          </w:p>
        </w:tc>
        <w:tc>
          <w:tcPr>
            <w:tcW w:w="1309" w:type="pct"/>
          </w:tcPr>
          <w:p w14:paraId="18BC48BE" w14:textId="7EC07104"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w:t>
            </w:r>
            <w:r w:rsidR="00CB1E98">
              <w:rPr>
                <w:rFonts w:ascii="Times New Roman" w:hAnsi="Times New Roman" w:cs="Times New Roman"/>
                <w:shd w:val="clear" w:color="auto" w:fill="FFFFFF"/>
              </w:rPr>
              <w:t>1</w:t>
            </w:r>
          </w:p>
        </w:tc>
      </w:tr>
      <w:tr w:rsidR="00A93F4A" w:rsidRPr="00BA7E40" w14:paraId="15008308" w14:textId="77777777" w:rsidTr="00CF5DB0">
        <w:tc>
          <w:tcPr>
            <w:tcW w:w="2112" w:type="pct"/>
          </w:tcPr>
          <w:p w14:paraId="79EE7E51" w14:textId="3417669E" w:rsidR="00A93F4A" w:rsidRPr="00BA7E40" w:rsidRDefault="00A93F4A" w:rsidP="00A93F4A">
            <w:pPr>
              <w:rPr>
                <w:rFonts w:ascii="Times New Roman" w:hAnsi="Times New Roman" w:cs="Times New Roman"/>
                <w:color w:val="1C1C1C"/>
                <w:shd w:val="clear" w:color="auto" w:fill="FFFFFF"/>
              </w:rPr>
            </w:pPr>
            <w:r>
              <w:rPr>
                <w:rFonts w:ascii="Times New Roman" w:hAnsi="Times New Roman" w:cs="Times New Roman"/>
                <w:sz w:val="24"/>
                <w:szCs w:val="24"/>
              </w:rPr>
              <w:t>Daily total rainfall</w:t>
            </w:r>
          </w:p>
        </w:tc>
        <w:tc>
          <w:tcPr>
            <w:tcW w:w="1579" w:type="pct"/>
          </w:tcPr>
          <w:p w14:paraId="0171A3C9" w14:textId="353E1D34" w:rsidR="00A93F4A" w:rsidRPr="00F4748A" w:rsidRDefault="00BF542B" w:rsidP="00A93F4A">
            <w:pPr>
              <w:rPr>
                <w:rFonts w:ascii="Times New Roman" w:hAnsi="Times New Roman" w:cs="Times New Roman"/>
                <w:shd w:val="clear" w:color="auto" w:fill="FFFFFF"/>
              </w:rPr>
            </w:pPr>
            <w:ins w:id="974" w:author="Mohammad Nayeem Hasan" w:date="2024-02-08T17:05:00Z">
              <w:r>
                <w:rPr>
                  <w:rFonts w:ascii="Times New Roman" w:hAnsi="Times New Roman" w:cs="Times New Roman"/>
                  <w:shd w:val="clear" w:color="auto" w:fill="FFFFFF"/>
                </w:rPr>
                <w:t>0.99</w:t>
              </w:r>
            </w:ins>
            <w:del w:id="975" w:author="Mohammad Nayeem Hasan" w:date="2024-02-08T17:05:00Z">
              <w:r w:rsidR="00943FF3" w:rsidDel="00BF542B">
                <w:rPr>
                  <w:rFonts w:ascii="Times New Roman" w:hAnsi="Times New Roman" w:cs="Times New Roman"/>
                  <w:shd w:val="clear" w:color="auto" w:fill="FFFFFF"/>
                </w:rPr>
                <w:delText>1.01</w:delText>
              </w:r>
            </w:del>
            <w:r w:rsidR="00943FF3">
              <w:rPr>
                <w:rFonts w:ascii="Times New Roman" w:hAnsi="Times New Roman" w:cs="Times New Roman"/>
                <w:shd w:val="clear" w:color="auto" w:fill="FFFFFF"/>
              </w:rPr>
              <w:t xml:space="preserve"> (</w:t>
            </w:r>
            <w:ins w:id="976" w:author="Mohammad Nayeem Hasan" w:date="2024-02-08T18:05:00Z">
              <w:r w:rsidR="00245F6E">
                <w:rPr>
                  <w:rFonts w:ascii="Times New Roman" w:hAnsi="Times New Roman" w:cs="Times New Roman"/>
                  <w:shd w:val="clear" w:color="auto" w:fill="FFFFFF"/>
                </w:rPr>
                <w:t>0.98</w:t>
              </w:r>
            </w:ins>
            <w:del w:id="977" w:author="Mohammad Nayeem Hasan" w:date="2024-02-08T18:05:00Z">
              <w:r w:rsidR="00943FF3" w:rsidDel="00245F6E">
                <w:rPr>
                  <w:rFonts w:ascii="Times New Roman" w:hAnsi="Times New Roman" w:cs="Times New Roman"/>
                  <w:shd w:val="clear" w:color="auto" w:fill="FFFFFF"/>
                </w:rPr>
                <w:delText>1.01</w:delText>
              </w:r>
            </w:del>
            <w:r w:rsidR="00943FF3">
              <w:rPr>
                <w:rFonts w:ascii="Times New Roman" w:hAnsi="Times New Roman" w:cs="Times New Roman"/>
                <w:shd w:val="clear" w:color="auto" w:fill="FFFFFF"/>
              </w:rPr>
              <w:t xml:space="preserve"> – </w:t>
            </w:r>
            <w:ins w:id="978" w:author="Mohammad Nayeem Hasan" w:date="2024-02-08T18:06:00Z">
              <w:r w:rsidR="00245F6E">
                <w:rPr>
                  <w:rFonts w:ascii="Times New Roman" w:hAnsi="Times New Roman" w:cs="Times New Roman"/>
                  <w:shd w:val="clear" w:color="auto" w:fill="FFFFFF"/>
                </w:rPr>
                <w:t>0.99</w:t>
              </w:r>
            </w:ins>
            <w:del w:id="979" w:author="Mohammad Nayeem Hasan" w:date="2024-02-08T18:06:00Z">
              <w:r w:rsidR="00943FF3" w:rsidDel="00245F6E">
                <w:rPr>
                  <w:rFonts w:ascii="Times New Roman" w:hAnsi="Times New Roman" w:cs="Times New Roman"/>
                  <w:shd w:val="clear" w:color="auto" w:fill="FFFFFF"/>
                </w:rPr>
                <w:delText>1.0</w:delText>
              </w:r>
              <w:r w:rsidR="002F5E73" w:rsidDel="00245F6E">
                <w:rPr>
                  <w:rFonts w:ascii="Times New Roman" w:hAnsi="Times New Roman" w:cs="Times New Roman"/>
                  <w:shd w:val="clear" w:color="auto" w:fill="FFFFFF"/>
                </w:rPr>
                <w:delText>2</w:delText>
              </w:r>
            </w:del>
            <w:r w:rsidR="00943FF3">
              <w:rPr>
                <w:rFonts w:ascii="Times New Roman" w:hAnsi="Times New Roman" w:cs="Times New Roman"/>
                <w:shd w:val="clear" w:color="auto" w:fill="FFFFFF"/>
              </w:rPr>
              <w:t xml:space="preserve">) </w:t>
            </w:r>
            <w:r w:rsidR="00A93F4A" w:rsidRPr="00F4748A">
              <w:rPr>
                <w:rFonts w:ascii="Times New Roman" w:hAnsi="Times New Roman" w:cs="Times New Roman"/>
                <w:shd w:val="clear" w:color="auto" w:fill="FFFFFF"/>
              </w:rPr>
              <w:t xml:space="preserve"> </w:t>
            </w:r>
          </w:p>
        </w:tc>
        <w:tc>
          <w:tcPr>
            <w:tcW w:w="1309" w:type="pct"/>
          </w:tcPr>
          <w:p w14:paraId="7FA50E83" w14:textId="333CA930" w:rsidR="00A93F4A" w:rsidRPr="00F4748A" w:rsidRDefault="00A93F4A" w:rsidP="00A93F4A">
            <w:pPr>
              <w:rPr>
                <w:rFonts w:ascii="Times New Roman" w:hAnsi="Times New Roman" w:cs="Times New Roman"/>
                <w:shd w:val="clear" w:color="auto" w:fill="FFFFFF"/>
              </w:rPr>
            </w:pPr>
            <w:r w:rsidRPr="00F4748A">
              <w:rPr>
                <w:rFonts w:ascii="Times New Roman" w:hAnsi="Times New Roman" w:cs="Times New Roman"/>
                <w:shd w:val="clear" w:color="auto" w:fill="FFFFFF"/>
              </w:rPr>
              <w:t>&lt;0.001</w:t>
            </w:r>
          </w:p>
        </w:tc>
      </w:tr>
      <w:tr w:rsidR="00A216BE" w:rsidRPr="00BA7E40" w14:paraId="1B0776FB" w14:textId="77777777" w:rsidTr="00CF5DB0">
        <w:trPr>
          <w:ins w:id="980" w:author="Mohammad Nayeem Hasan" w:date="2024-02-08T17:01:00Z"/>
        </w:trPr>
        <w:tc>
          <w:tcPr>
            <w:tcW w:w="2112" w:type="pct"/>
          </w:tcPr>
          <w:p w14:paraId="2CDF024F" w14:textId="30AB9A7F" w:rsidR="00A216BE" w:rsidRDefault="00A216BE" w:rsidP="00A93F4A">
            <w:pPr>
              <w:rPr>
                <w:ins w:id="981" w:author="Mohammad Nayeem Hasan" w:date="2024-02-08T17:01:00Z"/>
                <w:rFonts w:ascii="Times New Roman" w:hAnsi="Times New Roman" w:cs="Times New Roman"/>
                <w:sz w:val="24"/>
                <w:szCs w:val="24"/>
              </w:rPr>
            </w:pPr>
            <w:ins w:id="982" w:author="Mohammad Nayeem Hasan" w:date="2024-02-08T17:01:00Z">
              <w:r>
                <w:rPr>
                  <w:rFonts w:ascii="Times New Roman" w:hAnsi="Times New Roman" w:cs="Times New Roman"/>
                  <w:sz w:val="24"/>
                  <w:szCs w:val="24"/>
                </w:rPr>
                <w:t xml:space="preserve">Daily average </w:t>
              </w:r>
              <w:r>
                <w:rPr>
                  <w:rFonts w:ascii="Times New Roman" w:hAnsi="Times New Roman" w:cs="Times New Roman"/>
                  <w:sz w:val="24"/>
                  <w:szCs w:val="24"/>
                </w:rPr>
                <w:t>relative humidity</w:t>
              </w:r>
            </w:ins>
          </w:p>
        </w:tc>
        <w:tc>
          <w:tcPr>
            <w:tcW w:w="1579" w:type="pct"/>
          </w:tcPr>
          <w:p w14:paraId="02686958" w14:textId="35ECB5ED" w:rsidR="00A216BE" w:rsidRDefault="00BF542B" w:rsidP="00A93F4A">
            <w:pPr>
              <w:rPr>
                <w:ins w:id="983" w:author="Mohammad Nayeem Hasan" w:date="2024-02-08T17:01:00Z"/>
                <w:rFonts w:ascii="Times New Roman" w:hAnsi="Times New Roman" w:cs="Times New Roman"/>
                <w:shd w:val="clear" w:color="auto" w:fill="FFFFFF"/>
              </w:rPr>
            </w:pPr>
            <w:ins w:id="984" w:author="Mohammad Nayeem Hasan" w:date="2024-02-08T17:05:00Z">
              <w:r>
                <w:rPr>
                  <w:rFonts w:ascii="Times New Roman" w:hAnsi="Times New Roman" w:cs="Times New Roman"/>
                  <w:shd w:val="clear" w:color="auto" w:fill="FFFFFF"/>
                </w:rPr>
                <w:t>1.0</w:t>
              </w:r>
            </w:ins>
            <w:ins w:id="985" w:author="Mohammad Nayeem Hasan" w:date="2024-02-08T18:04:00Z">
              <w:r w:rsidR="00245F6E">
                <w:rPr>
                  <w:rFonts w:ascii="Times New Roman" w:hAnsi="Times New Roman" w:cs="Times New Roman"/>
                  <w:shd w:val="clear" w:color="auto" w:fill="FFFFFF"/>
                </w:rPr>
                <w:t>9</w:t>
              </w:r>
            </w:ins>
            <w:ins w:id="986" w:author="Mohammad Nayeem Hasan" w:date="2024-02-08T17:05:00Z">
              <w:r>
                <w:rPr>
                  <w:rFonts w:ascii="Times New Roman" w:hAnsi="Times New Roman" w:cs="Times New Roman"/>
                  <w:shd w:val="clear" w:color="auto" w:fill="FFFFFF"/>
                </w:rPr>
                <w:t xml:space="preserve"> (</w:t>
              </w:r>
            </w:ins>
            <w:ins w:id="987" w:author="Mohammad Nayeem Hasan" w:date="2024-02-08T18:05:00Z">
              <w:r w:rsidR="00245F6E">
                <w:rPr>
                  <w:rFonts w:ascii="Times New Roman" w:hAnsi="Times New Roman" w:cs="Times New Roman"/>
                  <w:shd w:val="clear" w:color="auto" w:fill="FFFFFF"/>
                </w:rPr>
                <w:t xml:space="preserve">1.08 </w:t>
              </w:r>
              <w:r w:rsidR="00245F6E">
                <w:rPr>
                  <w:rFonts w:ascii="Times New Roman" w:hAnsi="Times New Roman" w:cs="Times New Roman"/>
                  <w:shd w:val="clear" w:color="auto" w:fill="FFFFFF"/>
                </w:rPr>
                <w:t>–</w:t>
              </w:r>
              <w:r w:rsidR="00245F6E">
                <w:rPr>
                  <w:rFonts w:ascii="Times New Roman" w:hAnsi="Times New Roman" w:cs="Times New Roman"/>
                  <w:shd w:val="clear" w:color="auto" w:fill="FFFFFF"/>
                </w:rPr>
                <w:t xml:space="preserve"> </w:t>
              </w:r>
            </w:ins>
            <w:ins w:id="988" w:author="Mohammad Nayeem Hasan" w:date="2024-02-08T18:06:00Z">
              <w:r w:rsidR="00245F6E">
                <w:rPr>
                  <w:rFonts w:ascii="Times New Roman" w:hAnsi="Times New Roman" w:cs="Times New Roman"/>
                  <w:shd w:val="clear" w:color="auto" w:fill="FFFFFF"/>
                </w:rPr>
                <w:t>1.09)</w:t>
              </w:r>
            </w:ins>
          </w:p>
        </w:tc>
        <w:tc>
          <w:tcPr>
            <w:tcW w:w="1309" w:type="pct"/>
          </w:tcPr>
          <w:p w14:paraId="7A9E03DF" w14:textId="253A6375" w:rsidR="00A216BE" w:rsidRPr="00F4748A" w:rsidRDefault="00695211" w:rsidP="00A93F4A">
            <w:pPr>
              <w:rPr>
                <w:ins w:id="989" w:author="Mohammad Nayeem Hasan" w:date="2024-02-08T17:01:00Z"/>
                <w:rFonts w:ascii="Times New Roman" w:hAnsi="Times New Roman" w:cs="Times New Roman"/>
                <w:shd w:val="clear" w:color="auto" w:fill="FFFFFF"/>
              </w:rPr>
            </w:pPr>
            <w:ins w:id="990" w:author="Mohammad Nayeem Hasan" w:date="2024-02-08T17:02:00Z">
              <w:r w:rsidRPr="00F4748A">
                <w:rPr>
                  <w:rFonts w:ascii="Times New Roman" w:hAnsi="Times New Roman" w:cs="Times New Roman"/>
                  <w:shd w:val="clear" w:color="auto" w:fill="FFFFFF"/>
                </w:rPr>
                <w:t>&lt;0.001</w:t>
              </w:r>
            </w:ins>
          </w:p>
        </w:tc>
      </w:tr>
      <w:tr w:rsidR="00B57DF8" w:rsidRPr="00BA7E40" w14:paraId="66A841BF" w14:textId="77777777" w:rsidTr="00CF5DB0">
        <w:tc>
          <w:tcPr>
            <w:tcW w:w="2112" w:type="pct"/>
          </w:tcPr>
          <w:p w14:paraId="36FE1BD9" w14:textId="77777777" w:rsidR="00B57DF8" w:rsidRPr="00BA7E40" w:rsidRDefault="00B57DF8" w:rsidP="00360F56">
            <w:pPr>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Groups   Name</w:t>
            </w:r>
          </w:p>
        </w:tc>
        <w:tc>
          <w:tcPr>
            <w:tcW w:w="1579" w:type="pct"/>
          </w:tcPr>
          <w:p w14:paraId="234CEE0E" w14:textId="321ACA13" w:rsidR="00B57DF8" w:rsidRPr="00BA7E40" w:rsidRDefault="00E752E1" w:rsidP="00360F56">
            <w:pP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t>Variance</w:t>
            </w:r>
          </w:p>
        </w:tc>
        <w:tc>
          <w:tcPr>
            <w:tcW w:w="1309" w:type="pct"/>
          </w:tcPr>
          <w:p w14:paraId="5955524C" w14:textId="77EC784B" w:rsidR="00B57DF8" w:rsidRPr="00BA7E40" w:rsidRDefault="00E752E1" w:rsidP="00360F56">
            <w:pPr>
              <w:rPr>
                <w:rFonts w:ascii="Times New Roman" w:hAnsi="Times New Roman" w:cs="Times New Roman"/>
                <w:color w:val="1C1C1C"/>
                <w:shd w:val="clear" w:color="auto" w:fill="FFFFFF"/>
              </w:rPr>
            </w:pPr>
            <w:r w:rsidRPr="00BA7E40">
              <w:rPr>
                <w:rFonts w:ascii="Times New Roman" w:hAnsi="Times New Roman" w:cs="Times New Roman"/>
                <w:b/>
                <w:color w:val="1C1C1C"/>
                <w:shd w:val="clear" w:color="auto" w:fill="FFFFFF"/>
              </w:rPr>
              <w:t>Standard Deviation</w:t>
            </w:r>
          </w:p>
        </w:tc>
      </w:tr>
      <w:tr w:rsidR="00B57DF8" w:rsidRPr="00BA7E40" w14:paraId="00BBF8F0" w14:textId="77777777" w:rsidTr="00CF5DB0">
        <w:tc>
          <w:tcPr>
            <w:tcW w:w="2112" w:type="pct"/>
          </w:tcPr>
          <w:p w14:paraId="5FEF36AC" w14:textId="77777777" w:rsidR="00B57DF8" w:rsidRPr="00BA7E40" w:rsidRDefault="00B57DF8" w:rsidP="00360F56">
            <w:pPr>
              <w:rPr>
                <w:rFonts w:ascii="Times New Roman" w:hAnsi="Times New Roman" w:cs="Times New Roman"/>
                <w:color w:val="1C1C1C"/>
                <w:shd w:val="clear" w:color="auto" w:fill="FFFFFF"/>
              </w:rPr>
            </w:pPr>
            <w:r w:rsidRPr="00BA7E40">
              <w:rPr>
                <w:rFonts w:ascii="Times New Roman" w:hAnsi="Times New Roman" w:cs="Times New Roman"/>
                <w:color w:val="1C1C1C"/>
                <w:shd w:val="clear" w:color="auto" w:fill="FFFFFF"/>
              </w:rPr>
              <w:t>Location (Intercept)</w:t>
            </w:r>
          </w:p>
        </w:tc>
        <w:tc>
          <w:tcPr>
            <w:tcW w:w="1579" w:type="pct"/>
          </w:tcPr>
          <w:p w14:paraId="6BC7655D" w14:textId="702AE5A6" w:rsidR="00B57DF8" w:rsidRPr="00F4748A" w:rsidRDefault="00DA587B" w:rsidP="00360F56">
            <w:pPr>
              <w:rPr>
                <w:rFonts w:ascii="Times New Roman" w:hAnsi="Times New Roman" w:cs="Times New Roman"/>
                <w:shd w:val="clear" w:color="auto" w:fill="FFFFFF"/>
              </w:rPr>
            </w:pPr>
            <w:r w:rsidRPr="00DA587B">
              <w:rPr>
                <w:rFonts w:ascii="Times New Roman" w:hAnsi="Times New Roman" w:cs="Times New Roman"/>
                <w:shd w:val="clear" w:color="auto" w:fill="FFFFFF"/>
              </w:rPr>
              <w:t>0.01652</w:t>
            </w:r>
          </w:p>
        </w:tc>
        <w:tc>
          <w:tcPr>
            <w:tcW w:w="1309" w:type="pct"/>
          </w:tcPr>
          <w:p w14:paraId="5B889F0A" w14:textId="38B8F8EE" w:rsidR="00B57DF8" w:rsidRPr="00F4748A" w:rsidRDefault="00DA587B" w:rsidP="00360F56">
            <w:pPr>
              <w:rPr>
                <w:rFonts w:ascii="Times New Roman" w:hAnsi="Times New Roman" w:cs="Times New Roman"/>
                <w:shd w:val="clear" w:color="auto" w:fill="FFFFFF"/>
              </w:rPr>
            </w:pPr>
            <w:r w:rsidRPr="00DA587B">
              <w:rPr>
                <w:rFonts w:ascii="Times New Roman" w:hAnsi="Times New Roman" w:cs="Times New Roman"/>
                <w:shd w:val="clear" w:color="auto" w:fill="FFFFFF"/>
              </w:rPr>
              <w:t>0.1285</w:t>
            </w:r>
          </w:p>
        </w:tc>
      </w:tr>
      <w:tr w:rsidR="00B57DF8" w:rsidRPr="00BA7E40" w14:paraId="44D9863D" w14:textId="77777777" w:rsidTr="00CF5DB0">
        <w:tc>
          <w:tcPr>
            <w:tcW w:w="2112" w:type="pct"/>
            <w:tcBorders>
              <w:right w:val="single" w:sz="4" w:space="0" w:color="auto"/>
            </w:tcBorders>
          </w:tcPr>
          <w:p w14:paraId="7B5C83A6" w14:textId="77777777" w:rsidR="00B57DF8" w:rsidRPr="00BA7E40" w:rsidRDefault="00B57DF8" w:rsidP="00360F56">
            <w:pPr>
              <w:rPr>
                <w:rFonts w:ascii="Times New Roman" w:hAnsi="Times New Roman" w:cs="Times New Roman"/>
                <w:color w:val="1C1C1C"/>
                <w:shd w:val="clear" w:color="auto" w:fill="FFFFFF"/>
              </w:rPr>
            </w:pPr>
          </w:p>
        </w:tc>
        <w:tc>
          <w:tcPr>
            <w:tcW w:w="1579" w:type="pct"/>
            <w:tcBorders>
              <w:right w:val="single" w:sz="4" w:space="0" w:color="auto"/>
            </w:tcBorders>
          </w:tcPr>
          <w:p w14:paraId="79210E90" w14:textId="77777777" w:rsidR="00B57DF8" w:rsidRPr="00BA7E40" w:rsidRDefault="00B57DF8" w:rsidP="00360F56">
            <w:pPr>
              <w:rPr>
                <w:rFonts w:ascii="Times New Roman" w:hAnsi="Times New Roman" w:cs="Times New Roman"/>
                <w:color w:val="1C1C1C"/>
                <w:shd w:val="clear" w:color="auto" w:fill="FFFFFF"/>
              </w:rPr>
            </w:pPr>
          </w:p>
        </w:tc>
        <w:tc>
          <w:tcPr>
            <w:tcW w:w="1309" w:type="pct"/>
            <w:tcBorders>
              <w:left w:val="single" w:sz="4" w:space="0" w:color="auto"/>
            </w:tcBorders>
          </w:tcPr>
          <w:p w14:paraId="0438AEA4" w14:textId="77777777" w:rsidR="00B57DF8" w:rsidRPr="00BA7E40" w:rsidRDefault="00B57DF8" w:rsidP="00360F56">
            <w:pPr>
              <w:rPr>
                <w:rFonts w:ascii="Times New Roman" w:hAnsi="Times New Roman" w:cs="Times New Roman"/>
                <w:color w:val="1C1C1C"/>
                <w:shd w:val="clear" w:color="auto" w:fill="FFFFFF"/>
              </w:rPr>
            </w:pPr>
          </w:p>
        </w:tc>
      </w:tr>
      <w:tr w:rsidR="00270FD7" w:rsidRPr="00BA7E40" w14:paraId="54ADFF2B" w14:textId="77777777" w:rsidTr="00CF5DB0">
        <w:tc>
          <w:tcPr>
            <w:tcW w:w="2112" w:type="pct"/>
            <w:tcBorders>
              <w:right w:val="single" w:sz="4" w:space="0" w:color="auto"/>
            </w:tcBorders>
          </w:tcPr>
          <w:p w14:paraId="3222FFEB"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color w:val="1C1C1C"/>
                <w:sz w:val="24"/>
                <w:szCs w:val="24"/>
                <w:shd w:val="clear" w:color="auto" w:fill="FFFFFF"/>
              </w:rPr>
              <w:t>Akaike information criterion (AIC)</w:t>
            </w:r>
          </w:p>
          <w:p w14:paraId="3F44B36F"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c>
          <w:tcPr>
            <w:tcW w:w="1579" w:type="pct"/>
            <w:tcBorders>
              <w:right w:val="single" w:sz="4" w:space="0" w:color="auto"/>
            </w:tcBorders>
          </w:tcPr>
          <w:p w14:paraId="57DF38C0"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bCs/>
                <w:color w:val="202124"/>
                <w:sz w:val="24"/>
                <w:szCs w:val="24"/>
                <w:shd w:val="clear" w:color="auto" w:fill="FFFFFF"/>
              </w:rPr>
              <w:t>Bayesian Information Criterion</w:t>
            </w:r>
            <w:r w:rsidRPr="00CF5DB0">
              <w:rPr>
                <w:rFonts w:ascii="Times New Roman" w:hAnsi="Times New Roman" w:cs="Times New Roman"/>
                <w:b/>
                <w:bCs/>
                <w:color w:val="1C1C1C"/>
                <w:sz w:val="24"/>
                <w:szCs w:val="24"/>
                <w:shd w:val="clear" w:color="auto" w:fill="FFFFFF"/>
              </w:rPr>
              <w:t xml:space="preserve"> (BIC</w:t>
            </w:r>
            <w:r w:rsidRPr="00CF5DB0">
              <w:rPr>
                <w:rFonts w:ascii="Times New Roman" w:hAnsi="Times New Roman" w:cs="Times New Roman"/>
                <w:b/>
                <w:color w:val="1C1C1C"/>
                <w:sz w:val="24"/>
                <w:szCs w:val="24"/>
                <w:shd w:val="clear" w:color="auto" w:fill="FFFFFF"/>
              </w:rPr>
              <w:t>)</w:t>
            </w:r>
          </w:p>
          <w:p w14:paraId="49A490A6"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c>
          <w:tcPr>
            <w:tcW w:w="1309" w:type="pct"/>
            <w:tcBorders>
              <w:left w:val="single" w:sz="4" w:space="0" w:color="auto"/>
            </w:tcBorders>
          </w:tcPr>
          <w:p w14:paraId="72B232DC" w14:textId="77777777" w:rsidR="00270FD7" w:rsidRPr="00CF5DB0" w:rsidRDefault="00270FD7" w:rsidP="00CF5DB0">
            <w:pPr>
              <w:jc w:val="center"/>
              <w:rPr>
                <w:rFonts w:ascii="Times New Roman" w:hAnsi="Times New Roman" w:cs="Times New Roman"/>
                <w:b/>
                <w:color w:val="1C1C1C"/>
                <w:sz w:val="24"/>
                <w:szCs w:val="24"/>
                <w:shd w:val="clear" w:color="auto" w:fill="FFFFFF"/>
              </w:rPr>
            </w:pPr>
            <w:r w:rsidRPr="00CF5DB0">
              <w:rPr>
                <w:rFonts w:ascii="Times New Roman" w:hAnsi="Times New Roman" w:cs="Times New Roman"/>
                <w:b/>
                <w:color w:val="1C1C1C"/>
                <w:sz w:val="24"/>
                <w:szCs w:val="24"/>
                <w:shd w:val="clear" w:color="auto" w:fill="FFFFFF"/>
              </w:rPr>
              <w:t>Root Mean Square Error (RMSE)</w:t>
            </w:r>
          </w:p>
          <w:p w14:paraId="494E1CA7" w14:textId="77777777" w:rsidR="00270FD7" w:rsidRPr="00CF5DB0" w:rsidRDefault="00270FD7" w:rsidP="00CF5DB0">
            <w:pPr>
              <w:jc w:val="center"/>
              <w:rPr>
                <w:rFonts w:ascii="Times New Roman" w:hAnsi="Times New Roman" w:cs="Times New Roman"/>
                <w:color w:val="1C1C1C"/>
                <w:sz w:val="24"/>
                <w:szCs w:val="24"/>
                <w:shd w:val="clear" w:color="auto" w:fill="FFFFFF"/>
              </w:rPr>
            </w:pPr>
          </w:p>
        </w:tc>
      </w:tr>
      <w:tr w:rsidR="00B57DF8" w:rsidRPr="00BA7E40" w14:paraId="73574253" w14:textId="54103E7C" w:rsidTr="00CF5DB0">
        <w:tc>
          <w:tcPr>
            <w:tcW w:w="2112" w:type="pct"/>
            <w:tcBorders>
              <w:right w:val="single" w:sz="4" w:space="0" w:color="auto"/>
            </w:tcBorders>
          </w:tcPr>
          <w:p w14:paraId="57060734" w14:textId="23F96C04" w:rsidR="00B57DF8" w:rsidRPr="00CF5DB0" w:rsidRDefault="00DA587B" w:rsidP="00CF5DB0">
            <w:pPr>
              <w:pStyle w:val="HTMLPreformatted"/>
              <w:shd w:val="clear" w:color="auto" w:fill="FFFFFF"/>
              <w:wordWrap w:val="0"/>
              <w:jc w:val="center"/>
              <w:rPr>
                <w:rFonts w:ascii="Times New Roman" w:hAnsi="Times New Roman" w:cs="Times New Roman"/>
                <w:color w:val="000000"/>
                <w:sz w:val="24"/>
                <w:szCs w:val="24"/>
              </w:rPr>
            </w:pPr>
            <w:r w:rsidRPr="00DA587B">
              <w:rPr>
                <w:rStyle w:val="gnd-iwgdh3b"/>
                <w:rFonts w:ascii="Times New Roman" w:hAnsi="Times New Roman" w:cs="Times New Roman"/>
                <w:color w:val="000000"/>
                <w:sz w:val="24"/>
                <w:szCs w:val="24"/>
                <w:bdr w:val="none" w:sz="0" w:space="0" w:color="auto" w:frame="1"/>
              </w:rPr>
              <w:t>2</w:t>
            </w:r>
            <w:ins w:id="991" w:author="Mohammad Nayeem Hasan" w:date="2024-02-08T18:07:00Z">
              <w:r w:rsidR="00194F14">
                <w:rPr>
                  <w:rStyle w:val="gnd-iwgdh3b"/>
                  <w:rFonts w:ascii="Times New Roman" w:hAnsi="Times New Roman" w:cs="Times New Roman"/>
                  <w:color w:val="000000"/>
                  <w:sz w:val="24"/>
                  <w:szCs w:val="24"/>
                  <w:bdr w:val="none" w:sz="0" w:space="0" w:color="auto" w:frame="1"/>
                </w:rPr>
                <w:t>3</w:t>
              </w:r>
              <w:r w:rsidR="00194F14">
                <w:rPr>
                  <w:rStyle w:val="gnd-iwgdh3b"/>
                  <w:color w:val="000000"/>
                  <w:sz w:val="24"/>
                  <w:szCs w:val="24"/>
                  <w:bdr w:val="none" w:sz="0" w:space="0" w:color="auto" w:frame="1"/>
                </w:rPr>
                <w:t>720.9</w:t>
              </w:r>
            </w:ins>
            <w:del w:id="992" w:author="Mohammad Nayeem Hasan" w:date="2024-02-08T18:07:00Z">
              <w:r w:rsidRPr="00DA587B" w:rsidDel="00194F14">
                <w:rPr>
                  <w:rStyle w:val="gnd-iwgdh3b"/>
                  <w:rFonts w:ascii="Times New Roman" w:hAnsi="Times New Roman" w:cs="Times New Roman"/>
                  <w:color w:val="000000"/>
                  <w:sz w:val="24"/>
                  <w:szCs w:val="24"/>
                  <w:bdr w:val="none" w:sz="0" w:space="0" w:color="auto" w:frame="1"/>
                </w:rPr>
                <w:delText>4877.9</w:delText>
              </w:r>
            </w:del>
          </w:p>
        </w:tc>
        <w:tc>
          <w:tcPr>
            <w:tcW w:w="1579" w:type="pct"/>
            <w:tcBorders>
              <w:right w:val="single" w:sz="4" w:space="0" w:color="auto"/>
            </w:tcBorders>
            <w:vAlign w:val="center"/>
          </w:tcPr>
          <w:p w14:paraId="1D4F4769" w14:textId="53D1361A" w:rsidR="00B57DF8" w:rsidRPr="00CF5DB0" w:rsidRDefault="00194F14" w:rsidP="00CF5DB0">
            <w:pPr>
              <w:pStyle w:val="HTMLPreformatted"/>
              <w:shd w:val="clear" w:color="auto" w:fill="FFFFFF"/>
              <w:wordWrap w:val="0"/>
              <w:jc w:val="center"/>
              <w:rPr>
                <w:rFonts w:ascii="Times New Roman" w:hAnsi="Times New Roman" w:cs="Times New Roman"/>
                <w:color w:val="000000"/>
                <w:sz w:val="24"/>
                <w:szCs w:val="24"/>
              </w:rPr>
            </w:pPr>
            <w:ins w:id="993" w:author="Mohammad Nayeem Hasan" w:date="2024-02-08T18:07:00Z">
              <w:r>
                <w:rPr>
                  <w:rStyle w:val="gnd-iwgdh3b"/>
                  <w:rFonts w:ascii="Times New Roman" w:hAnsi="Times New Roman" w:cs="Times New Roman"/>
                  <w:color w:val="000000"/>
                  <w:sz w:val="24"/>
                  <w:szCs w:val="24"/>
                  <w:bdr w:val="none" w:sz="0" w:space="0" w:color="auto" w:frame="1"/>
                </w:rPr>
                <w:t>23774.8</w:t>
              </w:r>
            </w:ins>
            <w:del w:id="994" w:author="Mohammad Nayeem Hasan" w:date="2024-02-08T18:07:00Z">
              <w:r w:rsidR="00DA587B" w:rsidRPr="00DA587B" w:rsidDel="00194F14">
                <w:rPr>
                  <w:rStyle w:val="gnd-iwgdh3b"/>
                  <w:rFonts w:ascii="Times New Roman" w:hAnsi="Times New Roman" w:cs="Times New Roman"/>
                  <w:color w:val="000000"/>
                  <w:sz w:val="24"/>
                  <w:szCs w:val="24"/>
                  <w:bdr w:val="none" w:sz="0" w:space="0" w:color="auto" w:frame="1"/>
                </w:rPr>
                <w:delText>24925.7</w:delText>
              </w:r>
            </w:del>
          </w:p>
        </w:tc>
        <w:tc>
          <w:tcPr>
            <w:tcW w:w="1309" w:type="pct"/>
            <w:tcBorders>
              <w:left w:val="single" w:sz="4" w:space="0" w:color="auto"/>
            </w:tcBorders>
            <w:vAlign w:val="center"/>
          </w:tcPr>
          <w:p w14:paraId="0E3A0479" w14:textId="4EBF19FE" w:rsidR="00B57DF8" w:rsidRPr="00CF5DB0" w:rsidRDefault="008A3B0D" w:rsidP="00CF5DB0">
            <w:pPr>
              <w:pStyle w:val="HTMLPreformatted"/>
              <w:shd w:val="clear" w:color="auto" w:fill="FFFFFF"/>
              <w:wordWrap w:val="0"/>
              <w:jc w:val="center"/>
              <w:rPr>
                <w:rFonts w:ascii="Times New Roman" w:hAnsi="Times New Roman" w:cs="Times New Roman"/>
                <w:color w:val="000000"/>
                <w:sz w:val="24"/>
                <w:szCs w:val="24"/>
              </w:rPr>
            </w:pPr>
            <w:ins w:id="995" w:author="Mohammad Nayeem Hasan" w:date="2024-02-08T18:09:00Z">
              <w:r>
                <w:rPr>
                  <w:rStyle w:val="gnd-iwgdh3b"/>
                  <w:rFonts w:ascii="Times New Roman" w:hAnsi="Times New Roman" w:cs="Times New Roman"/>
                  <w:color w:val="000000"/>
                  <w:sz w:val="24"/>
                  <w:szCs w:val="24"/>
                  <w:bdr w:val="none" w:sz="0" w:space="0" w:color="auto" w:frame="1"/>
                </w:rPr>
                <w:t>181.80</w:t>
              </w:r>
              <w:r w:rsidR="00F36D0E">
                <w:rPr>
                  <w:rStyle w:val="gnd-iwgdh3b"/>
                  <w:rFonts w:ascii="Times New Roman" w:hAnsi="Times New Roman" w:cs="Times New Roman"/>
                  <w:color w:val="000000"/>
                  <w:sz w:val="24"/>
                  <w:szCs w:val="24"/>
                  <w:bdr w:val="none" w:sz="0" w:space="0" w:color="auto" w:frame="1"/>
                </w:rPr>
                <w:t>4</w:t>
              </w:r>
            </w:ins>
            <w:del w:id="996" w:author="Mohammad Nayeem Hasan" w:date="2024-02-08T18:09:00Z">
              <w:r w:rsidR="0094077E" w:rsidRPr="0094077E" w:rsidDel="008A3B0D">
                <w:rPr>
                  <w:rStyle w:val="gnd-iwgdh3b"/>
                  <w:rFonts w:ascii="Times New Roman" w:hAnsi="Times New Roman" w:cs="Times New Roman"/>
                  <w:color w:val="000000"/>
                  <w:sz w:val="24"/>
                  <w:szCs w:val="24"/>
                  <w:bdr w:val="none" w:sz="0" w:space="0" w:color="auto" w:frame="1"/>
                </w:rPr>
                <w:delText>225.</w:delText>
              </w:r>
              <w:r w:rsidR="0094077E" w:rsidDel="008A3B0D">
                <w:rPr>
                  <w:rStyle w:val="gnd-iwgdh3b"/>
                  <w:rFonts w:ascii="Times New Roman" w:hAnsi="Times New Roman" w:cs="Times New Roman"/>
                  <w:color w:val="000000"/>
                  <w:sz w:val="24"/>
                  <w:szCs w:val="24"/>
                  <w:bdr w:val="none" w:sz="0" w:space="0" w:color="auto" w:frame="1"/>
                </w:rPr>
                <w:delText>7</w:delText>
              </w:r>
            </w:del>
          </w:p>
        </w:tc>
      </w:tr>
      <w:tr w:rsidR="00B57DF8" w:rsidRPr="00BA7E40" w14:paraId="39ECA2AD" w14:textId="307FD109" w:rsidTr="00CF5DB0">
        <w:tc>
          <w:tcPr>
            <w:tcW w:w="2112" w:type="pct"/>
            <w:tcBorders>
              <w:right w:val="single" w:sz="4" w:space="0" w:color="auto"/>
            </w:tcBorders>
          </w:tcPr>
          <w:p w14:paraId="710D0FA2" w14:textId="4AC1FFD8" w:rsidR="00B57DF8" w:rsidRPr="00CF5DB0" w:rsidRDefault="00270FD7" w:rsidP="00CF5DB0">
            <w:pPr>
              <w:jc w:val="center"/>
              <w:rPr>
                <w:rFonts w:ascii="Times New Roman" w:hAnsi="Times New Roman" w:cs="Times New Roman"/>
                <w:color w:val="1C1C1C"/>
                <w:sz w:val="24"/>
                <w:szCs w:val="24"/>
                <w:shd w:val="clear" w:color="auto" w:fill="FFFFFF"/>
              </w:rPr>
            </w:pPr>
            <w:r w:rsidRPr="00CF5DB0">
              <w:rPr>
                <w:rFonts w:ascii="Times New Roman" w:hAnsi="Times New Roman" w:cs="Times New Roman"/>
                <w:b/>
                <w:color w:val="1C1C1C"/>
                <w:sz w:val="24"/>
                <w:szCs w:val="24"/>
                <w:shd w:val="clear" w:color="auto" w:fill="FFFFFF"/>
              </w:rPr>
              <w:t xml:space="preserve">Conditional </w:t>
            </w:r>
            <w:r w:rsidRPr="00CF5DB0">
              <w:rPr>
                <w:rFonts w:ascii="Times New Roman" w:hAnsi="Times New Roman" w:cs="Times New Roman"/>
                <w:b/>
                <w:i/>
                <w:iCs/>
                <w:color w:val="1C1C1C"/>
                <w:sz w:val="24"/>
                <w:szCs w:val="24"/>
                <w:shd w:val="clear" w:color="auto" w:fill="FFFFFF"/>
              </w:rPr>
              <w:t>R</w:t>
            </w:r>
            <w:r w:rsidRPr="00CF5DB0">
              <w:rPr>
                <w:rFonts w:ascii="Times New Roman" w:hAnsi="Times New Roman" w:cs="Times New Roman"/>
                <w:b/>
                <w:i/>
                <w:iCs/>
                <w:color w:val="1C1C1C"/>
                <w:sz w:val="24"/>
                <w:szCs w:val="24"/>
                <w:shd w:val="clear" w:color="auto" w:fill="FFFFFF"/>
                <w:vertAlign w:val="superscript"/>
              </w:rPr>
              <w:t>2</w:t>
            </w:r>
          </w:p>
        </w:tc>
        <w:tc>
          <w:tcPr>
            <w:tcW w:w="1579" w:type="pct"/>
            <w:tcBorders>
              <w:right w:val="single" w:sz="4" w:space="0" w:color="auto"/>
            </w:tcBorders>
            <w:vAlign w:val="center"/>
          </w:tcPr>
          <w:p w14:paraId="1D1DB244" w14:textId="347A8D9B" w:rsidR="00B57DF8" w:rsidRPr="00CF5DB0" w:rsidRDefault="00270FD7" w:rsidP="00CF5DB0">
            <w:pPr>
              <w:jc w:val="center"/>
              <w:rPr>
                <w:rFonts w:ascii="Times New Roman" w:hAnsi="Times New Roman" w:cs="Times New Roman"/>
                <w:sz w:val="24"/>
                <w:szCs w:val="24"/>
                <w:shd w:val="clear" w:color="auto" w:fill="FFFFFF"/>
              </w:rPr>
            </w:pPr>
            <w:r w:rsidRPr="00CF5DB0">
              <w:rPr>
                <w:rFonts w:ascii="Times New Roman" w:hAnsi="Times New Roman" w:cs="Times New Roman"/>
                <w:b/>
                <w:color w:val="1C1C1C"/>
                <w:sz w:val="24"/>
                <w:szCs w:val="24"/>
                <w:shd w:val="clear" w:color="auto" w:fill="FFFFFF"/>
              </w:rPr>
              <w:t xml:space="preserve">Marginal </w:t>
            </w:r>
            <w:r w:rsidRPr="00CF5DB0">
              <w:rPr>
                <w:rFonts w:ascii="Times New Roman" w:hAnsi="Times New Roman" w:cs="Times New Roman"/>
                <w:b/>
                <w:i/>
                <w:iCs/>
                <w:color w:val="1C1C1C"/>
                <w:sz w:val="24"/>
                <w:szCs w:val="24"/>
                <w:shd w:val="clear" w:color="auto" w:fill="FFFFFF"/>
              </w:rPr>
              <w:t>R</w:t>
            </w:r>
            <w:r w:rsidRPr="00CF5DB0">
              <w:rPr>
                <w:rFonts w:ascii="Times New Roman" w:hAnsi="Times New Roman" w:cs="Times New Roman"/>
                <w:b/>
                <w:i/>
                <w:iCs/>
                <w:color w:val="1C1C1C"/>
                <w:sz w:val="24"/>
                <w:szCs w:val="24"/>
                <w:shd w:val="clear" w:color="auto" w:fill="FFFFFF"/>
                <w:vertAlign w:val="superscript"/>
              </w:rPr>
              <w:t>2</w:t>
            </w:r>
          </w:p>
        </w:tc>
        <w:tc>
          <w:tcPr>
            <w:tcW w:w="1309" w:type="pct"/>
            <w:tcBorders>
              <w:left w:val="single" w:sz="4" w:space="0" w:color="auto"/>
            </w:tcBorders>
            <w:vAlign w:val="center"/>
          </w:tcPr>
          <w:p w14:paraId="32831099" w14:textId="6B924626" w:rsidR="00B57DF8" w:rsidRPr="00CF5DB0" w:rsidRDefault="00270FD7" w:rsidP="00CF5DB0">
            <w:pPr>
              <w:jc w:val="center"/>
              <w:rPr>
                <w:rFonts w:ascii="Times New Roman" w:hAnsi="Times New Roman" w:cs="Times New Roman"/>
                <w:sz w:val="24"/>
                <w:szCs w:val="24"/>
                <w:shd w:val="clear" w:color="auto" w:fill="FFFFFF"/>
              </w:rPr>
            </w:pPr>
            <w:r w:rsidRPr="00CF5DB0">
              <w:rPr>
                <w:rFonts w:ascii="Times New Roman" w:hAnsi="Times New Roman" w:cs="Times New Roman"/>
                <w:b/>
                <w:color w:val="1C1C1C"/>
                <w:sz w:val="24"/>
                <w:szCs w:val="24"/>
                <w:shd w:val="clear" w:color="auto" w:fill="FFFFFF"/>
              </w:rPr>
              <w:t>Intraclass correlation (ICC)</w:t>
            </w:r>
          </w:p>
        </w:tc>
      </w:tr>
      <w:tr w:rsidR="00B57DF8" w:rsidRPr="00BA7E40" w14:paraId="31D44892" w14:textId="1D7C8B16" w:rsidTr="00CF5DB0">
        <w:tc>
          <w:tcPr>
            <w:tcW w:w="2112" w:type="pct"/>
            <w:tcBorders>
              <w:right w:val="single" w:sz="4" w:space="0" w:color="auto"/>
            </w:tcBorders>
          </w:tcPr>
          <w:p w14:paraId="472004EF" w14:textId="44B1F93B"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ins w:id="997" w:author="Mohammad Nayeem Hasan" w:date="2024-02-08T18:09:00Z">
              <w:r w:rsidR="00194F14">
                <w:rPr>
                  <w:rStyle w:val="gnd-iwgdh3b"/>
                  <w:rFonts w:ascii="Times New Roman" w:hAnsi="Times New Roman" w:cs="Times New Roman"/>
                  <w:color w:val="000000"/>
                  <w:sz w:val="24"/>
                  <w:szCs w:val="24"/>
                  <w:bdr w:val="none" w:sz="0" w:space="0" w:color="auto" w:frame="1"/>
                </w:rPr>
                <w:t>436</w:t>
              </w:r>
            </w:ins>
            <w:del w:id="998" w:author="Mohammad Nayeem Hasan" w:date="2024-02-08T18:09:00Z">
              <w:r w:rsidR="009C3D3A" w:rsidDel="00194F14">
                <w:rPr>
                  <w:rStyle w:val="gnd-iwgdh3b"/>
                  <w:rFonts w:ascii="Times New Roman" w:hAnsi="Times New Roman" w:cs="Times New Roman"/>
                  <w:color w:val="000000"/>
                  <w:sz w:val="24"/>
                  <w:szCs w:val="24"/>
                  <w:bdr w:val="none" w:sz="0" w:space="0" w:color="auto" w:frame="1"/>
                </w:rPr>
                <w:delText>135</w:delText>
              </w:r>
            </w:del>
          </w:p>
        </w:tc>
        <w:tc>
          <w:tcPr>
            <w:tcW w:w="1579" w:type="pct"/>
            <w:tcBorders>
              <w:right w:val="single" w:sz="4" w:space="0" w:color="auto"/>
            </w:tcBorders>
            <w:vAlign w:val="center"/>
          </w:tcPr>
          <w:p w14:paraId="2ECD92E9" w14:textId="7B31351E"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ins w:id="999" w:author="Mohammad Nayeem Hasan" w:date="2024-02-08T18:09:00Z">
              <w:r w:rsidR="00194F14">
                <w:rPr>
                  <w:rStyle w:val="gnd-iwgdh3b"/>
                  <w:rFonts w:ascii="Times New Roman" w:hAnsi="Times New Roman" w:cs="Times New Roman"/>
                  <w:color w:val="000000"/>
                  <w:sz w:val="24"/>
                  <w:szCs w:val="24"/>
                  <w:bdr w:val="none" w:sz="0" w:space="0" w:color="auto" w:frame="1"/>
                </w:rPr>
                <w:t>435</w:t>
              </w:r>
            </w:ins>
            <w:del w:id="1000" w:author="Mohammad Nayeem Hasan" w:date="2024-02-08T18:09:00Z">
              <w:r w:rsidR="009C3D3A" w:rsidDel="00194F14">
                <w:rPr>
                  <w:rStyle w:val="gnd-iwgdh3b"/>
                  <w:rFonts w:ascii="Times New Roman" w:hAnsi="Times New Roman" w:cs="Times New Roman"/>
                  <w:color w:val="000000"/>
                  <w:sz w:val="24"/>
                  <w:szCs w:val="24"/>
                  <w:bdr w:val="none" w:sz="0" w:space="0" w:color="auto" w:frame="1"/>
                </w:rPr>
                <w:delText>128</w:delText>
              </w:r>
            </w:del>
          </w:p>
        </w:tc>
        <w:tc>
          <w:tcPr>
            <w:tcW w:w="1309" w:type="pct"/>
            <w:tcBorders>
              <w:left w:val="single" w:sz="4" w:space="0" w:color="auto"/>
            </w:tcBorders>
            <w:vAlign w:val="center"/>
          </w:tcPr>
          <w:p w14:paraId="4DF0807E" w14:textId="791700F3" w:rsidR="00B57DF8" w:rsidRPr="00CF5DB0" w:rsidRDefault="00943FF3" w:rsidP="00CF5DB0">
            <w:pPr>
              <w:pStyle w:val="HTMLPreformatted"/>
              <w:shd w:val="clear" w:color="auto" w:fill="FFFFFF"/>
              <w:wordWrap w:val="0"/>
              <w:jc w:val="center"/>
              <w:rPr>
                <w:rFonts w:ascii="Times New Roman" w:hAnsi="Times New Roman" w:cs="Times New Roman"/>
                <w:color w:val="000000"/>
                <w:sz w:val="24"/>
                <w:szCs w:val="24"/>
              </w:rPr>
            </w:pPr>
            <w:r w:rsidRPr="00CF5DB0">
              <w:rPr>
                <w:rStyle w:val="gnd-iwgdh3b"/>
                <w:rFonts w:ascii="Times New Roman" w:hAnsi="Times New Roman" w:cs="Times New Roman"/>
                <w:color w:val="000000"/>
                <w:sz w:val="24"/>
                <w:szCs w:val="24"/>
                <w:bdr w:val="none" w:sz="0" w:space="0" w:color="auto" w:frame="1"/>
              </w:rPr>
              <w:t>0.</w:t>
            </w:r>
            <w:r w:rsidR="009C3D3A">
              <w:rPr>
                <w:rStyle w:val="gnd-iwgdh3b"/>
                <w:rFonts w:ascii="Times New Roman" w:hAnsi="Times New Roman" w:cs="Times New Roman"/>
                <w:color w:val="000000"/>
                <w:sz w:val="24"/>
                <w:szCs w:val="24"/>
                <w:bdr w:val="none" w:sz="0" w:space="0" w:color="auto" w:frame="1"/>
              </w:rPr>
              <w:t>00</w:t>
            </w:r>
            <w:ins w:id="1001" w:author="Mohammad Nayeem Hasan" w:date="2024-02-08T18:09:00Z">
              <w:r w:rsidR="00194F14">
                <w:rPr>
                  <w:rStyle w:val="gnd-iwgdh3b"/>
                  <w:rFonts w:ascii="Times New Roman" w:hAnsi="Times New Roman" w:cs="Times New Roman"/>
                  <w:color w:val="000000"/>
                  <w:sz w:val="24"/>
                  <w:szCs w:val="24"/>
                  <w:bdr w:val="none" w:sz="0" w:space="0" w:color="auto" w:frame="1"/>
                </w:rPr>
                <w:t>2</w:t>
              </w:r>
            </w:ins>
            <w:del w:id="1002" w:author="Mohammad Nayeem Hasan" w:date="2024-02-08T18:09:00Z">
              <w:r w:rsidR="009C3D3A" w:rsidDel="00194F14">
                <w:rPr>
                  <w:rStyle w:val="gnd-iwgdh3b"/>
                  <w:rFonts w:ascii="Times New Roman" w:hAnsi="Times New Roman" w:cs="Times New Roman"/>
                  <w:color w:val="000000"/>
                  <w:sz w:val="24"/>
                  <w:szCs w:val="24"/>
                  <w:bdr w:val="none" w:sz="0" w:space="0" w:color="auto" w:frame="1"/>
                </w:rPr>
                <w:delText>9</w:delText>
              </w:r>
            </w:del>
          </w:p>
        </w:tc>
      </w:tr>
    </w:tbl>
    <w:p w14:paraId="136E2006" w14:textId="631B3D06" w:rsidR="005A2E65" w:rsidRDefault="0083362E" w:rsidP="002B1AC5">
      <w:pPr>
        <w:spacing w:line="240" w:lineRule="auto"/>
        <w:jc w:val="center"/>
        <w:rPr>
          <w:ins w:id="1003" w:author="Mohammad Nayeem Hasan" w:date="2024-02-09T02:40:00Z"/>
          <w:noProof/>
        </w:rPr>
      </w:pPr>
      <w:ins w:id="1004" w:author="Mohammad Nayeem Hasan" w:date="2024-02-09T02:18:00Z">
        <w:r>
          <w:rPr>
            <w:noProof/>
          </w:rPr>
          <w:drawing>
            <wp:inline distT="0" distB="0" distL="0" distR="0" wp14:anchorId="2700F3A9" wp14:editId="3F819CE3">
              <wp:extent cx="4168239" cy="4168239"/>
              <wp:effectExtent l="0" t="0" r="3810" b="3810"/>
              <wp:docPr id="1653836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71359" cy="4171359"/>
                      </a:xfrm>
                      <a:prstGeom prst="rect">
                        <a:avLst/>
                      </a:prstGeom>
                      <a:noFill/>
                      <a:ln>
                        <a:noFill/>
                      </a:ln>
                    </pic:spPr>
                  </pic:pic>
                </a:graphicData>
              </a:graphic>
            </wp:inline>
          </w:drawing>
        </w:r>
      </w:ins>
    </w:p>
    <w:p w14:paraId="17CEA813" w14:textId="49E136AD" w:rsidR="002B1AC5" w:rsidRDefault="002B1AC5" w:rsidP="002B1AC5">
      <w:pPr>
        <w:tabs>
          <w:tab w:val="left" w:pos="3572"/>
        </w:tabs>
        <w:rPr>
          <w:ins w:id="1005" w:author="Mohammad Nayeem Hasan" w:date="2024-02-09T02:40:00Z"/>
          <w:rFonts w:ascii="Times New Roman" w:hAnsi="Times New Roman" w:cs="Times New Roman"/>
          <w:sz w:val="24"/>
          <w:szCs w:val="24"/>
        </w:rPr>
      </w:pPr>
    </w:p>
    <w:p w14:paraId="5AC505AB" w14:textId="77777777" w:rsidR="002B1AC5" w:rsidRPr="002B1AC5" w:rsidRDefault="002B1AC5" w:rsidP="002B1AC5">
      <w:pPr>
        <w:tabs>
          <w:tab w:val="left" w:pos="3572"/>
        </w:tabs>
        <w:rPr>
          <w:ins w:id="1006" w:author="Mohammad Nayeem Hasan" w:date="2024-02-09T01:13:00Z"/>
          <w:rFonts w:ascii="Times New Roman" w:hAnsi="Times New Roman" w:cs="Times New Roman"/>
          <w:sz w:val="24"/>
          <w:szCs w:val="24"/>
        </w:rPr>
        <w:pPrChange w:id="1007" w:author="Mohammad Nayeem Hasan" w:date="2024-02-09T02:40:00Z">
          <w:pPr>
            <w:spacing w:line="240" w:lineRule="auto"/>
          </w:pPr>
        </w:pPrChange>
      </w:pPr>
    </w:p>
    <w:p w14:paraId="63484F2D" w14:textId="2820B2A9" w:rsidR="005A2E65" w:rsidRDefault="0083362E" w:rsidP="00705BD2">
      <w:pPr>
        <w:spacing w:line="240" w:lineRule="auto"/>
        <w:rPr>
          <w:rFonts w:ascii="Times New Roman" w:hAnsi="Times New Roman" w:cs="Times New Roman"/>
          <w:sz w:val="24"/>
          <w:szCs w:val="24"/>
        </w:rPr>
      </w:pPr>
      <w:ins w:id="1008" w:author="Mohammad Nayeem Hasan" w:date="2024-02-09T02:26:00Z">
        <w:r>
          <w:rPr>
            <w:noProof/>
          </w:rPr>
          <w:lastRenderedPageBreak/>
          <w:drawing>
            <wp:inline distT="0" distB="0" distL="0" distR="0" wp14:anchorId="452A0D4A" wp14:editId="27AB6919">
              <wp:extent cx="5731510" cy="2865755"/>
              <wp:effectExtent l="0" t="0" r="2540" b="0"/>
              <wp:docPr id="1417720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ins>
    </w:p>
    <w:p w14:paraId="0F2E8782" w14:textId="305B1E61" w:rsidR="00C90CBF" w:rsidRDefault="00C90CBF">
      <w:pPr>
        <w:rPr>
          <w:ins w:id="1009" w:author="Mohammad Nayeem Hasan" w:date="2024-02-09T02:19:00Z"/>
          <w:rFonts w:ascii="Times New Roman" w:hAnsi="Times New Roman" w:cs="Times New Roman"/>
          <w:sz w:val="24"/>
          <w:szCs w:val="24"/>
        </w:rPr>
      </w:pPr>
      <w:r>
        <w:rPr>
          <w:rFonts w:ascii="Times New Roman" w:hAnsi="Times New Roman" w:cs="Times New Roman"/>
          <w:sz w:val="24"/>
          <w:szCs w:val="24"/>
        </w:rPr>
        <w:br w:type="page"/>
      </w:r>
    </w:p>
    <w:p w14:paraId="36D0C1AB" w14:textId="22DA7F2D" w:rsidR="0083362E" w:rsidRDefault="0083362E">
      <w:pPr>
        <w:rPr>
          <w:rFonts w:ascii="Times New Roman" w:hAnsi="Times New Roman" w:cs="Times New Roman"/>
          <w:sz w:val="24"/>
          <w:szCs w:val="24"/>
        </w:rPr>
      </w:pPr>
      <w:ins w:id="1010" w:author="Mohammad Nayeem Hasan" w:date="2024-02-09T02:19:00Z">
        <w:r>
          <w:rPr>
            <w:noProof/>
          </w:rPr>
          <w:lastRenderedPageBreak/>
          <w:drawing>
            <wp:inline distT="0" distB="0" distL="0" distR="0" wp14:anchorId="40034C9F" wp14:editId="745623E1">
              <wp:extent cx="5731510" cy="3439160"/>
              <wp:effectExtent l="0" t="0" r="2540" b="8890"/>
              <wp:docPr id="1861122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ins>
    </w:p>
    <w:p w14:paraId="32A92DE1" w14:textId="5B76460B" w:rsidR="00D80CC2" w:rsidRDefault="00AD4342">
      <w:pPr>
        <w:rPr>
          <w:ins w:id="1011" w:author="Mohammad Nayeem Hasan" w:date="2024-02-09T02:50:00Z"/>
          <w:rFonts w:ascii="Times New Roman" w:hAnsi="Times New Roman" w:cs="Times New Roman"/>
          <w:sz w:val="24"/>
          <w:szCs w:val="24"/>
        </w:rPr>
      </w:pPr>
      <w:ins w:id="1012" w:author="Mohammad Nayeem Hasan" w:date="2024-02-09T02:50:00Z">
        <w:r w:rsidRPr="00AD4342">
          <w:rPr>
            <w:rFonts w:ascii="Times New Roman" w:hAnsi="Times New Roman" w:cs="Times New Roman"/>
            <w:sz w:val="24"/>
            <w:szCs w:val="24"/>
          </w:rPr>
          <w:t xml:space="preserve">In the latest epidemiological report on Dengue fever, it has been observed that the highest number of reported cases, </w:t>
        </w:r>
        <w:proofErr w:type="spellStart"/>
        <w:r w:rsidRPr="00AD4342">
          <w:rPr>
            <w:rFonts w:ascii="Times New Roman" w:hAnsi="Times New Roman" w:cs="Times New Roman"/>
            <w:sz w:val="24"/>
            <w:szCs w:val="24"/>
          </w:rPr>
          <w:t>totaling</w:t>
        </w:r>
        <w:proofErr w:type="spellEnd"/>
        <w:r w:rsidRPr="00AD4342">
          <w:rPr>
            <w:rFonts w:ascii="Times New Roman" w:hAnsi="Times New Roman" w:cs="Times New Roman"/>
            <w:sz w:val="24"/>
            <w:szCs w:val="24"/>
          </w:rPr>
          <w:t xml:space="preserve"> 27,439, falls within the age category of 21-30 years. However, when considering mortality, the highest number of deaths, reaching 321, is found in the 31-40 age group. Surprisingly, both the incidence of Dengue cases and associated deaths are notably lower among individuals aged over 70 years. Further analysis by gender reveals a significant difference in the distribution of Dengue cases and deaths. While the number of reported cases is lowest among females, the mortality rate is highest within the same sex group. Examining the duration of hospital stays among Dengue patients, a concerning pattern emerges. The majority of deaths occur within the first day of hospitalization, indicating that fatalities are occurring immediately after admission, within 24 hours. These findings underscore the importance of targeted intervention strategies, particularly for high-risk age groups and immediate medical attention upon hospital admission to mitigate Dengue-related mortality.</w:t>
        </w:r>
      </w:ins>
    </w:p>
    <w:p w14:paraId="53C9BEF2" w14:textId="77777777" w:rsidR="00AD4342" w:rsidRDefault="00AD4342">
      <w:pPr>
        <w:rPr>
          <w:ins w:id="1013" w:author="Mohammad Nayeem Hasan" w:date="2024-02-09T02:50:00Z"/>
          <w:rFonts w:ascii="Times New Roman" w:hAnsi="Times New Roman" w:cs="Times New Roman"/>
          <w:sz w:val="24"/>
          <w:szCs w:val="24"/>
        </w:rPr>
      </w:pPr>
    </w:p>
    <w:p w14:paraId="46E98785" w14:textId="77777777" w:rsidR="00AD4342" w:rsidRDefault="00AD4342">
      <w:pPr>
        <w:rPr>
          <w:rFonts w:ascii="Times New Roman" w:hAnsi="Times New Roman" w:cs="Times New Roman"/>
          <w:sz w:val="24"/>
          <w:szCs w:val="24"/>
        </w:rPr>
      </w:pPr>
    </w:p>
    <w:p w14:paraId="4604B38A" w14:textId="3D84EA1A" w:rsidR="00192DB6" w:rsidRDefault="006B3AC6">
      <w:pPr>
        <w:rPr>
          <w:rFonts w:ascii="Times New Roman" w:hAnsi="Times New Roman" w:cs="Times New Roman"/>
          <w:b/>
          <w:bCs/>
        </w:rPr>
      </w:pPr>
      <w:r>
        <w:rPr>
          <w:rFonts w:ascii="Times New Roman" w:hAnsi="Times New Roman" w:cs="Times New Roman"/>
          <w:b/>
          <w:bCs/>
        </w:rPr>
        <w:t xml:space="preserve">Discussion: </w:t>
      </w:r>
    </w:p>
    <w:p w14:paraId="6E354A47" w14:textId="77777777" w:rsidR="000B5389" w:rsidRDefault="000B5389" w:rsidP="000B5389">
      <w:pPr>
        <w:spacing w:after="0" w:line="480" w:lineRule="auto"/>
        <w:rPr>
          <w:rFonts w:ascii="Times New Roman" w:hAnsi="Times New Roman" w:cs="Times New Roman"/>
        </w:rPr>
      </w:pPr>
    </w:p>
    <w:p w14:paraId="28679D54" w14:textId="64659C56" w:rsidR="00A94CF5" w:rsidRDefault="00407087" w:rsidP="000B5389">
      <w:pPr>
        <w:spacing w:after="0" w:line="480" w:lineRule="auto"/>
        <w:rPr>
          <w:rFonts w:ascii="Times New Roman" w:hAnsi="Times New Roman" w:cs="Times New Roman"/>
        </w:rPr>
      </w:pPr>
      <w:ins w:id="1014" w:author="Kazi Rahman" w:date="2024-01-28T19:37:00Z">
        <w:r>
          <w:rPr>
            <w:rFonts w:ascii="Times New Roman" w:hAnsi="Times New Roman" w:cs="Times New Roman"/>
          </w:rPr>
          <w:t xml:space="preserve">In addition to </w:t>
        </w:r>
      </w:ins>
      <w:del w:id="1015" w:author="Kazi Rahman" w:date="2024-01-28T19:37:00Z">
        <w:r w:rsidR="00A94CF5">
          <w:rPr>
            <w:rFonts w:ascii="Times New Roman" w:hAnsi="Times New Roman" w:cs="Times New Roman"/>
          </w:rPr>
          <w:delText xml:space="preserve">Besides </w:delText>
        </w:r>
      </w:del>
      <w:del w:id="1016" w:author="Kazi Rahman" w:date="2024-01-28T19:38:00Z">
        <w:r w:rsidR="00A94CF5">
          <w:rPr>
            <w:rFonts w:ascii="Times New Roman" w:hAnsi="Times New Roman" w:cs="Times New Roman"/>
          </w:rPr>
          <w:delText xml:space="preserve">a </w:delText>
        </w:r>
      </w:del>
      <w:r w:rsidR="00A94CF5">
        <w:rPr>
          <w:rFonts w:ascii="Times New Roman" w:hAnsi="Times New Roman" w:cs="Times New Roman"/>
        </w:rPr>
        <w:t>very high number of dengue</w:t>
      </w:r>
      <w:r w:rsidR="00FD0AD6">
        <w:rPr>
          <w:rFonts w:ascii="Times New Roman" w:hAnsi="Times New Roman" w:cs="Times New Roman"/>
        </w:rPr>
        <w:t xml:space="preserve"> cases and deaths, Bangladesh’s 2023 dengue outbreak shows some </w:t>
      </w:r>
      <w:r w:rsidR="00163BF7">
        <w:rPr>
          <w:rFonts w:ascii="Times New Roman" w:hAnsi="Times New Roman" w:cs="Times New Roman"/>
        </w:rPr>
        <w:t xml:space="preserve">unique characteristics including </w:t>
      </w:r>
      <w:proofErr w:type="spellStart"/>
      <w:r w:rsidR="005F3F6B">
        <w:rPr>
          <w:rFonts w:ascii="Times New Roman" w:hAnsi="Times New Roman" w:cs="Times New Roman"/>
        </w:rPr>
        <w:t>i</w:t>
      </w:r>
      <w:proofErr w:type="spellEnd"/>
      <w:r w:rsidR="005F3F6B">
        <w:rPr>
          <w:rFonts w:ascii="Times New Roman" w:hAnsi="Times New Roman" w:cs="Times New Roman"/>
        </w:rPr>
        <w:t xml:space="preserve">) </w:t>
      </w:r>
      <w:commentRangeStart w:id="1017"/>
      <w:r w:rsidR="00163BF7">
        <w:rPr>
          <w:rFonts w:ascii="Times New Roman" w:hAnsi="Times New Roman" w:cs="Times New Roman"/>
        </w:rPr>
        <w:t xml:space="preserve">a geographical shift of cases </w:t>
      </w:r>
      <w:r w:rsidR="005F3F6B">
        <w:rPr>
          <w:rFonts w:ascii="Times New Roman" w:hAnsi="Times New Roman" w:cs="Times New Roman"/>
        </w:rPr>
        <w:t xml:space="preserve">from inside </w:t>
      </w:r>
      <w:r w:rsidR="00C147AC">
        <w:rPr>
          <w:rFonts w:ascii="Times New Roman" w:hAnsi="Times New Roman" w:cs="Times New Roman"/>
        </w:rPr>
        <w:t xml:space="preserve">the </w:t>
      </w:r>
      <w:r w:rsidR="005F3F6B">
        <w:rPr>
          <w:rFonts w:ascii="Times New Roman" w:hAnsi="Times New Roman" w:cs="Times New Roman"/>
        </w:rPr>
        <w:t>capital city to outside Dhaka</w:t>
      </w:r>
      <w:commentRangeEnd w:id="1017"/>
      <w:r w:rsidR="00C67A9D">
        <w:rPr>
          <w:rStyle w:val="CommentReference"/>
        </w:rPr>
        <w:commentReference w:id="1017"/>
      </w:r>
      <w:r w:rsidR="005F3F6B">
        <w:rPr>
          <w:rFonts w:ascii="Times New Roman" w:hAnsi="Times New Roman" w:cs="Times New Roman"/>
        </w:rPr>
        <w:t xml:space="preserve">, ii) a very high </w:t>
      </w:r>
      <w:r w:rsidR="00564579">
        <w:rPr>
          <w:rFonts w:ascii="Times New Roman" w:hAnsi="Times New Roman" w:cs="Times New Roman"/>
        </w:rPr>
        <w:t>case-fatality rat</w:t>
      </w:r>
      <w:ins w:id="1018" w:author="Mohammad Nayeem Hasan" w:date="2024-02-08T01:36:00Z">
        <w:r w:rsidR="00511E07">
          <w:rPr>
            <w:rFonts w:ascii="Times New Roman" w:hAnsi="Times New Roman" w:cs="Times New Roman"/>
          </w:rPr>
          <w:t>e</w:t>
        </w:r>
      </w:ins>
      <w:del w:id="1019" w:author="Mohammad Nayeem Hasan" w:date="2024-02-08T01:36:00Z">
        <w:r w:rsidR="00564579" w:rsidDel="00511E07">
          <w:rPr>
            <w:rFonts w:ascii="Times New Roman" w:hAnsi="Times New Roman" w:cs="Times New Roman"/>
          </w:rPr>
          <w:delText>io</w:delText>
        </w:r>
      </w:del>
      <w:r w:rsidR="00564579">
        <w:rPr>
          <w:rFonts w:ascii="Times New Roman" w:hAnsi="Times New Roman" w:cs="Times New Roman"/>
        </w:rPr>
        <w:t xml:space="preserve"> of dengue cases </w:t>
      </w:r>
      <w:r w:rsidR="007B4A97">
        <w:rPr>
          <w:rFonts w:ascii="Times New Roman" w:hAnsi="Times New Roman" w:cs="Times New Roman"/>
        </w:rPr>
        <w:t xml:space="preserve">within </w:t>
      </w:r>
      <w:r w:rsidR="00564579">
        <w:rPr>
          <w:rFonts w:ascii="Times New Roman" w:hAnsi="Times New Roman" w:cs="Times New Roman"/>
        </w:rPr>
        <w:t xml:space="preserve">capital City Dhaka, iii) </w:t>
      </w:r>
      <w:commentRangeStart w:id="1020"/>
      <w:commentRangeStart w:id="1021"/>
      <w:r w:rsidR="00564579">
        <w:rPr>
          <w:rFonts w:ascii="Times New Roman" w:hAnsi="Times New Roman" w:cs="Times New Roman"/>
        </w:rPr>
        <w:t xml:space="preserve">early onset and surge of </w:t>
      </w:r>
      <w:r w:rsidR="00D573C7">
        <w:rPr>
          <w:rFonts w:ascii="Times New Roman" w:hAnsi="Times New Roman" w:cs="Times New Roman"/>
        </w:rPr>
        <w:t xml:space="preserve">cases in Dhaka followed by spreading of cases across the country </w:t>
      </w:r>
      <w:commentRangeEnd w:id="1020"/>
      <w:r w:rsidR="00C67A9D">
        <w:rPr>
          <w:rStyle w:val="CommentReference"/>
        </w:rPr>
        <w:commentReference w:id="1020"/>
      </w:r>
      <w:commentRangeEnd w:id="1021"/>
      <w:r w:rsidR="009F2542">
        <w:rPr>
          <w:rStyle w:val="CommentReference"/>
        </w:rPr>
        <w:commentReference w:id="1021"/>
      </w:r>
      <w:r w:rsidR="00C147AC">
        <w:rPr>
          <w:rFonts w:ascii="Times New Roman" w:hAnsi="Times New Roman" w:cs="Times New Roman"/>
        </w:rPr>
        <w:t xml:space="preserve">iv) </w:t>
      </w:r>
      <w:r w:rsidR="00030829">
        <w:rPr>
          <w:rFonts w:ascii="Times New Roman" w:hAnsi="Times New Roman" w:cs="Times New Roman"/>
        </w:rPr>
        <w:t xml:space="preserve">a higher incidence of dengue cases in the southern </w:t>
      </w:r>
      <w:r w:rsidR="00F6003B">
        <w:rPr>
          <w:rFonts w:ascii="Times New Roman" w:hAnsi="Times New Roman" w:cs="Times New Roman"/>
        </w:rPr>
        <w:t>districts</w:t>
      </w:r>
      <w:r w:rsidR="00030829">
        <w:rPr>
          <w:rFonts w:ascii="Times New Roman" w:hAnsi="Times New Roman" w:cs="Times New Roman"/>
        </w:rPr>
        <w:t xml:space="preserve"> </w:t>
      </w:r>
      <w:del w:id="1022" w:author="Farhana  Haque" w:date="2024-01-26T19:01:00Z">
        <w:r w:rsidR="00030829" w:rsidDel="00C67A9D">
          <w:rPr>
            <w:rFonts w:ascii="Times New Roman" w:hAnsi="Times New Roman" w:cs="Times New Roman"/>
          </w:rPr>
          <w:delText xml:space="preserve">and division </w:delText>
        </w:r>
      </w:del>
      <w:r w:rsidR="00030829">
        <w:rPr>
          <w:rFonts w:ascii="Times New Roman" w:hAnsi="Times New Roman" w:cs="Times New Roman"/>
        </w:rPr>
        <w:t xml:space="preserve">of </w:t>
      </w:r>
      <w:r w:rsidR="00F6003B">
        <w:rPr>
          <w:rFonts w:ascii="Times New Roman" w:hAnsi="Times New Roman" w:cs="Times New Roman"/>
        </w:rPr>
        <w:t>Bangladesh</w:t>
      </w:r>
      <w:r w:rsidR="00030829">
        <w:rPr>
          <w:rFonts w:ascii="Times New Roman" w:hAnsi="Times New Roman" w:cs="Times New Roman"/>
        </w:rPr>
        <w:t xml:space="preserve">. </w:t>
      </w:r>
    </w:p>
    <w:p w14:paraId="048C182D" w14:textId="77777777" w:rsidR="006B3AC6" w:rsidRDefault="006B3AC6">
      <w:pPr>
        <w:rPr>
          <w:rFonts w:ascii="Times New Roman" w:hAnsi="Times New Roman" w:cs="Times New Roman"/>
          <w:b/>
          <w:bCs/>
        </w:rPr>
      </w:pPr>
    </w:p>
    <w:p w14:paraId="0B4E2637" w14:textId="4281D732" w:rsidR="00F6003B" w:rsidRDefault="00F6003B" w:rsidP="00F6003B">
      <w:pPr>
        <w:spacing w:after="0" w:line="480" w:lineRule="auto"/>
        <w:rPr>
          <w:rFonts w:ascii="Times New Roman" w:hAnsi="Times New Roman" w:cs="Times New Roman"/>
        </w:rPr>
      </w:pPr>
      <w:r>
        <w:rPr>
          <w:rFonts w:ascii="Times New Roman" w:hAnsi="Times New Roman" w:cs="Times New Roman"/>
        </w:rPr>
        <w:t xml:space="preserve">Several drivers contributed to the largest outbreak of dengue fever in Bangladesh. First, the dengue serotype -2 (DENV-2) reappeared in Bangladesh after 2018 </w:t>
      </w:r>
      <w:sdt>
        <w:sdtPr>
          <w:rPr>
            <w:rFonts w:ascii="Times New Roman" w:hAnsi="Times New Roman" w:cs="Times New Roman"/>
            <w:color w:val="000000"/>
            <w:vertAlign w:val="superscript"/>
          </w:rPr>
          <w:tag w:val="MENDELEY_CITATION_v3_eyJjaXRhdGlvbklEIjoiTUVOREVMRVlfQ0lUQVRJT05fYThiYjk0OTgtYzhlMy00N2UwLTk2YzctYzljZDg0NjdjMzM2IiwicHJvcGVydGllcyI6eyJub3RlSW5kZXgiOjB9LCJpc0VkaXRlZCI6ZmFsc2UsIm1hbnVhbE92ZXJyaWRlIjp7ImlzTWFudWFsbHlPdmVycmlkZGVuIjpmYWxzZSwiY2l0ZXByb2NUZXh0IjoiPHN1cD4xN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313482872"/>
          <w:placeholder>
            <w:docPart w:val="F6284EE4766947D6BD74CA59373E961B"/>
          </w:placeholder>
        </w:sdtPr>
        <w:sdtContent>
          <w:r w:rsidR="006A6FDB" w:rsidRPr="006A6FDB">
            <w:rPr>
              <w:rFonts w:ascii="Times New Roman" w:hAnsi="Times New Roman" w:cs="Times New Roman"/>
              <w:color w:val="000000"/>
              <w:vertAlign w:val="superscript"/>
            </w:rPr>
            <w:t>16</w:t>
          </w:r>
        </w:sdtContent>
      </w:sdt>
      <w:r>
        <w:rPr>
          <w:rFonts w:ascii="Times New Roman" w:hAnsi="Times New Roman" w:cs="Times New Roman"/>
        </w:rPr>
        <w:t xml:space="preserve">. The absence of the serotype allowed a large proportion of the population to be </w:t>
      </w:r>
      <w:ins w:id="1023" w:author="Farhana  Haque" w:date="2024-01-26T19:02:00Z">
        <w:r w:rsidR="00C67A9D">
          <w:rPr>
            <w:rFonts w:ascii="Times New Roman" w:hAnsi="Times New Roman" w:cs="Times New Roman"/>
          </w:rPr>
          <w:t xml:space="preserve">immunologically </w:t>
        </w:r>
      </w:ins>
      <w:r>
        <w:rPr>
          <w:rFonts w:ascii="Times New Roman" w:hAnsi="Times New Roman" w:cs="Times New Roman"/>
        </w:rPr>
        <w:t xml:space="preserve">naïve as the city experienced more than 4% annual growth of population. </w:t>
      </w:r>
      <w:commentRangeStart w:id="1024"/>
      <w:r>
        <w:rPr>
          <w:rFonts w:ascii="Times New Roman" w:hAnsi="Times New Roman" w:cs="Times New Roman"/>
        </w:rPr>
        <w:t xml:space="preserve">Second, the outbreak in 2022 continued to 2023 with a relatively </w:t>
      </w:r>
      <w:ins w:id="1025" w:author="Kazi Rahman" w:date="2024-02-07T19:24:00Z">
        <w:r>
          <w:rPr>
            <w:rFonts w:ascii="Times New Roman" w:hAnsi="Times New Roman" w:cs="Times New Roman"/>
          </w:rPr>
          <w:t>warm</w:t>
        </w:r>
      </w:ins>
      <w:ins w:id="1026" w:author="Kazi Rahman" w:date="2024-01-28T19:40:00Z">
        <w:r w:rsidR="00407087">
          <w:rPr>
            <w:rFonts w:ascii="Times New Roman" w:hAnsi="Times New Roman" w:cs="Times New Roman"/>
          </w:rPr>
          <w:t>er</w:t>
        </w:r>
      </w:ins>
      <w:del w:id="1027" w:author="Kazi Rahman" w:date="2024-02-07T19:24:00Z">
        <w:r>
          <w:rPr>
            <w:rFonts w:ascii="Times New Roman" w:hAnsi="Times New Roman" w:cs="Times New Roman"/>
          </w:rPr>
          <w:delText>warm</w:delText>
        </w:r>
      </w:del>
      <w:r>
        <w:rPr>
          <w:rFonts w:ascii="Times New Roman" w:hAnsi="Times New Roman" w:cs="Times New Roman"/>
        </w:rPr>
        <w:t xml:space="preserve"> year and</w:t>
      </w:r>
      <w:ins w:id="1028" w:author="Kazi Rahman" w:date="2024-01-28T19:43:00Z">
        <w:r w:rsidR="00DF26C5">
          <w:rPr>
            <w:rFonts w:ascii="Times New Roman" w:hAnsi="Times New Roman" w:cs="Times New Roman"/>
          </w:rPr>
          <w:t xml:space="preserve"> </w:t>
        </w:r>
      </w:ins>
      <w:ins w:id="1029" w:author="Kazi Rahman" w:date="2024-01-28T19:44:00Z">
        <w:r w:rsidR="00DF26C5">
          <w:rPr>
            <w:rFonts w:ascii="Times New Roman" w:hAnsi="Times New Roman" w:cs="Times New Roman"/>
          </w:rPr>
          <w:t xml:space="preserve">persisting </w:t>
        </w:r>
      </w:ins>
      <w:ins w:id="1030" w:author="Kazi Rahman" w:date="2024-01-28T19:43:00Z">
        <w:r w:rsidR="00DF26C5">
          <w:rPr>
            <w:rFonts w:ascii="Times New Roman" w:hAnsi="Times New Roman" w:cs="Times New Roman"/>
          </w:rPr>
          <w:t xml:space="preserve">rain later in the year </w:t>
        </w:r>
      </w:ins>
      <w:del w:id="1031" w:author="Kazi Rahman" w:date="2024-01-28T19:43:00Z">
        <w:r>
          <w:rPr>
            <w:rFonts w:ascii="Times New Roman" w:hAnsi="Times New Roman" w:cs="Times New Roman"/>
          </w:rPr>
          <w:delText xml:space="preserve"> </w:delText>
        </w:r>
      </w:del>
      <w:del w:id="1032" w:author="Kazi Rahman" w:date="2024-01-28T19:41:00Z">
        <w:r>
          <w:rPr>
            <w:rFonts w:ascii="Times New Roman" w:hAnsi="Times New Roman" w:cs="Times New Roman"/>
          </w:rPr>
          <w:delText xml:space="preserve">late rain the </w:delText>
        </w:r>
      </w:del>
      <w:del w:id="1033" w:author="Kazi Rahman" w:date="2024-01-28T19:43:00Z">
        <w:r>
          <w:rPr>
            <w:rFonts w:ascii="Times New Roman" w:hAnsi="Times New Roman" w:cs="Times New Roman"/>
          </w:rPr>
          <w:delText xml:space="preserve">season </w:delText>
        </w:r>
      </w:del>
      <w:r>
        <w:rPr>
          <w:rFonts w:ascii="Times New Roman" w:hAnsi="Times New Roman" w:cs="Times New Roman"/>
        </w:rPr>
        <w:t xml:space="preserve">allowing more than 5024 cases in December 2022 compared to the monthly mean of 188 cases for December in Bangladesh (2000-2021) </w:t>
      </w:r>
      <w:commentRangeEnd w:id="1024"/>
      <w:r w:rsidR="00C67A9D">
        <w:rPr>
          <w:rStyle w:val="CommentReference"/>
        </w:rPr>
        <w:commentReference w:id="1024"/>
      </w:r>
      <w:sdt>
        <w:sdtPr>
          <w:rPr>
            <w:rFonts w:ascii="Times New Roman" w:hAnsi="Times New Roman" w:cs="Times New Roman"/>
            <w:color w:val="000000"/>
            <w:vertAlign w:val="superscript"/>
          </w:rPr>
          <w:tag w:val="MENDELEY_CITATION_v3_eyJjaXRhdGlvbklEIjoiTUVOREVMRVlfQ0lUQVRJT05fYjRhM2ZhOTAtNzdhOS00MzM4LWEzNTgtNzI5Mzg0YTI1NDJkIiwicHJvcGVydGllcyI6eyJub3RlSW5kZXgiOjB9LCJpc0VkaXRlZCI6ZmFsc2UsIm1hbnVhbE92ZXJyaWRlIjp7ImlzTWFudWFsbHlPdmVycmlkZGVuIjpmYWxzZSwiY2l0ZXByb2NUZXh0IjoiPHN1cD4xN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38174845"/>
          <w:placeholder>
            <w:docPart w:val="F6284EE4766947D6BD74CA59373E961B"/>
          </w:placeholder>
        </w:sdtPr>
        <w:sdtContent>
          <w:r w:rsidR="006A6FDB" w:rsidRPr="006A6FDB">
            <w:rPr>
              <w:rFonts w:ascii="Times New Roman" w:hAnsi="Times New Roman" w:cs="Times New Roman"/>
              <w:color w:val="000000"/>
              <w:vertAlign w:val="superscript"/>
            </w:rPr>
            <w:t>16</w:t>
          </w:r>
        </w:sdtContent>
      </w:sdt>
      <w:r>
        <w:rPr>
          <w:rFonts w:ascii="Times New Roman" w:hAnsi="Times New Roman" w:cs="Times New Roman"/>
        </w:rPr>
        <w:t xml:space="preserve">. Thus, the year 2023 started with </w:t>
      </w:r>
      <w:ins w:id="1034" w:author="Kazi Rahman" w:date="2024-01-28T19:42:00Z">
        <w:r w:rsidR="00DF26C5">
          <w:rPr>
            <w:rFonts w:ascii="Times New Roman" w:hAnsi="Times New Roman" w:cs="Times New Roman"/>
          </w:rPr>
          <w:t xml:space="preserve">as </w:t>
        </w:r>
      </w:ins>
      <w:r w:rsidR="00964C31">
        <w:rPr>
          <w:rFonts w:ascii="Times New Roman" w:hAnsi="Times New Roman" w:cs="Times New Roman"/>
        </w:rPr>
        <w:t>many</w:t>
      </w:r>
      <w:r>
        <w:rPr>
          <w:rFonts w:ascii="Times New Roman" w:hAnsi="Times New Roman" w:cs="Times New Roman"/>
        </w:rPr>
        <w:t xml:space="preserve"> </w:t>
      </w:r>
      <w:ins w:id="1035" w:author="Kazi Rahman" w:date="2024-01-28T19:42:00Z">
        <w:r w:rsidR="00DF26C5">
          <w:rPr>
            <w:rFonts w:ascii="Times New Roman" w:hAnsi="Times New Roman" w:cs="Times New Roman"/>
          </w:rPr>
          <w:t xml:space="preserve">as </w:t>
        </w:r>
      </w:ins>
      <w:del w:id="1036" w:author="Kazi Rahman" w:date="2024-01-28T19:42:00Z">
        <w:r>
          <w:rPr>
            <w:rFonts w:ascii="Times New Roman" w:hAnsi="Times New Roman" w:cs="Times New Roman"/>
          </w:rPr>
          <w:delText xml:space="preserve">cases including </w:delText>
        </w:r>
      </w:del>
      <w:r>
        <w:rPr>
          <w:rFonts w:ascii="Times New Roman" w:hAnsi="Times New Roman" w:cs="Times New Roman"/>
        </w:rPr>
        <w:t xml:space="preserve">566 cases in January compared </w:t>
      </w:r>
      <w:ins w:id="1037" w:author="Farhana  Haque" w:date="2024-01-26T19:05:00Z">
        <w:r w:rsidR="00C67A9D">
          <w:rPr>
            <w:rFonts w:ascii="Times New Roman" w:hAnsi="Times New Roman" w:cs="Times New Roman"/>
          </w:rPr>
          <w:t xml:space="preserve">to </w:t>
        </w:r>
      </w:ins>
      <w:ins w:id="1038" w:author="Kazi Rahman" w:date="2024-01-28T19:42:00Z">
        <w:r w:rsidR="00DF26C5">
          <w:rPr>
            <w:rFonts w:ascii="Times New Roman" w:hAnsi="Times New Roman" w:cs="Times New Roman"/>
          </w:rPr>
          <w:t xml:space="preserve">the </w:t>
        </w:r>
      </w:ins>
      <w:r>
        <w:rPr>
          <w:rFonts w:ascii="Times New Roman" w:hAnsi="Times New Roman" w:cs="Times New Roman"/>
        </w:rPr>
        <w:t xml:space="preserve">monthly mean of 126 cases in Bangladesh (2000-2021) </w:t>
      </w:r>
      <w:sdt>
        <w:sdtPr>
          <w:rPr>
            <w:rFonts w:ascii="Times New Roman" w:hAnsi="Times New Roman" w:cs="Times New Roman"/>
            <w:color w:val="000000"/>
            <w:vertAlign w:val="superscript"/>
          </w:rPr>
          <w:tag w:val="MENDELEY_CITATION_v3_eyJjaXRhdGlvbklEIjoiTUVOREVMRVlfQ0lUQVRJT05fYTlmNDVjY2QtNWY4Ny00NDAxLTk3MzEtNGJjOTJhMzc0MDU2IiwicHJvcGVydGllcyI6eyJub3RlSW5kZXgiOjB9LCJpc0VkaXRlZCI6ZmFsc2UsIm1hbnVhbE92ZXJyaWRlIjp7ImlzTWFudWFsbHlPdmVycmlkZGVuIjpmYWxzZSwiY2l0ZXByb2NUZXh0IjoiPHN1cD4xN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827658968"/>
          <w:placeholder>
            <w:docPart w:val="F6284EE4766947D6BD74CA59373E961B"/>
          </w:placeholder>
        </w:sdtPr>
        <w:sdtContent>
          <w:r w:rsidR="006A6FDB" w:rsidRPr="006A6FDB">
            <w:rPr>
              <w:rFonts w:ascii="Times New Roman" w:hAnsi="Times New Roman" w:cs="Times New Roman"/>
              <w:color w:val="000000"/>
              <w:vertAlign w:val="superscript"/>
            </w:rPr>
            <w:t>16</w:t>
          </w:r>
        </w:sdtContent>
      </w:sdt>
      <w:r>
        <w:rPr>
          <w:rFonts w:ascii="Times New Roman" w:hAnsi="Times New Roman" w:cs="Times New Roman"/>
        </w:rPr>
        <w:t xml:space="preserve">. </w:t>
      </w:r>
      <w:commentRangeStart w:id="1039"/>
      <w:r>
        <w:rPr>
          <w:rFonts w:ascii="Times New Roman" w:hAnsi="Times New Roman" w:cs="Times New Roman"/>
        </w:rPr>
        <w:t xml:space="preserve">Third, unusually high rainfall in the pre-monsoon season allowed </w:t>
      </w:r>
      <w:ins w:id="1040" w:author="Kazi Rahman" w:date="2024-01-28T19:47:00Z">
        <w:r w:rsidR="00E67DA2">
          <w:rPr>
            <w:rFonts w:ascii="Times New Roman" w:hAnsi="Times New Roman" w:cs="Times New Roman"/>
          </w:rPr>
          <w:t xml:space="preserve">increased </w:t>
        </w:r>
      </w:ins>
      <w:del w:id="1041" w:author="Kazi Rahman" w:date="2024-01-28T19:47:00Z">
        <w:r>
          <w:rPr>
            <w:rFonts w:ascii="Times New Roman" w:hAnsi="Times New Roman" w:cs="Times New Roman"/>
          </w:rPr>
          <w:delText xml:space="preserve">the </w:delText>
        </w:r>
      </w:del>
      <w:r>
        <w:rPr>
          <w:rFonts w:ascii="Times New Roman" w:hAnsi="Times New Roman" w:cs="Times New Roman"/>
        </w:rPr>
        <w:t xml:space="preserve">breeding of mosquitoes </w:t>
      </w:r>
      <w:del w:id="1042" w:author="Kazi Rahman" w:date="2024-01-28T19:47:00Z">
        <w:r>
          <w:rPr>
            <w:rFonts w:ascii="Times New Roman" w:hAnsi="Times New Roman" w:cs="Times New Roman"/>
          </w:rPr>
          <w:delText xml:space="preserve">with higher numbers </w:delText>
        </w:r>
      </w:del>
      <w:r>
        <w:rPr>
          <w:rFonts w:ascii="Times New Roman" w:hAnsi="Times New Roman" w:cs="Times New Roman"/>
        </w:rPr>
        <w:t xml:space="preserve">leading to </w:t>
      </w:r>
      <w:ins w:id="1043" w:author="Kazi Rahman" w:date="2024-02-07T19:24:00Z">
        <w:r>
          <w:rPr>
            <w:rFonts w:ascii="Times New Roman" w:hAnsi="Times New Roman" w:cs="Times New Roman"/>
          </w:rPr>
          <w:t>a</w:t>
        </w:r>
      </w:ins>
      <w:ins w:id="1044" w:author="Kazi Rahman" w:date="2024-01-28T19:45:00Z">
        <w:r w:rsidR="00E67DA2">
          <w:rPr>
            <w:rFonts w:ascii="Times New Roman" w:hAnsi="Times New Roman" w:cs="Times New Roman"/>
          </w:rPr>
          <w:t>n early and consequently</w:t>
        </w:r>
      </w:ins>
      <w:del w:id="1045" w:author="Kazi Rahman" w:date="2024-02-07T19:24:00Z">
        <w:r>
          <w:rPr>
            <w:rFonts w:ascii="Times New Roman" w:hAnsi="Times New Roman" w:cs="Times New Roman"/>
          </w:rPr>
          <w:delText>a</w:delText>
        </w:r>
      </w:del>
      <w:r>
        <w:rPr>
          <w:rFonts w:ascii="Times New Roman" w:hAnsi="Times New Roman" w:cs="Times New Roman"/>
        </w:rPr>
        <w:t xml:space="preserve"> large outbreak in the county</w:t>
      </w:r>
      <w:commentRangeEnd w:id="1039"/>
      <w:r w:rsidR="00C67A9D">
        <w:rPr>
          <w:rStyle w:val="CommentReference"/>
        </w:rPr>
        <w:commentReference w:id="1039"/>
      </w:r>
      <w:r>
        <w:rPr>
          <w:rFonts w:ascii="Times New Roman" w:hAnsi="Times New Roman" w:cs="Times New Roman"/>
        </w:rPr>
        <w:t xml:space="preserve">. </w:t>
      </w:r>
    </w:p>
    <w:p w14:paraId="501CC633" w14:textId="77777777" w:rsidR="00F6003B" w:rsidRDefault="00F6003B" w:rsidP="00F6003B">
      <w:pPr>
        <w:spacing w:after="0" w:line="480" w:lineRule="auto"/>
        <w:rPr>
          <w:rFonts w:ascii="Times New Roman" w:hAnsi="Times New Roman" w:cs="Times New Roman"/>
        </w:rPr>
      </w:pPr>
    </w:p>
    <w:p w14:paraId="7AEC7188" w14:textId="692DBF8F" w:rsidR="00F6003B" w:rsidRPr="006C6EDD" w:rsidRDefault="00F6003B" w:rsidP="00F6003B">
      <w:pPr>
        <w:spacing w:after="0" w:line="480" w:lineRule="auto"/>
        <w:rPr>
          <w:rFonts w:ascii="Times New Roman" w:hAnsi="Times New Roman" w:cs="Times New Roman"/>
        </w:rPr>
      </w:pPr>
      <w:r w:rsidRPr="00C5086A">
        <w:rPr>
          <w:rFonts w:ascii="Times New Roman" w:hAnsi="Times New Roman" w:cs="Times New Roman"/>
        </w:rPr>
        <w:t xml:space="preserve">Dhaka is one of the most densely populated cities in the world with more than </w:t>
      </w:r>
      <w:r>
        <w:rPr>
          <w:rFonts w:ascii="Times New Roman" w:hAnsi="Times New Roman" w:cs="Times New Roman"/>
        </w:rPr>
        <w:t xml:space="preserve">22 </w:t>
      </w:r>
      <w:r w:rsidRPr="00C5086A">
        <w:rPr>
          <w:rFonts w:ascii="Times New Roman" w:hAnsi="Times New Roman" w:cs="Times New Roman"/>
        </w:rPr>
        <w:t xml:space="preserve">million people living in approximately 300 </w:t>
      </w:r>
      <w:r>
        <w:rPr>
          <w:rFonts w:ascii="Times New Roman" w:hAnsi="Times New Roman" w:cs="Times New Roman"/>
        </w:rPr>
        <w:t>square</w:t>
      </w:r>
      <w:r w:rsidRPr="00C5086A">
        <w:rPr>
          <w:rFonts w:ascii="Times New Roman" w:hAnsi="Times New Roman" w:cs="Times New Roman"/>
        </w:rPr>
        <w:t xml:space="preserve"> </w:t>
      </w:r>
      <w:proofErr w:type="spellStart"/>
      <w:r w:rsidR="00375A65">
        <w:rPr>
          <w:rFonts w:ascii="Times New Roman" w:hAnsi="Times New Roman" w:cs="Times New Roman"/>
        </w:rPr>
        <w:t>kilometers</w:t>
      </w:r>
      <w:proofErr w:type="spellEnd"/>
      <w:r>
        <w:rPr>
          <w:rFonts w:ascii="Times New Roman" w:hAnsi="Times New Roman" w:cs="Times New Roman"/>
        </w:rPr>
        <w:t xml:space="preserve"> </w:t>
      </w:r>
      <w:r w:rsidRPr="00C5086A">
        <w:rPr>
          <w:rFonts w:ascii="Times New Roman" w:hAnsi="Times New Roman" w:cs="Times New Roman"/>
        </w:rPr>
        <w:t>with a population density of 23,234 people/KM</w:t>
      </w:r>
      <w:r w:rsidRPr="00C5086A">
        <w:rPr>
          <w:rFonts w:ascii="Times New Roman" w:hAnsi="Times New Roman" w:cs="Times New Roman"/>
          <w:vertAlign w:val="superscript"/>
        </w:rPr>
        <w:t>2</w:t>
      </w:r>
      <w:r>
        <w:rPr>
          <w:rFonts w:ascii="Times New Roman" w:hAnsi="Times New Roman" w:cs="Times New Roman"/>
          <w:vertAlign w:val="superscript"/>
        </w:rPr>
        <w:t xml:space="preserve"> </w:t>
      </w:r>
      <w:sdt>
        <w:sdtPr>
          <w:rPr>
            <w:rFonts w:ascii="Times New Roman" w:hAnsi="Times New Roman" w:cs="Times New Roman"/>
            <w:color w:val="000000"/>
            <w:vertAlign w:val="superscript"/>
          </w:rPr>
          <w:tag w:val="MENDELEY_CITATION_v3_eyJjaXRhdGlvbklEIjoiTUVOREVMRVlfQ0lUQVRJT05fMjVhYjhiMmMtYjEwMC00NDc1LWI0NTgtNWZhYjM3ZjY5YzFkIiwicHJvcGVydGllcyI6eyJub3RlSW5kZXgiOjB9LCJpc0VkaXRlZCI6ZmFsc2UsIm1hbnVhbE92ZXJyaWRlIjp7ImlzTWFudWFsbHlPdmVycmlkZGVuIjpmYWxzZSwiY2l0ZXByb2NUZXh0IjoiPHN1cD4xNz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F6284EE4766947D6BD74CA59373E961B"/>
          </w:placeholder>
        </w:sdtPr>
        <w:sdtContent>
          <w:r w:rsidR="006A6FDB" w:rsidRPr="006A6FDB">
            <w:rPr>
              <w:rFonts w:ascii="Times New Roman" w:hAnsi="Times New Roman" w:cs="Times New Roman"/>
              <w:color w:val="000000"/>
              <w:vertAlign w:val="superscript"/>
            </w:rPr>
            <w:t>17</w:t>
          </w:r>
        </w:sdtContent>
      </w:sdt>
      <w:r>
        <w:rPr>
          <w:rFonts w:ascii="Times New Roman" w:hAnsi="Times New Roman" w:cs="Times New Roman"/>
          <w:color w:val="000000"/>
          <w:vertAlign w:val="superscript"/>
        </w:rPr>
        <w:t xml:space="preserve">. </w:t>
      </w:r>
      <w:r>
        <w:rPr>
          <w:rFonts w:ascii="Times New Roman" w:hAnsi="Times New Roman" w:cs="Times New Roman"/>
        </w:rPr>
        <w:t>Many people travel to their rural homes during two large festivals: Eid-Al-Fitr and Eid-Al-Adha. In 2023, the Eid-Al-Adha was celebrated on 28</w:t>
      </w:r>
      <w:r w:rsidRPr="004F32DF">
        <w:rPr>
          <w:rFonts w:ascii="Times New Roman" w:hAnsi="Times New Roman" w:cs="Times New Roman"/>
          <w:vertAlign w:val="superscript"/>
        </w:rPr>
        <w:t>th</w:t>
      </w:r>
      <w:r>
        <w:rPr>
          <w:rFonts w:ascii="Times New Roman" w:hAnsi="Times New Roman" w:cs="Times New Roman"/>
        </w:rPr>
        <w:t xml:space="preserve"> June. Up until 28</w:t>
      </w:r>
      <w:r w:rsidRPr="00161068">
        <w:rPr>
          <w:rFonts w:ascii="Times New Roman" w:hAnsi="Times New Roman" w:cs="Times New Roman"/>
          <w:vertAlign w:val="superscript"/>
        </w:rPr>
        <w:t>th</w:t>
      </w:r>
      <w:r>
        <w:rPr>
          <w:rFonts w:ascii="Times New Roman" w:hAnsi="Times New Roman" w:cs="Times New Roman"/>
        </w:rPr>
        <w:t xml:space="preserve"> June 2023, a total of 7862 patients were recorded in the country of which 6014 (76.5%) were recorded in the capital city. More than 15 million people left Dhaka and its surrounding cities to celebrate Eid-Al-Adha with their families in rural Bangladesh</w:t>
      </w:r>
      <w:sdt>
        <w:sdtPr>
          <w:rPr>
            <w:rFonts w:ascii="Times New Roman" w:hAnsi="Times New Roman" w:cs="Times New Roman"/>
            <w:color w:val="000000"/>
            <w:vertAlign w:val="superscript"/>
          </w:rPr>
          <w:tag w:val="MENDELEY_CITATION_v3_eyJjaXRhdGlvbklEIjoiTUVOREVMRVlfQ0lUQVRJT05fMWRiNzQ2NjctNzc1Zi00MWJmLThmZWEtMGFiM2RkN2Y0ZWQ3IiwicHJvcGVydGllcyI6eyJub3RlSW5kZXgiOjB9LCJpc0VkaXRlZCI6ZmFsc2UsIm1hbnVhbE92ZXJyaWRlIjp7ImlzTWFudWFsbHlPdmVycmlkZGVuIjpmYWxzZSwiY2l0ZXByb2NUZXh0IjoiPHN1cD4xOD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F1551FC681AD4C94819DBC20D1B6A928"/>
          </w:placeholder>
        </w:sdtPr>
        <w:sdtContent>
          <w:r w:rsidR="006A6FDB" w:rsidRPr="006A6FDB">
            <w:rPr>
              <w:rFonts w:ascii="Times New Roman" w:hAnsi="Times New Roman" w:cs="Times New Roman"/>
              <w:color w:val="000000"/>
              <w:vertAlign w:val="superscript"/>
            </w:rPr>
            <w:t>18</w:t>
          </w:r>
        </w:sdtContent>
      </w:sdt>
      <w:r>
        <w:rPr>
          <w:rFonts w:ascii="Times New Roman" w:hAnsi="Times New Roman" w:cs="Times New Roman"/>
        </w:rPr>
        <w:t xml:space="preserve">. This large movement probably played a role in spreading the DENV throughout the county. People infected with DENV can remain </w:t>
      </w:r>
      <w:proofErr w:type="spellStart"/>
      <w:r>
        <w:rPr>
          <w:rFonts w:ascii="Times New Roman" w:hAnsi="Times New Roman" w:cs="Times New Roman"/>
        </w:rPr>
        <w:t>viremic</w:t>
      </w:r>
      <w:proofErr w:type="spellEnd"/>
      <w:r>
        <w:rPr>
          <w:rFonts w:ascii="Times New Roman" w:hAnsi="Times New Roman" w:cs="Times New Roman"/>
        </w:rPr>
        <w:t xml:space="preserve"> (infectious) for a maximum of 12 days </w:t>
      </w:r>
      <w:sdt>
        <w:sdtPr>
          <w:rPr>
            <w:rFonts w:ascii="Times New Roman" w:hAnsi="Times New Roman" w:cs="Times New Roman"/>
            <w:color w:val="000000"/>
            <w:vertAlign w:val="superscript"/>
          </w:rPr>
          <w:tag w:val="MENDELEY_CITATION_v3_eyJjaXRhdGlvbklEIjoiTUVOREVMRVlfQ0lUQVRJT05fNGEyYTA5ZTctNTM0Mi00ZTFlLTlmMzQtNjM1MDY4NjNiYjQxIiwicHJvcGVydGllcyI6eyJub3RlSW5kZXgiOjB9LCJpc0VkaXRlZCI6ZmFsc2UsIm1hbnVhbE92ZXJyaWRlIjp7ImlzTWFudWFsbHlPdmVycmlkZGVuIjpmYWxzZSwiY2l0ZXByb2NUZXh0IjoiPHN1cD4xOT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F1551FC681AD4C94819DBC20D1B6A928"/>
          </w:placeholder>
        </w:sdtPr>
        <w:sdtContent>
          <w:r w:rsidR="006A6FDB" w:rsidRPr="006A6FDB">
            <w:rPr>
              <w:rFonts w:ascii="Times New Roman" w:hAnsi="Times New Roman" w:cs="Times New Roman"/>
              <w:color w:val="000000"/>
              <w:vertAlign w:val="superscript"/>
            </w:rPr>
            <w:t>19</w:t>
          </w:r>
        </w:sdtContent>
      </w:sdt>
      <w:r>
        <w:rPr>
          <w:rFonts w:ascii="Times New Roman" w:hAnsi="Times New Roman" w:cs="Times New Roman"/>
        </w:rPr>
        <w:t xml:space="preserve">. Although </w:t>
      </w:r>
      <w:r w:rsidRPr="003C52BF">
        <w:rPr>
          <w:rFonts w:ascii="Times New Roman" w:hAnsi="Times New Roman" w:cs="Times New Roman"/>
          <w:i/>
          <w:iCs/>
        </w:rPr>
        <w:t>Aedes</w:t>
      </w:r>
      <w:r>
        <w:rPr>
          <w:rFonts w:ascii="Times New Roman" w:hAnsi="Times New Roman" w:cs="Times New Roman"/>
        </w:rPr>
        <w:t xml:space="preserve"> </w:t>
      </w:r>
      <w:r w:rsidRPr="00161068">
        <w:rPr>
          <w:rFonts w:ascii="Times New Roman" w:hAnsi="Times New Roman" w:cs="Times New Roman"/>
          <w:i/>
          <w:iCs/>
        </w:rPr>
        <w:t>aegypti</w:t>
      </w:r>
      <w:r>
        <w:rPr>
          <w:rFonts w:ascii="Times New Roman" w:hAnsi="Times New Roman" w:cs="Times New Roman"/>
        </w:rPr>
        <w:t xml:space="preserve">, the key vector of DENV transmission is a city-adapted mosquito, </w:t>
      </w:r>
      <w:r w:rsidRPr="000B71A7">
        <w:rPr>
          <w:rFonts w:ascii="Times New Roman" w:hAnsi="Times New Roman" w:cs="Times New Roman"/>
          <w:i/>
          <w:iCs/>
        </w:rPr>
        <w:t>A</w:t>
      </w:r>
      <w:r>
        <w:rPr>
          <w:rFonts w:ascii="Times New Roman" w:hAnsi="Times New Roman" w:cs="Times New Roman"/>
          <w:i/>
          <w:iCs/>
        </w:rPr>
        <w:t>ed</w:t>
      </w:r>
      <w:r w:rsidRPr="000B71A7">
        <w:rPr>
          <w:rFonts w:ascii="Times New Roman" w:hAnsi="Times New Roman" w:cs="Times New Roman"/>
          <w:i/>
          <w:iCs/>
        </w:rPr>
        <w:t>e</w:t>
      </w:r>
      <w:r>
        <w:rPr>
          <w:rFonts w:ascii="Times New Roman" w:hAnsi="Times New Roman" w:cs="Times New Roman"/>
          <w:i/>
          <w:iCs/>
        </w:rPr>
        <w:t>s</w:t>
      </w:r>
      <w:r w:rsidRPr="000B71A7">
        <w:rPr>
          <w:rFonts w:ascii="Times New Roman" w:hAnsi="Times New Roman" w:cs="Times New Roman"/>
          <w:i/>
          <w:iCs/>
        </w:rPr>
        <w:t xml:space="preserve"> albopictus</w:t>
      </w:r>
      <w:r>
        <w:rPr>
          <w:rFonts w:ascii="Times New Roman" w:hAnsi="Times New Roman" w:cs="Times New Roman"/>
          <w:i/>
          <w:iCs/>
        </w:rPr>
        <w:t>,</w:t>
      </w:r>
      <w:r>
        <w:rPr>
          <w:rFonts w:ascii="Times New Roman" w:hAnsi="Times New Roman" w:cs="Times New Roman"/>
        </w:rPr>
        <w:t xml:space="preserve"> is adapted more to rural settings. Earlier studies in Bangladesh reported the presence of </w:t>
      </w:r>
      <w:del w:id="1046" w:author="Rahman, Mahbubur" w:date="2024-02-07T19:24:00Z">
        <w:r w:rsidRPr="006A2A39">
          <w:rPr>
            <w:rFonts w:ascii="Times New Roman" w:hAnsi="Times New Roman" w:cs="Times New Roman"/>
            <w:i/>
            <w:iCs/>
          </w:rPr>
          <w:delText>Ae</w:delText>
        </w:r>
      </w:del>
      <w:ins w:id="1047" w:author="Rahman, Mahbubur" w:date="2024-02-07T19:24:00Z">
        <w:r w:rsidRPr="006A2A39">
          <w:rPr>
            <w:rFonts w:ascii="Times New Roman" w:hAnsi="Times New Roman" w:cs="Times New Roman"/>
            <w:i/>
            <w:iCs/>
          </w:rPr>
          <w:t>Ae</w:t>
        </w:r>
      </w:ins>
      <w:ins w:id="1048" w:author="Farhana  Haque" w:date="2024-01-26T19:07:00Z">
        <w:r w:rsidR="00C67A9D">
          <w:rPr>
            <w:rFonts w:ascii="Times New Roman" w:hAnsi="Times New Roman" w:cs="Times New Roman"/>
            <w:i/>
            <w:iCs/>
          </w:rPr>
          <w:t>des</w:t>
        </w:r>
      </w:ins>
      <w:r w:rsidRPr="006A2A39">
        <w:rPr>
          <w:rFonts w:ascii="Times New Roman" w:hAnsi="Times New Roman" w:cs="Times New Roman"/>
          <w:i/>
          <w:iCs/>
        </w:rPr>
        <w:t xml:space="preserve"> albopictus</w:t>
      </w:r>
      <w:r>
        <w:rPr>
          <w:rFonts w:ascii="Times New Roman" w:hAnsi="Times New Roman" w:cs="Times New Roman"/>
        </w:rPr>
        <w:t xml:space="preserve"> in different parts of Bangladesh </w:t>
      </w:r>
      <w:sdt>
        <w:sdtPr>
          <w:rPr>
            <w:rFonts w:ascii="Times New Roman" w:hAnsi="Times New Roman" w:cs="Times New Roman"/>
            <w:color w:val="000000"/>
            <w:vertAlign w:val="superscript"/>
          </w:rPr>
          <w:tag w:val="MENDELEY_CITATION_v3_eyJjaXRhdGlvbklEIjoiTUVOREVMRVlfQ0lUQVRJT05fODU4Yzk5MWItYWQyNy00ODNmLWI0ZmUtMjBhYjA1Y2ZhOTFiIiwicHJvcGVydGllcyI6eyJub3RlSW5kZXgiOjB9LCJpc0VkaXRlZCI6ZmFsc2UsIm1hbnVhbE92ZXJyaWRlIjp7ImlzTWFudWFsbHlPdmVycmlkZGVuIjpmYWxzZSwiY2l0ZXByb2NUZXh0IjoiPHN1cD42LDIw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F6284EE4766947D6BD74CA59373E961B"/>
          </w:placeholder>
        </w:sdtPr>
        <w:sdtContent>
          <w:r w:rsidR="006A6FDB" w:rsidRPr="006A6FDB">
            <w:rPr>
              <w:rFonts w:ascii="Times New Roman" w:hAnsi="Times New Roman" w:cs="Times New Roman"/>
              <w:color w:val="000000"/>
              <w:vertAlign w:val="superscript"/>
            </w:rPr>
            <w:t>6,20</w:t>
          </w:r>
        </w:sdtContent>
      </w:sdt>
      <w:r>
        <w:rPr>
          <w:rFonts w:ascii="Times New Roman" w:hAnsi="Times New Roman" w:cs="Times New Roman"/>
        </w:rPr>
        <w:t xml:space="preserve">.  </w:t>
      </w:r>
      <w:del w:id="1049" w:author="Mohammad Nayeem Hasan" w:date="2024-02-08T18:11:00Z">
        <w:r w:rsidRPr="00732F7B" w:rsidDel="009F2542">
          <w:rPr>
            <w:rFonts w:ascii="Times New Roman" w:hAnsi="Times New Roman" w:cs="Times New Roman"/>
            <w:sz w:val="24"/>
            <w:szCs w:val="24"/>
          </w:rPr>
          <w:delText>As competent</w:delText>
        </w:r>
        <w:r w:rsidRPr="00732F7B" w:rsidDel="009F2542">
          <w:rPr>
            <w:rStyle w:val="cf01"/>
            <w:rFonts w:ascii="Times New Roman" w:hAnsi="Times New Roman" w:cs="Times New Roman"/>
            <w:sz w:val="24"/>
            <w:szCs w:val="24"/>
          </w:rPr>
          <w:delText xml:space="preserve"> vectors </w:delText>
        </w:r>
        <w:r w:rsidDel="009F2542">
          <w:rPr>
            <w:rStyle w:val="cf01"/>
            <w:rFonts w:ascii="Times New Roman" w:hAnsi="Times New Roman" w:cs="Times New Roman"/>
            <w:sz w:val="24"/>
            <w:szCs w:val="24"/>
          </w:rPr>
          <w:delText>(</w:delText>
        </w:r>
        <w:r w:rsidRPr="003058F6" w:rsidDel="009F2542">
          <w:rPr>
            <w:rStyle w:val="cf01"/>
            <w:rFonts w:ascii="Times New Roman" w:hAnsi="Times New Roman" w:cs="Times New Roman"/>
            <w:i/>
            <w:iCs/>
            <w:sz w:val="24"/>
            <w:szCs w:val="24"/>
          </w:rPr>
          <w:delText>Ae</w:delText>
        </w:r>
      </w:del>
      <w:ins w:id="1050" w:author="Rahman, Mahbubur" w:date="2024-02-07T19:24:00Z">
        <w:del w:id="1051" w:author="Mohammad Nayeem Hasan" w:date="2024-02-08T18:11:00Z">
          <w:r w:rsidRPr="003058F6" w:rsidDel="009F2542">
            <w:rPr>
              <w:rStyle w:val="cf01"/>
              <w:rFonts w:ascii="Times New Roman" w:hAnsi="Times New Roman" w:cs="Times New Roman"/>
              <w:i/>
              <w:iCs/>
              <w:sz w:val="24"/>
              <w:szCs w:val="24"/>
            </w:rPr>
            <w:delText>Ae</w:delText>
          </w:r>
        </w:del>
      </w:ins>
      <w:ins w:id="1052" w:author="Farhana  Haque" w:date="2024-01-26T19:07:00Z">
        <w:del w:id="1053" w:author="Mohammad Nayeem Hasan" w:date="2024-02-08T18:11:00Z">
          <w:r w:rsidR="00C67A9D" w:rsidDel="009F2542">
            <w:rPr>
              <w:rStyle w:val="cf01"/>
              <w:rFonts w:ascii="Times New Roman" w:hAnsi="Times New Roman" w:cs="Times New Roman"/>
              <w:i/>
              <w:iCs/>
              <w:sz w:val="24"/>
              <w:szCs w:val="24"/>
            </w:rPr>
            <w:delText>des</w:delText>
          </w:r>
        </w:del>
      </w:ins>
      <w:del w:id="1054" w:author="Mohammad Nayeem Hasan" w:date="2024-02-08T18:11:00Z">
        <w:r w:rsidRPr="003058F6" w:rsidDel="009F2542">
          <w:rPr>
            <w:rStyle w:val="cf01"/>
            <w:rFonts w:ascii="Times New Roman" w:hAnsi="Times New Roman" w:cs="Times New Roman"/>
            <w:i/>
            <w:iCs/>
            <w:sz w:val="24"/>
            <w:szCs w:val="24"/>
          </w:rPr>
          <w:delText xml:space="preserve"> albopictus</w:delText>
        </w:r>
        <w:r w:rsidDel="009F2542">
          <w:rPr>
            <w:rStyle w:val="cf01"/>
            <w:rFonts w:ascii="Times New Roman" w:hAnsi="Times New Roman" w:cs="Times New Roman"/>
            <w:sz w:val="24"/>
            <w:szCs w:val="24"/>
          </w:rPr>
          <w:delText xml:space="preserve">) </w:delText>
        </w:r>
        <w:r w:rsidRPr="00732F7B" w:rsidDel="009F2542">
          <w:rPr>
            <w:rStyle w:val="cf01"/>
            <w:rFonts w:ascii="Times New Roman" w:hAnsi="Times New Roman" w:cs="Times New Roman"/>
            <w:sz w:val="24"/>
            <w:szCs w:val="24"/>
          </w:rPr>
          <w:delText>were documented outside Dhaka, it is possible to maintain local transmission if</w:delText>
        </w:r>
      </w:del>
      <w:ins w:id="1055" w:author="Kazi Rahman" w:date="2024-01-28T19:51:00Z">
        <w:del w:id="1056" w:author="Mohammad Nayeem Hasan" w:date="2024-02-08T18:11:00Z">
          <w:r w:rsidRPr="00732F7B" w:rsidDel="009F2542">
            <w:rPr>
              <w:rStyle w:val="cf01"/>
              <w:rFonts w:ascii="Times New Roman" w:hAnsi="Times New Roman" w:cs="Times New Roman"/>
              <w:sz w:val="24"/>
              <w:szCs w:val="24"/>
            </w:rPr>
            <w:delText xml:space="preserve"> </w:delText>
          </w:r>
          <w:r w:rsidR="00EB0635" w:rsidDel="009F2542">
            <w:rPr>
              <w:rStyle w:val="cf01"/>
              <w:rFonts w:ascii="Times New Roman" w:hAnsi="Times New Roman" w:cs="Times New Roman"/>
              <w:sz w:val="24"/>
              <w:szCs w:val="24"/>
            </w:rPr>
            <w:delText xml:space="preserve">the virus </w:delText>
          </w:r>
        </w:del>
      </w:ins>
      <w:del w:id="1057" w:author="Mohammad Nayeem Hasan" w:date="2024-02-08T18:11:00Z">
        <w:r w:rsidRPr="00732F7B" w:rsidDel="009F2542">
          <w:rPr>
            <w:rStyle w:val="cf01"/>
            <w:rFonts w:ascii="Times New Roman" w:hAnsi="Times New Roman" w:cs="Times New Roman"/>
            <w:sz w:val="24"/>
            <w:szCs w:val="24"/>
          </w:rPr>
          <w:delText xml:space="preserve"> dengue is introduced </w:delText>
        </w:r>
        <w:r w:rsidDel="009F2542">
          <w:rPr>
            <w:rStyle w:val="cf01"/>
            <w:rFonts w:ascii="Times New Roman" w:hAnsi="Times New Roman" w:cs="Times New Roman"/>
            <w:sz w:val="24"/>
            <w:szCs w:val="24"/>
          </w:rPr>
          <w:delText xml:space="preserve">to the rural areas in Bangladesh. </w:delText>
        </w:r>
      </w:del>
      <w:commentRangeStart w:id="1058"/>
      <w:commentRangeStart w:id="1059"/>
      <w:r>
        <w:rPr>
          <w:rFonts w:ascii="Times New Roman" w:hAnsi="Times New Roman" w:cs="Times New Roman"/>
        </w:rPr>
        <w:t xml:space="preserve">In 2023, </w:t>
      </w:r>
      <w:del w:id="1060" w:author="Farhana  Haque" w:date="2024-01-26T19:09:00Z">
        <w:r w:rsidDel="00E17B83">
          <w:rPr>
            <w:rFonts w:ascii="Times New Roman" w:hAnsi="Times New Roman" w:cs="Times New Roman"/>
          </w:rPr>
          <w:delText xml:space="preserve">it seems like </w:delText>
        </w:r>
      </w:del>
      <w:r>
        <w:rPr>
          <w:rFonts w:ascii="Times New Roman" w:hAnsi="Times New Roman" w:cs="Times New Roman"/>
        </w:rPr>
        <w:t xml:space="preserve">infected people </w:t>
      </w:r>
      <w:del w:id="1061" w:author="Rahman, Mahbubur" w:date="2024-02-07T19:24:00Z">
        <w:r w:rsidR="00881D29">
          <w:rPr>
            <w:rFonts w:ascii="Times New Roman" w:hAnsi="Times New Roman" w:cs="Times New Roman"/>
          </w:rPr>
          <w:delText>traveled</w:delText>
        </w:r>
      </w:del>
      <w:ins w:id="1062" w:author="Rahman, Mahbubur" w:date="2024-02-07T19:24:00Z">
        <w:r w:rsidR="00881D29">
          <w:rPr>
            <w:rFonts w:ascii="Times New Roman" w:hAnsi="Times New Roman" w:cs="Times New Roman"/>
          </w:rPr>
          <w:t>travel</w:t>
        </w:r>
      </w:ins>
      <w:ins w:id="1063" w:author="Farhana  Haque" w:date="2024-01-26T19:09:00Z">
        <w:r w:rsidR="00E17B83">
          <w:rPr>
            <w:rFonts w:ascii="Times New Roman" w:hAnsi="Times New Roman" w:cs="Times New Roman"/>
          </w:rPr>
          <w:t>ing</w:t>
        </w:r>
      </w:ins>
      <w:del w:id="1064" w:author="Farhana  Haque" w:date="2024-01-26T19:09:00Z">
        <w:r w:rsidR="00881D29" w:rsidDel="00E17B83">
          <w:rPr>
            <w:rFonts w:ascii="Times New Roman" w:hAnsi="Times New Roman" w:cs="Times New Roman"/>
          </w:rPr>
          <w:delText>ed</w:delText>
        </w:r>
      </w:del>
      <w:r>
        <w:rPr>
          <w:rFonts w:ascii="Times New Roman" w:hAnsi="Times New Roman" w:cs="Times New Roman"/>
        </w:rPr>
        <w:t xml:space="preserve"> from Dhaka to rural areas </w:t>
      </w:r>
      <w:ins w:id="1065" w:author="Farhana  Haque" w:date="2024-01-26T19:09:00Z">
        <w:r w:rsidR="00E17B83">
          <w:rPr>
            <w:rFonts w:ascii="Times New Roman" w:hAnsi="Times New Roman" w:cs="Times New Roman"/>
          </w:rPr>
          <w:t>may have</w:t>
        </w:r>
      </w:ins>
      <w:del w:id="1066" w:author="Farhana  Haque" w:date="2024-01-26T19:09:00Z">
        <w:r w:rsidDel="00E17B83">
          <w:rPr>
            <w:rFonts w:ascii="Times New Roman" w:hAnsi="Times New Roman" w:cs="Times New Roman"/>
          </w:rPr>
          <w:delText>and</w:delText>
        </w:r>
      </w:del>
      <w:r>
        <w:rPr>
          <w:rFonts w:ascii="Times New Roman" w:hAnsi="Times New Roman" w:cs="Times New Roman"/>
        </w:rPr>
        <w:t xml:space="preserve"> spread the virus to the rural areas where </w:t>
      </w:r>
      <w:r w:rsidR="00881D29">
        <w:rPr>
          <w:rFonts w:ascii="Times New Roman" w:hAnsi="Times New Roman" w:cs="Times New Roman"/>
        </w:rPr>
        <w:t xml:space="preserve">the </w:t>
      </w:r>
      <w:del w:id="1067" w:author="Rahman, Mahbubur" w:date="2024-02-07T19:24:00Z">
        <w:r w:rsidRPr="00F06F25">
          <w:rPr>
            <w:rFonts w:ascii="Times New Roman" w:hAnsi="Times New Roman" w:cs="Times New Roman"/>
            <w:i/>
            <w:iCs/>
          </w:rPr>
          <w:delText>Ae</w:delText>
        </w:r>
      </w:del>
      <w:ins w:id="1068" w:author="Rahman, Mahbubur" w:date="2024-02-07T19:24:00Z">
        <w:r w:rsidRPr="00F06F25">
          <w:rPr>
            <w:rFonts w:ascii="Times New Roman" w:hAnsi="Times New Roman" w:cs="Times New Roman"/>
            <w:i/>
            <w:iCs/>
          </w:rPr>
          <w:t>Ae</w:t>
        </w:r>
      </w:ins>
      <w:ins w:id="1069" w:author="Farhana  Haque" w:date="2024-01-26T19:09:00Z">
        <w:r w:rsidR="00C67A9D">
          <w:rPr>
            <w:rFonts w:ascii="Times New Roman" w:hAnsi="Times New Roman" w:cs="Times New Roman"/>
            <w:i/>
            <w:iCs/>
          </w:rPr>
          <w:t>des</w:t>
        </w:r>
      </w:ins>
      <w:r w:rsidRPr="00F06F25">
        <w:rPr>
          <w:rFonts w:ascii="Times New Roman" w:hAnsi="Times New Roman" w:cs="Times New Roman"/>
          <w:i/>
          <w:iCs/>
        </w:rPr>
        <w:t xml:space="preserve"> albopictus</w:t>
      </w:r>
      <w:r>
        <w:rPr>
          <w:rFonts w:ascii="Times New Roman" w:hAnsi="Times New Roman" w:cs="Times New Roman"/>
        </w:rPr>
        <w:t xml:space="preserve"> mosquito maintained the local transmission </w:t>
      </w:r>
      <w:commentRangeEnd w:id="1058"/>
      <w:r w:rsidR="00EB0635">
        <w:rPr>
          <w:rStyle w:val="CommentReference"/>
        </w:rPr>
        <w:commentReference w:id="1058"/>
      </w:r>
      <w:commentRangeEnd w:id="1059"/>
      <w:r w:rsidR="009F2542">
        <w:rPr>
          <w:rStyle w:val="CommentReference"/>
        </w:rPr>
        <w:commentReference w:id="1059"/>
      </w:r>
      <w:sdt>
        <w:sdtPr>
          <w:rPr>
            <w:rFonts w:ascii="Times New Roman" w:hAnsi="Times New Roman" w:cs="Times New Roman"/>
            <w:color w:val="000000"/>
            <w:vertAlign w:val="superscript"/>
          </w:rPr>
          <w:tag w:val="MENDELEY_CITATION_v3_eyJjaXRhdGlvbklEIjoiTUVOREVMRVlfQ0lUQVRJT05fYWRmNGY3NTgtMzVjYy00OWM3LThkYzAtM2IyMmJiNWNiOGZmIiwicHJvcGVydGllcyI6eyJub3RlSW5kZXgiOjB9LCJpc0VkaXRlZCI6ZmFsc2UsIm1hbnVhbE92ZXJyaWRlIjp7ImlzTWFudWFsbHlPdmVycmlkZGVuIjpmYWxzZSwiY2l0ZXByb2NUZXh0IjoiPHN1cD4y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532846211"/>
          <w:placeholder>
            <w:docPart w:val="F6284EE4766947D6BD74CA59373E961B"/>
          </w:placeholder>
        </w:sdtPr>
        <w:sdtContent>
          <w:r w:rsidR="006A6FDB" w:rsidRPr="006A6FDB">
            <w:rPr>
              <w:rFonts w:ascii="Times New Roman" w:hAnsi="Times New Roman" w:cs="Times New Roman"/>
              <w:color w:val="000000"/>
              <w:vertAlign w:val="superscript"/>
            </w:rPr>
            <w:t>21</w:t>
          </w:r>
        </w:sdtContent>
      </w:sdt>
      <w:r>
        <w:rPr>
          <w:rFonts w:ascii="Times New Roman" w:hAnsi="Times New Roman" w:cs="Times New Roman"/>
        </w:rPr>
        <w:t>. The earlier start of the monsoon</w:t>
      </w:r>
      <w:ins w:id="1070" w:author="Kazi Rahman" w:date="2024-02-07T19:24:00Z">
        <w:r>
          <w:rPr>
            <w:rFonts w:ascii="Times New Roman" w:hAnsi="Times New Roman" w:cs="Times New Roman"/>
          </w:rPr>
          <w:t xml:space="preserve"> </w:t>
        </w:r>
      </w:ins>
      <w:ins w:id="1071" w:author="Kazi Rahman" w:date="2024-01-28T19:53:00Z">
        <w:r w:rsidR="00EB0635">
          <w:rPr>
            <w:rFonts w:ascii="Times New Roman" w:hAnsi="Times New Roman" w:cs="Times New Roman"/>
          </w:rPr>
          <w:t>in 2023</w:t>
        </w:r>
        <w:r>
          <w:rPr>
            <w:rFonts w:ascii="Times New Roman" w:hAnsi="Times New Roman" w:cs="Times New Roman"/>
          </w:rPr>
          <w:t xml:space="preserve"> </w:t>
        </w:r>
      </w:ins>
      <w:del w:id="1072" w:author="Kazi Rahman" w:date="2024-01-28T19:53:00Z">
        <w:r>
          <w:rPr>
            <w:rFonts w:ascii="Times New Roman" w:hAnsi="Times New Roman" w:cs="Times New Roman"/>
          </w:rPr>
          <w:delText xml:space="preserve">this year </w:delText>
        </w:r>
      </w:del>
      <w:r w:rsidRPr="00E17B83">
        <w:rPr>
          <w:rFonts w:ascii="Times New Roman" w:hAnsi="Times New Roman"/>
          <w:highlight w:val="yellow"/>
          <w:rPrChange w:id="1073" w:author="Farhana  Haque" w:date="2024-02-07T19:34:00Z">
            <w:rPr>
              <w:rFonts w:ascii="Times New Roman" w:hAnsi="Times New Roman"/>
            </w:rPr>
          </w:rPrChange>
        </w:rPr>
        <w:t>(ref)</w:t>
      </w:r>
      <w:r>
        <w:rPr>
          <w:rFonts w:ascii="Times New Roman" w:hAnsi="Times New Roman" w:cs="Times New Roman"/>
        </w:rPr>
        <w:t xml:space="preserve"> also coincided with this and further influenced the growth of the vector population in the rural areas</w:t>
      </w:r>
      <w:sdt>
        <w:sdtPr>
          <w:rPr>
            <w:rFonts w:ascii="Times New Roman" w:hAnsi="Times New Roman" w:cs="Times New Roman"/>
            <w:color w:val="000000"/>
            <w:vertAlign w:val="superscript"/>
          </w:rPr>
          <w:tag w:val="MENDELEY_CITATION_v3_eyJjaXRhdGlvbklEIjoiTUVOREVMRVlfQ0lUQVRJT05fMDI1ZmRkYmUtNTAyYS00ZWNmLWE0MTktY2UwOTI1MTg5ZGMxIiwicHJvcGVydGllcyI6eyJub3RlSW5kZXgiOjB9LCJpc0VkaXRlZCI6ZmFsc2UsIm1hbnVhbE92ZXJyaWRlIjp7ImlzTWFudWFsbHlPdmVycmlkZGVuIjpmYWxzZSwiY2l0ZXByb2NUZXh0IjoiPHN1cD4yMj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
          <w:id w:val="1018739127"/>
          <w:placeholder>
            <w:docPart w:val="F6284EE4766947D6BD74CA59373E961B"/>
          </w:placeholder>
        </w:sdtPr>
        <w:sdtContent>
          <w:r w:rsidR="006A6FDB" w:rsidRPr="006A6FDB">
            <w:rPr>
              <w:rFonts w:ascii="Times New Roman" w:hAnsi="Times New Roman" w:cs="Times New Roman"/>
              <w:color w:val="000000"/>
              <w:vertAlign w:val="superscript"/>
            </w:rPr>
            <w:t>22</w:t>
          </w:r>
        </w:sdtContent>
      </w:sdt>
      <w:r>
        <w:rPr>
          <w:rFonts w:ascii="Times New Roman" w:hAnsi="Times New Roman" w:cs="Times New Roman"/>
        </w:rPr>
        <w:t xml:space="preserve">. By 25 July 2023, all 64 districts reported at least one DENV infection in their hospitals. In that specific time, a total of 37, 688 patients were recorded in the country of which 22349 (59.30%) were recorded in the capital city. The spreading of DENV across the country might have severe consequences for the ongoing </w:t>
      </w:r>
      <w:r>
        <w:rPr>
          <w:rFonts w:ascii="Times New Roman" w:hAnsi="Times New Roman" w:cs="Times New Roman"/>
        </w:rPr>
        <w:lastRenderedPageBreak/>
        <w:t xml:space="preserve">outbreak and the coming years. The rural cycle of DENV transmission is usually led by </w:t>
      </w:r>
      <w:del w:id="1074" w:author="Rahman, Mahbubur" w:date="2024-02-07T19:24:00Z">
        <w:r w:rsidRPr="007F2674">
          <w:rPr>
            <w:rFonts w:ascii="Times New Roman" w:hAnsi="Times New Roman" w:cs="Times New Roman"/>
            <w:i/>
            <w:iCs/>
          </w:rPr>
          <w:delText>Ae</w:delText>
        </w:r>
      </w:del>
      <w:ins w:id="1075" w:author="Rahman, Mahbubur" w:date="2024-02-07T19:24:00Z">
        <w:r w:rsidRPr="007F2674">
          <w:rPr>
            <w:rFonts w:ascii="Times New Roman" w:hAnsi="Times New Roman" w:cs="Times New Roman"/>
            <w:i/>
            <w:iCs/>
          </w:rPr>
          <w:t>Ae</w:t>
        </w:r>
      </w:ins>
      <w:ins w:id="1076" w:author="Farhana  Haque" w:date="2024-01-26T19:10:00Z">
        <w:r w:rsidR="00E17B83">
          <w:rPr>
            <w:rFonts w:ascii="Times New Roman" w:hAnsi="Times New Roman" w:cs="Times New Roman"/>
            <w:i/>
            <w:iCs/>
          </w:rPr>
          <w:t>des</w:t>
        </w:r>
      </w:ins>
      <w:r w:rsidRPr="007F2674">
        <w:rPr>
          <w:rFonts w:ascii="Times New Roman" w:hAnsi="Times New Roman" w:cs="Times New Roman"/>
          <w:i/>
          <w:iCs/>
        </w:rPr>
        <w:t xml:space="preserve"> albopictus</w:t>
      </w:r>
      <w:r>
        <w:rPr>
          <w:rFonts w:ascii="Times New Roman" w:hAnsi="Times New Roman" w:cs="Times New Roman"/>
        </w:rPr>
        <w:t xml:space="preserve"> and there is </w:t>
      </w:r>
      <w:commentRangeStart w:id="1077"/>
      <w:r>
        <w:rPr>
          <w:rFonts w:ascii="Times New Roman" w:hAnsi="Times New Roman" w:cs="Times New Roman"/>
        </w:rPr>
        <w:t xml:space="preserve">some specific difference </w:t>
      </w:r>
      <w:commentRangeEnd w:id="1077"/>
      <w:r w:rsidR="00E17B83">
        <w:rPr>
          <w:rStyle w:val="CommentReference"/>
        </w:rPr>
        <w:commentReference w:id="1077"/>
      </w:r>
      <w:r>
        <w:rPr>
          <w:rFonts w:ascii="Times New Roman" w:hAnsi="Times New Roman" w:cs="Times New Roman"/>
        </w:rPr>
        <w:t xml:space="preserve">that makes </w:t>
      </w:r>
      <w:del w:id="1078" w:author="Rahman, Mahbubur" w:date="2024-02-07T19:24:00Z">
        <w:r w:rsidRPr="002A69E7">
          <w:rPr>
            <w:rFonts w:ascii="Times New Roman" w:hAnsi="Times New Roman" w:cs="Times New Roman"/>
            <w:i/>
            <w:iCs/>
          </w:rPr>
          <w:delText>Ae</w:delText>
        </w:r>
      </w:del>
      <w:ins w:id="1079" w:author="Rahman, Mahbubur" w:date="2024-02-07T19:24:00Z">
        <w:r w:rsidRPr="002A69E7">
          <w:rPr>
            <w:rFonts w:ascii="Times New Roman" w:hAnsi="Times New Roman" w:cs="Times New Roman"/>
            <w:i/>
            <w:iCs/>
          </w:rPr>
          <w:t>Ae</w:t>
        </w:r>
      </w:ins>
      <w:ins w:id="1080" w:author="Farhana  Haque" w:date="2024-01-26T19:10:00Z">
        <w:r w:rsidR="00E17B83">
          <w:rPr>
            <w:rFonts w:ascii="Times New Roman" w:hAnsi="Times New Roman" w:cs="Times New Roman"/>
            <w:i/>
            <w:iCs/>
          </w:rPr>
          <w:t>des</w:t>
        </w:r>
      </w:ins>
      <w:r w:rsidRPr="002A69E7">
        <w:rPr>
          <w:rFonts w:ascii="Times New Roman" w:hAnsi="Times New Roman" w:cs="Times New Roman"/>
          <w:i/>
          <w:iCs/>
        </w:rPr>
        <w:t xml:space="preserve"> albopictus</w:t>
      </w:r>
      <w:r>
        <w:rPr>
          <w:rFonts w:ascii="Times New Roman" w:hAnsi="Times New Roman" w:cs="Times New Roman"/>
        </w:rPr>
        <w:t xml:space="preserve"> a crucial vector for DENV. </w:t>
      </w:r>
    </w:p>
    <w:p w14:paraId="5BCC7AE5" w14:textId="77777777" w:rsidR="00F6003B" w:rsidRDefault="00F6003B" w:rsidP="00F6003B">
      <w:pPr>
        <w:spacing w:after="0" w:line="480" w:lineRule="auto"/>
        <w:rPr>
          <w:rFonts w:ascii="Times New Roman" w:hAnsi="Times New Roman" w:cs="Times New Roman"/>
        </w:rPr>
      </w:pPr>
    </w:p>
    <w:p w14:paraId="1BA2F526" w14:textId="2A5FF68D" w:rsidR="003B4621" w:rsidRDefault="003D18CB" w:rsidP="00F6003B">
      <w:pPr>
        <w:spacing w:after="0" w:line="480" w:lineRule="auto"/>
        <w:rPr>
          <w:rFonts w:ascii="Times New Roman" w:hAnsi="Times New Roman" w:cs="Times New Roman"/>
        </w:rPr>
      </w:pPr>
      <w:r>
        <w:rPr>
          <w:rFonts w:ascii="Times New Roman" w:hAnsi="Times New Roman" w:cs="Times New Roman"/>
        </w:rPr>
        <w:t xml:space="preserve">This is </w:t>
      </w:r>
      <w:r w:rsidR="009315F5">
        <w:rPr>
          <w:rFonts w:ascii="Times New Roman" w:hAnsi="Times New Roman" w:cs="Times New Roman"/>
        </w:rPr>
        <w:t xml:space="preserve">interesting to see that districts of southern parts of Bangladesh have </w:t>
      </w:r>
      <w:r w:rsidR="003B4621">
        <w:rPr>
          <w:rFonts w:ascii="Times New Roman" w:hAnsi="Times New Roman" w:cs="Times New Roman"/>
        </w:rPr>
        <w:t xml:space="preserve">a </w:t>
      </w:r>
      <w:r w:rsidR="009315F5">
        <w:rPr>
          <w:rFonts w:ascii="Times New Roman" w:hAnsi="Times New Roman" w:cs="Times New Roman"/>
        </w:rPr>
        <w:t xml:space="preserve">higher incidence </w:t>
      </w:r>
      <w:r w:rsidR="00C21630">
        <w:rPr>
          <w:rFonts w:ascii="Times New Roman" w:hAnsi="Times New Roman" w:cs="Times New Roman"/>
        </w:rPr>
        <w:t xml:space="preserve">of dengue cases in 2023. </w:t>
      </w:r>
      <w:r w:rsidR="003B4621">
        <w:rPr>
          <w:rFonts w:ascii="Times New Roman" w:hAnsi="Times New Roman" w:cs="Times New Roman"/>
        </w:rPr>
        <w:t>Although Bangladesh is a small country there are some differences</w:t>
      </w:r>
      <w:r w:rsidR="00A57C4D">
        <w:rPr>
          <w:rFonts w:ascii="Times New Roman" w:hAnsi="Times New Roman" w:cs="Times New Roman"/>
        </w:rPr>
        <w:t xml:space="preserve"> </w:t>
      </w:r>
      <w:r w:rsidR="003B4621">
        <w:rPr>
          <w:rFonts w:ascii="Times New Roman" w:hAnsi="Times New Roman" w:cs="Times New Roman"/>
        </w:rPr>
        <w:t xml:space="preserve">between </w:t>
      </w:r>
      <w:r w:rsidR="00FC6DC7">
        <w:rPr>
          <w:rFonts w:ascii="Times New Roman" w:hAnsi="Times New Roman" w:cs="Times New Roman"/>
        </w:rPr>
        <w:t xml:space="preserve">the </w:t>
      </w:r>
      <w:r w:rsidR="003B4621">
        <w:rPr>
          <w:rFonts w:ascii="Times New Roman" w:hAnsi="Times New Roman" w:cs="Times New Roman"/>
        </w:rPr>
        <w:t xml:space="preserve">southern and northern parts of Bangladesh as districts in the </w:t>
      </w:r>
      <w:r w:rsidR="00FC6DC7">
        <w:rPr>
          <w:rFonts w:ascii="Times New Roman" w:hAnsi="Times New Roman" w:cs="Times New Roman"/>
        </w:rPr>
        <w:t xml:space="preserve">southern parts observe a higher rate of urbanization and </w:t>
      </w:r>
      <w:r w:rsidR="00F805C1">
        <w:rPr>
          <w:rFonts w:ascii="Times New Roman" w:hAnsi="Times New Roman" w:cs="Times New Roman"/>
        </w:rPr>
        <w:t xml:space="preserve">high population </w:t>
      </w:r>
      <w:r w:rsidR="00FF71B4">
        <w:rPr>
          <w:rFonts w:ascii="Times New Roman" w:hAnsi="Times New Roman" w:cs="Times New Roman"/>
        </w:rPr>
        <w:t>density</w:t>
      </w:r>
      <w:r w:rsidR="00F805C1">
        <w:rPr>
          <w:rFonts w:ascii="Times New Roman" w:hAnsi="Times New Roman" w:cs="Times New Roman"/>
        </w:rPr>
        <w:t>.</w:t>
      </w:r>
      <w:r w:rsidR="00FF71B4">
        <w:rPr>
          <w:rFonts w:ascii="Times New Roman" w:hAnsi="Times New Roman" w:cs="Times New Roman"/>
        </w:rPr>
        <w:t xml:space="preserve"> Also, the</w:t>
      </w:r>
      <w:ins w:id="1081" w:author="Kazi Rahman" w:date="2024-02-07T19:24:00Z">
        <w:r w:rsidR="00FF71B4">
          <w:rPr>
            <w:rFonts w:ascii="Times New Roman" w:hAnsi="Times New Roman" w:cs="Times New Roman"/>
          </w:rPr>
          <w:t xml:space="preserve"> </w:t>
        </w:r>
      </w:ins>
      <w:ins w:id="1082" w:author="Kazi Rahman" w:date="2024-01-28T19:55:00Z">
        <w:r w:rsidR="00EB0635">
          <w:rPr>
            <w:rFonts w:ascii="Times New Roman" w:hAnsi="Times New Roman" w:cs="Times New Roman"/>
          </w:rPr>
          <w:t>Divisions</w:t>
        </w:r>
        <w:r w:rsidR="00FF71B4">
          <w:rPr>
            <w:rFonts w:ascii="Times New Roman" w:hAnsi="Times New Roman" w:cs="Times New Roman"/>
          </w:rPr>
          <w:t xml:space="preserve"> </w:t>
        </w:r>
      </w:ins>
      <w:del w:id="1083" w:author="Kazi Rahman" w:date="2024-01-28T19:55:00Z">
        <w:r w:rsidR="00FF71B4">
          <w:rPr>
            <w:rFonts w:ascii="Times New Roman" w:hAnsi="Times New Roman" w:cs="Times New Roman"/>
          </w:rPr>
          <w:delText xml:space="preserve">division </w:delText>
        </w:r>
      </w:del>
      <w:r w:rsidR="00FF71B4">
        <w:rPr>
          <w:rFonts w:ascii="Times New Roman" w:hAnsi="Times New Roman" w:cs="Times New Roman"/>
        </w:rPr>
        <w:t xml:space="preserve">in </w:t>
      </w:r>
      <w:r w:rsidR="00122945">
        <w:rPr>
          <w:rFonts w:ascii="Times New Roman" w:hAnsi="Times New Roman" w:cs="Times New Roman"/>
        </w:rPr>
        <w:t xml:space="preserve">the </w:t>
      </w:r>
      <w:r w:rsidR="00A57C4D">
        <w:rPr>
          <w:rFonts w:ascii="Times New Roman" w:hAnsi="Times New Roman" w:cs="Times New Roman"/>
        </w:rPr>
        <w:t>south</w:t>
      </w:r>
      <w:r w:rsidR="00FF71B4">
        <w:rPr>
          <w:rFonts w:ascii="Times New Roman" w:hAnsi="Times New Roman" w:cs="Times New Roman"/>
        </w:rPr>
        <w:t xml:space="preserve"> of Dhaka has </w:t>
      </w:r>
      <w:r w:rsidR="00094C20">
        <w:rPr>
          <w:rFonts w:ascii="Times New Roman" w:hAnsi="Times New Roman" w:cs="Times New Roman"/>
        </w:rPr>
        <w:t>0.92</w:t>
      </w:r>
      <w:r w:rsidR="00FF71B4">
        <w:rPr>
          <w:rFonts w:ascii="Times New Roman" w:hAnsi="Times New Roman" w:cs="Times New Roman"/>
        </w:rPr>
        <w:t xml:space="preserve"> </w:t>
      </w:r>
      <w:r w:rsidR="00094C20">
        <w:rPr>
          <w:rFonts w:ascii="Times New Roman" w:hAnsi="Times New Roman" w:cs="Times New Roman"/>
        </w:rPr>
        <w:t>°</w:t>
      </w:r>
      <w:r w:rsidR="00FF71B4">
        <w:rPr>
          <w:rFonts w:ascii="Times New Roman" w:hAnsi="Times New Roman" w:cs="Times New Roman"/>
        </w:rPr>
        <w:t xml:space="preserve">C higher </w:t>
      </w:r>
      <w:r w:rsidR="00A57C4D">
        <w:rPr>
          <w:rFonts w:ascii="Times New Roman" w:hAnsi="Times New Roman" w:cs="Times New Roman"/>
        </w:rPr>
        <w:t>temperature</w:t>
      </w:r>
      <w:r w:rsidR="00094C20">
        <w:rPr>
          <w:rFonts w:ascii="Times New Roman" w:hAnsi="Times New Roman" w:cs="Times New Roman"/>
        </w:rPr>
        <w:t xml:space="preserve"> (27.46 vs 26.54 °C, p&lt;0.01)</w:t>
      </w:r>
      <w:r w:rsidR="00FF71B4">
        <w:rPr>
          <w:rFonts w:ascii="Times New Roman" w:hAnsi="Times New Roman" w:cs="Times New Roman"/>
        </w:rPr>
        <w:t xml:space="preserve"> </w:t>
      </w:r>
      <w:r w:rsidR="00094C20">
        <w:rPr>
          <w:rFonts w:ascii="Times New Roman" w:hAnsi="Times New Roman" w:cs="Times New Roman"/>
        </w:rPr>
        <w:t>but</w:t>
      </w:r>
      <w:r w:rsidR="00FF71B4">
        <w:rPr>
          <w:rFonts w:ascii="Times New Roman" w:hAnsi="Times New Roman" w:cs="Times New Roman"/>
        </w:rPr>
        <w:t xml:space="preserve"> </w:t>
      </w:r>
      <w:r w:rsidR="00E50A95">
        <w:rPr>
          <w:rFonts w:ascii="Times New Roman" w:hAnsi="Times New Roman" w:cs="Times New Roman"/>
        </w:rPr>
        <w:t xml:space="preserve">633 </w:t>
      </w:r>
      <w:r w:rsidR="00FF71B4">
        <w:rPr>
          <w:rFonts w:ascii="Times New Roman" w:hAnsi="Times New Roman" w:cs="Times New Roman"/>
        </w:rPr>
        <w:t xml:space="preserve">mm </w:t>
      </w:r>
      <w:r w:rsidR="000B02FA">
        <w:rPr>
          <w:rFonts w:ascii="Times New Roman" w:hAnsi="Times New Roman" w:cs="Times New Roman"/>
        </w:rPr>
        <w:t>lower</w:t>
      </w:r>
      <w:r w:rsidR="00122945">
        <w:rPr>
          <w:rFonts w:ascii="Times New Roman" w:hAnsi="Times New Roman" w:cs="Times New Roman"/>
        </w:rPr>
        <w:t xml:space="preserve"> </w:t>
      </w:r>
      <w:r w:rsidR="00FF71B4">
        <w:rPr>
          <w:rFonts w:ascii="Times New Roman" w:hAnsi="Times New Roman" w:cs="Times New Roman"/>
        </w:rPr>
        <w:t>rainfall</w:t>
      </w:r>
      <w:r w:rsidR="00122945">
        <w:rPr>
          <w:rFonts w:ascii="Times New Roman" w:hAnsi="Times New Roman" w:cs="Times New Roman"/>
        </w:rPr>
        <w:t xml:space="preserve"> </w:t>
      </w:r>
      <w:r w:rsidR="00E50A95">
        <w:rPr>
          <w:rFonts w:ascii="Times New Roman" w:hAnsi="Times New Roman" w:cs="Times New Roman"/>
        </w:rPr>
        <w:t>(</w:t>
      </w:r>
      <w:r w:rsidR="00130B37">
        <w:rPr>
          <w:rFonts w:ascii="Times New Roman" w:hAnsi="Times New Roman" w:cs="Times New Roman"/>
        </w:rPr>
        <w:t>2643 mm vs. 2010, p&lt;0.01</w:t>
      </w:r>
      <w:r w:rsidR="00E50A95">
        <w:rPr>
          <w:rFonts w:ascii="Times New Roman" w:hAnsi="Times New Roman" w:cs="Times New Roman"/>
        </w:rPr>
        <w:t xml:space="preserve">) </w:t>
      </w:r>
      <w:r w:rsidR="00122945">
        <w:rPr>
          <w:rFonts w:ascii="Times New Roman" w:hAnsi="Times New Roman" w:cs="Times New Roman"/>
        </w:rPr>
        <w:t>compared to the</w:t>
      </w:r>
      <w:r w:rsidR="00A57C4D">
        <w:rPr>
          <w:rFonts w:ascii="Times New Roman" w:hAnsi="Times New Roman" w:cs="Times New Roman"/>
        </w:rPr>
        <w:t xml:space="preserve"> </w:t>
      </w:r>
      <w:del w:id="1084" w:author="Mohammad Nayeem Hasan" w:date="2024-02-07T19:28:00Z">
        <w:r w:rsidR="00A103E4">
          <w:rPr>
            <w:rFonts w:ascii="Times New Roman" w:hAnsi="Times New Roman" w:cs="Times New Roman"/>
          </w:rPr>
          <w:delText>decisions</w:delText>
        </w:r>
      </w:del>
      <w:ins w:id="1085" w:author="Kazi Rahman" w:date="2024-01-28T19:55:00Z">
        <w:r w:rsidR="00EB0635">
          <w:rPr>
            <w:rFonts w:ascii="Times New Roman" w:hAnsi="Times New Roman" w:cs="Times New Roman"/>
          </w:rPr>
          <w:t xml:space="preserve">Divisions </w:t>
        </w:r>
      </w:ins>
      <w:del w:id="1086" w:author="Kazi Rahman" w:date="2024-01-28T19:55:00Z">
        <w:r w:rsidR="00A103E4" w:rsidDel="00EB0635">
          <w:rPr>
            <w:rFonts w:ascii="Times New Roman" w:hAnsi="Times New Roman" w:cs="Times New Roman"/>
          </w:rPr>
          <w:delText>decisions</w:delText>
        </w:r>
      </w:del>
      <w:proofErr w:type="spellStart"/>
      <w:ins w:id="1087" w:author="Rahman, Mahbubur" w:date="2024-02-07T19:24:00Z">
        <w:r w:rsidR="00A103E4">
          <w:rPr>
            <w:rFonts w:ascii="Times New Roman" w:hAnsi="Times New Roman" w:cs="Times New Roman"/>
          </w:rPr>
          <w:t>d</w:t>
        </w:r>
      </w:ins>
      <w:ins w:id="1088" w:author="Farhana  Haque" w:date="2024-01-26T19:12:00Z">
        <w:r w:rsidR="00E17B83">
          <w:rPr>
            <w:rFonts w:ascii="Times New Roman" w:hAnsi="Times New Roman" w:cs="Times New Roman"/>
          </w:rPr>
          <w:t>i</w:t>
        </w:r>
      </w:ins>
      <w:del w:id="1089" w:author="Farhana  Haque" w:date="2024-01-26T19:12:00Z">
        <w:r w:rsidR="00A103E4" w:rsidDel="00E17B83">
          <w:rPr>
            <w:rFonts w:ascii="Times New Roman" w:hAnsi="Times New Roman" w:cs="Times New Roman"/>
          </w:rPr>
          <w:delText>e</w:delText>
        </w:r>
      </w:del>
      <w:ins w:id="1090" w:author="Farhana  Haque" w:date="2024-01-26T19:12:00Z">
        <w:r w:rsidR="00E17B83">
          <w:rPr>
            <w:rFonts w:ascii="Times New Roman" w:hAnsi="Times New Roman" w:cs="Times New Roman"/>
          </w:rPr>
          <w:t>v</w:t>
        </w:r>
      </w:ins>
      <w:del w:id="1091" w:author="Farhana  Haque" w:date="2024-01-26T19:12:00Z">
        <w:r w:rsidR="00A103E4" w:rsidDel="00E17B83">
          <w:rPr>
            <w:rFonts w:ascii="Times New Roman" w:hAnsi="Times New Roman" w:cs="Times New Roman"/>
          </w:rPr>
          <w:delText>c</w:delText>
        </w:r>
      </w:del>
      <w:ins w:id="1092" w:author="Rahman, Mahbubur" w:date="2024-02-07T19:24:00Z">
        <w:r w:rsidR="00A103E4">
          <w:rPr>
            <w:rFonts w:ascii="Times New Roman" w:hAnsi="Times New Roman" w:cs="Times New Roman"/>
          </w:rPr>
          <w:t>isions</w:t>
        </w:r>
      </w:ins>
      <w:del w:id="1093" w:author="Kazi Rahman" w:date="2024-01-28T19:55:00Z">
        <w:r w:rsidR="00A57C4D">
          <w:rPr>
            <w:rFonts w:ascii="Times New Roman" w:hAnsi="Times New Roman" w:cs="Times New Roman"/>
          </w:rPr>
          <w:delText xml:space="preserve"> </w:delText>
        </w:r>
      </w:del>
      <w:r w:rsidR="00A57C4D">
        <w:rPr>
          <w:rFonts w:ascii="Times New Roman" w:hAnsi="Times New Roman" w:cs="Times New Roman"/>
        </w:rPr>
        <w:t>in</w:t>
      </w:r>
      <w:proofErr w:type="spellEnd"/>
      <w:r w:rsidR="00A57C4D">
        <w:rPr>
          <w:rFonts w:ascii="Times New Roman" w:hAnsi="Times New Roman" w:cs="Times New Roman"/>
        </w:rPr>
        <w:t xml:space="preserve"> the north to Dhaka. </w:t>
      </w:r>
      <w:r w:rsidR="00A103E4">
        <w:rPr>
          <w:rFonts w:ascii="Times New Roman" w:hAnsi="Times New Roman" w:cs="Times New Roman"/>
        </w:rPr>
        <w:t xml:space="preserve">However, it might be possible that </w:t>
      </w:r>
      <w:r w:rsidR="00842568">
        <w:rPr>
          <w:rFonts w:ascii="Times New Roman" w:hAnsi="Times New Roman" w:cs="Times New Roman"/>
        </w:rPr>
        <w:t xml:space="preserve">a </w:t>
      </w:r>
      <w:r w:rsidR="00F71B71">
        <w:rPr>
          <w:rFonts w:ascii="Times New Roman" w:hAnsi="Times New Roman" w:cs="Times New Roman"/>
        </w:rPr>
        <w:t xml:space="preserve">higher incidence of dengue cases in </w:t>
      </w:r>
      <w:r w:rsidR="00842568">
        <w:rPr>
          <w:rFonts w:ascii="Times New Roman" w:hAnsi="Times New Roman" w:cs="Times New Roman"/>
        </w:rPr>
        <w:t>southern</w:t>
      </w:r>
      <w:r w:rsidR="00F71B71">
        <w:rPr>
          <w:rFonts w:ascii="Times New Roman" w:hAnsi="Times New Roman" w:cs="Times New Roman"/>
        </w:rPr>
        <w:t xml:space="preserve"> districts is an artifact </w:t>
      </w:r>
      <w:r w:rsidR="000B02FA">
        <w:rPr>
          <w:rFonts w:ascii="Times New Roman" w:hAnsi="Times New Roman" w:cs="Times New Roman"/>
        </w:rPr>
        <w:t>of</w:t>
      </w:r>
      <w:r w:rsidR="00F71B71">
        <w:rPr>
          <w:rFonts w:ascii="Times New Roman" w:hAnsi="Times New Roman" w:cs="Times New Roman"/>
        </w:rPr>
        <w:t xml:space="preserve"> </w:t>
      </w:r>
      <w:commentRangeStart w:id="1094"/>
      <w:r w:rsidR="00F71B71">
        <w:rPr>
          <w:rFonts w:ascii="Times New Roman" w:hAnsi="Times New Roman" w:cs="Times New Roman"/>
        </w:rPr>
        <w:t xml:space="preserve">economic development in the regions </w:t>
      </w:r>
      <w:r w:rsidR="00842568">
        <w:rPr>
          <w:rFonts w:ascii="Times New Roman" w:hAnsi="Times New Roman" w:cs="Times New Roman"/>
        </w:rPr>
        <w:t xml:space="preserve">which helped people visit </w:t>
      </w:r>
      <w:r w:rsidR="00596738">
        <w:rPr>
          <w:rFonts w:ascii="Times New Roman" w:hAnsi="Times New Roman" w:cs="Times New Roman"/>
        </w:rPr>
        <w:t>healthcare</w:t>
      </w:r>
      <w:r w:rsidR="00842568">
        <w:rPr>
          <w:rFonts w:ascii="Times New Roman" w:hAnsi="Times New Roman" w:cs="Times New Roman"/>
        </w:rPr>
        <w:t xml:space="preserve"> facilities more frequently than their northern counterparts</w:t>
      </w:r>
      <w:commentRangeEnd w:id="1094"/>
      <w:r w:rsidR="00E17B83">
        <w:rPr>
          <w:rStyle w:val="CommentReference"/>
        </w:rPr>
        <w:commentReference w:id="1094"/>
      </w:r>
      <w:r w:rsidR="00842568">
        <w:rPr>
          <w:rFonts w:ascii="Times New Roman" w:hAnsi="Times New Roman" w:cs="Times New Roman"/>
        </w:rPr>
        <w:t xml:space="preserve">. </w:t>
      </w:r>
      <w:r w:rsidR="000B02FA">
        <w:rPr>
          <w:rFonts w:ascii="Times New Roman" w:hAnsi="Times New Roman" w:cs="Times New Roman"/>
        </w:rPr>
        <w:t xml:space="preserve">Our model also showed that </w:t>
      </w:r>
      <w:r w:rsidR="001324FB">
        <w:rPr>
          <w:rFonts w:ascii="Times New Roman" w:hAnsi="Times New Roman" w:cs="Times New Roman"/>
        </w:rPr>
        <w:t xml:space="preserve">the ratio of urban </w:t>
      </w:r>
      <w:r w:rsidR="00E321E0">
        <w:rPr>
          <w:rFonts w:ascii="Times New Roman" w:hAnsi="Times New Roman" w:cs="Times New Roman"/>
        </w:rPr>
        <w:t xml:space="preserve">and rural </w:t>
      </w:r>
      <w:r w:rsidR="001324FB">
        <w:rPr>
          <w:rFonts w:ascii="Times New Roman" w:hAnsi="Times New Roman" w:cs="Times New Roman"/>
        </w:rPr>
        <w:t xml:space="preserve">population which we used as a proxy to indicate urbanization had </w:t>
      </w:r>
      <w:r w:rsidR="00E321E0">
        <w:rPr>
          <w:rFonts w:ascii="Times New Roman" w:hAnsi="Times New Roman" w:cs="Times New Roman"/>
        </w:rPr>
        <w:t>a</w:t>
      </w:r>
      <w:r w:rsidR="001324FB">
        <w:rPr>
          <w:rFonts w:ascii="Times New Roman" w:hAnsi="Times New Roman" w:cs="Times New Roman"/>
        </w:rPr>
        <w:t xml:space="preserve"> </w:t>
      </w:r>
      <w:r w:rsidR="00E321E0">
        <w:rPr>
          <w:rFonts w:ascii="Times New Roman" w:hAnsi="Times New Roman" w:cs="Times New Roman"/>
        </w:rPr>
        <w:t xml:space="preserve">higher risk of having more dengue cases. </w:t>
      </w:r>
      <w:commentRangeStart w:id="1095"/>
      <w:r w:rsidR="00842568">
        <w:rPr>
          <w:rFonts w:ascii="Times New Roman" w:hAnsi="Times New Roman" w:cs="Times New Roman"/>
        </w:rPr>
        <w:t xml:space="preserve">More research is needed to confirm </w:t>
      </w:r>
      <w:r w:rsidR="003B5729">
        <w:rPr>
          <w:rFonts w:ascii="Times New Roman" w:hAnsi="Times New Roman" w:cs="Times New Roman"/>
        </w:rPr>
        <w:t xml:space="preserve">the reason </w:t>
      </w:r>
      <w:r w:rsidR="00D72CC4">
        <w:rPr>
          <w:rFonts w:ascii="Times New Roman" w:hAnsi="Times New Roman" w:cs="Times New Roman"/>
        </w:rPr>
        <w:t>for</w:t>
      </w:r>
      <w:r w:rsidR="003B5729">
        <w:rPr>
          <w:rFonts w:ascii="Times New Roman" w:hAnsi="Times New Roman" w:cs="Times New Roman"/>
        </w:rPr>
        <w:t xml:space="preserve"> </w:t>
      </w:r>
      <w:r w:rsidR="00A812DF">
        <w:rPr>
          <w:rFonts w:ascii="Times New Roman" w:hAnsi="Times New Roman" w:cs="Times New Roman"/>
        </w:rPr>
        <w:t xml:space="preserve">the </w:t>
      </w:r>
      <w:r w:rsidR="00A83877">
        <w:rPr>
          <w:rFonts w:ascii="Times New Roman" w:hAnsi="Times New Roman" w:cs="Times New Roman"/>
        </w:rPr>
        <w:t xml:space="preserve">higher incidence of dengue cases in southern parts of Bangladesh. </w:t>
      </w:r>
      <w:commentRangeEnd w:id="1095"/>
      <w:r w:rsidR="00E17B83">
        <w:rPr>
          <w:rStyle w:val="CommentReference"/>
        </w:rPr>
        <w:commentReference w:id="1095"/>
      </w:r>
    </w:p>
    <w:p w14:paraId="79DED2D3" w14:textId="18B966A1" w:rsidR="003D18CB" w:rsidRDefault="009315F5" w:rsidP="00F6003B">
      <w:pPr>
        <w:spacing w:after="0" w:line="480" w:lineRule="auto"/>
        <w:rPr>
          <w:rFonts w:ascii="Times New Roman" w:hAnsi="Times New Roman" w:cs="Times New Roman"/>
        </w:rPr>
      </w:pPr>
      <w:r>
        <w:rPr>
          <w:rFonts w:ascii="Times New Roman" w:hAnsi="Times New Roman" w:cs="Times New Roman"/>
        </w:rPr>
        <w:t xml:space="preserve"> </w:t>
      </w:r>
    </w:p>
    <w:p w14:paraId="6C5B72C0" w14:textId="77777777" w:rsidR="00F6003B" w:rsidRDefault="00F6003B">
      <w:pPr>
        <w:rPr>
          <w:rFonts w:ascii="Times New Roman" w:hAnsi="Times New Roman" w:cs="Times New Roman"/>
          <w:b/>
          <w:bCs/>
        </w:rPr>
      </w:pPr>
    </w:p>
    <w:p w14:paraId="3CCD18FB" w14:textId="5B0958FE" w:rsidR="008D281F" w:rsidRPr="003E12E3" w:rsidRDefault="003E12E3" w:rsidP="003E12E3">
      <w:pPr>
        <w:spacing w:after="0" w:line="480" w:lineRule="auto"/>
        <w:rPr>
          <w:rFonts w:ascii="Times New Roman" w:hAnsi="Times New Roman" w:cs="Times New Roman"/>
        </w:rPr>
      </w:pPr>
      <w:r>
        <w:rPr>
          <w:rFonts w:ascii="Times New Roman" w:hAnsi="Times New Roman" w:cs="Times New Roman"/>
        </w:rPr>
        <w:t xml:space="preserve">The case-fatality rate observed in 2023 is 10 times higher than WHO’s goal to limit the dengue-related CFR below 0.05% </w:t>
      </w:r>
      <w:sdt>
        <w:sdtPr>
          <w:rPr>
            <w:rFonts w:ascii="Times New Roman" w:hAnsi="Times New Roman" w:cs="Times New Roman"/>
            <w:color w:val="000000"/>
            <w:vertAlign w:val="superscript"/>
          </w:rPr>
          <w:tag w:val="MENDELEY_CITATION_v3_eyJjaXRhdGlvbklEIjoiTUVOREVMRVlfQ0lUQVRJT05fZmIyOGJkNDgtOWQ5NC00NWIwLWEwYjQtNTgzYmUwODRlMzBmIiwicHJvcGVydGllcyI6eyJub3RlSW5kZXgiOjB9LCJpc0VkaXRlZCI6ZmFsc2UsIm1hbnVhbE92ZXJyaWRlIjp7ImlzTWFudWFsbHlPdmVycmlkZGVuIjpmYWxzZSwiY2l0ZXByb2NUZXh0IjoiPHN1cD4yMzwvc3VwPi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
          <w:id w:val="-370068065"/>
          <w:placeholder>
            <w:docPart w:val="0748A104006A4EF9B4B7847B7E00736E"/>
          </w:placeholder>
        </w:sdtPr>
        <w:sdtContent>
          <w:r w:rsidR="006A6FDB" w:rsidRPr="006A6FDB">
            <w:rPr>
              <w:rFonts w:ascii="Times New Roman" w:hAnsi="Times New Roman" w:cs="Times New Roman"/>
              <w:color w:val="000000"/>
              <w:vertAlign w:val="superscript"/>
            </w:rPr>
            <w:t>23</w:t>
          </w:r>
        </w:sdtContent>
      </w:sdt>
      <w:r>
        <w:rPr>
          <w:rFonts w:ascii="Times New Roman" w:hAnsi="Times New Roman" w:cs="Times New Roman"/>
        </w:rPr>
        <w:t xml:space="preserve">. </w:t>
      </w:r>
      <w:r w:rsidR="00F9266E">
        <w:rPr>
          <w:rFonts w:ascii="Times New Roman" w:hAnsi="Times New Roman" w:cs="Times New Roman"/>
        </w:rPr>
        <w:t xml:space="preserve">The CFR of primary DENV infection is generally low with an estimated value of 0.01-0.1%, but the CFR could reach up to 1-4% for secondary or tertiary DENV infection. In the past 23 years, Bangladesh recorded a CFR of 0.34% which is high compared to other countries in the region </w:t>
      </w:r>
      <w:sdt>
        <w:sdtPr>
          <w:rPr>
            <w:rFonts w:ascii="Times New Roman" w:hAnsi="Times New Roman" w:cs="Times New Roman"/>
            <w:color w:val="000000"/>
            <w:vertAlign w:val="superscript"/>
          </w:rPr>
          <w:tag w:val="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
          <w:id w:val="-90860427"/>
          <w:placeholder>
            <w:docPart w:val="DefaultPlaceholder_-1854013440"/>
          </w:placeholder>
        </w:sdtPr>
        <w:sdtContent>
          <w:r w:rsidR="006A6FDB" w:rsidRPr="006A6FDB">
            <w:rPr>
              <w:rFonts w:ascii="Times New Roman" w:hAnsi="Times New Roman" w:cs="Times New Roman"/>
              <w:color w:val="000000"/>
              <w:vertAlign w:val="superscript"/>
            </w:rPr>
            <w:t>1</w:t>
          </w:r>
        </w:sdtContent>
      </w:sdt>
      <w:r w:rsidR="00F9266E">
        <w:rPr>
          <w:rFonts w:ascii="Times New Roman" w:hAnsi="Times New Roman" w:cs="Times New Roman"/>
        </w:rPr>
        <w:t>. In 2023, the CFR is much higher (0.5</w:t>
      </w:r>
      <w:r w:rsidR="002F1573">
        <w:rPr>
          <w:rFonts w:ascii="Times New Roman" w:hAnsi="Times New Roman" w:cs="Times New Roman"/>
        </w:rPr>
        <w:t>3</w:t>
      </w:r>
      <w:r w:rsidR="00F9266E">
        <w:rPr>
          <w:rFonts w:ascii="Times New Roman" w:hAnsi="Times New Roman" w:cs="Times New Roman"/>
        </w:rPr>
        <w:t>%) which is inflated by a very high fatality rate in the capital city Dhaka (0.</w:t>
      </w:r>
      <w:r w:rsidR="002F1573">
        <w:rPr>
          <w:rFonts w:ascii="Times New Roman" w:hAnsi="Times New Roman" w:cs="Times New Roman"/>
        </w:rPr>
        <w:t>88</w:t>
      </w:r>
      <w:r w:rsidR="00F9266E">
        <w:rPr>
          <w:rFonts w:ascii="Times New Roman" w:hAnsi="Times New Roman" w:cs="Times New Roman"/>
        </w:rPr>
        <w:t xml:space="preserve">%). </w:t>
      </w:r>
      <w:r w:rsidR="00AD5619">
        <w:rPr>
          <w:rFonts w:ascii="Times New Roman" w:hAnsi="Times New Roman" w:cs="Times New Roman"/>
        </w:rPr>
        <w:t xml:space="preserve">The high CFR in Dhaka city can be explained as </w:t>
      </w:r>
      <w:r w:rsidR="00C448EF">
        <w:rPr>
          <w:rFonts w:ascii="Times New Roman" w:hAnsi="Times New Roman" w:cs="Times New Roman"/>
        </w:rPr>
        <w:t xml:space="preserve">a </w:t>
      </w:r>
      <w:r w:rsidR="00AD5619">
        <w:rPr>
          <w:rFonts w:ascii="Times New Roman" w:hAnsi="Times New Roman" w:cs="Times New Roman"/>
        </w:rPr>
        <w:t>possible higher r</w:t>
      </w:r>
      <w:r w:rsidR="00DD0554">
        <w:rPr>
          <w:rFonts w:ascii="Times New Roman" w:hAnsi="Times New Roman" w:cs="Times New Roman"/>
        </w:rPr>
        <w:t xml:space="preserve">ate of secondary or tertiary cases as more than 80% </w:t>
      </w:r>
      <w:r w:rsidR="00C448EF">
        <w:rPr>
          <w:rFonts w:ascii="Times New Roman" w:hAnsi="Times New Roman" w:cs="Times New Roman"/>
        </w:rPr>
        <w:t xml:space="preserve">of </w:t>
      </w:r>
      <w:r w:rsidR="00DD0554">
        <w:rPr>
          <w:rFonts w:ascii="Times New Roman" w:hAnsi="Times New Roman" w:cs="Times New Roman"/>
        </w:rPr>
        <w:t xml:space="preserve">people in Dhaka city </w:t>
      </w:r>
      <w:r w:rsidR="00981D8A">
        <w:rPr>
          <w:rFonts w:ascii="Times New Roman" w:hAnsi="Times New Roman" w:cs="Times New Roman"/>
        </w:rPr>
        <w:t xml:space="preserve">were exposed to any one serotype of DENV in the past </w:t>
      </w:r>
      <w:sdt>
        <w:sdtPr>
          <w:rPr>
            <w:rFonts w:ascii="Times New Roman" w:hAnsi="Times New Roman" w:cs="Times New Roman"/>
            <w:color w:val="000000"/>
            <w:vertAlign w:val="superscript"/>
          </w:rPr>
          <w:tag w:val="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426732674"/>
          <w:placeholder>
            <w:docPart w:val="DefaultPlaceholder_-1854013440"/>
          </w:placeholder>
        </w:sdtPr>
        <w:sdtContent>
          <w:r w:rsidR="006A6FDB" w:rsidRPr="006A6FDB">
            <w:rPr>
              <w:rFonts w:ascii="Times New Roman" w:hAnsi="Times New Roman" w:cs="Times New Roman"/>
              <w:color w:val="000000"/>
              <w:vertAlign w:val="superscript"/>
            </w:rPr>
            <w:t>6</w:t>
          </w:r>
        </w:sdtContent>
      </w:sdt>
      <w:r w:rsidR="00F26AF0">
        <w:rPr>
          <w:rFonts w:ascii="Times New Roman" w:hAnsi="Times New Roman" w:cs="Times New Roman"/>
        </w:rPr>
        <w:t xml:space="preserve">. </w:t>
      </w:r>
      <w:r w:rsidR="00983621">
        <w:rPr>
          <w:rFonts w:ascii="Times New Roman" w:hAnsi="Times New Roman" w:cs="Times New Roman"/>
        </w:rPr>
        <w:t xml:space="preserve">Moderate to severe cases outside of Dhaka </w:t>
      </w:r>
      <w:r w:rsidR="00397485">
        <w:rPr>
          <w:rFonts w:ascii="Times New Roman" w:hAnsi="Times New Roman" w:cs="Times New Roman"/>
        </w:rPr>
        <w:t>city</w:t>
      </w:r>
      <w:ins w:id="1096" w:author="Kazi Rahman" w:date="2024-02-07T19:24:00Z">
        <w:r w:rsidR="00397485">
          <w:rPr>
            <w:rFonts w:ascii="Times New Roman" w:hAnsi="Times New Roman" w:cs="Times New Roman"/>
          </w:rPr>
          <w:t xml:space="preserve"> </w:t>
        </w:r>
      </w:ins>
      <w:ins w:id="1097" w:author="Kazi Rahman" w:date="2024-01-28T19:57:00Z">
        <w:r w:rsidR="00EB0635">
          <w:rPr>
            <w:rFonts w:ascii="Times New Roman" w:hAnsi="Times New Roman" w:cs="Times New Roman"/>
          </w:rPr>
          <w:t>have be</w:t>
        </w:r>
      </w:ins>
      <w:ins w:id="1098" w:author="Kazi Rahman" w:date="2024-01-28T19:58:00Z">
        <w:r w:rsidR="00EB0635">
          <w:rPr>
            <w:rFonts w:ascii="Times New Roman" w:hAnsi="Times New Roman" w:cs="Times New Roman"/>
          </w:rPr>
          <w:t>en</w:t>
        </w:r>
        <w:r w:rsidR="00397485">
          <w:rPr>
            <w:rFonts w:ascii="Times New Roman" w:hAnsi="Times New Roman" w:cs="Times New Roman"/>
          </w:rPr>
          <w:t xml:space="preserve"> </w:t>
        </w:r>
      </w:ins>
      <w:del w:id="1099" w:author="Kazi Rahman" w:date="2024-01-28T19:58:00Z">
        <w:r w:rsidR="00397485">
          <w:rPr>
            <w:rFonts w:ascii="Times New Roman" w:hAnsi="Times New Roman" w:cs="Times New Roman"/>
          </w:rPr>
          <w:delText xml:space="preserve">are </w:delText>
        </w:r>
      </w:del>
      <w:r w:rsidR="00397485">
        <w:rPr>
          <w:rFonts w:ascii="Times New Roman" w:hAnsi="Times New Roman" w:cs="Times New Roman"/>
        </w:rPr>
        <w:t>referred</w:t>
      </w:r>
      <w:del w:id="1100" w:author="Mohammad Nayeem Hasan" w:date="2024-02-07T19:28:00Z">
        <w:r w:rsidR="00225CD9">
          <w:rPr>
            <w:rFonts w:ascii="Times New Roman" w:hAnsi="Times New Roman" w:cs="Times New Roman"/>
          </w:rPr>
          <w:delText>/</w:delText>
        </w:r>
        <w:r w:rsidR="00881D29">
          <w:rPr>
            <w:rFonts w:ascii="Times New Roman" w:hAnsi="Times New Roman" w:cs="Times New Roman"/>
          </w:rPr>
          <w:delText>traveled</w:delText>
        </w:r>
      </w:del>
      <w:ins w:id="1101" w:author="Kazi Rahman" w:date="2024-01-28T19:58:00Z">
        <w:r w:rsidR="00EB0635">
          <w:rPr>
            <w:rFonts w:ascii="Times New Roman" w:hAnsi="Times New Roman" w:cs="Times New Roman"/>
          </w:rPr>
          <w:t xml:space="preserve"> and travelled</w:t>
        </w:r>
      </w:ins>
      <w:ins w:id="1102" w:author="Rahman, Mahbubur" w:date="2024-02-07T19:24:00Z">
        <w:r w:rsidR="00225CD9">
          <w:rPr>
            <w:rFonts w:ascii="Times New Roman" w:hAnsi="Times New Roman" w:cs="Times New Roman"/>
          </w:rPr>
          <w:t>/</w:t>
        </w:r>
      </w:ins>
      <w:del w:id="1103" w:author="Rahman, Mahbubur" w:date="2024-01-27T22:11:00Z">
        <w:r w:rsidR="00881D29" w:rsidDel="00C37D7D">
          <w:rPr>
            <w:rFonts w:ascii="Times New Roman" w:hAnsi="Times New Roman" w:cs="Times New Roman"/>
          </w:rPr>
          <w:delText>traveled</w:delText>
        </w:r>
      </w:del>
      <w:ins w:id="1104" w:author="Rahman, Mahbubur" w:date="2024-01-27T22:11:00Z">
        <w:r w:rsidR="00C37D7D">
          <w:rPr>
            <w:rFonts w:ascii="Times New Roman" w:hAnsi="Times New Roman" w:cs="Times New Roman"/>
          </w:rPr>
          <w:t>travelled</w:t>
        </w:r>
      </w:ins>
      <w:ins w:id="1105" w:author="Mohammad Nayeem Hasan" w:date="2024-02-07T19:29:00Z">
        <w:r w:rsidR="00256EBB">
          <w:rPr>
            <w:rFonts w:ascii="Times New Roman" w:hAnsi="Times New Roman" w:cs="Times New Roman"/>
          </w:rPr>
          <w:t xml:space="preserve"> </w:t>
        </w:r>
      </w:ins>
      <w:r w:rsidR="00225CD9">
        <w:rPr>
          <w:rFonts w:ascii="Times New Roman" w:hAnsi="Times New Roman" w:cs="Times New Roman"/>
        </w:rPr>
        <w:t>to hospitals in Dhaka for better health care</w:t>
      </w:r>
      <w:r w:rsidR="000C1688">
        <w:rPr>
          <w:rFonts w:ascii="Times New Roman" w:hAnsi="Times New Roman" w:cs="Times New Roman"/>
        </w:rPr>
        <w:t>,</w:t>
      </w:r>
      <w:r w:rsidR="00225CD9">
        <w:rPr>
          <w:rFonts w:ascii="Times New Roman" w:hAnsi="Times New Roman" w:cs="Times New Roman"/>
        </w:rPr>
        <w:t xml:space="preserve"> </w:t>
      </w:r>
      <w:r w:rsidR="00CC4AB6">
        <w:rPr>
          <w:rFonts w:ascii="Times New Roman" w:hAnsi="Times New Roman" w:cs="Times New Roman"/>
        </w:rPr>
        <w:t>especially</w:t>
      </w:r>
      <w:r w:rsidR="00225CD9">
        <w:rPr>
          <w:rFonts w:ascii="Times New Roman" w:hAnsi="Times New Roman" w:cs="Times New Roman"/>
        </w:rPr>
        <w:t xml:space="preserve"> for ICU </w:t>
      </w:r>
      <w:r w:rsidR="00CC4AB6">
        <w:rPr>
          <w:rFonts w:ascii="Times New Roman" w:hAnsi="Times New Roman" w:cs="Times New Roman"/>
        </w:rPr>
        <w:t>needs</w:t>
      </w:r>
      <w:r w:rsidR="001D05DC">
        <w:rPr>
          <w:rFonts w:ascii="Times New Roman" w:hAnsi="Times New Roman" w:cs="Times New Roman"/>
        </w:rPr>
        <w:t xml:space="preserve">. WHO’s </w:t>
      </w:r>
      <w:r w:rsidR="00452B1F">
        <w:rPr>
          <w:rFonts w:ascii="Times New Roman" w:hAnsi="Times New Roman" w:cs="Times New Roman"/>
        </w:rPr>
        <w:t xml:space="preserve">situation report </w:t>
      </w:r>
      <w:r w:rsidR="00B71423">
        <w:rPr>
          <w:rFonts w:ascii="Times New Roman" w:hAnsi="Times New Roman" w:cs="Times New Roman"/>
        </w:rPr>
        <w:t xml:space="preserve">reveals that 41% of the </w:t>
      </w:r>
      <w:r w:rsidR="00CC4AB6">
        <w:rPr>
          <w:rFonts w:ascii="Times New Roman" w:hAnsi="Times New Roman" w:cs="Times New Roman"/>
        </w:rPr>
        <w:t>death</w:t>
      </w:r>
      <w:r w:rsidR="00B71423">
        <w:rPr>
          <w:rFonts w:ascii="Times New Roman" w:hAnsi="Times New Roman" w:cs="Times New Roman"/>
        </w:rPr>
        <w:t xml:space="preserve"> cases were </w:t>
      </w:r>
      <w:r w:rsidR="00003447">
        <w:rPr>
          <w:rFonts w:ascii="Times New Roman" w:hAnsi="Times New Roman" w:cs="Times New Roman"/>
        </w:rPr>
        <w:t>referred</w:t>
      </w:r>
      <w:r w:rsidR="00B71423">
        <w:rPr>
          <w:rFonts w:ascii="Times New Roman" w:hAnsi="Times New Roman" w:cs="Times New Roman"/>
        </w:rPr>
        <w:t xml:space="preserve"> to larger </w:t>
      </w:r>
      <w:r w:rsidR="00CC4AB6">
        <w:rPr>
          <w:rFonts w:ascii="Times New Roman" w:hAnsi="Times New Roman" w:cs="Times New Roman"/>
        </w:rPr>
        <w:t>cities</w:t>
      </w:r>
      <w:r w:rsidR="00003447">
        <w:rPr>
          <w:rFonts w:ascii="Times New Roman" w:hAnsi="Times New Roman" w:cs="Times New Roman"/>
        </w:rPr>
        <w:t xml:space="preserve">, especially Dhaka </w:t>
      </w:r>
      <w:sdt>
        <w:sdtPr>
          <w:rPr>
            <w:rFonts w:ascii="Times New Roman" w:hAnsi="Times New Roman" w:cs="Times New Roman"/>
            <w:color w:val="000000"/>
            <w:vertAlign w:val="superscript"/>
          </w:rPr>
          <w:tag w:val="MENDELEY_CITATION_v3_eyJjaXRhdGlvbklEIjoiTUVOREVMRVlfQ0lUQVRJT05fYTJjMTRhOTktNzgxNS00NGNhLTg5ZjctYzFjZjRlZWI2ZTk0IiwicHJvcGVydGllcyI6eyJub3RlSW5kZXgiOjB9LCJpc0VkaXRlZCI6ZmFsc2UsIm1hbnVhbE92ZXJyaWRlIjp7ImlzTWFudWFsbHlPdmVycmlkZGVuIjpmYWxzZSwiY2l0ZXByb2NUZXh0IjoiPHN1cD4yND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
          <w:id w:val="-494644009"/>
          <w:placeholder>
            <w:docPart w:val="DefaultPlaceholder_-1854013440"/>
          </w:placeholder>
        </w:sdtPr>
        <w:sdtContent>
          <w:r w:rsidR="006A6FDB" w:rsidRPr="006A6FDB">
            <w:rPr>
              <w:rFonts w:ascii="Times New Roman" w:hAnsi="Times New Roman" w:cs="Times New Roman"/>
              <w:color w:val="000000"/>
              <w:vertAlign w:val="superscript"/>
            </w:rPr>
            <w:t>24</w:t>
          </w:r>
        </w:sdtContent>
      </w:sdt>
      <w:r w:rsidR="0077479B">
        <w:rPr>
          <w:rFonts w:ascii="Times New Roman" w:hAnsi="Times New Roman" w:cs="Times New Roman"/>
        </w:rPr>
        <w:t xml:space="preserve">. </w:t>
      </w:r>
      <w:r w:rsidR="0077479B">
        <w:rPr>
          <w:rFonts w:ascii="Times New Roman" w:hAnsi="Times New Roman" w:cs="Times New Roman"/>
        </w:rPr>
        <w:lastRenderedPageBreak/>
        <w:t xml:space="preserve">More than 44% </w:t>
      </w:r>
      <w:r w:rsidR="00305A80">
        <w:rPr>
          <w:rFonts w:ascii="Times New Roman" w:hAnsi="Times New Roman" w:cs="Times New Roman"/>
        </w:rPr>
        <w:t xml:space="preserve">of </w:t>
      </w:r>
      <w:r w:rsidR="0077479B">
        <w:rPr>
          <w:rFonts w:ascii="Times New Roman" w:hAnsi="Times New Roman" w:cs="Times New Roman"/>
        </w:rPr>
        <w:t xml:space="preserve">patients </w:t>
      </w:r>
      <w:r w:rsidR="00305A80">
        <w:rPr>
          <w:rFonts w:ascii="Times New Roman" w:hAnsi="Times New Roman" w:cs="Times New Roman"/>
        </w:rPr>
        <w:t xml:space="preserve">with DENV infection admitted </w:t>
      </w:r>
      <w:r w:rsidR="00B2786B">
        <w:rPr>
          <w:rFonts w:ascii="Times New Roman" w:hAnsi="Times New Roman" w:cs="Times New Roman"/>
        </w:rPr>
        <w:t>to</w:t>
      </w:r>
      <w:r w:rsidR="00305A80">
        <w:rPr>
          <w:rFonts w:ascii="Times New Roman" w:hAnsi="Times New Roman" w:cs="Times New Roman"/>
        </w:rPr>
        <w:t xml:space="preserve"> hospitals in Dhaka city were from outside Dhaka </w:t>
      </w:r>
      <w:sdt>
        <w:sdtPr>
          <w:rPr>
            <w:rFonts w:ascii="Times New Roman" w:hAnsi="Times New Roman" w:cs="Times New Roman"/>
            <w:color w:val="000000"/>
            <w:vertAlign w:val="superscript"/>
          </w:rPr>
          <w:tag w:val="MENDELEY_CITATION_v3_eyJjaXRhdGlvbklEIjoiTUVOREVMRVlfQ0lUQVRJT05fYTdkNWNkNWQtMTBlNC00ZmI0LThlYTItNjBkMmM5NWJkOWY2IiwicHJvcGVydGllcyI6eyJub3RlSW5kZXgiOjB9LCJpc0VkaXRlZCI6ZmFsc2UsIm1hbnVhbE92ZXJyaWRlIjp7ImlzTWFudWFsbHlPdmVycmlkZGVuIjpmYWxzZSwiY2l0ZXByb2NUZXh0IjoiPHN1cD4y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381134722"/>
          <w:placeholder>
            <w:docPart w:val="DefaultPlaceholder_-1854013440"/>
          </w:placeholder>
        </w:sdtPr>
        <w:sdtContent>
          <w:r w:rsidR="006A6FDB" w:rsidRPr="006A6FDB">
            <w:rPr>
              <w:rFonts w:ascii="Times New Roman" w:hAnsi="Times New Roman" w:cs="Times New Roman"/>
              <w:color w:val="000000"/>
              <w:vertAlign w:val="superscript"/>
            </w:rPr>
            <w:t>21</w:t>
          </w:r>
        </w:sdtContent>
      </w:sdt>
      <w:r w:rsidR="00FB6893">
        <w:rPr>
          <w:rFonts w:ascii="Times New Roman" w:hAnsi="Times New Roman" w:cs="Times New Roman"/>
        </w:rPr>
        <w:t xml:space="preserve">. </w:t>
      </w:r>
      <w:r w:rsidR="00717585" w:rsidRPr="00650BA9">
        <w:rPr>
          <w:rFonts w:ascii="Times New Roman" w:hAnsi="Times New Roman" w:cs="Times New Roman"/>
          <w:sz w:val="24"/>
          <w:szCs w:val="24"/>
        </w:rPr>
        <w:t xml:space="preserve">Also, there is a more regular </w:t>
      </w:r>
      <w:r w:rsidR="00650BA9" w:rsidRPr="00650BA9">
        <w:rPr>
          <w:rFonts w:ascii="Times New Roman" w:hAnsi="Times New Roman" w:cs="Times New Roman"/>
          <w:sz w:val="24"/>
          <w:szCs w:val="24"/>
        </w:rPr>
        <w:t xml:space="preserve">and organized </w:t>
      </w:r>
      <w:r w:rsidR="00650BA9" w:rsidRPr="00650BA9">
        <w:rPr>
          <w:rStyle w:val="cf01"/>
          <w:rFonts w:ascii="Times New Roman" w:hAnsi="Times New Roman" w:cs="Times New Roman"/>
          <w:sz w:val="24"/>
          <w:szCs w:val="24"/>
        </w:rPr>
        <w:t>notification</w:t>
      </w:r>
      <w:r w:rsidR="00717585" w:rsidRPr="00650BA9">
        <w:rPr>
          <w:rStyle w:val="cf01"/>
          <w:rFonts w:ascii="Times New Roman" w:hAnsi="Times New Roman" w:cs="Times New Roman"/>
          <w:sz w:val="24"/>
          <w:szCs w:val="24"/>
        </w:rPr>
        <w:t xml:space="preserve"> of deaths from Dhaka city as compared to other </w:t>
      </w:r>
      <w:r w:rsidR="00650BA9" w:rsidRPr="00650BA9">
        <w:rPr>
          <w:rStyle w:val="cf01"/>
          <w:rFonts w:ascii="Times New Roman" w:hAnsi="Times New Roman" w:cs="Times New Roman"/>
          <w:sz w:val="24"/>
          <w:szCs w:val="24"/>
        </w:rPr>
        <w:t xml:space="preserve">parts of </w:t>
      </w:r>
      <w:r w:rsidR="00590C5D">
        <w:rPr>
          <w:rStyle w:val="cf01"/>
          <w:rFonts w:ascii="Times New Roman" w:hAnsi="Times New Roman" w:cs="Times New Roman"/>
          <w:sz w:val="24"/>
          <w:szCs w:val="24"/>
        </w:rPr>
        <w:t>the</w:t>
      </w:r>
      <w:r w:rsidR="00717585" w:rsidRPr="00650BA9">
        <w:rPr>
          <w:rStyle w:val="cf01"/>
          <w:rFonts w:ascii="Times New Roman" w:hAnsi="Times New Roman" w:cs="Times New Roman"/>
          <w:sz w:val="24"/>
          <w:szCs w:val="24"/>
        </w:rPr>
        <w:t xml:space="preserve"> country where </w:t>
      </w:r>
      <w:r w:rsidR="008F53FF">
        <w:rPr>
          <w:rStyle w:val="cf01"/>
          <w:rFonts w:ascii="Times New Roman" w:hAnsi="Times New Roman" w:cs="Times New Roman"/>
          <w:sz w:val="24"/>
          <w:szCs w:val="24"/>
        </w:rPr>
        <w:t xml:space="preserve">deaths might be underreported </w:t>
      </w:r>
      <w:r w:rsidR="00881D29">
        <w:rPr>
          <w:rStyle w:val="cf01"/>
          <w:rFonts w:ascii="Times New Roman" w:hAnsi="Times New Roman" w:cs="Times New Roman"/>
          <w:sz w:val="24"/>
          <w:szCs w:val="24"/>
        </w:rPr>
        <w:t>especially</w:t>
      </w:r>
      <w:r w:rsidR="00754BB8">
        <w:rPr>
          <w:rStyle w:val="cf01"/>
          <w:rFonts w:ascii="Times New Roman" w:hAnsi="Times New Roman" w:cs="Times New Roman"/>
          <w:sz w:val="24"/>
          <w:szCs w:val="24"/>
        </w:rPr>
        <w:t xml:space="preserve"> when occurred in private health care facilities</w:t>
      </w:r>
      <w:r w:rsidR="00650BA9" w:rsidRPr="00650BA9">
        <w:rPr>
          <w:rStyle w:val="cf01"/>
          <w:rFonts w:ascii="Times New Roman" w:hAnsi="Times New Roman" w:cs="Times New Roman"/>
          <w:sz w:val="24"/>
          <w:szCs w:val="24"/>
        </w:rPr>
        <w:t xml:space="preserve">. </w:t>
      </w:r>
      <w:r w:rsidR="00650BA9">
        <w:rPr>
          <w:rStyle w:val="cf01"/>
          <w:rFonts w:ascii="Times New Roman" w:hAnsi="Times New Roman" w:cs="Times New Roman"/>
          <w:sz w:val="24"/>
          <w:szCs w:val="24"/>
        </w:rPr>
        <w:t xml:space="preserve"> </w:t>
      </w:r>
      <w:r w:rsidR="008320A8">
        <w:rPr>
          <w:rFonts w:ascii="Times New Roman" w:hAnsi="Times New Roman" w:cs="Times New Roman"/>
        </w:rPr>
        <w:t xml:space="preserve">Bangladesh </w:t>
      </w:r>
      <w:r w:rsidR="00DF5E10">
        <w:rPr>
          <w:rFonts w:ascii="Times New Roman" w:hAnsi="Times New Roman" w:cs="Times New Roman"/>
        </w:rPr>
        <w:t xml:space="preserve">dengue </w:t>
      </w:r>
      <w:r w:rsidR="008320A8">
        <w:rPr>
          <w:rFonts w:ascii="Times New Roman" w:hAnsi="Times New Roman" w:cs="Times New Roman"/>
        </w:rPr>
        <w:t xml:space="preserve">surveillance is only based on selected </w:t>
      </w:r>
      <w:r w:rsidR="000E2424">
        <w:rPr>
          <w:rFonts w:ascii="Times New Roman" w:hAnsi="Times New Roman" w:cs="Times New Roman"/>
        </w:rPr>
        <w:t>hospital admissions</w:t>
      </w:r>
      <w:r w:rsidR="008320A8">
        <w:rPr>
          <w:rFonts w:ascii="Times New Roman" w:hAnsi="Times New Roman" w:cs="Times New Roman"/>
        </w:rPr>
        <w:t xml:space="preserve"> which account </w:t>
      </w:r>
      <w:r w:rsidR="000E2424">
        <w:rPr>
          <w:rFonts w:ascii="Times New Roman" w:hAnsi="Times New Roman" w:cs="Times New Roman"/>
        </w:rPr>
        <w:t xml:space="preserve">for </w:t>
      </w:r>
      <w:r w:rsidR="008320A8">
        <w:rPr>
          <w:rFonts w:ascii="Times New Roman" w:hAnsi="Times New Roman" w:cs="Times New Roman"/>
        </w:rPr>
        <w:t xml:space="preserve">approximately 5% of total hospitals in the county, and the patients outside </w:t>
      </w:r>
      <w:r w:rsidR="00091176">
        <w:rPr>
          <w:rFonts w:ascii="Times New Roman" w:hAnsi="Times New Roman" w:cs="Times New Roman"/>
        </w:rPr>
        <w:t>these</w:t>
      </w:r>
      <w:r w:rsidR="008320A8">
        <w:rPr>
          <w:rFonts w:ascii="Times New Roman" w:hAnsi="Times New Roman" w:cs="Times New Roman"/>
        </w:rPr>
        <w:t xml:space="preserve"> hospitals as well as </w:t>
      </w:r>
      <w:r w:rsidR="00CA6932">
        <w:rPr>
          <w:rFonts w:ascii="Times New Roman" w:hAnsi="Times New Roman" w:cs="Times New Roman"/>
        </w:rPr>
        <w:t>private clinics and those not attending any health care settings are not included</w:t>
      </w:r>
      <w:ins w:id="1106" w:author="Kazi Rahman" w:date="2024-01-28T20:00:00Z">
        <w:r w:rsidR="00EB0635">
          <w:rPr>
            <w:rFonts w:ascii="Times New Roman" w:hAnsi="Times New Roman" w:cs="Times New Roman"/>
          </w:rPr>
          <w:t>.</w:t>
        </w:r>
      </w:ins>
      <w:r w:rsidR="000C1688">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Tk1OTA2NzItN2YyMC00YWJhLWFjOTgtZGFjY2FmZjRhNWMzIiwicHJvcGVydGllcyI6eyJub3RlSW5kZXgiOjB9LCJpc0VkaXRlZCI6ZmFsc2UsIm1hbnVhbE92ZXJyaWRlIjp7ImlzTWFudWFsbHlPdmVycmlkZGVuIjpmYWxzZSwiY2l0ZXByb2NUZXh0IjoiPHN1cD4y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722517273"/>
          <w:placeholder>
            <w:docPart w:val="DefaultPlaceholder_-1854013440"/>
          </w:placeholder>
        </w:sdtPr>
        <w:sdtContent>
          <w:r w:rsidR="006A6FDB" w:rsidRPr="006A6FDB">
            <w:rPr>
              <w:rFonts w:ascii="Times New Roman" w:hAnsi="Times New Roman" w:cs="Times New Roman"/>
              <w:color w:val="000000"/>
              <w:vertAlign w:val="superscript"/>
            </w:rPr>
            <w:t>21</w:t>
          </w:r>
        </w:sdtContent>
      </w:sdt>
      <w:r w:rsidR="00C547FF">
        <w:rPr>
          <w:rFonts w:ascii="Times New Roman" w:hAnsi="Times New Roman" w:cs="Times New Roman"/>
        </w:rPr>
        <w:t xml:space="preserve"> </w:t>
      </w:r>
      <w:r w:rsidR="00080043">
        <w:rPr>
          <w:rFonts w:ascii="Times New Roman" w:hAnsi="Times New Roman" w:cs="Times New Roman"/>
        </w:rPr>
        <w:t xml:space="preserve"> </w:t>
      </w:r>
      <w:r w:rsidR="00091176">
        <w:rPr>
          <w:rFonts w:ascii="Times New Roman" w:hAnsi="Times New Roman" w:cs="Times New Roman"/>
        </w:rPr>
        <w:t xml:space="preserve"> </w:t>
      </w:r>
      <w:r w:rsidR="000E2424">
        <w:rPr>
          <w:rFonts w:ascii="Times New Roman" w:hAnsi="Times New Roman" w:cs="Times New Roman"/>
        </w:rPr>
        <w:t xml:space="preserve">Thus, </w:t>
      </w:r>
      <w:ins w:id="1107" w:author="Kazi Rahman" w:date="2024-01-28T20:00:00Z">
        <w:r w:rsidR="00EB0635">
          <w:rPr>
            <w:rFonts w:ascii="Times New Roman" w:hAnsi="Times New Roman" w:cs="Times New Roman"/>
          </w:rPr>
          <w:t xml:space="preserve">the </w:t>
        </w:r>
      </w:ins>
      <w:r w:rsidR="000E2424">
        <w:rPr>
          <w:rFonts w:ascii="Times New Roman" w:hAnsi="Times New Roman" w:cs="Times New Roman"/>
        </w:rPr>
        <w:t>current</w:t>
      </w:r>
      <w:r w:rsidR="00080043">
        <w:rPr>
          <w:rFonts w:ascii="Times New Roman" w:hAnsi="Times New Roman" w:cs="Times New Roman"/>
        </w:rPr>
        <w:t xml:space="preserve"> </w:t>
      </w:r>
      <w:ins w:id="1108" w:author="Kazi Rahman" w:date="2024-01-28T20:00:00Z">
        <w:r w:rsidR="00EB0635">
          <w:rPr>
            <w:rFonts w:ascii="Times New Roman" w:hAnsi="Times New Roman" w:cs="Times New Roman"/>
          </w:rPr>
          <w:t xml:space="preserve">passive </w:t>
        </w:r>
      </w:ins>
      <w:r w:rsidR="00080043">
        <w:rPr>
          <w:rFonts w:ascii="Times New Roman" w:hAnsi="Times New Roman" w:cs="Times New Roman"/>
        </w:rPr>
        <w:t xml:space="preserve">surveillance </w:t>
      </w:r>
      <w:r w:rsidR="00DC3005">
        <w:rPr>
          <w:rFonts w:ascii="Times New Roman" w:hAnsi="Times New Roman" w:cs="Times New Roman"/>
        </w:rPr>
        <w:t xml:space="preserve">system </w:t>
      </w:r>
      <w:ins w:id="1109" w:author="Kazi Rahman" w:date="2024-01-28T20:01:00Z">
        <w:r w:rsidR="00ED1E1E">
          <w:rPr>
            <w:rFonts w:ascii="Times New Roman" w:hAnsi="Times New Roman" w:cs="Times New Roman"/>
          </w:rPr>
          <w:t xml:space="preserve">might underreport </w:t>
        </w:r>
      </w:ins>
      <w:del w:id="1110" w:author="Kazi Rahman" w:date="2024-01-28T20:01:00Z">
        <w:r w:rsidR="007A5DB8">
          <w:rPr>
            <w:rFonts w:ascii="Times New Roman" w:hAnsi="Times New Roman" w:cs="Times New Roman"/>
          </w:rPr>
          <w:delText>misses</w:delText>
        </w:r>
        <w:r w:rsidR="00091176">
          <w:rPr>
            <w:rFonts w:ascii="Times New Roman" w:hAnsi="Times New Roman" w:cs="Times New Roman"/>
          </w:rPr>
          <w:delText xml:space="preserve"> </w:delText>
        </w:r>
      </w:del>
      <w:r w:rsidR="00091176">
        <w:rPr>
          <w:rFonts w:ascii="Times New Roman" w:hAnsi="Times New Roman" w:cs="Times New Roman"/>
        </w:rPr>
        <w:t xml:space="preserve">a </w:t>
      </w:r>
      <w:ins w:id="1111" w:author="Kazi Rahman" w:date="2024-01-28T20:01:00Z">
        <w:r w:rsidR="00ED1E1E">
          <w:rPr>
            <w:rFonts w:ascii="Times New Roman" w:hAnsi="Times New Roman" w:cs="Times New Roman"/>
          </w:rPr>
          <w:t xml:space="preserve">substantial </w:t>
        </w:r>
      </w:ins>
      <w:del w:id="1112" w:author="Kazi Rahman" w:date="2024-01-28T20:01:00Z">
        <w:r w:rsidR="00091176">
          <w:rPr>
            <w:rFonts w:ascii="Times New Roman" w:hAnsi="Times New Roman" w:cs="Times New Roman"/>
          </w:rPr>
          <w:delText xml:space="preserve">large </w:delText>
        </w:r>
      </w:del>
      <w:r w:rsidR="00091176">
        <w:rPr>
          <w:rFonts w:ascii="Times New Roman" w:hAnsi="Times New Roman" w:cs="Times New Roman"/>
        </w:rPr>
        <w:t>number of patients in the de</w:t>
      </w:r>
      <w:r w:rsidR="00077BFE">
        <w:rPr>
          <w:rFonts w:ascii="Times New Roman" w:hAnsi="Times New Roman" w:cs="Times New Roman"/>
        </w:rPr>
        <w:t xml:space="preserve">nominator of the CFR estimation. </w:t>
      </w:r>
      <w:r w:rsidR="007A5DB8">
        <w:rPr>
          <w:rFonts w:ascii="Times New Roman" w:hAnsi="Times New Roman" w:cs="Times New Roman"/>
        </w:rPr>
        <w:t xml:space="preserve">However, moderate and severe patients are likely to </w:t>
      </w:r>
      <w:r w:rsidR="000E2424">
        <w:rPr>
          <w:rFonts w:ascii="Times New Roman" w:hAnsi="Times New Roman" w:cs="Times New Roman"/>
        </w:rPr>
        <w:t xml:space="preserve">be admitted </w:t>
      </w:r>
      <w:r w:rsidR="007A5DB8">
        <w:rPr>
          <w:rFonts w:ascii="Times New Roman" w:hAnsi="Times New Roman" w:cs="Times New Roman"/>
        </w:rPr>
        <w:t xml:space="preserve">in hospitals and thus </w:t>
      </w:r>
      <w:r w:rsidR="0022361A">
        <w:rPr>
          <w:rFonts w:ascii="Times New Roman" w:hAnsi="Times New Roman" w:cs="Times New Roman"/>
        </w:rPr>
        <w:t xml:space="preserve">the deaths are </w:t>
      </w:r>
      <w:ins w:id="1113" w:author="Kazi Rahman" w:date="2024-01-28T20:02:00Z">
        <w:r w:rsidR="00ED1E1E">
          <w:rPr>
            <w:rFonts w:ascii="Times New Roman" w:hAnsi="Times New Roman" w:cs="Times New Roman"/>
          </w:rPr>
          <w:t xml:space="preserve">more likely to be notified as compared to the </w:t>
        </w:r>
      </w:ins>
      <w:del w:id="1114" w:author="Kazi Rahman" w:date="2024-01-28T20:02:00Z">
        <w:r w:rsidR="0022361A">
          <w:rPr>
            <w:rFonts w:ascii="Times New Roman" w:hAnsi="Times New Roman" w:cs="Times New Roman"/>
          </w:rPr>
          <w:delText xml:space="preserve">missed less compared to </w:delText>
        </w:r>
      </w:del>
      <w:proofErr w:type="spellStart"/>
      <w:r w:rsidR="0022361A">
        <w:rPr>
          <w:rFonts w:ascii="Times New Roman" w:hAnsi="Times New Roman" w:cs="Times New Roman"/>
        </w:rPr>
        <w:t>the</w:t>
      </w:r>
      <w:proofErr w:type="spellEnd"/>
      <w:ins w:id="1115" w:author="Kazi Rahman" w:date="2024-01-28T20:02:00Z">
        <w:r w:rsidR="0022361A">
          <w:rPr>
            <w:rFonts w:ascii="Times New Roman" w:hAnsi="Times New Roman" w:cs="Times New Roman"/>
          </w:rPr>
          <w:t xml:space="preserve"> </w:t>
        </w:r>
        <w:r w:rsidR="00ED1E1E">
          <w:rPr>
            <w:rFonts w:ascii="Times New Roman" w:hAnsi="Times New Roman" w:cs="Times New Roman"/>
          </w:rPr>
          <w:t>overall</w:t>
        </w:r>
      </w:ins>
      <w:ins w:id="1116" w:author="Kazi Rahman" w:date="2024-02-07T19:24:00Z">
        <w:r w:rsidR="0022361A">
          <w:rPr>
            <w:rFonts w:ascii="Times New Roman" w:hAnsi="Times New Roman" w:cs="Times New Roman"/>
          </w:rPr>
          <w:t xml:space="preserve"> </w:t>
        </w:r>
      </w:ins>
      <w:r w:rsidR="0022361A">
        <w:rPr>
          <w:rFonts w:ascii="Times New Roman" w:hAnsi="Times New Roman" w:cs="Times New Roman"/>
        </w:rPr>
        <w:t>infected cases.</w:t>
      </w:r>
      <w:r w:rsidR="008D281F">
        <w:rPr>
          <w:rFonts w:ascii="Times New Roman" w:hAnsi="Times New Roman" w:cs="Times New Roman"/>
        </w:rPr>
        <w:t xml:space="preserve"> </w:t>
      </w:r>
      <w:r w:rsidR="008D281F" w:rsidRPr="00590C5D">
        <w:rPr>
          <w:rStyle w:val="cf01"/>
          <w:rFonts w:ascii="Times New Roman" w:hAnsi="Times New Roman" w:cs="Times New Roman"/>
          <w:sz w:val="22"/>
          <w:szCs w:val="22"/>
        </w:rPr>
        <w:t xml:space="preserve">Thus, it might be </w:t>
      </w:r>
      <w:r w:rsidR="00FF1F7B" w:rsidRPr="00590C5D">
        <w:rPr>
          <w:rStyle w:val="cf01"/>
          <w:rFonts w:ascii="Times New Roman" w:hAnsi="Times New Roman" w:cs="Times New Roman"/>
          <w:sz w:val="22"/>
          <w:szCs w:val="22"/>
        </w:rPr>
        <w:t xml:space="preserve">worth </w:t>
      </w:r>
      <w:r w:rsidR="008B39C8" w:rsidRPr="00590C5D">
        <w:rPr>
          <w:rStyle w:val="cf01"/>
          <w:rFonts w:ascii="Times New Roman" w:hAnsi="Times New Roman" w:cs="Times New Roman"/>
          <w:sz w:val="22"/>
          <w:szCs w:val="22"/>
        </w:rPr>
        <w:t>mentioning</w:t>
      </w:r>
      <w:r w:rsidR="00FF1F7B" w:rsidRPr="00590C5D">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that the CFR that we ar</w:t>
      </w:r>
      <w:r w:rsidR="00FF1F7B" w:rsidRPr="00590C5D">
        <w:rPr>
          <w:rStyle w:val="cf01"/>
          <w:rFonts w:ascii="Times New Roman" w:hAnsi="Times New Roman" w:cs="Times New Roman"/>
          <w:sz w:val="22"/>
          <w:szCs w:val="22"/>
        </w:rPr>
        <w:t>e reporting</w:t>
      </w:r>
      <w:r w:rsidR="009F225E">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is more of a CFR for moderate and severe dengue cases, as the denominator might miss a substantial proportion of non-severe dengue cases</w:t>
      </w:r>
      <w:r w:rsidR="008B39C8" w:rsidRPr="00590C5D">
        <w:rPr>
          <w:rStyle w:val="cf01"/>
          <w:rFonts w:ascii="Times New Roman" w:hAnsi="Times New Roman" w:cs="Times New Roman"/>
          <w:sz w:val="22"/>
          <w:szCs w:val="22"/>
        </w:rPr>
        <w:t xml:space="preserve">. </w:t>
      </w:r>
    </w:p>
    <w:p w14:paraId="052CC838" w14:textId="77777777" w:rsidR="00655F28" w:rsidRDefault="00655F28">
      <w:pPr>
        <w:rPr>
          <w:rFonts w:ascii="Times New Roman" w:hAnsi="Times New Roman" w:cs="Times New Roman"/>
        </w:rPr>
      </w:pPr>
    </w:p>
    <w:p w14:paraId="2A78ADA8" w14:textId="2D8034A3" w:rsidR="00675F4E" w:rsidRDefault="00216FBE" w:rsidP="00216FBE">
      <w:pPr>
        <w:spacing w:after="0" w:line="480" w:lineRule="auto"/>
        <w:rPr>
          <w:rFonts w:ascii="Times New Roman" w:hAnsi="Times New Roman" w:cs="Times New Roman"/>
          <w:b/>
          <w:bCs/>
        </w:rPr>
      </w:pPr>
      <w:commentRangeStart w:id="1117"/>
      <w:r w:rsidRPr="00C5086A">
        <w:rPr>
          <w:rFonts w:ascii="Times New Roman" w:hAnsi="Times New Roman" w:cs="Times New Roman"/>
        </w:rPr>
        <w:t>Until the reappearance of DENV-serotype 3 in 2019</w:t>
      </w:r>
      <w:commentRangeEnd w:id="1117"/>
      <w:r w:rsidR="00ED1E1E">
        <w:rPr>
          <w:rStyle w:val="CommentReference"/>
        </w:rPr>
        <w:commentReference w:id="1117"/>
      </w:r>
      <w:r w:rsidRPr="00C5086A">
        <w:rPr>
          <w:rFonts w:ascii="Times New Roman" w:hAnsi="Times New Roman" w:cs="Times New Roman"/>
        </w:rPr>
        <w:t xml:space="preserve">, the DENV virus was mostly endemic in </w:t>
      </w:r>
      <w:r>
        <w:rPr>
          <w:rFonts w:ascii="Times New Roman" w:hAnsi="Times New Roman" w:cs="Times New Roman"/>
        </w:rPr>
        <w:t xml:space="preserve">urban settings with a large portion of </w:t>
      </w:r>
      <w:r w:rsidRPr="00C5086A">
        <w:rPr>
          <w:rFonts w:ascii="Times New Roman" w:hAnsi="Times New Roman" w:cs="Times New Roman"/>
        </w:rPr>
        <w:t xml:space="preserve">people being exposed to the virus in their lifetime </w:t>
      </w:r>
      <w:sdt>
        <w:sdtPr>
          <w:rPr>
            <w:rFonts w:ascii="Times New Roman" w:hAnsi="Times New Roman" w:cs="Times New Roman"/>
            <w:color w:val="000000"/>
            <w:vertAlign w:val="superscript"/>
          </w:rPr>
          <w:tag w:val="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931882716"/>
          <w:placeholder>
            <w:docPart w:val="384904C040854C46A8A30BC08670A20A"/>
          </w:placeholder>
        </w:sdtPr>
        <w:sdtContent>
          <w:r w:rsidR="006A6FDB" w:rsidRPr="006A6FDB">
            <w:rPr>
              <w:rFonts w:ascii="Times New Roman" w:hAnsi="Times New Roman" w:cs="Times New Roman"/>
              <w:color w:val="000000"/>
              <w:vertAlign w:val="superscript"/>
            </w:rPr>
            <w:t>6</w:t>
          </w:r>
        </w:sdtContent>
      </w:sdt>
      <w:r w:rsidRPr="00C5086A">
        <w:rPr>
          <w:rFonts w:ascii="Times New Roman" w:hAnsi="Times New Roman" w:cs="Times New Roman"/>
        </w:rPr>
        <w:t xml:space="preserve">. The distribution of </w:t>
      </w:r>
      <w:r w:rsidRPr="00C5086A">
        <w:rPr>
          <w:rFonts w:ascii="Times New Roman" w:hAnsi="Times New Roman" w:cs="Times New Roman"/>
          <w:i/>
          <w:iCs/>
        </w:rPr>
        <w:t>Ae. aegypti</w:t>
      </w:r>
      <w:r w:rsidRPr="00C5086A">
        <w:rPr>
          <w:rFonts w:ascii="Times New Roman" w:hAnsi="Times New Roman" w:cs="Times New Roman"/>
        </w:rPr>
        <w:t xml:space="preserve"> which is an urban-dwelling mosquito probably played a role in such high seroprevalence </w:t>
      </w:r>
      <w:sdt>
        <w:sdtPr>
          <w:rPr>
            <w:rFonts w:ascii="Times New Roman" w:hAnsi="Times New Roman" w:cs="Times New Roman"/>
            <w:color w:val="000000"/>
            <w:vertAlign w:val="superscript"/>
          </w:rPr>
          <w:tag w:val="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66479661"/>
          <w:placeholder>
            <w:docPart w:val="384904C040854C46A8A30BC08670A20A"/>
          </w:placeholder>
        </w:sdtPr>
        <w:sdtContent>
          <w:r w:rsidR="006A6FDB" w:rsidRPr="006A6FDB">
            <w:rPr>
              <w:rFonts w:ascii="Times New Roman" w:hAnsi="Times New Roman" w:cs="Times New Roman"/>
              <w:color w:val="000000"/>
              <w:vertAlign w:val="superscript"/>
            </w:rPr>
            <w:t>6</w:t>
          </w:r>
        </w:sdtContent>
      </w:sdt>
      <w:r w:rsidRPr="00C5086A">
        <w:rPr>
          <w:rFonts w:ascii="Times New Roman" w:hAnsi="Times New Roman" w:cs="Times New Roman"/>
        </w:rPr>
        <w:t xml:space="preserve">. </w:t>
      </w:r>
      <w:commentRangeStart w:id="1118"/>
      <w:r w:rsidRPr="00C5086A">
        <w:rPr>
          <w:rFonts w:ascii="Times New Roman" w:hAnsi="Times New Roman" w:cs="Times New Roman"/>
        </w:rPr>
        <w:t>This high seroprevalence</w:t>
      </w:r>
      <w:r>
        <w:rPr>
          <w:rFonts w:ascii="Times New Roman" w:hAnsi="Times New Roman" w:cs="Times New Roman"/>
        </w:rPr>
        <w:t xml:space="preserve"> in the large cities, especially</w:t>
      </w:r>
      <w:r w:rsidRPr="00C5086A">
        <w:rPr>
          <w:rFonts w:ascii="Times New Roman" w:hAnsi="Times New Roman" w:cs="Times New Roman"/>
        </w:rPr>
        <w:t xml:space="preserve"> in </w:t>
      </w:r>
      <w:r>
        <w:rPr>
          <w:rFonts w:ascii="Times New Roman" w:hAnsi="Times New Roman" w:cs="Times New Roman"/>
        </w:rPr>
        <w:t xml:space="preserve">metropolitan </w:t>
      </w:r>
      <w:r w:rsidRPr="00C5086A">
        <w:rPr>
          <w:rFonts w:ascii="Times New Roman" w:hAnsi="Times New Roman" w:cs="Times New Roman"/>
        </w:rPr>
        <w:t xml:space="preserve">Dhaka created the opportunity </w:t>
      </w:r>
      <w:ins w:id="1119" w:author="Kazi Rahman" w:date="2024-01-28T20:05:00Z">
        <w:r w:rsidR="00ED1E1E">
          <w:rPr>
            <w:rFonts w:ascii="Times New Roman" w:hAnsi="Times New Roman" w:cs="Times New Roman"/>
          </w:rPr>
          <w:t xml:space="preserve">for exposure </w:t>
        </w:r>
      </w:ins>
      <w:del w:id="1120" w:author="Kazi Rahman" w:date="2024-01-28T20:05:00Z">
        <w:r w:rsidRPr="00C5086A">
          <w:rPr>
            <w:rFonts w:ascii="Times New Roman" w:hAnsi="Times New Roman" w:cs="Times New Roman"/>
          </w:rPr>
          <w:delText xml:space="preserve">of exposing </w:delText>
        </w:r>
      </w:del>
      <w:r w:rsidRPr="00C5086A">
        <w:rPr>
          <w:rFonts w:ascii="Times New Roman" w:hAnsi="Times New Roman" w:cs="Times New Roman"/>
        </w:rPr>
        <w:t xml:space="preserve">to second, third, or fourth infection with heterogenous serotypes.  </w:t>
      </w:r>
      <w:commentRangeEnd w:id="1118"/>
      <w:r w:rsidR="00C70BBA">
        <w:rPr>
          <w:rStyle w:val="CommentReference"/>
        </w:rPr>
        <w:commentReference w:id="1118"/>
      </w:r>
      <w:r>
        <w:rPr>
          <w:rFonts w:ascii="Times New Roman" w:hAnsi="Times New Roman" w:cs="Times New Roman"/>
        </w:rPr>
        <w:t xml:space="preserve">The top five districts with higher CFR for DENV infection </w:t>
      </w:r>
      <w:r w:rsidRPr="003A5954">
        <w:rPr>
          <w:rFonts w:ascii="Times New Roman" w:hAnsi="Times New Roman" w:cs="Times New Roman"/>
        </w:rPr>
        <w:t>are Faridpur (1.</w:t>
      </w:r>
      <w:r w:rsidR="009333D1" w:rsidRPr="003A5954">
        <w:rPr>
          <w:rFonts w:ascii="Times New Roman" w:hAnsi="Times New Roman" w:cs="Times New Roman"/>
        </w:rPr>
        <w:t>84</w:t>
      </w:r>
      <w:r w:rsidRPr="003A5954">
        <w:rPr>
          <w:rFonts w:ascii="Times New Roman" w:hAnsi="Times New Roman" w:cs="Times New Roman"/>
        </w:rPr>
        <w:t>%), Barisal (</w:t>
      </w:r>
      <w:r w:rsidR="009333D1" w:rsidRPr="003A5954">
        <w:rPr>
          <w:rFonts w:ascii="Times New Roman" w:hAnsi="Times New Roman" w:cs="Times New Roman"/>
        </w:rPr>
        <w:t>1.23</w:t>
      </w:r>
      <w:r w:rsidRPr="003A5954">
        <w:rPr>
          <w:rFonts w:ascii="Times New Roman" w:hAnsi="Times New Roman" w:cs="Times New Roman"/>
        </w:rPr>
        <w:t>%), Dhaka (0.</w:t>
      </w:r>
      <w:r w:rsidR="00D62F7A" w:rsidRPr="003A5954">
        <w:rPr>
          <w:rFonts w:ascii="Times New Roman" w:hAnsi="Times New Roman" w:cs="Times New Roman"/>
        </w:rPr>
        <w:t>87</w:t>
      </w:r>
      <w:r w:rsidRPr="003A5954">
        <w:rPr>
          <w:rFonts w:ascii="Times New Roman" w:hAnsi="Times New Roman" w:cs="Times New Roman"/>
        </w:rPr>
        <w:t>%), Chittagong (0.75%)</w:t>
      </w:r>
      <w:r w:rsidR="003A5954" w:rsidRPr="003A5954">
        <w:rPr>
          <w:rFonts w:ascii="Times New Roman" w:hAnsi="Times New Roman" w:cs="Times New Roman"/>
        </w:rPr>
        <w:t xml:space="preserve"> and Tangail (0.69%)</w:t>
      </w:r>
      <w:r w:rsidRPr="003A5954">
        <w:rPr>
          <w:rFonts w:ascii="Times New Roman" w:hAnsi="Times New Roman" w:cs="Times New Roman"/>
        </w:rPr>
        <w:t>.</w:t>
      </w:r>
      <w:r>
        <w:rPr>
          <w:rFonts w:ascii="Times New Roman" w:hAnsi="Times New Roman" w:cs="Times New Roman"/>
        </w:rPr>
        <w:t xml:space="preserve"> </w:t>
      </w:r>
      <w:r w:rsidRPr="00C5086A">
        <w:rPr>
          <w:rFonts w:ascii="Times New Roman" w:hAnsi="Times New Roman" w:cs="Times New Roman"/>
        </w:rPr>
        <w:t xml:space="preserve">All four serotypes of the dengue virus have been recorded in Bangladesh at different times since 2000. DENV- </w:t>
      </w:r>
      <w:r>
        <w:rPr>
          <w:rFonts w:ascii="Times New Roman" w:hAnsi="Times New Roman" w:cs="Times New Roman"/>
        </w:rPr>
        <w:t>Serotype</w:t>
      </w:r>
      <w:r w:rsidRPr="00C5086A">
        <w:rPr>
          <w:rFonts w:ascii="Times New Roman" w:hAnsi="Times New Roman" w:cs="Times New Roman"/>
        </w:rPr>
        <w:t xml:space="preserve"> 3 caused a larger outbreak in 2019 and remained a dominant serotype until 2022. DENV-4 reappeared in the year 2022 with co-circulation of DENV-1 and DENV-3. In 2023, DENV-2 became a predominant serotype (</w:t>
      </w:r>
      <w:r>
        <w:rPr>
          <w:rFonts w:ascii="Times New Roman" w:hAnsi="Times New Roman" w:cs="Times New Roman"/>
        </w:rPr>
        <w:t>62</w:t>
      </w:r>
      <w:r w:rsidRPr="00C5086A">
        <w:rPr>
          <w:rFonts w:ascii="Times New Roman" w:hAnsi="Times New Roman" w:cs="Times New Roman"/>
        </w:rPr>
        <w:t>%) along with DENV-3 (</w:t>
      </w:r>
      <w:r>
        <w:rPr>
          <w:rFonts w:ascii="Times New Roman" w:hAnsi="Times New Roman" w:cs="Times New Roman"/>
        </w:rPr>
        <w:t>29</w:t>
      </w:r>
      <w:r w:rsidRPr="00C5086A">
        <w:rPr>
          <w:rFonts w:ascii="Times New Roman" w:hAnsi="Times New Roman" w:cs="Times New Roman"/>
        </w:rPr>
        <w:t>%)</w:t>
      </w:r>
      <w:r>
        <w:rPr>
          <w:rFonts w:ascii="Times New Roman" w:hAnsi="Times New Roman" w:cs="Times New Roman"/>
        </w:rPr>
        <w:t xml:space="preserve"> and co-infection of DENV-2 and DENV-2 (10%) </w:t>
      </w:r>
      <w:sdt>
        <w:sdtPr>
          <w:rPr>
            <w:rFonts w:ascii="Times New Roman" w:hAnsi="Times New Roman" w:cs="Times New Roman"/>
            <w:color w:val="000000"/>
            <w:vertAlign w:val="superscript"/>
          </w:rPr>
          <w:tag w:val="MENDELEY_CITATION_v3_eyJjaXRhdGlvbklEIjoiTUVOREVMRVlfQ0lUQVRJT05fNjQ0MjFlNzQtNWJmZC00ODJhLWFjZjgtMDQwZGM1OGI4MjFiIiwicHJvcGVydGllcyI6eyJub3RlSW5kZXgiOjB9LCJpc0VkaXRlZCI6ZmFsc2UsIm1hbnVhbE92ZXJyaWRlIjp7ImlzTWFudWFsbHlPdmVycmlkZGVuIjpmYWxzZSwiY2l0ZXByb2NUZXh0IjoiPHN1cD4yNT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
          <w:id w:val="684174110"/>
          <w:placeholder>
            <w:docPart w:val="384904C040854C46A8A30BC08670A20A"/>
          </w:placeholder>
        </w:sdtPr>
        <w:sdtContent>
          <w:r w:rsidR="006A6FDB" w:rsidRPr="006A6FDB">
            <w:rPr>
              <w:rFonts w:ascii="Times New Roman" w:hAnsi="Times New Roman" w:cs="Times New Roman"/>
              <w:color w:val="000000"/>
              <w:vertAlign w:val="superscript"/>
            </w:rPr>
            <w:t>25</w:t>
          </w:r>
        </w:sdtContent>
      </w:sdt>
      <w:r w:rsidRPr="00C5086A">
        <w:rPr>
          <w:rFonts w:ascii="Times New Roman" w:hAnsi="Times New Roman" w:cs="Times New Roman"/>
        </w:rPr>
        <w:t xml:space="preserve">. Thus, exposure to heterogenous serotypes increases the risk of severe dengue infection due to secondary and/or tertiary dengue infection which has a much higher CFR than the primary infection </w:t>
      </w:r>
      <w:sdt>
        <w:sdtPr>
          <w:rPr>
            <w:rFonts w:ascii="Times New Roman" w:hAnsi="Times New Roman" w:cs="Times New Roman"/>
            <w:color w:val="000000"/>
            <w:vertAlign w:val="superscript"/>
          </w:rPr>
          <w:tag w:val="MENDELEY_CITATION_v3_eyJjaXRhdGlvbklEIjoiTUVOREVMRVlfQ0lUQVRJT05fNGQ3Y2FmMjgtYTU2Ny00OTU4LWIxMmItMTNiMmM3NjRjMDNjIiwicHJvcGVydGllcyI6eyJub3RlSW5kZXgiOjB9LCJpc0VkaXRlZCI6ZmFsc2UsIm1hbnVhbE92ZXJyaWRlIjp7ImlzTWFudWFsbHlPdmVycmlkZGVuIjpmYWxzZSwiY2l0ZXByb2NUZXh0IjoiPHN1cD4xOT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964848438"/>
          <w:placeholder>
            <w:docPart w:val="384904C040854C46A8A30BC08670A20A"/>
          </w:placeholder>
        </w:sdtPr>
        <w:sdtContent>
          <w:r w:rsidR="006A6FDB" w:rsidRPr="006A6FDB">
            <w:rPr>
              <w:rFonts w:ascii="Times New Roman" w:hAnsi="Times New Roman" w:cs="Times New Roman"/>
              <w:color w:val="000000"/>
              <w:vertAlign w:val="superscript"/>
            </w:rPr>
            <w:t>19</w:t>
          </w:r>
        </w:sdtContent>
      </w:sdt>
      <w:r w:rsidRPr="00C5086A">
        <w:rPr>
          <w:rFonts w:ascii="Times New Roman" w:hAnsi="Times New Roman" w:cs="Times New Roman"/>
        </w:rPr>
        <w:t>.</w:t>
      </w:r>
      <w:r>
        <w:rPr>
          <w:rFonts w:ascii="Times New Roman" w:hAnsi="Times New Roman" w:cs="Times New Roman"/>
        </w:rPr>
        <w:t xml:space="preserve"> </w:t>
      </w:r>
      <w:commentRangeStart w:id="1121"/>
      <w:r>
        <w:rPr>
          <w:rFonts w:ascii="Times New Roman" w:hAnsi="Times New Roman" w:cs="Times New Roman"/>
        </w:rPr>
        <w:t xml:space="preserve">The number of reported </w:t>
      </w:r>
      <w:r>
        <w:rPr>
          <w:rFonts w:ascii="Times New Roman" w:hAnsi="Times New Roman" w:cs="Times New Roman"/>
        </w:rPr>
        <w:lastRenderedPageBreak/>
        <w:t>cases in a different district in Bangladesh is correlated with the population size (r=0.76, p&lt;0.001) of the district</w:t>
      </w:r>
      <w:r w:rsidRPr="00AB02AD">
        <w:rPr>
          <w:rFonts w:ascii="Times New Roman" w:hAnsi="Times New Roman" w:cs="Times New Roman"/>
          <w:b/>
          <w:bCs/>
        </w:rPr>
        <w:t>.</w:t>
      </w:r>
      <w:commentRangeEnd w:id="1121"/>
      <w:r w:rsidR="00ED1E1E">
        <w:rPr>
          <w:rStyle w:val="CommentReference"/>
        </w:rPr>
        <w:commentReference w:id="1121"/>
      </w:r>
    </w:p>
    <w:p w14:paraId="09A9E6E0" w14:textId="77777777" w:rsidR="00675F4E" w:rsidRDefault="00675F4E" w:rsidP="00842151">
      <w:pPr>
        <w:spacing w:after="0" w:line="480" w:lineRule="auto"/>
        <w:rPr>
          <w:rFonts w:ascii="Times New Roman" w:hAnsi="Times New Roman" w:cs="Times New Roman"/>
          <w:b/>
          <w:bCs/>
        </w:rPr>
      </w:pPr>
    </w:p>
    <w:p w14:paraId="4B017DC6" w14:textId="77777777" w:rsidR="0081380D" w:rsidRDefault="00965A0E" w:rsidP="00842151">
      <w:pPr>
        <w:spacing w:after="0" w:line="480" w:lineRule="auto"/>
        <w:rPr>
          <w:rFonts w:ascii="Times New Roman" w:hAnsi="Times New Roman" w:cs="Times New Roman"/>
          <w:b/>
          <w:bCs/>
        </w:rPr>
      </w:pPr>
      <w:r w:rsidRPr="00842146">
        <w:rPr>
          <w:rFonts w:ascii="Times New Roman" w:hAnsi="Times New Roman" w:cs="Times New Roman"/>
          <w:b/>
          <w:bCs/>
        </w:rPr>
        <w:t xml:space="preserve">Conclusion: </w:t>
      </w:r>
      <w:r w:rsidR="00AC5D20">
        <w:rPr>
          <w:rFonts w:ascii="Times New Roman" w:hAnsi="Times New Roman" w:cs="Times New Roman"/>
          <w:b/>
          <w:bCs/>
        </w:rPr>
        <w:t xml:space="preserve"> </w:t>
      </w:r>
    </w:p>
    <w:p w14:paraId="6BCAC236" w14:textId="19B43727" w:rsidR="00965A0E" w:rsidRDefault="0081380D" w:rsidP="00842151">
      <w:pPr>
        <w:spacing w:after="0" w:line="480" w:lineRule="auto"/>
        <w:rPr>
          <w:rFonts w:ascii="Times New Roman" w:hAnsi="Times New Roman" w:cs="Times New Roman"/>
        </w:rPr>
      </w:pPr>
      <w:r w:rsidRPr="0081380D">
        <w:rPr>
          <w:rFonts w:ascii="Times New Roman" w:hAnsi="Times New Roman" w:cs="Times New Roman"/>
        </w:rPr>
        <w:t>Bangladesh’s</w:t>
      </w:r>
      <w:r w:rsidR="00AC5D20" w:rsidRPr="0081380D">
        <w:rPr>
          <w:rFonts w:ascii="Times New Roman" w:hAnsi="Times New Roman" w:cs="Times New Roman"/>
        </w:rPr>
        <w:t xml:space="preserve"> 2023 dengue outbreak is characterized by</w:t>
      </w:r>
      <w:r w:rsidR="007B4A78">
        <w:rPr>
          <w:rFonts w:ascii="Times New Roman" w:hAnsi="Times New Roman" w:cs="Times New Roman"/>
        </w:rPr>
        <w:t xml:space="preserve"> a</w:t>
      </w:r>
      <w:r w:rsidR="00283C86">
        <w:rPr>
          <w:rFonts w:ascii="Times New Roman" w:hAnsi="Times New Roman" w:cs="Times New Roman"/>
        </w:rPr>
        <w:t xml:space="preserve"> higher incidence of dengue cases in the southern districts of the country. </w:t>
      </w:r>
      <w:r w:rsidR="006F672C">
        <w:rPr>
          <w:rFonts w:ascii="Times New Roman" w:hAnsi="Times New Roman" w:cs="Times New Roman"/>
        </w:rPr>
        <w:t>In</w:t>
      </w:r>
      <w:ins w:id="1122" w:author="Kazi Rahman" w:date="2024-02-07T19:24:00Z">
        <w:r w:rsidR="006F672C">
          <w:rPr>
            <w:rFonts w:ascii="Times New Roman" w:hAnsi="Times New Roman" w:cs="Times New Roman"/>
          </w:rPr>
          <w:t xml:space="preserve"> </w:t>
        </w:r>
      </w:ins>
      <w:ins w:id="1123" w:author="Kazi Rahman" w:date="2024-01-28T20:08:00Z">
        <w:r w:rsidR="00ED1E1E">
          <w:rPr>
            <w:rFonts w:ascii="Times New Roman" w:hAnsi="Times New Roman" w:cs="Times New Roman"/>
          </w:rPr>
          <w:t>contrast</w:t>
        </w:r>
        <w:r w:rsidR="006F672C">
          <w:rPr>
            <w:rFonts w:ascii="Times New Roman" w:hAnsi="Times New Roman" w:cs="Times New Roman"/>
          </w:rPr>
          <w:t xml:space="preserve"> </w:t>
        </w:r>
      </w:ins>
      <w:commentRangeStart w:id="1124"/>
      <w:del w:id="1125" w:author="Kazi Rahman" w:date="2024-01-28T20:08:00Z">
        <w:r w:rsidR="006F672C">
          <w:rPr>
            <w:rFonts w:ascii="Times New Roman" w:hAnsi="Times New Roman" w:cs="Times New Roman"/>
          </w:rPr>
          <w:delText>constant</w:delText>
        </w:r>
      </w:del>
      <w:commentRangeEnd w:id="1124"/>
      <w:r w:rsidR="004771EB">
        <w:rPr>
          <w:rStyle w:val="CommentReference"/>
        </w:rPr>
        <w:commentReference w:id="1124"/>
      </w:r>
      <w:del w:id="1126" w:author="Kazi Rahman" w:date="2024-01-28T20:08:00Z">
        <w:r w:rsidR="006F672C">
          <w:rPr>
            <w:rFonts w:ascii="Times New Roman" w:hAnsi="Times New Roman" w:cs="Times New Roman"/>
          </w:rPr>
          <w:delText xml:space="preserve"> </w:delText>
        </w:r>
      </w:del>
      <w:r w:rsidR="006F672C">
        <w:rPr>
          <w:rFonts w:ascii="Times New Roman" w:hAnsi="Times New Roman" w:cs="Times New Roman"/>
        </w:rPr>
        <w:t xml:space="preserve">to </w:t>
      </w:r>
      <w:r w:rsidR="00766664">
        <w:rPr>
          <w:rFonts w:ascii="Times New Roman" w:hAnsi="Times New Roman" w:cs="Times New Roman"/>
        </w:rPr>
        <w:t xml:space="preserve">the </w:t>
      </w:r>
      <w:r w:rsidR="006F672C">
        <w:rPr>
          <w:rFonts w:ascii="Times New Roman" w:hAnsi="Times New Roman" w:cs="Times New Roman"/>
        </w:rPr>
        <w:t xml:space="preserve">historical </w:t>
      </w:r>
      <w:r w:rsidR="00766664">
        <w:rPr>
          <w:rFonts w:ascii="Times New Roman" w:hAnsi="Times New Roman" w:cs="Times New Roman"/>
        </w:rPr>
        <w:t>epicentre</w:t>
      </w:r>
      <w:r w:rsidR="006F672C">
        <w:rPr>
          <w:rFonts w:ascii="Times New Roman" w:hAnsi="Times New Roman" w:cs="Times New Roman"/>
        </w:rPr>
        <w:t xml:space="preserve"> in the </w:t>
      </w:r>
      <w:ins w:id="1127" w:author="Kazi Rahman" w:date="2024-01-28T20:09:00Z">
        <w:r w:rsidR="00ED1E1E">
          <w:rPr>
            <w:rFonts w:ascii="Times New Roman" w:hAnsi="Times New Roman" w:cs="Times New Roman"/>
          </w:rPr>
          <w:t xml:space="preserve">metropolitan </w:t>
        </w:r>
      </w:ins>
      <w:r w:rsidR="006F672C">
        <w:rPr>
          <w:rFonts w:ascii="Times New Roman" w:hAnsi="Times New Roman" w:cs="Times New Roman"/>
        </w:rPr>
        <w:t xml:space="preserve">capital city Dhaka, the 2023 outbreak </w:t>
      </w:r>
      <w:r w:rsidR="00766664">
        <w:rPr>
          <w:rFonts w:ascii="Times New Roman" w:hAnsi="Times New Roman" w:cs="Times New Roman"/>
        </w:rPr>
        <w:t>resulted in</w:t>
      </w:r>
      <w:r w:rsidR="006F672C">
        <w:rPr>
          <w:rFonts w:ascii="Times New Roman" w:hAnsi="Times New Roman" w:cs="Times New Roman"/>
        </w:rPr>
        <w:t xml:space="preserve"> a significant number (65%) of cases</w:t>
      </w:r>
      <w:r w:rsidR="00766664">
        <w:rPr>
          <w:rFonts w:ascii="Times New Roman" w:hAnsi="Times New Roman" w:cs="Times New Roman"/>
        </w:rPr>
        <w:t xml:space="preserve"> recorded from</w:t>
      </w:r>
      <w:r w:rsidR="006F672C">
        <w:rPr>
          <w:rFonts w:ascii="Times New Roman" w:hAnsi="Times New Roman" w:cs="Times New Roman"/>
        </w:rPr>
        <w:t xml:space="preserve"> outside Dhaka.</w:t>
      </w:r>
      <w:r w:rsidR="00766664">
        <w:rPr>
          <w:rFonts w:ascii="Times New Roman" w:hAnsi="Times New Roman" w:cs="Times New Roman"/>
        </w:rPr>
        <w:t xml:space="preserve"> The spreading of cases </w:t>
      </w:r>
      <w:r w:rsidR="00806ECF">
        <w:rPr>
          <w:rFonts w:ascii="Times New Roman" w:hAnsi="Times New Roman" w:cs="Times New Roman"/>
        </w:rPr>
        <w:t>was</w:t>
      </w:r>
      <w:r w:rsidR="003A4BE2">
        <w:rPr>
          <w:rFonts w:ascii="Times New Roman" w:hAnsi="Times New Roman" w:cs="Times New Roman"/>
        </w:rPr>
        <w:t xml:space="preserve"> facilitated</w:t>
      </w:r>
      <w:r w:rsidR="009601C2">
        <w:rPr>
          <w:rFonts w:ascii="Times New Roman" w:hAnsi="Times New Roman" w:cs="Times New Roman"/>
        </w:rPr>
        <w:t xml:space="preserve"> by </w:t>
      </w:r>
      <w:r w:rsidR="00806ECF">
        <w:rPr>
          <w:rFonts w:ascii="Times New Roman" w:hAnsi="Times New Roman" w:cs="Times New Roman"/>
        </w:rPr>
        <w:t>urbanization</w:t>
      </w:r>
      <w:r w:rsidR="003A4BE2">
        <w:rPr>
          <w:rFonts w:ascii="Times New Roman" w:hAnsi="Times New Roman" w:cs="Times New Roman"/>
        </w:rPr>
        <w:t xml:space="preserve"> as indicated in the proportion of urban vs rural people, </w:t>
      </w:r>
      <w:commentRangeStart w:id="1128"/>
      <w:r w:rsidR="003A4BE2">
        <w:rPr>
          <w:rFonts w:ascii="Times New Roman" w:hAnsi="Times New Roman" w:cs="Times New Roman"/>
        </w:rPr>
        <w:t>and a higher temperature and rainfall in the southern districts</w:t>
      </w:r>
      <w:commentRangeEnd w:id="1128"/>
      <w:r w:rsidR="00C70BBA">
        <w:rPr>
          <w:rStyle w:val="CommentReference"/>
        </w:rPr>
        <w:commentReference w:id="1128"/>
      </w:r>
      <w:r w:rsidR="003A4BE2">
        <w:rPr>
          <w:rFonts w:ascii="Times New Roman" w:hAnsi="Times New Roman" w:cs="Times New Roman"/>
        </w:rPr>
        <w:t>. In general, the</w:t>
      </w:r>
      <w:r w:rsidR="00087598">
        <w:rPr>
          <w:rFonts w:ascii="Times New Roman" w:hAnsi="Times New Roman" w:cs="Times New Roman"/>
        </w:rPr>
        <w:t xml:space="preserve">re was an </w:t>
      </w:r>
      <w:r w:rsidR="00AC5D20" w:rsidRPr="0081380D">
        <w:rPr>
          <w:rFonts w:ascii="Times New Roman" w:hAnsi="Times New Roman" w:cs="Times New Roman"/>
        </w:rPr>
        <w:t>early onset and surge of dengue cases in the capital city Dhaka with an earlier rainfall in March (</w:t>
      </w:r>
      <w:r w:rsidR="003014FB">
        <w:rPr>
          <w:rFonts w:ascii="Times New Roman" w:hAnsi="Times New Roman" w:cs="Times New Roman"/>
        </w:rPr>
        <w:t>90</w:t>
      </w:r>
      <w:r w:rsidR="00AC5D20" w:rsidRPr="0081380D">
        <w:rPr>
          <w:rFonts w:ascii="Times New Roman" w:hAnsi="Times New Roman" w:cs="Times New Roman"/>
        </w:rPr>
        <w:t xml:space="preserve"> mm) and the </w:t>
      </w:r>
      <w:ins w:id="1129" w:author="Kazi Rahman" w:date="2024-01-28T20:10:00Z">
        <w:r w:rsidR="00ED1E1E">
          <w:rPr>
            <w:rFonts w:ascii="Times New Roman" w:hAnsi="Times New Roman" w:cs="Times New Roman"/>
          </w:rPr>
          <w:t xml:space="preserve">possible </w:t>
        </w:r>
      </w:ins>
      <w:r w:rsidR="00AC5D20" w:rsidRPr="0081380D">
        <w:rPr>
          <w:rFonts w:ascii="Times New Roman" w:hAnsi="Times New Roman" w:cs="Times New Roman"/>
        </w:rPr>
        <w:t xml:space="preserve">spreading of the virus during </w:t>
      </w:r>
      <w:r w:rsidRPr="0081380D">
        <w:rPr>
          <w:rFonts w:ascii="Times New Roman" w:hAnsi="Times New Roman" w:cs="Times New Roman"/>
        </w:rPr>
        <w:t>Eid-Al-Adha, the</w:t>
      </w:r>
      <w:del w:id="1130" w:author="Kazi Rahman" w:date="2024-01-28T20:10:00Z">
        <w:r w:rsidRPr="0081380D">
          <w:rPr>
            <w:rFonts w:ascii="Times New Roman" w:hAnsi="Times New Roman" w:cs="Times New Roman"/>
          </w:rPr>
          <w:delText xml:space="preserve"> Muslim’s</w:delText>
        </w:r>
      </w:del>
      <w:r w:rsidRPr="0081380D">
        <w:rPr>
          <w:rFonts w:ascii="Times New Roman" w:hAnsi="Times New Roman" w:cs="Times New Roman"/>
        </w:rPr>
        <w:t xml:space="preserve"> largest </w:t>
      </w:r>
      <w:ins w:id="1131" w:author="Kazi Rahman" w:date="2024-01-28T20:10:00Z">
        <w:r w:rsidR="00ED1E1E">
          <w:rPr>
            <w:rFonts w:ascii="Times New Roman" w:hAnsi="Times New Roman" w:cs="Times New Roman"/>
          </w:rPr>
          <w:t xml:space="preserve">Muslim </w:t>
        </w:r>
      </w:ins>
      <w:r w:rsidRPr="0081380D">
        <w:rPr>
          <w:rFonts w:ascii="Times New Roman" w:hAnsi="Times New Roman" w:cs="Times New Roman"/>
        </w:rPr>
        <w:t xml:space="preserve">religious festival in </w:t>
      </w:r>
      <w:r w:rsidR="00BC66C3">
        <w:rPr>
          <w:rFonts w:ascii="Times New Roman" w:hAnsi="Times New Roman" w:cs="Times New Roman"/>
        </w:rPr>
        <w:t xml:space="preserve">the </w:t>
      </w:r>
      <w:r w:rsidRPr="0081380D">
        <w:rPr>
          <w:rFonts w:ascii="Times New Roman" w:hAnsi="Times New Roman" w:cs="Times New Roman"/>
        </w:rPr>
        <w:t>country</w:t>
      </w:r>
      <w:commentRangeStart w:id="1132"/>
      <w:r w:rsidRPr="0081380D">
        <w:rPr>
          <w:rFonts w:ascii="Times New Roman" w:hAnsi="Times New Roman" w:cs="Times New Roman"/>
        </w:rPr>
        <w:t xml:space="preserve">. </w:t>
      </w:r>
      <w:r w:rsidR="00AC5D20" w:rsidRPr="0081380D">
        <w:rPr>
          <w:rFonts w:ascii="Times New Roman" w:hAnsi="Times New Roman" w:cs="Times New Roman"/>
        </w:rPr>
        <w:t xml:space="preserve"> </w:t>
      </w:r>
      <w:r w:rsidR="00AC6E22">
        <w:rPr>
          <w:rFonts w:ascii="Times New Roman" w:hAnsi="Times New Roman" w:cs="Times New Roman"/>
        </w:rPr>
        <w:t>A higher</w:t>
      </w:r>
      <w:r w:rsidR="00A20828">
        <w:rPr>
          <w:rFonts w:ascii="Times New Roman" w:hAnsi="Times New Roman" w:cs="Times New Roman"/>
        </w:rPr>
        <w:t xml:space="preserve"> proportion of</w:t>
      </w:r>
      <w:r w:rsidR="00376D43">
        <w:rPr>
          <w:rFonts w:ascii="Times New Roman" w:hAnsi="Times New Roman" w:cs="Times New Roman"/>
        </w:rPr>
        <w:t xml:space="preserve"> deaths were recorded in the capital city Dhaka which might be associated with </w:t>
      </w:r>
      <w:r w:rsidR="00BC66C3">
        <w:rPr>
          <w:rFonts w:ascii="Times New Roman" w:hAnsi="Times New Roman" w:cs="Times New Roman"/>
        </w:rPr>
        <w:t xml:space="preserve">increased secondary infection in the </w:t>
      </w:r>
      <w:del w:id="1133" w:author="Mohammad Nayeem Hasan" w:date="2024-02-07T19:28:00Z">
        <w:r w:rsidR="00BC66C3">
          <w:rPr>
            <w:rFonts w:ascii="Times New Roman" w:hAnsi="Times New Roman" w:cs="Times New Roman"/>
          </w:rPr>
          <w:delText>country.</w:delText>
        </w:r>
      </w:del>
      <w:ins w:id="1134" w:author="Kazi Rahman" w:date="2024-01-28T20:12:00Z">
        <w:r w:rsidR="00E3087F">
          <w:rPr>
            <w:rFonts w:ascii="Times New Roman" w:hAnsi="Times New Roman" w:cs="Times New Roman"/>
          </w:rPr>
          <w:t xml:space="preserve">city </w:t>
        </w:r>
      </w:ins>
      <w:del w:id="1135" w:author="Kazi Rahman" w:date="2024-01-28T20:12:00Z">
        <w:r w:rsidR="00BC66C3" w:rsidDel="00E3087F">
          <w:rPr>
            <w:rFonts w:ascii="Times New Roman" w:hAnsi="Times New Roman" w:cs="Times New Roman"/>
          </w:rPr>
          <w:delText>country</w:delText>
        </w:r>
      </w:del>
      <w:ins w:id="1136" w:author="Kazi Rahman" w:date="2024-01-28T20:11:00Z">
        <w:r w:rsidR="00ED1E1E">
          <w:rPr>
            <w:rFonts w:ascii="Times New Roman" w:hAnsi="Times New Roman" w:cs="Times New Roman"/>
          </w:rPr>
          <w:t xml:space="preserve">as well as care seeking of severe dengue cases from all around the country to the capital city </w:t>
        </w:r>
        <w:proofErr w:type="spellStart"/>
        <w:proofErr w:type="gramStart"/>
        <w:r w:rsidR="00ED1E1E">
          <w:rPr>
            <w:rFonts w:ascii="Times New Roman" w:hAnsi="Times New Roman" w:cs="Times New Roman"/>
          </w:rPr>
          <w:t>hospitals</w:t>
        </w:r>
      </w:ins>
      <w:ins w:id="1137" w:author="Kazi Rahman" w:date="2024-02-07T19:24:00Z">
        <w:r w:rsidR="00BC66C3">
          <w:rPr>
            <w:rFonts w:ascii="Times New Roman" w:hAnsi="Times New Roman" w:cs="Times New Roman"/>
          </w:rPr>
          <w:t>.</w:t>
        </w:r>
      </w:ins>
      <w:ins w:id="1138" w:author="Rahman, Mahbubur" w:date="2024-02-07T19:24:00Z">
        <w:r w:rsidR="00BC66C3">
          <w:rPr>
            <w:rFonts w:ascii="Times New Roman" w:hAnsi="Times New Roman" w:cs="Times New Roman"/>
          </w:rPr>
          <w:t>country</w:t>
        </w:r>
        <w:commentRangeEnd w:id="1132"/>
        <w:proofErr w:type="spellEnd"/>
        <w:proofErr w:type="gramEnd"/>
        <w:r w:rsidR="00C70BBA">
          <w:rPr>
            <w:rStyle w:val="CommentReference"/>
          </w:rPr>
          <w:commentReference w:id="1132"/>
        </w:r>
        <w:r w:rsidR="00BC66C3">
          <w:rPr>
            <w:rFonts w:ascii="Times New Roman" w:hAnsi="Times New Roman" w:cs="Times New Roman"/>
          </w:rPr>
          <w:t>.</w:t>
        </w:r>
      </w:ins>
      <w:r w:rsidR="006851F9">
        <w:rPr>
          <w:rFonts w:ascii="Times New Roman" w:hAnsi="Times New Roman" w:cs="Times New Roman"/>
        </w:rPr>
        <w:t xml:space="preserve"> </w:t>
      </w:r>
      <w:commentRangeStart w:id="1139"/>
      <w:r w:rsidR="00403100">
        <w:rPr>
          <w:rFonts w:ascii="Times New Roman" w:hAnsi="Times New Roman" w:cs="Times New Roman"/>
        </w:rPr>
        <w:t>Bangladesh</w:t>
      </w:r>
      <w:r w:rsidR="006851F9">
        <w:rPr>
          <w:rFonts w:ascii="Times New Roman" w:hAnsi="Times New Roman" w:cs="Times New Roman"/>
        </w:rPr>
        <w:t xml:space="preserve"> </w:t>
      </w:r>
      <w:r w:rsidR="00403100">
        <w:rPr>
          <w:rFonts w:ascii="Times New Roman" w:hAnsi="Times New Roman" w:cs="Times New Roman"/>
        </w:rPr>
        <w:t>needs</w:t>
      </w:r>
      <w:r w:rsidR="006851F9">
        <w:rPr>
          <w:rFonts w:ascii="Times New Roman" w:hAnsi="Times New Roman" w:cs="Times New Roman"/>
        </w:rPr>
        <w:t xml:space="preserve"> </w:t>
      </w:r>
      <w:r w:rsidR="00403100">
        <w:rPr>
          <w:rFonts w:ascii="Times New Roman" w:hAnsi="Times New Roman" w:cs="Times New Roman"/>
        </w:rPr>
        <w:t>short-</w:t>
      </w:r>
      <w:r w:rsidR="006851F9">
        <w:rPr>
          <w:rFonts w:ascii="Times New Roman" w:hAnsi="Times New Roman" w:cs="Times New Roman"/>
        </w:rPr>
        <w:t xml:space="preserve">, </w:t>
      </w:r>
      <w:r w:rsidR="00490376">
        <w:rPr>
          <w:rFonts w:ascii="Times New Roman" w:hAnsi="Times New Roman" w:cs="Times New Roman"/>
        </w:rPr>
        <w:t>medium-</w:t>
      </w:r>
      <w:del w:id="1140" w:author="Farhana  Haque" w:date="2024-01-26T19:25:00Z">
        <w:r w:rsidR="00403100" w:rsidDel="00C70BBA">
          <w:rPr>
            <w:rFonts w:ascii="Times New Roman" w:hAnsi="Times New Roman" w:cs="Times New Roman"/>
          </w:rPr>
          <w:delText>-</w:delText>
        </w:r>
      </w:del>
      <w:r w:rsidR="00403100">
        <w:rPr>
          <w:rFonts w:ascii="Times New Roman" w:hAnsi="Times New Roman" w:cs="Times New Roman"/>
        </w:rPr>
        <w:t>,</w:t>
      </w:r>
      <w:r w:rsidR="006851F9">
        <w:rPr>
          <w:rFonts w:ascii="Times New Roman" w:hAnsi="Times New Roman" w:cs="Times New Roman"/>
        </w:rPr>
        <w:t xml:space="preserve"> and </w:t>
      </w:r>
      <w:r w:rsidR="00403100">
        <w:rPr>
          <w:rFonts w:ascii="Times New Roman" w:hAnsi="Times New Roman" w:cs="Times New Roman"/>
        </w:rPr>
        <w:t>long-term</w:t>
      </w:r>
      <w:r w:rsidR="006851F9">
        <w:rPr>
          <w:rFonts w:ascii="Times New Roman" w:hAnsi="Times New Roman" w:cs="Times New Roman"/>
        </w:rPr>
        <w:t xml:space="preserve"> </w:t>
      </w:r>
      <w:r w:rsidR="00403100">
        <w:rPr>
          <w:rFonts w:ascii="Times New Roman" w:hAnsi="Times New Roman" w:cs="Times New Roman"/>
        </w:rPr>
        <w:t>plans</w:t>
      </w:r>
      <w:r w:rsidR="006851F9">
        <w:rPr>
          <w:rFonts w:ascii="Times New Roman" w:hAnsi="Times New Roman" w:cs="Times New Roman"/>
        </w:rPr>
        <w:t xml:space="preserve"> to control or at least alleviate the burden of </w:t>
      </w:r>
      <w:r w:rsidR="00BD53EA">
        <w:rPr>
          <w:rFonts w:ascii="Times New Roman" w:hAnsi="Times New Roman" w:cs="Times New Roman"/>
        </w:rPr>
        <w:t>dengue-related</w:t>
      </w:r>
      <w:r w:rsidR="006851F9">
        <w:rPr>
          <w:rFonts w:ascii="Times New Roman" w:hAnsi="Times New Roman" w:cs="Times New Roman"/>
        </w:rPr>
        <w:t xml:space="preserve"> cases </w:t>
      </w:r>
      <w:r w:rsidR="00BD53EA">
        <w:rPr>
          <w:rFonts w:ascii="Times New Roman" w:hAnsi="Times New Roman" w:cs="Times New Roman"/>
        </w:rPr>
        <w:t xml:space="preserve">and </w:t>
      </w:r>
      <w:r w:rsidR="006851F9">
        <w:rPr>
          <w:rFonts w:ascii="Times New Roman" w:hAnsi="Times New Roman" w:cs="Times New Roman"/>
        </w:rPr>
        <w:t xml:space="preserve">deaths </w:t>
      </w:r>
      <w:r w:rsidR="00BD53EA">
        <w:rPr>
          <w:rFonts w:ascii="Times New Roman" w:hAnsi="Times New Roman" w:cs="Times New Roman"/>
        </w:rPr>
        <w:t xml:space="preserve">in the country. </w:t>
      </w:r>
      <w:r w:rsidR="009439C5">
        <w:rPr>
          <w:rFonts w:ascii="Times New Roman" w:hAnsi="Times New Roman" w:cs="Times New Roman"/>
        </w:rPr>
        <w:t>Finally</w:t>
      </w:r>
      <w:r w:rsidR="00677BAC">
        <w:rPr>
          <w:rFonts w:ascii="Times New Roman" w:hAnsi="Times New Roman" w:cs="Times New Roman"/>
        </w:rPr>
        <w:t xml:space="preserve">, </w:t>
      </w:r>
      <w:r w:rsidR="00AC6E22">
        <w:rPr>
          <w:rFonts w:ascii="Times New Roman" w:hAnsi="Times New Roman" w:cs="Times New Roman"/>
        </w:rPr>
        <w:t>long-term</w:t>
      </w:r>
      <w:r w:rsidR="005E2E56">
        <w:rPr>
          <w:rFonts w:ascii="Times New Roman" w:hAnsi="Times New Roman" w:cs="Times New Roman"/>
        </w:rPr>
        <w:t xml:space="preserve"> planning is essential to address </w:t>
      </w:r>
      <w:r w:rsidR="007D78B2">
        <w:rPr>
          <w:rFonts w:ascii="Times New Roman" w:hAnsi="Times New Roman" w:cs="Times New Roman"/>
        </w:rPr>
        <w:t xml:space="preserve">the event of </w:t>
      </w:r>
      <w:r w:rsidR="005E2E56">
        <w:rPr>
          <w:rFonts w:ascii="Times New Roman" w:hAnsi="Times New Roman" w:cs="Times New Roman"/>
        </w:rPr>
        <w:t xml:space="preserve">unusual rainfall which extends </w:t>
      </w:r>
      <w:r w:rsidR="00490376">
        <w:rPr>
          <w:rFonts w:ascii="Times New Roman" w:hAnsi="Times New Roman" w:cs="Times New Roman"/>
        </w:rPr>
        <w:t>vector season in the country</w:t>
      </w:r>
      <w:r w:rsidR="00806ECF">
        <w:rPr>
          <w:rFonts w:ascii="Times New Roman" w:hAnsi="Times New Roman" w:cs="Times New Roman"/>
        </w:rPr>
        <w:t xml:space="preserve">. </w:t>
      </w:r>
      <w:commentRangeEnd w:id="1139"/>
      <w:r w:rsidR="00C70BBA">
        <w:rPr>
          <w:rStyle w:val="CommentReference"/>
        </w:rPr>
        <w:commentReference w:id="1139"/>
      </w:r>
    </w:p>
    <w:p w14:paraId="085CE6A6" w14:textId="77777777" w:rsidR="00AD5619" w:rsidRPr="00C5086A" w:rsidRDefault="00AD5619" w:rsidP="00842151">
      <w:pPr>
        <w:spacing w:after="0" w:line="480" w:lineRule="auto"/>
        <w:rPr>
          <w:rFonts w:ascii="Times New Roman" w:hAnsi="Times New Roman" w:cs="Times New Roman"/>
        </w:rPr>
      </w:pPr>
    </w:p>
    <w:p w14:paraId="42B80F88" w14:textId="2A702BA8" w:rsidR="003A5954" w:rsidRDefault="003A5954">
      <w:pPr>
        <w:rPr>
          <w:rFonts w:ascii="Times New Roman" w:hAnsi="Times New Roman" w:cs="Times New Roman"/>
          <w:bCs/>
          <w:sz w:val="24"/>
          <w:szCs w:val="24"/>
        </w:rPr>
      </w:pPr>
      <w:r>
        <w:rPr>
          <w:rFonts w:ascii="Times New Roman" w:hAnsi="Times New Roman" w:cs="Times New Roman"/>
          <w:bCs/>
          <w:sz w:val="24"/>
          <w:szCs w:val="24"/>
        </w:rPr>
        <w:br w:type="page"/>
      </w:r>
    </w:p>
    <w:p w14:paraId="2A38B8F6" w14:textId="77777777" w:rsidR="00F17591" w:rsidRPr="00785282" w:rsidRDefault="00F17591" w:rsidP="00F17591">
      <w:pPr>
        <w:spacing w:after="0" w:line="480" w:lineRule="auto"/>
        <w:rPr>
          <w:rFonts w:ascii="Times New Roman" w:hAnsi="Times New Roman" w:cs="Times New Roman"/>
          <w:b/>
          <w:bCs/>
          <w:sz w:val="24"/>
          <w:szCs w:val="24"/>
        </w:rPr>
      </w:pPr>
      <w:r w:rsidRPr="006C4FEA">
        <w:rPr>
          <w:rFonts w:ascii="Times New Roman" w:hAnsi="Times New Roman" w:cs="Times New Roman"/>
          <w:b/>
          <w:sz w:val="24"/>
          <w:szCs w:val="24"/>
        </w:rPr>
        <w:lastRenderedPageBreak/>
        <w:t>Conflict</w:t>
      </w:r>
      <w:r>
        <w:rPr>
          <w:rFonts w:ascii="Times New Roman" w:hAnsi="Times New Roman" w:cs="Times New Roman"/>
          <w:b/>
          <w:sz w:val="24"/>
          <w:szCs w:val="24"/>
        </w:rPr>
        <w:t>s</w:t>
      </w:r>
      <w:r w:rsidRPr="006C4FEA">
        <w:rPr>
          <w:rFonts w:ascii="Times New Roman" w:hAnsi="Times New Roman" w:cs="Times New Roman"/>
          <w:b/>
          <w:sz w:val="24"/>
          <w:szCs w:val="24"/>
        </w:rPr>
        <w:t xml:space="preserve"> of interest:</w:t>
      </w:r>
      <w:r w:rsidRPr="006C4FEA">
        <w:rPr>
          <w:rFonts w:ascii="Times New Roman" w:hAnsi="Times New Roman" w:cs="Times New Roman"/>
          <w:sz w:val="24"/>
          <w:szCs w:val="24"/>
        </w:rPr>
        <w:t xml:space="preserve"> The authors declare no conflict of interest. </w:t>
      </w:r>
    </w:p>
    <w:p w14:paraId="5D1C8610" w14:textId="13702F80" w:rsidR="00F17591" w:rsidRDefault="00F17591" w:rsidP="00F17591">
      <w:pPr>
        <w:spacing w:after="0" w:line="360" w:lineRule="auto"/>
        <w:rPr>
          <w:rFonts w:ascii="Times New Roman" w:hAnsi="Times New Roman" w:cs="Times New Roman"/>
          <w:b/>
          <w:bCs/>
          <w:sz w:val="24"/>
          <w:szCs w:val="24"/>
        </w:rPr>
      </w:pPr>
      <w:r w:rsidRPr="00785282">
        <w:rPr>
          <w:rFonts w:ascii="Times New Roman" w:hAnsi="Times New Roman" w:cs="Times New Roman"/>
          <w:b/>
          <w:bCs/>
          <w:sz w:val="24"/>
          <w:szCs w:val="24"/>
        </w:rPr>
        <w:t>Acknowledgments:</w:t>
      </w:r>
      <w:r>
        <w:rPr>
          <w:rFonts w:ascii="Times New Roman" w:hAnsi="Times New Roman" w:cs="Times New Roman"/>
          <w:b/>
          <w:bCs/>
          <w:sz w:val="24"/>
          <w:szCs w:val="24"/>
        </w:rPr>
        <w:t xml:space="preserve"> </w:t>
      </w:r>
      <w:r w:rsidRPr="00785282">
        <w:rPr>
          <w:rFonts w:ascii="Times New Roman" w:hAnsi="Times New Roman" w:cs="Times New Roman"/>
          <w:sz w:val="24"/>
          <w:szCs w:val="24"/>
        </w:rPr>
        <w:t>We are grateful to the Ministry of Health and Family Welfare (</w:t>
      </w:r>
      <w:proofErr w:type="spellStart"/>
      <w:r w:rsidRPr="00785282">
        <w:rPr>
          <w:rFonts w:ascii="Times New Roman" w:hAnsi="Times New Roman" w:cs="Times New Roman"/>
          <w:sz w:val="24"/>
          <w:szCs w:val="24"/>
        </w:rPr>
        <w:t>MoHFW</w:t>
      </w:r>
      <w:proofErr w:type="spellEnd"/>
      <w:r w:rsidRPr="00785282">
        <w:rPr>
          <w:rFonts w:ascii="Times New Roman" w:hAnsi="Times New Roman" w:cs="Times New Roman"/>
          <w:sz w:val="24"/>
          <w:szCs w:val="24"/>
        </w:rPr>
        <w:t xml:space="preserve">) of Bangladesh for publicly sharing the dengue cases and deaths data. We acknowledge the Management Information System of </w:t>
      </w:r>
      <w:proofErr w:type="spellStart"/>
      <w:r w:rsidRPr="00785282">
        <w:rPr>
          <w:rFonts w:ascii="Times New Roman" w:hAnsi="Times New Roman" w:cs="Times New Roman"/>
          <w:sz w:val="24"/>
          <w:szCs w:val="24"/>
        </w:rPr>
        <w:t>MoHFW</w:t>
      </w:r>
      <w:proofErr w:type="spellEnd"/>
      <w:r w:rsidRPr="00785282">
        <w:rPr>
          <w:rFonts w:ascii="Times New Roman" w:hAnsi="Times New Roman" w:cs="Times New Roman"/>
          <w:sz w:val="24"/>
          <w:szCs w:val="24"/>
        </w:rPr>
        <w:t xml:space="preserve"> for sharing the </w:t>
      </w:r>
      <w:r>
        <w:rPr>
          <w:rFonts w:ascii="Times New Roman" w:hAnsi="Times New Roman" w:cs="Times New Roman"/>
          <w:sz w:val="24"/>
          <w:szCs w:val="24"/>
        </w:rPr>
        <w:t xml:space="preserve">dengue cases data publicly. </w:t>
      </w:r>
      <w:r w:rsidRPr="00785282">
        <w:rPr>
          <w:rFonts w:ascii="Times New Roman" w:hAnsi="Times New Roman" w:cs="Times New Roman"/>
          <w:sz w:val="24"/>
          <w:szCs w:val="24"/>
        </w:rPr>
        <w:t>NH, and AZ are part of the PANDORA-ID-NET Consortium (EDCTP 373 Reg/Grant RIA2016E-1609) funded by the European and Developing Countries Clinical Trials Partnership (EDCTP2) programme. NH is a member of the International Development Research Centre, Canada’s grant on West African One Health Actions for understanding, preventing, and mitigating outbreaks (109810-001). AZ is a National Institutes of Health Research senior investigator, and a Mahathir Science Award and Pascoal Mocumbi Award laureate.</w:t>
      </w:r>
    </w:p>
    <w:p w14:paraId="2A5005B5" w14:textId="77777777" w:rsidR="00F17591" w:rsidRDefault="00F17591" w:rsidP="00F17591">
      <w:pPr>
        <w:spacing w:after="0" w:line="360" w:lineRule="auto"/>
        <w:rPr>
          <w:rFonts w:ascii="Times New Roman" w:hAnsi="Times New Roman" w:cs="Times New Roman"/>
          <w:b/>
          <w:sz w:val="24"/>
          <w:szCs w:val="24"/>
        </w:rPr>
      </w:pPr>
    </w:p>
    <w:p w14:paraId="5AF7A7D3" w14:textId="685F1F88" w:rsidR="00F17591" w:rsidRPr="006C4FEA" w:rsidRDefault="00F17591" w:rsidP="00F17591">
      <w:pPr>
        <w:spacing w:after="0" w:line="360" w:lineRule="auto"/>
        <w:rPr>
          <w:rFonts w:ascii="Times New Roman" w:hAnsi="Times New Roman" w:cs="Times New Roman"/>
          <w:sz w:val="24"/>
          <w:szCs w:val="24"/>
        </w:rPr>
      </w:pPr>
      <w:r w:rsidRPr="006C4FEA">
        <w:rPr>
          <w:rFonts w:ascii="Times New Roman" w:hAnsi="Times New Roman" w:cs="Times New Roman"/>
          <w:b/>
          <w:sz w:val="24"/>
          <w:szCs w:val="24"/>
        </w:rPr>
        <w:t xml:space="preserve">Ethics statement: </w:t>
      </w:r>
      <w:r w:rsidRPr="006C4FEA">
        <w:rPr>
          <w:rFonts w:ascii="Times New Roman" w:hAnsi="Times New Roman" w:cs="Times New Roman"/>
          <w:sz w:val="24"/>
          <w:szCs w:val="24"/>
        </w:rPr>
        <w:t>We used data that are publicly available in the daily press release of the Ministry of Health and Family Welfare (</w:t>
      </w:r>
      <w:hyperlink r:id="rId41" w:history="1">
        <w:r w:rsidRPr="006C4FEA">
          <w:rPr>
            <w:rStyle w:val="Hyperlink"/>
            <w:rFonts w:ascii="Times New Roman" w:hAnsi="Times New Roman" w:cs="Times New Roman"/>
            <w:sz w:val="24"/>
            <w:szCs w:val="24"/>
          </w:rPr>
          <w:t>https://old.dghs.gov.bd/index.php/bd/home/5200-daily-dengue-status-report</w:t>
        </w:r>
      </w:hyperlink>
      <w:r w:rsidRPr="006C4FEA">
        <w:rPr>
          <w:rFonts w:ascii="Times New Roman" w:hAnsi="Times New Roman" w:cs="Times New Roman"/>
          <w:sz w:val="24"/>
          <w:szCs w:val="24"/>
        </w:rPr>
        <w:t xml:space="preserve"> ). </w:t>
      </w:r>
      <w:r w:rsidR="00BC0BFC">
        <w:rPr>
          <w:rFonts w:ascii="Times New Roman" w:hAnsi="Times New Roman" w:cs="Times New Roman"/>
          <w:sz w:val="24"/>
          <w:szCs w:val="24"/>
        </w:rPr>
        <w:t xml:space="preserve">There is no individual-level data and thus ethical approval is not required. </w:t>
      </w:r>
    </w:p>
    <w:p w14:paraId="650D5026" w14:textId="77777777" w:rsidR="00A27CBA" w:rsidRDefault="00A27CBA">
      <w:pPr>
        <w:rPr>
          <w:rFonts w:ascii="Times New Roman" w:hAnsi="Times New Roman" w:cs="Times New Roman"/>
        </w:rPr>
      </w:pPr>
    </w:p>
    <w:p w14:paraId="35835A2D" w14:textId="77777777" w:rsidR="00F9266E" w:rsidRPr="00C5086A" w:rsidRDefault="00F9266E">
      <w:pPr>
        <w:rPr>
          <w:rFonts w:ascii="Times New Roman" w:hAnsi="Times New Roman" w:cs="Times New Roman"/>
        </w:rPr>
      </w:pPr>
    </w:p>
    <w:p w14:paraId="0B274ADE" w14:textId="77777777" w:rsidR="00F9266E" w:rsidRPr="00C5086A" w:rsidRDefault="00F9266E">
      <w:pPr>
        <w:rPr>
          <w:rFonts w:ascii="Times New Roman" w:hAnsi="Times New Roman" w:cs="Times New Roman"/>
        </w:rPr>
      </w:pPr>
      <w:r w:rsidRPr="00C5086A">
        <w:rPr>
          <w:rFonts w:ascii="Times New Roman" w:hAnsi="Times New Roman" w:cs="Times New Roman"/>
        </w:rPr>
        <w:t xml:space="preserve">References: </w:t>
      </w:r>
    </w:p>
    <w:sdt>
      <w:sdtPr>
        <w:rPr>
          <w:rFonts w:ascii="Times New Roman" w:hAnsi="Times New Roman" w:cs="Times New Roman"/>
        </w:rPr>
        <w:tag w:val="MENDELEY_BIBLIOGRAPHY"/>
        <w:id w:val="-1243474614"/>
        <w:placeholder>
          <w:docPart w:val="BEB65B31868F4F0484D832EBC960C08A"/>
        </w:placeholder>
      </w:sdtPr>
      <w:sdtContent>
        <w:p w14:paraId="2F8FEEAE" w14:textId="77777777" w:rsidR="006A6FDB" w:rsidRDefault="006A6FDB">
          <w:pPr>
            <w:autoSpaceDE w:val="0"/>
            <w:autoSpaceDN w:val="0"/>
            <w:ind w:hanging="640"/>
            <w:divId w:val="1057901607"/>
            <w:rPr>
              <w:rFonts w:eastAsia="Times New Roman"/>
              <w:sz w:val="24"/>
              <w:szCs w:val="24"/>
            </w:rPr>
          </w:pPr>
          <w:r>
            <w:rPr>
              <w:rFonts w:eastAsia="Times New Roman"/>
            </w:rPr>
            <w:t>1</w:t>
          </w:r>
          <w:r>
            <w:rPr>
              <w:rFonts w:eastAsia="Times New Roman"/>
            </w:rPr>
            <w:tab/>
            <w:t xml:space="preserve">Hasan MN, Khalil I, Chowdhury M, </w:t>
          </w:r>
          <w:r>
            <w:rPr>
              <w:rFonts w:eastAsia="Times New Roman"/>
              <w:i/>
              <w:iCs/>
            </w:rPr>
            <w:t>et al.</w:t>
          </w:r>
          <w:r>
            <w:rPr>
              <w:rFonts w:eastAsia="Times New Roman"/>
            </w:rPr>
            <w:t xml:space="preserve"> Two Decades of Endemic Dengue in Bangladesh (2000-2022): Trends, Seasonality, and impact of Temperature and Rainfall Patterns on transmission dynamics. </w:t>
          </w:r>
          <w:proofErr w:type="spellStart"/>
          <w:proofErr w:type="gramStart"/>
          <w:r>
            <w:rPr>
              <w:rFonts w:eastAsia="Times New Roman"/>
              <w:i/>
              <w:iCs/>
            </w:rPr>
            <w:t>Medrxiv</w:t>
          </w:r>
          <w:proofErr w:type="spellEnd"/>
          <w:r>
            <w:rPr>
              <w:rFonts w:eastAsia="Times New Roman"/>
              <w:i/>
              <w:iCs/>
            </w:rPr>
            <w:t> :</w:t>
          </w:r>
          <w:proofErr w:type="gramEnd"/>
          <w:r>
            <w:rPr>
              <w:rFonts w:eastAsia="Times New Roman"/>
              <w:i/>
              <w:iCs/>
            </w:rPr>
            <w:t xml:space="preserve"> https://doi.org/101101/2023071623292380</w:t>
          </w:r>
          <w:r>
            <w:rPr>
              <w:rFonts w:eastAsia="Times New Roman"/>
            </w:rPr>
            <w:t xml:space="preserve"> 2023; </w:t>
          </w:r>
          <w:r>
            <w:rPr>
              <w:rFonts w:eastAsia="Times New Roman"/>
              <w:b/>
              <w:bCs/>
            </w:rPr>
            <w:t>1</w:t>
          </w:r>
          <w:r>
            <w:rPr>
              <w:rFonts w:eastAsia="Times New Roman"/>
            </w:rPr>
            <w:t>: 1–25.</w:t>
          </w:r>
        </w:p>
        <w:p w14:paraId="3FC45CE8" w14:textId="77777777" w:rsidR="006A6FDB" w:rsidRDefault="006A6FDB">
          <w:pPr>
            <w:autoSpaceDE w:val="0"/>
            <w:autoSpaceDN w:val="0"/>
            <w:ind w:hanging="640"/>
            <w:divId w:val="320430573"/>
            <w:rPr>
              <w:rFonts w:eastAsia="Times New Roman"/>
            </w:rPr>
          </w:pPr>
          <w:r>
            <w:rPr>
              <w:rFonts w:eastAsia="Times New Roman"/>
            </w:rPr>
            <w:t>2</w:t>
          </w:r>
          <w:r>
            <w:rPr>
              <w:rFonts w:eastAsia="Times New Roman"/>
            </w:rPr>
            <w:tab/>
            <w:t>Ministry of Health and Family Welfare (Management Information System). Daily Press release on dengue outbreak, Bangladesh: https://old.dghs.gov.bd/index.php/bd/home/5200-daily-dengue-status-report. Dhaka, 2023.</w:t>
          </w:r>
        </w:p>
        <w:p w14:paraId="6B2D05FF" w14:textId="77777777" w:rsidR="006A6FDB" w:rsidRDefault="006A6FDB">
          <w:pPr>
            <w:autoSpaceDE w:val="0"/>
            <w:autoSpaceDN w:val="0"/>
            <w:ind w:hanging="640"/>
            <w:divId w:val="1529295913"/>
            <w:rPr>
              <w:rFonts w:eastAsia="Times New Roman"/>
            </w:rPr>
          </w:pPr>
          <w:r>
            <w:rPr>
              <w:rFonts w:eastAsia="Times New Roman"/>
            </w:rPr>
            <w:t>3</w:t>
          </w:r>
          <w:r>
            <w:rPr>
              <w:rFonts w:eastAsia="Times New Roman"/>
            </w:rPr>
            <w:tab/>
            <w:t xml:space="preserve">Sharmin S, Glass K, </w:t>
          </w:r>
          <w:proofErr w:type="spellStart"/>
          <w:r>
            <w:rPr>
              <w:rFonts w:eastAsia="Times New Roman"/>
            </w:rPr>
            <w:t>Viennet</w:t>
          </w:r>
          <w:proofErr w:type="spellEnd"/>
          <w:r>
            <w:rPr>
              <w:rFonts w:eastAsia="Times New Roman"/>
            </w:rPr>
            <w:t xml:space="preserve"> E, Harley D. Geostatistical mapping of the seasonal spread of under-reported dengue cases in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2018; </w:t>
          </w:r>
          <w:r>
            <w:rPr>
              <w:rFonts w:eastAsia="Times New Roman"/>
              <w:b/>
              <w:bCs/>
            </w:rPr>
            <w:t>12</w:t>
          </w:r>
          <w:r>
            <w:rPr>
              <w:rFonts w:eastAsia="Times New Roman"/>
            </w:rPr>
            <w:t>: e0006947.</w:t>
          </w:r>
        </w:p>
        <w:p w14:paraId="394C000C" w14:textId="77777777" w:rsidR="006A6FDB" w:rsidRDefault="006A6FDB">
          <w:pPr>
            <w:autoSpaceDE w:val="0"/>
            <w:autoSpaceDN w:val="0"/>
            <w:ind w:hanging="640"/>
            <w:divId w:val="599682426"/>
            <w:rPr>
              <w:rFonts w:eastAsia="Times New Roman"/>
            </w:rPr>
          </w:pPr>
          <w:r>
            <w:rPr>
              <w:rFonts w:eastAsia="Times New Roman"/>
            </w:rPr>
            <w:t>4</w:t>
          </w:r>
          <w:r>
            <w:rPr>
              <w:rFonts w:eastAsia="Times New Roman"/>
            </w:rPr>
            <w:tab/>
            <w:t xml:space="preserve">Hossain MS, </w:t>
          </w:r>
          <w:proofErr w:type="spellStart"/>
          <w:r>
            <w:rPr>
              <w:rFonts w:eastAsia="Times New Roman"/>
            </w:rPr>
            <w:t>Siddiqee</w:t>
          </w:r>
          <w:proofErr w:type="spellEnd"/>
          <w:r>
            <w:rPr>
              <w:rFonts w:eastAsia="Times New Roman"/>
            </w:rPr>
            <w:t xml:space="preserve"> MH, Siddiqi UR, Raheem E, Akter R, Hu W. Dengue in a crowded megacity: Lessons learnt from 2019 outbreak in Dhaka,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2020; </w:t>
          </w:r>
          <w:r>
            <w:rPr>
              <w:rFonts w:eastAsia="Times New Roman"/>
              <w:b/>
              <w:bCs/>
            </w:rPr>
            <w:t>14</w:t>
          </w:r>
          <w:r>
            <w:rPr>
              <w:rFonts w:eastAsia="Times New Roman"/>
            </w:rPr>
            <w:t>: e0008349.</w:t>
          </w:r>
        </w:p>
        <w:p w14:paraId="33AAA24E" w14:textId="77777777" w:rsidR="006A6FDB" w:rsidRDefault="006A6FDB">
          <w:pPr>
            <w:autoSpaceDE w:val="0"/>
            <w:autoSpaceDN w:val="0"/>
            <w:ind w:hanging="640"/>
            <w:divId w:val="2129544774"/>
            <w:rPr>
              <w:rFonts w:eastAsia="Times New Roman"/>
            </w:rPr>
          </w:pPr>
          <w:r>
            <w:rPr>
              <w:rFonts w:eastAsia="Times New Roman"/>
            </w:rPr>
            <w:t>5</w:t>
          </w:r>
          <w:r>
            <w:rPr>
              <w:rFonts w:eastAsia="Times New Roman"/>
            </w:rPr>
            <w:tab/>
            <w:t xml:space="preserve">Rahman KM, Sharker Y, Rumi RA, </w:t>
          </w:r>
          <w:r>
            <w:rPr>
              <w:rFonts w:eastAsia="Times New Roman"/>
              <w:i/>
              <w:iCs/>
            </w:rPr>
            <w:t>et al.</w:t>
          </w:r>
          <w:r>
            <w:rPr>
              <w:rFonts w:eastAsia="Times New Roman"/>
            </w:rPr>
            <w:t xml:space="preserve"> An Association between Rainy Days with Clinical Dengue Fever in Dhaka, Bangladesh: Findings from a Hospital Based Study. </w:t>
          </w:r>
          <w:r>
            <w:rPr>
              <w:rFonts w:eastAsia="Times New Roman"/>
              <w:i/>
              <w:iCs/>
            </w:rPr>
            <w:t>Int J Environ Res Public Health</w:t>
          </w:r>
          <w:r>
            <w:rPr>
              <w:rFonts w:eastAsia="Times New Roman"/>
            </w:rPr>
            <w:t xml:space="preserve"> 2020; </w:t>
          </w:r>
          <w:r>
            <w:rPr>
              <w:rFonts w:eastAsia="Times New Roman"/>
              <w:b/>
              <w:bCs/>
            </w:rPr>
            <w:t>17</w:t>
          </w:r>
          <w:r>
            <w:rPr>
              <w:rFonts w:eastAsia="Times New Roman"/>
            </w:rPr>
            <w:t>: 9506.</w:t>
          </w:r>
        </w:p>
        <w:p w14:paraId="34214AED" w14:textId="77777777" w:rsidR="006A6FDB" w:rsidRDefault="006A6FDB">
          <w:pPr>
            <w:autoSpaceDE w:val="0"/>
            <w:autoSpaceDN w:val="0"/>
            <w:ind w:hanging="640"/>
            <w:divId w:val="393502705"/>
            <w:rPr>
              <w:rFonts w:eastAsia="Times New Roman"/>
            </w:rPr>
          </w:pPr>
          <w:r>
            <w:rPr>
              <w:rFonts w:eastAsia="Times New Roman"/>
            </w:rPr>
            <w:t>6</w:t>
          </w:r>
          <w:r>
            <w:rPr>
              <w:rFonts w:eastAsia="Times New Roman"/>
            </w:rPr>
            <w:tab/>
          </w:r>
          <w:proofErr w:type="spellStart"/>
          <w:r>
            <w:rPr>
              <w:rFonts w:eastAsia="Times New Roman"/>
            </w:rPr>
            <w:t>Salje</w:t>
          </w:r>
          <w:proofErr w:type="spellEnd"/>
          <w:r>
            <w:rPr>
              <w:rFonts w:eastAsia="Times New Roman"/>
            </w:rPr>
            <w:t xml:space="preserve"> H, Paul KK, Paul R, </w:t>
          </w:r>
          <w:r>
            <w:rPr>
              <w:rFonts w:eastAsia="Times New Roman"/>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7C442F99" w14:textId="77777777" w:rsidR="006A6FDB" w:rsidRDefault="006A6FDB">
          <w:pPr>
            <w:autoSpaceDE w:val="0"/>
            <w:autoSpaceDN w:val="0"/>
            <w:ind w:hanging="640"/>
            <w:divId w:val="880558461"/>
            <w:rPr>
              <w:rFonts w:eastAsia="Times New Roman"/>
            </w:rPr>
          </w:pPr>
          <w:r>
            <w:rPr>
              <w:rFonts w:eastAsia="Times New Roman"/>
            </w:rPr>
            <w:t>7</w:t>
          </w:r>
          <w:r>
            <w:rPr>
              <w:rFonts w:eastAsia="Times New Roman"/>
            </w:rPr>
            <w:tab/>
            <w:t xml:space="preserve">Wilke ABB, Vasquez C, Carvajal A, </w:t>
          </w:r>
          <w:r>
            <w:rPr>
              <w:rFonts w:eastAsia="Times New Roman"/>
              <w:i/>
              <w:iCs/>
            </w:rPr>
            <w:t>et al.</w:t>
          </w:r>
          <w:r>
            <w:rPr>
              <w:rFonts w:eastAsia="Times New Roman"/>
            </w:rPr>
            <w:t xml:space="preserve"> Proliferation of Aedes aegypti in urban environments mediated by the availability of key aquatic habitats. </w:t>
          </w:r>
          <w:r>
            <w:rPr>
              <w:rFonts w:eastAsia="Times New Roman"/>
              <w:i/>
              <w:iCs/>
            </w:rPr>
            <w:t>Sci Rep</w:t>
          </w:r>
          <w:r>
            <w:rPr>
              <w:rFonts w:eastAsia="Times New Roman"/>
            </w:rPr>
            <w:t xml:space="preserve"> 2020; </w:t>
          </w:r>
          <w:r>
            <w:rPr>
              <w:rFonts w:eastAsia="Times New Roman"/>
              <w:b/>
              <w:bCs/>
            </w:rPr>
            <w:t>10</w:t>
          </w:r>
          <w:r>
            <w:rPr>
              <w:rFonts w:eastAsia="Times New Roman"/>
            </w:rPr>
            <w:t>: 12925.</w:t>
          </w:r>
        </w:p>
        <w:p w14:paraId="5EE3080D" w14:textId="77777777" w:rsidR="006A6FDB" w:rsidRDefault="006A6FDB">
          <w:pPr>
            <w:autoSpaceDE w:val="0"/>
            <w:autoSpaceDN w:val="0"/>
            <w:ind w:hanging="640"/>
            <w:divId w:val="1991210700"/>
            <w:rPr>
              <w:rFonts w:eastAsia="Times New Roman"/>
            </w:rPr>
          </w:pPr>
          <w:r>
            <w:rPr>
              <w:rFonts w:eastAsia="Times New Roman"/>
            </w:rPr>
            <w:lastRenderedPageBreak/>
            <w:t>8</w:t>
          </w:r>
          <w:r>
            <w:rPr>
              <w:rFonts w:eastAsia="Times New Roman"/>
            </w:rPr>
            <w:tab/>
            <w:t xml:space="preserve">Delatte H, </w:t>
          </w:r>
          <w:proofErr w:type="spellStart"/>
          <w:r>
            <w:rPr>
              <w:rFonts w:eastAsia="Times New Roman"/>
            </w:rPr>
            <w:t>Dehecq</w:t>
          </w:r>
          <w:proofErr w:type="spellEnd"/>
          <w:r>
            <w:rPr>
              <w:rFonts w:eastAsia="Times New Roman"/>
            </w:rPr>
            <w:t xml:space="preserve"> JS, </w:t>
          </w:r>
          <w:proofErr w:type="spellStart"/>
          <w:r>
            <w:rPr>
              <w:rFonts w:eastAsia="Times New Roman"/>
            </w:rPr>
            <w:t>Thiria</w:t>
          </w:r>
          <w:proofErr w:type="spellEnd"/>
          <w:r>
            <w:rPr>
              <w:rFonts w:eastAsia="Times New Roman"/>
            </w:rPr>
            <w:t xml:space="preserve"> J, </w:t>
          </w:r>
          <w:proofErr w:type="spellStart"/>
          <w:r>
            <w:rPr>
              <w:rFonts w:eastAsia="Times New Roman"/>
            </w:rPr>
            <w:t>Domerg</w:t>
          </w:r>
          <w:proofErr w:type="spellEnd"/>
          <w:r>
            <w:rPr>
              <w:rFonts w:eastAsia="Times New Roman"/>
            </w:rPr>
            <w:t xml:space="preserve"> C, </w:t>
          </w:r>
          <w:proofErr w:type="spellStart"/>
          <w:r>
            <w:rPr>
              <w:rFonts w:eastAsia="Times New Roman"/>
            </w:rPr>
            <w:t>Paupy</w:t>
          </w:r>
          <w:proofErr w:type="spellEnd"/>
          <w:r>
            <w:rPr>
              <w:rFonts w:eastAsia="Times New Roman"/>
            </w:rPr>
            <w:t xml:space="preserve"> C, </w:t>
          </w:r>
          <w:proofErr w:type="spellStart"/>
          <w:r>
            <w:rPr>
              <w:rFonts w:eastAsia="Times New Roman"/>
            </w:rPr>
            <w:t>Fontenille</w:t>
          </w:r>
          <w:proofErr w:type="spellEnd"/>
          <w:r>
            <w:rPr>
              <w:rFonts w:eastAsia="Times New Roman"/>
            </w:rPr>
            <w:t xml:space="preserve"> D. Geographic Distribution and Developmental Sites of </w:t>
          </w:r>
          <w:r>
            <w:rPr>
              <w:rFonts w:eastAsia="Times New Roman"/>
              <w:i/>
              <w:iCs/>
            </w:rPr>
            <w:t>Aedes albopictus</w:t>
          </w:r>
          <w:r>
            <w:rPr>
              <w:rFonts w:eastAsia="Times New Roman"/>
            </w:rPr>
            <w:t xml:space="preserve"> (Diptera: Culicidae) During a Chikungunya Epidemic Event. </w:t>
          </w:r>
          <w:r>
            <w:rPr>
              <w:rFonts w:eastAsia="Times New Roman"/>
              <w:i/>
              <w:iCs/>
            </w:rPr>
            <w:t>Vector-Borne and Zoonotic Diseases</w:t>
          </w:r>
          <w:r>
            <w:rPr>
              <w:rFonts w:eastAsia="Times New Roman"/>
            </w:rPr>
            <w:t xml:space="preserve"> 2008; </w:t>
          </w:r>
          <w:r>
            <w:rPr>
              <w:rFonts w:eastAsia="Times New Roman"/>
              <w:b/>
              <w:bCs/>
            </w:rPr>
            <w:t>8</w:t>
          </w:r>
          <w:r>
            <w:rPr>
              <w:rFonts w:eastAsia="Times New Roman"/>
            </w:rPr>
            <w:t>: 25–34.</w:t>
          </w:r>
        </w:p>
        <w:p w14:paraId="46B8C426" w14:textId="77777777" w:rsidR="006A6FDB" w:rsidRDefault="006A6FDB">
          <w:pPr>
            <w:autoSpaceDE w:val="0"/>
            <w:autoSpaceDN w:val="0"/>
            <w:ind w:hanging="640"/>
            <w:divId w:val="251355461"/>
            <w:rPr>
              <w:rFonts w:eastAsia="Times New Roman"/>
            </w:rPr>
          </w:pPr>
          <w:r>
            <w:rPr>
              <w:rFonts w:eastAsia="Times New Roman"/>
            </w:rPr>
            <w:t>9</w:t>
          </w:r>
          <w:r>
            <w:rPr>
              <w:rFonts w:eastAsia="Times New Roman"/>
            </w:rPr>
            <w:tab/>
            <w:t xml:space="preserve">Liu X, Liu K, Yue Y, </w:t>
          </w:r>
          <w:r>
            <w:rPr>
              <w:rFonts w:eastAsia="Times New Roman"/>
              <w:i/>
              <w:iCs/>
            </w:rPr>
            <w:t>et al.</w:t>
          </w:r>
          <w:r>
            <w:rPr>
              <w:rFonts w:eastAsia="Times New Roman"/>
            </w:rPr>
            <w:t xml:space="preserve"> Determination of Factors Affecting Dengue Occurrence in Representative Areas of China: A Principal Component Regression Analysis. </w:t>
          </w:r>
          <w:r>
            <w:rPr>
              <w:rFonts w:eastAsia="Times New Roman"/>
              <w:i/>
              <w:iCs/>
            </w:rPr>
            <w:t>Front Public Health</w:t>
          </w:r>
          <w:r>
            <w:rPr>
              <w:rFonts w:eastAsia="Times New Roman"/>
            </w:rPr>
            <w:t xml:space="preserve"> 2021; </w:t>
          </w:r>
          <w:r>
            <w:rPr>
              <w:rFonts w:eastAsia="Times New Roman"/>
              <w:b/>
              <w:bCs/>
            </w:rPr>
            <w:t>8</w:t>
          </w:r>
          <w:r>
            <w:rPr>
              <w:rFonts w:eastAsia="Times New Roman"/>
            </w:rPr>
            <w:t>. DOI:10.3389/fpubh.2020.603872.</w:t>
          </w:r>
        </w:p>
        <w:p w14:paraId="3949AF16" w14:textId="77777777" w:rsidR="006A6FDB" w:rsidRDefault="006A6FDB">
          <w:pPr>
            <w:autoSpaceDE w:val="0"/>
            <w:autoSpaceDN w:val="0"/>
            <w:ind w:hanging="640"/>
            <w:divId w:val="1262374325"/>
            <w:rPr>
              <w:rFonts w:eastAsia="Times New Roman"/>
            </w:rPr>
          </w:pPr>
          <w:r>
            <w:rPr>
              <w:rFonts w:eastAsia="Times New Roman"/>
            </w:rPr>
            <w:t>10</w:t>
          </w:r>
          <w:r>
            <w:rPr>
              <w:rFonts w:eastAsia="Times New Roman"/>
            </w:rPr>
            <w:tab/>
            <w:t xml:space="preserve">Ahsan A, Haider N, Kock R, Benfield C. Possible Drivers of the 2019 Dengue Outbreak in Bangladesh: The Need for a Robust Community-Level Surveillance System.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2021; </w:t>
          </w:r>
          <w:r>
            <w:rPr>
              <w:rFonts w:eastAsia="Times New Roman"/>
              <w:b/>
              <w:bCs/>
            </w:rPr>
            <w:t>58</w:t>
          </w:r>
          <w:r>
            <w:rPr>
              <w:rFonts w:eastAsia="Times New Roman"/>
            </w:rPr>
            <w:t>: 37–9.</w:t>
          </w:r>
        </w:p>
        <w:p w14:paraId="5ACEAB31" w14:textId="77777777" w:rsidR="006A6FDB" w:rsidRDefault="006A6FDB">
          <w:pPr>
            <w:autoSpaceDE w:val="0"/>
            <w:autoSpaceDN w:val="0"/>
            <w:ind w:hanging="640"/>
            <w:divId w:val="689601801"/>
            <w:rPr>
              <w:rFonts w:eastAsia="Times New Roman"/>
            </w:rPr>
          </w:pPr>
          <w:r>
            <w:rPr>
              <w:rFonts w:eastAsia="Times New Roman"/>
            </w:rPr>
            <w:t>11</w:t>
          </w:r>
          <w:r>
            <w:rPr>
              <w:rFonts w:eastAsia="Times New Roman"/>
            </w:rPr>
            <w:tab/>
            <w:t xml:space="preserve">Bangladesh Bureau of Statistics. Statistical Yearbook Bangladesh 2022, 1st </w:t>
          </w:r>
          <w:proofErr w:type="spellStart"/>
          <w:r>
            <w:rPr>
              <w:rFonts w:eastAsia="Times New Roman"/>
            </w:rPr>
            <w:t>edn</w:t>
          </w:r>
          <w:proofErr w:type="spellEnd"/>
          <w:r>
            <w:rPr>
              <w:rFonts w:eastAsia="Times New Roman"/>
            </w:rPr>
            <w:t>. Dhaka: BBS, 2022.</w:t>
          </w:r>
        </w:p>
        <w:p w14:paraId="458A6C97" w14:textId="77777777" w:rsidR="006A6FDB" w:rsidRDefault="006A6FDB">
          <w:pPr>
            <w:autoSpaceDE w:val="0"/>
            <w:autoSpaceDN w:val="0"/>
            <w:ind w:hanging="640"/>
            <w:divId w:val="1987706886"/>
            <w:rPr>
              <w:rFonts w:eastAsia="Times New Roman"/>
            </w:rPr>
          </w:pPr>
          <w:r>
            <w:rPr>
              <w:rFonts w:eastAsia="Times New Roman"/>
            </w:rPr>
            <w:t>12</w:t>
          </w:r>
          <w:r>
            <w:rPr>
              <w:rFonts w:eastAsia="Times New Roman"/>
            </w:rPr>
            <w:tab/>
            <w:t xml:space="preserve">Carolyn J Anderson, Jay Verkuilen, Timothy R. Johnson. Applied Generalized Linear Mixed </w:t>
          </w:r>
          <w:proofErr w:type="gramStart"/>
          <w:r>
            <w:rPr>
              <w:rFonts w:eastAsia="Times New Roman"/>
            </w:rPr>
            <w:t>Models :</w:t>
          </w:r>
          <w:proofErr w:type="gramEnd"/>
          <w:r>
            <w:rPr>
              <w:rFonts w:eastAsia="Times New Roman"/>
            </w:rPr>
            <w:t xml:space="preserve"> Continuous and Discrete Data, 1st </w:t>
          </w:r>
          <w:proofErr w:type="spellStart"/>
          <w:r>
            <w:rPr>
              <w:rFonts w:eastAsia="Times New Roman"/>
            </w:rPr>
            <w:t>edn</w:t>
          </w:r>
          <w:proofErr w:type="spellEnd"/>
          <w:r>
            <w:rPr>
              <w:rFonts w:eastAsia="Times New Roman"/>
            </w:rPr>
            <w:t>. Spinger, 2012.</w:t>
          </w:r>
        </w:p>
        <w:p w14:paraId="6A74A502" w14:textId="77777777" w:rsidR="006A6FDB" w:rsidRDefault="006A6FDB">
          <w:pPr>
            <w:autoSpaceDE w:val="0"/>
            <w:autoSpaceDN w:val="0"/>
            <w:ind w:hanging="640"/>
            <w:divId w:val="1530877866"/>
            <w:rPr>
              <w:rFonts w:eastAsia="Times New Roman"/>
            </w:rPr>
          </w:pPr>
          <w:r>
            <w:rPr>
              <w:rFonts w:eastAsia="Times New Roman"/>
            </w:rPr>
            <w:t>13</w:t>
          </w:r>
          <w:r>
            <w:rPr>
              <w:rFonts w:eastAsia="Times New Roman"/>
            </w:rPr>
            <w:tab/>
            <w:t>Warton DI, Lyons M, Stoklosa J, Ives AR. Three points to consider when choosing a &lt;</w:t>
          </w:r>
          <w:proofErr w:type="spellStart"/>
          <w:r>
            <w:rPr>
              <w:rFonts w:eastAsia="Times New Roman"/>
            </w:rPr>
            <w:t>scp</w:t>
          </w:r>
          <w:proofErr w:type="spellEnd"/>
          <w:r>
            <w:rPr>
              <w:rFonts w:eastAsia="Times New Roman"/>
            </w:rPr>
            <w:t>&gt;LM&lt;/</w:t>
          </w:r>
          <w:proofErr w:type="spellStart"/>
          <w:r>
            <w:rPr>
              <w:rFonts w:eastAsia="Times New Roman"/>
            </w:rPr>
            <w:t>scp</w:t>
          </w:r>
          <w:proofErr w:type="spellEnd"/>
          <w:r>
            <w:rPr>
              <w:rFonts w:eastAsia="Times New Roman"/>
            </w:rPr>
            <w:t>&gt; or &lt;</w:t>
          </w:r>
          <w:proofErr w:type="spellStart"/>
          <w:r>
            <w:rPr>
              <w:rFonts w:eastAsia="Times New Roman"/>
            </w:rPr>
            <w:t>scp</w:t>
          </w:r>
          <w:proofErr w:type="spellEnd"/>
          <w:r>
            <w:rPr>
              <w:rFonts w:eastAsia="Times New Roman"/>
            </w:rPr>
            <w:t>&gt;GLM&lt;/</w:t>
          </w:r>
          <w:proofErr w:type="spellStart"/>
          <w:r>
            <w:rPr>
              <w:rFonts w:eastAsia="Times New Roman"/>
            </w:rPr>
            <w:t>scp</w:t>
          </w:r>
          <w:proofErr w:type="spellEnd"/>
          <w:r>
            <w:rPr>
              <w:rFonts w:eastAsia="Times New Roman"/>
            </w:rPr>
            <w:t xml:space="preserve">&gt; test for count data. </w:t>
          </w:r>
          <w:r>
            <w:rPr>
              <w:rFonts w:eastAsia="Times New Roman"/>
              <w:i/>
              <w:iCs/>
            </w:rPr>
            <w:t xml:space="preserve">Methods </w:t>
          </w:r>
          <w:proofErr w:type="spellStart"/>
          <w:r>
            <w:rPr>
              <w:rFonts w:eastAsia="Times New Roman"/>
              <w:i/>
              <w:iCs/>
            </w:rPr>
            <w:t>Ecol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2016; </w:t>
          </w:r>
          <w:r>
            <w:rPr>
              <w:rFonts w:eastAsia="Times New Roman"/>
              <w:b/>
              <w:bCs/>
            </w:rPr>
            <w:t>7</w:t>
          </w:r>
          <w:r>
            <w:rPr>
              <w:rFonts w:eastAsia="Times New Roman"/>
            </w:rPr>
            <w:t>: 882–90.</w:t>
          </w:r>
        </w:p>
        <w:p w14:paraId="17EB3ADC" w14:textId="77777777" w:rsidR="006A6FDB" w:rsidRDefault="006A6FDB">
          <w:pPr>
            <w:autoSpaceDE w:val="0"/>
            <w:autoSpaceDN w:val="0"/>
            <w:ind w:hanging="640"/>
            <w:divId w:val="1097559565"/>
            <w:rPr>
              <w:rFonts w:eastAsia="Times New Roman"/>
            </w:rPr>
          </w:pPr>
          <w:r>
            <w:rPr>
              <w:rFonts w:eastAsia="Times New Roman"/>
            </w:rPr>
            <w:t>14</w:t>
          </w:r>
          <w:r>
            <w:rPr>
              <w:rFonts w:eastAsia="Times New Roman"/>
            </w:rPr>
            <w:tab/>
            <w:t xml:space="preserve">Bolker BM, Brooks ME, Clark CJ, </w:t>
          </w:r>
          <w:r>
            <w:rPr>
              <w:rFonts w:eastAsia="Times New Roman"/>
              <w:i/>
              <w:iCs/>
            </w:rPr>
            <w:t>et al.</w:t>
          </w:r>
          <w:r>
            <w:rPr>
              <w:rFonts w:eastAsia="Times New Roman"/>
            </w:rPr>
            <w:t xml:space="preserve"> Generalized linear mixed models: a practical guide for ecology and evolution. </w:t>
          </w:r>
          <w:r>
            <w:rPr>
              <w:rFonts w:eastAsia="Times New Roman"/>
              <w:i/>
              <w:iCs/>
            </w:rPr>
            <w:t xml:space="preserve">Trends </w:t>
          </w:r>
          <w:proofErr w:type="spellStart"/>
          <w:r>
            <w:rPr>
              <w:rFonts w:eastAsia="Times New Roman"/>
              <w:i/>
              <w:iCs/>
            </w:rPr>
            <w:t>Ecol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2009; </w:t>
          </w:r>
          <w:r>
            <w:rPr>
              <w:rFonts w:eastAsia="Times New Roman"/>
              <w:b/>
              <w:bCs/>
            </w:rPr>
            <w:t>24</w:t>
          </w:r>
          <w:r>
            <w:rPr>
              <w:rFonts w:eastAsia="Times New Roman"/>
            </w:rPr>
            <w:t>: 127–35.</w:t>
          </w:r>
        </w:p>
        <w:p w14:paraId="363DCA70" w14:textId="77777777" w:rsidR="006A6FDB" w:rsidRDefault="006A6FDB">
          <w:pPr>
            <w:autoSpaceDE w:val="0"/>
            <w:autoSpaceDN w:val="0"/>
            <w:ind w:hanging="640"/>
            <w:divId w:val="333991554"/>
            <w:rPr>
              <w:rFonts w:eastAsia="Times New Roman"/>
            </w:rPr>
          </w:pPr>
          <w:r>
            <w:rPr>
              <w:rFonts w:eastAsia="Times New Roman"/>
            </w:rPr>
            <w:t>15</w:t>
          </w:r>
          <w:r>
            <w:rPr>
              <w:rFonts w:eastAsia="Times New Roman"/>
            </w:rPr>
            <w:tab/>
            <w:t xml:space="preserve">Salinas Ruíz J, Montesinos López OA, Hernández Ramírez G, Crossa </w:t>
          </w:r>
          <w:proofErr w:type="spellStart"/>
          <w:r>
            <w:rPr>
              <w:rFonts w:eastAsia="Times New Roman"/>
            </w:rPr>
            <w:t>Hiriart</w:t>
          </w:r>
          <w:proofErr w:type="spellEnd"/>
          <w:r>
            <w:rPr>
              <w:rFonts w:eastAsia="Times New Roman"/>
            </w:rPr>
            <w:t xml:space="preserve"> J. Generalized Linear Mixed Models with Applications in Agriculture and Biology. Cham: Springer International Publishing, 2023 DOI:10.1007/978-3-031-32800-8.</w:t>
          </w:r>
        </w:p>
        <w:p w14:paraId="7B8BED38" w14:textId="77777777" w:rsidR="006A6FDB" w:rsidRDefault="006A6FDB">
          <w:pPr>
            <w:autoSpaceDE w:val="0"/>
            <w:autoSpaceDN w:val="0"/>
            <w:ind w:hanging="640"/>
            <w:divId w:val="1983459365"/>
            <w:rPr>
              <w:rFonts w:eastAsia="Times New Roman"/>
            </w:rPr>
          </w:pPr>
          <w:r>
            <w:rPr>
              <w:rFonts w:eastAsia="Times New Roman"/>
            </w:rPr>
            <w:t>16</w:t>
          </w:r>
          <w:r>
            <w:rPr>
              <w:rFonts w:eastAsia="Times New Roman"/>
            </w:rPr>
            <w:tab/>
            <w:t xml:space="preserve">Haider N, Hasan MN, Khalil I, </w:t>
          </w:r>
          <w:r>
            <w:rPr>
              <w:rFonts w:eastAsia="Times New Roman"/>
              <w:i/>
              <w:iCs/>
            </w:rPr>
            <w:t>et al.</w:t>
          </w:r>
          <w:r>
            <w:rPr>
              <w:rFonts w:eastAsia="Times New Roman"/>
            </w:rPr>
            <w:t xml:space="preserve"> The 2022 dengue outbreak in Bangladesh: hypotheses for the late resurgence of cases and fatalities.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2023; published online May 18. DOI:10.1093/</w:t>
          </w:r>
          <w:proofErr w:type="spellStart"/>
          <w:r>
            <w:rPr>
              <w:rFonts w:eastAsia="Times New Roman"/>
            </w:rPr>
            <w:t>jme</w:t>
          </w:r>
          <w:proofErr w:type="spellEnd"/>
          <w:r>
            <w:rPr>
              <w:rFonts w:eastAsia="Times New Roman"/>
            </w:rPr>
            <w:t>/tjad057.</w:t>
          </w:r>
        </w:p>
        <w:p w14:paraId="421888EF" w14:textId="77777777" w:rsidR="006A6FDB" w:rsidRDefault="006A6FDB">
          <w:pPr>
            <w:autoSpaceDE w:val="0"/>
            <w:autoSpaceDN w:val="0"/>
            <w:ind w:hanging="640"/>
            <w:divId w:val="606931624"/>
            <w:rPr>
              <w:rFonts w:eastAsia="Times New Roman"/>
            </w:rPr>
          </w:pPr>
          <w:r>
            <w:rPr>
              <w:rFonts w:eastAsia="Times New Roman"/>
            </w:rPr>
            <w:t>17</w:t>
          </w:r>
          <w:r>
            <w:rPr>
              <w:rFonts w:eastAsia="Times New Roman"/>
            </w:rPr>
            <w:tab/>
            <w:t xml:space="preserve">World Population Review. World Population by Country </w:t>
          </w:r>
          <w:proofErr w:type="gramStart"/>
          <w:r>
            <w:rPr>
              <w:rFonts w:eastAsia="Times New Roman"/>
            </w:rPr>
            <w:t>2023 .</w:t>
          </w:r>
          <w:proofErr w:type="gramEnd"/>
          <w:r>
            <w:rPr>
              <w:rFonts w:eastAsia="Times New Roman"/>
            </w:rPr>
            <w:t xml:space="preserve"> 2023.</w:t>
          </w:r>
        </w:p>
        <w:p w14:paraId="424A21F3" w14:textId="77777777" w:rsidR="006A6FDB" w:rsidRDefault="006A6FDB">
          <w:pPr>
            <w:autoSpaceDE w:val="0"/>
            <w:autoSpaceDN w:val="0"/>
            <w:ind w:hanging="640"/>
            <w:divId w:val="1705672356"/>
            <w:rPr>
              <w:rFonts w:eastAsia="Times New Roman"/>
            </w:rPr>
          </w:pPr>
          <w:r>
            <w:rPr>
              <w:rFonts w:eastAsia="Times New Roman"/>
            </w:rPr>
            <w:t>18</w:t>
          </w:r>
          <w:r>
            <w:rPr>
              <w:rFonts w:eastAsia="Times New Roman"/>
            </w:rPr>
            <w:tab/>
            <w:t>Tribune Desk. Report: 3m people to leave Dhaka, adjacent districts on waterways ahead of Eid-</w:t>
          </w:r>
          <w:proofErr w:type="spellStart"/>
          <w:r>
            <w:rPr>
              <w:rFonts w:eastAsia="Times New Roman"/>
            </w:rPr>
            <w:t>ul</w:t>
          </w:r>
          <w:proofErr w:type="spellEnd"/>
          <w:r>
            <w:rPr>
              <w:rFonts w:eastAsia="Times New Roman"/>
            </w:rPr>
            <w:t>-Azha. Dhaka Tribune. 2023; published online June 18.</w:t>
          </w:r>
        </w:p>
        <w:p w14:paraId="31053B0C" w14:textId="77777777" w:rsidR="006A6FDB" w:rsidRDefault="006A6FDB">
          <w:pPr>
            <w:autoSpaceDE w:val="0"/>
            <w:autoSpaceDN w:val="0"/>
            <w:ind w:hanging="640"/>
            <w:divId w:val="231745989"/>
            <w:rPr>
              <w:rFonts w:eastAsia="Times New Roman"/>
            </w:rPr>
          </w:pPr>
          <w:r>
            <w:rPr>
              <w:rFonts w:eastAsia="Times New Roman"/>
            </w:rPr>
            <w:t>19</w:t>
          </w:r>
          <w:r>
            <w:rPr>
              <w:rFonts w:eastAsia="Times New Roman"/>
            </w:rPr>
            <w:tab/>
            <w:t>WHO. Dengue and severe dengue. https://www.who.int/news-room/fact-sheets/detail/dengue-and-severe-dengue. WHO. 2023</w:t>
          </w:r>
          <w:proofErr w:type="gramStart"/>
          <w:r>
            <w:rPr>
              <w:rFonts w:eastAsia="Times New Roman"/>
            </w:rPr>
            <w:t>; :</w:t>
          </w:r>
          <w:proofErr w:type="gramEnd"/>
          <w:r>
            <w:rPr>
              <w:rFonts w:eastAsia="Times New Roman"/>
            </w:rPr>
            <w:t xml:space="preserve"> 1–3.</w:t>
          </w:r>
        </w:p>
        <w:p w14:paraId="30B7180C" w14:textId="77777777" w:rsidR="006A6FDB" w:rsidRDefault="006A6FDB">
          <w:pPr>
            <w:autoSpaceDE w:val="0"/>
            <w:autoSpaceDN w:val="0"/>
            <w:ind w:hanging="640"/>
            <w:divId w:val="1903636537"/>
            <w:rPr>
              <w:rFonts w:eastAsia="Times New Roman"/>
            </w:rPr>
          </w:pPr>
          <w:r>
            <w:rPr>
              <w:rFonts w:eastAsia="Times New Roman"/>
            </w:rPr>
            <w:t>20</w:t>
          </w:r>
          <w:r>
            <w:rPr>
              <w:rFonts w:eastAsia="Times New Roman"/>
            </w:rPr>
            <w:tab/>
            <w:t xml:space="preserve">Rahman </w:t>
          </w:r>
          <w:proofErr w:type="spellStart"/>
          <w:r>
            <w:rPr>
              <w:rFonts w:eastAsia="Times New Roman"/>
            </w:rPr>
            <w:t>MdS</w:t>
          </w:r>
          <w:proofErr w:type="spellEnd"/>
          <w:r>
            <w:rPr>
              <w:rFonts w:eastAsia="Times New Roman"/>
            </w:rPr>
            <w:t xml:space="preserve">, Faruk </w:t>
          </w:r>
          <w:proofErr w:type="spellStart"/>
          <w:r>
            <w:rPr>
              <w:rFonts w:eastAsia="Times New Roman"/>
            </w:rPr>
            <w:t>MdO</w:t>
          </w:r>
          <w:proofErr w:type="spellEnd"/>
          <w:r>
            <w:rPr>
              <w:rFonts w:eastAsia="Times New Roman"/>
            </w:rPr>
            <w:t xml:space="preserve">,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w:t>
          </w:r>
          <w:r>
            <w:rPr>
              <w:rFonts w:eastAsia="Times New Roman"/>
              <w:i/>
              <w:iCs/>
            </w:rPr>
            <w:t xml:space="preserve">Beni </w:t>
          </w:r>
          <w:proofErr w:type="spellStart"/>
          <w:r>
            <w:rPr>
              <w:rFonts w:eastAsia="Times New Roman"/>
              <w:i/>
              <w:iCs/>
            </w:rPr>
            <w:t>Suef</w:t>
          </w:r>
          <w:proofErr w:type="spellEnd"/>
          <w:r>
            <w:rPr>
              <w:rFonts w:eastAsia="Times New Roman"/>
              <w:i/>
              <w:iCs/>
            </w:rPr>
            <w:t xml:space="preserve"> </w:t>
          </w:r>
          <w:proofErr w:type="spellStart"/>
          <w:r>
            <w:rPr>
              <w:rFonts w:eastAsia="Times New Roman"/>
              <w:i/>
              <w:iCs/>
            </w:rPr>
            <w:t>Univ</w:t>
          </w:r>
          <w:proofErr w:type="spellEnd"/>
          <w:r>
            <w:rPr>
              <w:rFonts w:eastAsia="Times New Roman"/>
              <w:i/>
              <w:iCs/>
            </w:rPr>
            <w:t xml:space="preserve"> J Basic Appl Sci</w:t>
          </w:r>
          <w:r>
            <w:rPr>
              <w:rFonts w:eastAsia="Times New Roman"/>
            </w:rPr>
            <w:t xml:space="preserve"> 2021; </w:t>
          </w:r>
          <w:r>
            <w:rPr>
              <w:rFonts w:eastAsia="Times New Roman"/>
              <w:b/>
              <w:bCs/>
            </w:rPr>
            <w:t>10</w:t>
          </w:r>
          <w:r>
            <w:rPr>
              <w:rFonts w:eastAsia="Times New Roman"/>
            </w:rPr>
            <w:t>. DOI:10.1186/s43088-021-00122-x.</w:t>
          </w:r>
        </w:p>
        <w:p w14:paraId="7B225248" w14:textId="77777777" w:rsidR="006A6FDB" w:rsidRDefault="006A6FDB">
          <w:pPr>
            <w:autoSpaceDE w:val="0"/>
            <w:autoSpaceDN w:val="0"/>
            <w:ind w:hanging="640"/>
            <w:divId w:val="433130146"/>
            <w:rPr>
              <w:rFonts w:eastAsia="Times New Roman"/>
            </w:rPr>
          </w:pPr>
          <w:r>
            <w:rPr>
              <w:rFonts w:eastAsia="Times New Roman"/>
            </w:rPr>
            <w:t>21</w:t>
          </w:r>
          <w:r>
            <w:rPr>
              <w:rFonts w:eastAsia="Times New Roman"/>
            </w:rPr>
            <w:tab/>
            <w:t xml:space="preserve">Haider N, </w:t>
          </w:r>
          <w:proofErr w:type="spellStart"/>
          <w:r>
            <w:rPr>
              <w:rFonts w:eastAsia="Times New Roman"/>
            </w:rPr>
            <w:t>Asaduzzaman</w:t>
          </w:r>
          <w:proofErr w:type="spellEnd"/>
          <w:r>
            <w:rPr>
              <w:rFonts w:eastAsia="Times New Roman"/>
            </w:rPr>
            <w:t xml:space="preserve"> M, Hassan MN, </w:t>
          </w:r>
          <w:r>
            <w:rPr>
              <w:rFonts w:eastAsia="Times New Roman"/>
              <w:i/>
              <w:iCs/>
            </w:rPr>
            <w:t>et al.</w:t>
          </w:r>
          <w:r>
            <w:rPr>
              <w:rFonts w:eastAsia="Times New Roman"/>
            </w:rPr>
            <w:t xml:space="preserve"> Bangladesh’s 2023 Dengue outbreak – age/gender-related disparity in morbidity and mortality and geographic variability of epidemic burdens. </w:t>
          </w:r>
          <w:r>
            <w:rPr>
              <w:rFonts w:eastAsia="Times New Roman"/>
              <w:i/>
              <w:iCs/>
            </w:rPr>
            <w:t>International Journal of Infectious Diseases</w:t>
          </w:r>
          <w:r>
            <w:rPr>
              <w:rFonts w:eastAsia="Times New Roman"/>
            </w:rPr>
            <w:t xml:space="preserve"> 2023; published online Sept. </w:t>
          </w:r>
          <w:proofErr w:type="gramStart"/>
          <w:r>
            <w:rPr>
              <w:rFonts w:eastAsia="Times New Roman"/>
            </w:rPr>
            <w:t>DOI:10.1016/j.ijid</w:t>
          </w:r>
          <w:proofErr w:type="gramEnd"/>
          <w:r>
            <w:rPr>
              <w:rFonts w:eastAsia="Times New Roman"/>
            </w:rPr>
            <w:t>.2023.08.026.</w:t>
          </w:r>
        </w:p>
        <w:p w14:paraId="6EBB90C2" w14:textId="77777777" w:rsidR="006A6FDB" w:rsidRDefault="006A6FDB">
          <w:pPr>
            <w:autoSpaceDE w:val="0"/>
            <w:autoSpaceDN w:val="0"/>
            <w:ind w:hanging="640"/>
            <w:divId w:val="10303576"/>
            <w:rPr>
              <w:rFonts w:eastAsia="Times New Roman"/>
            </w:rPr>
          </w:pPr>
          <w:r>
            <w:rPr>
              <w:rFonts w:eastAsia="Times New Roman"/>
            </w:rPr>
            <w:t>22</w:t>
          </w:r>
          <w:r>
            <w:rPr>
              <w:rFonts w:eastAsia="Times New Roman"/>
            </w:rPr>
            <w:tab/>
            <w:t xml:space="preserve">Valdez LD, </w:t>
          </w:r>
          <w:proofErr w:type="spellStart"/>
          <w:r>
            <w:rPr>
              <w:rFonts w:eastAsia="Times New Roman"/>
            </w:rPr>
            <w:t>Sibona</w:t>
          </w:r>
          <w:proofErr w:type="spellEnd"/>
          <w:r>
            <w:rPr>
              <w:rFonts w:eastAsia="Times New Roman"/>
            </w:rPr>
            <w:t xml:space="preserve"> GJ, </w:t>
          </w:r>
          <w:proofErr w:type="spellStart"/>
          <w:r>
            <w:rPr>
              <w:rFonts w:eastAsia="Times New Roman"/>
            </w:rPr>
            <w:t>Condat</w:t>
          </w:r>
          <w:proofErr w:type="spellEnd"/>
          <w:r>
            <w:rPr>
              <w:rFonts w:eastAsia="Times New Roman"/>
            </w:rPr>
            <w:t xml:space="preserve"> CA. Impact of rainfall on Aedes aegypti populations. </w:t>
          </w:r>
          <w:proofErr w:type="spellStart"/>
          <w:r>
            <w:rPr>
              <w:rFonts w:eastAsia="Times New Roman"/>
              <w:i/>
              <w:iCs/>
            </w:rPr>
            <w:t>Ecol</w:t>
          </w:r>
          <w:proofErr w:type="spellEnd"/>
          <w:r>
            <w:rPr>
              <w:rFonts w:eastAsia="Times New Roman"/>
              <w:i/>
              <w:iCs/>
            </w:rPr>
            <w:t xml:space="preserve"> Modell</w:t>
          </w:r>
          <w:r>
            <w:rPr>
              <w:rFonts w:eastAsia="Times New Roman"/>
            </w:rPr>
            <w:t xml:space="preserve"> 2018; </w:t>
          </w:r>
          <w:r>
            <w:rPr>
              <w:rFonts w:eastAsia="Times New Roman"/>
              <w:b/>
              <w:bCs/>
            </w:rPr>
            <w:t>385</w:t>
          </w:r>
          <w:r>
            <w:rPr>
              <w:rFonts w:eastAsia="Times New Roman"/>
            </w:rPr>
            <w:t>: 96–105.</w:t>
          </w:r>
        </w:p>
        <w:p w14:paraId="2CAD6561" w14:textId="77777777" w:rsidR="006A6FDB" w:rsidRDefault="006A6FDB">
          <w:pPr>
            <w:autoSpaceDE w:val="0"/>
            <w:autoSpaceDN w:val="0"/>
            <w:ind w:hanging="640"/>
            <w:divId w:val="361981153"/>
            <w:rPr>
              <w:rFonts w:eastAsia="Times New Roman"/>
            </w:rPr>
          </w:pPr>
          <w:r>
            <w:rPr>
              <w:rFonts w:eastAsia="Times New Roman"/>
            </w:rPr>
            <w:t>23</w:t>
          </w:r>
          <w:r>
            <w:rPr>
              <w:rFonts w:eastAsia="Times New Roman"/>
            </w:rPr>
            <w:tab/>
            <w:t>WHO. Dengue – the Region of the Americas: https://www.who.int/emergencies/disease-outbreak-news/item/2023-DON475. Geneva, 2023.</w:t>
          </w:r>
        </w:p>
        <w:p w14:paraId="1316FA4E" w14:textId="77777777" w:rsidR="006A6FDB" w:rsidRDefault="006A6FDB">
          <w:pPr>
            <w:autoSpaceDE w:val="0"/>
            <w:autoSpaceDN w:val="0"/>
            <w:ind w:hanging="640"/>
            <w:divId w:val="991568781"/>
            <w:rPr>
              <w:rFonts w:eastAsia="Times New Roman"/>
            </w:rPr>
          </w:pPr>
          <w:r>
            <w:rPr>
              <w:rFonts w:eastAsia="Times New Roman"/>
            </w:rPr>
            <w:lastRenderedPageBreak/>
            <w:t>24</w:t>
          </w:r>
          <w:r>
            <w:rPr>
              <w:rFonts w:eastAsia="Times New Roman"/>
            </w:rPr>
            <w:tab/>
            <w:t xml:space="preserve">WHO </w:t>
          </w:r>
          <w:proofErr w:type="spellStart"/>
          <w:r>
            <w:rPr>
              <w:rFonts w:eastAsia="Times New Roman"/>
            </w:rPr>
            <w:t>Bangaldesh</w:t>
          </w:r>
          <w:proofErr w:type="spellEnd"/>
          <w:r>
            <w:rPr>
              <w:rFonts w:eastAsia="Times New Roman"/>
            </w:rPr>
            <w:t xml:space="preserve">. Dengue Situation Report, Issue # 1, 28 AUG 2023 https://www.who.int/bangladesh/emergencies/dengue-update-2023. </w:t>
          </w:r>
          <w:proofErr w:type="gramStart"/>
          <w:r>
            <w:rPr>
              <w:rFonts w:eastAsia="Times New Roman"/>
            </w:rPr>
            <w:t>Dhaka ,</w:t>
          </w:r>
          <w:proofErr w:type="gramEnd"/>
          <w:r>
            <w:rPr>
              <w:rFonts w:eastAsia="Times New Roman"/>
            </w:rPr>
            <w:t xml:space="preserve"> 2023.</w:t>
          </w:r>
        </w:p>
        <w:p w14:paraId="738D416C" w14:textId="77777777" w:rsidR="006A6FDB" w:rsidRDefault="006A6FDB">
          <w:pPr>
            <w:autoSpaceDE w:val="0"/>
            <w:autoSpaceDN w:val="0"/>
            <w:ind w:hanging="640"/>
            <w:divId w:val="1753890931"/>
            <w:rPr>
              <w:rFonts w:eastAsia="Times New Roman"/>
            </w:rPr>
          </w:pPr>
          <w:r>
            <w:rPr>
              <w:rFonts w:eastAsia="Times New Roman"/>
            </w:rPr>
            <w:t>25</w:t>
          </w:r>
          <w:r>
            <w:rPr>
              <w:rFonts w:eastAsia="Times New Roman"/>
            </w:rPr>
            <w:tab/>
            <w:t>WHO Bangladesh. Dengue - Bangladesh: Situation at a glance 2023. Available at: https://www.who.int/emergencies/disease-outbreak-news/item/2023-DON481#:~:text=WHO%20risk%20assessment,in%20high%20morbidity%20and%20mortality. WHO. 2023</w:t>
          </w:r>
          <w:proofErr w:type="gramStart"/>
          <w:r>
            <w:rPr>
              <w:rFonts w:eastAsia="Times New Roman"/>
            </w:rPr>
            <w:t>; :</w:t>
          </w:r>
          <w:proofErr w:type="gramEnd"/>
          <w:r>
            <w:rPr>
              <w:rFonts w:eastAsia="Times New Roman"/>
            </w:rPr>
            <w:t xml:space="preserve"> 1–1.</w:t>
          </w:r>
        </w:p>
        <w:p w14:paraId="79B8214E" w14:textId="0D13CA31" w:rsidR="00F9266E" w:rsidRPr="00C5086A" w:rsidRDefault="006A6FDB">
          <w:pPr>
            <w:rPr>
              <w:rFonts w:ascii="Times New Roman" w:hAnsi="Times New Roman" w:cs="Times New Roman"/>
            </w:rPr>
          </w:pPr>
          <w:r>
            <w:rPr>
              <w:rFonts w:eastAsia="Times New Roman"/>
            </w:rPr>
            <w:t> </w:t>
          </w:r>
        </w:p>
      </w:sdtContent>
    </w:sdt>
    <w:p w14:paraId="46990DC8" w14:textId="6E785621" w:rsidR="007D0B7D" w:rsidRPr="00C5086A" w:rsidRDefault="007D0B7D">
      <w:pPr>
        <w:rPr>
          <w:rFonts w:ascii="Times New Roman" w:hAnsi="Times New Roman" w:cs="Times New Roman"/>
        </w:rPr>
        <w:sectPr w:rsidR="007D0B7D" w:rsidRPr="00C5086A" w:rsidSect="00400E80">
          <w:pgSz w:w="11906" w:h="16838" w:code="9"/>
          <w:pgMar w:top="1440" w:right="1440" w:bottom="1440" w:left="1440" w:header="708" w:footer="708" w:gutter="0"/>
          <w:cols w:space="708"/>
          <w:docGrid w:linePitch="360"/>
        </w:sectPr>
      </w:pPr>
    </w:p>
    <w:p w14:paraId="61AE1E73" w14:textId="2A2114B1" w:rsidR="007874A1" w:rsidRPr="00C60361" w:rsidRDefault="007874A1" w:rsidP="007874A1">
      <w:pPr>
        <w:spacing w:after="0" w:line="480" w:lineRule="auto"/>
        <w:rPr>
          <w:rFonts w:ascii="Times New Roman" w:eastAsia="Times New Roman" w:hAnsi="Times New Roman" w:cs="Times New Roman"/>
          <w:color w:val="000000"/>
          <w:lang w:val="en-US"/>
        </w:rPr>
      </w:pPr>
      <w:r>
        <w:rPr>
          <w:rFonts w:ascii="Times New Roman" w:hAnsi="Times New Roman" w:cs="Times New Roman"/>
          <w:b/>
          <w:bCs/>
        </w:rPr>
        <w:lastRenderedPageBreak/>
        <w:t xml:space="preserve">Appendix 1: Table </w:t>
      </w:r>
      <w:r w:rsidRPr="00A9155D">
        <w:rPr>
          <w:rFonts w:ascii="Times New Roman" w:hAnsi="Times New Roman" w:cs="Times New Roman"/>
        </w:rPr>
        <w:t xml:space="preserve">The relative changes of Dengue cases in each division in Bangladesh, 2023. Although Dhaka city </w:t>
      </w:r>
      <w:r>
        <w:rPr>
          <w:rFonts w:ascii="Times New Roman" w:hAnsi="Times New Roman" w:cs="Times New Roman"/>
        </w:rPr>
        <w:t>remains</w:t>
      </w:r>
      <w:r w:rsidRPr="00A9155D">
        <w:rPr>
          <w:rFonts w:ascii="Times New Roman" w:hAnsi="Times New Roman" w:cs="Times New Roman"/>
        </w:rPr>
        <w:t xml:space="preserve"> the </w:t>
      </w:r>
      <w:proofErr w:type="spellStart"/>
      <w:r>
        <w:rPr>
          <w:rFonts w:ascii="Times New Roman" w:hAnsi="Times New Roman" w:cs="Times New Roman"/>
        </w:rPr>
        <w:t>center</w:t>
      </w:r>
      <w:proofErr w:type="spellEnd"/>
      <w:r w:rsidRPr="00A9155D">
        <w:rPr>
          <w:rFonts w:ascii="Times New Roman" w:hAnsi="Times New Roman" w:cs="Times New Roman"/>
        </w:rPr>
        <w:t xml:space="preserve"> of the outbreak, the percentage of cases has increased outside Dhaka city after July 2023.</w:t>
      </w:r>
      <w:r>
        <w:rPr>
          <w:rFonts w:ascii="Times New Roman" w:hAnsi="Times New Roman" w:cs="Times New Roman"/>
          <w:b/>
          <w:bCs/>
        </w:rPr>
        <w:t xml:space="preserve"> </w:t>
      </w:r>
    </w:p>
    <w:p w14:paraId="653B6740" w14:textId="77777777" w:rsidR="007D0B7D" w:rsidRDefault="007D0B7D" w:rsidP="00490376">
      <w:pPr>
        <w:rPr>
          <w:rFonts w:ascii="Times New Roman" w:hAnsi="Times New Roman" w:cs="Times New Roman"/>
          <w:b/>
          <w:bCs/>
        </w:rPr>
      </w:pPr>
    </w:p>
    <w:tbl>
      <w:tblPr>
        <w:tblW w:w="12940" w:type="dxa"/>
        <w:tblLook w:val="04A0" w:firstRow="1" w:lastRow="0" w:firstColumn="1" w:lastColumn="0" w:noHBand="0" w:noVBand="1"/>
      </w:tblPr>
      <w:tblGrid>
        <w:gridCol w:w="1379"/>
        <w:gridCol w:w="872"/>
        <w:gridCol w:w="957"/>
        <w:gridCol w:w="957"/>
        <w:gridCol w:w="957"/>
        <w:gridCol w:w="957"/>
        <w:gridCol w:w="957"/>
        <w:gridCol w:w="1093"/>
        <w:gridCol w:w="957"/>
        <w:gridCol w:w="950"/>
        <w:gridCol w:w="984"/>
        <w:gridCol w:w="950"/>
        <w:gridCol w:w="970"/>
      </w:tblGrid>
      <w:tr w:rsidR="007D0B7D" w:rsidRPr="00C85013" w14:paraId="3C44AB1F" w14:textId="77777777" w:rsidTr="00351D94">
        <w:trPr>
          <w:trHeight w:val="1380"/>
        </w:trPr>
        <w:tc>
          <w:tcPr>
            <w:tcW w:w="1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053AF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Divisions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CB3314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No cases in Jan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1755CAA"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Feb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E709543"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01B0B53"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Apr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88E3CC7"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BE7F07"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June (%)</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0E1BF62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July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BE0782"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Aug (%)</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232F6EB"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Sep (%)</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8377668"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Oct (%)</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52C62FDF"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Nov (%)</w:t>
            </w:r>
          </w:p>
        </w:tc>
        <w:tc>
          <w:tcPr>
            <w:tcW w:w="980" w:type="dxa"/>
            <w:tcBorders>
              <w:top w:val="single" w:sz="4" w:space="0" w:color="auto"/>
              <w:left w:val="nil"/>
              <w:bottom w:val="single" w:sz="4" w:space="0" w:color="auto"/>
              <w:right w:val="single" w:sz="4" w:space="0" w:color="auto"/>
            </w:tcBorders>
            <w:shd w:val="clear" w:color="auto" w:fill="auto"/>
            <w:vAlign w:val="center"/>
            <w:hideMark/>
          </w:tcPr>
          <w:p w14:paraId="182771C7"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Dec (%)</w:t>
            </w:r>
          </w:p>
        </w:tc>
      </w:tr>
      <w:tr w:rsidR="007D0B7D" w:rsidRPr="00C85013" w14:paraId="4474CC52"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1659735"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city </w:t>
            </w:r>
          </w:p>
        </w:tc>
        <w:tc>
          <w:tcPr>
            <w:tcW w:w="960" w:type="dxa"/>
            <w:tcBorders>
              <w:top w:val="nil"/>
              <w:left w:val="nil"/>
              <w:bottom w:val="single" w:sz="4" w:space="0" w:color="auto"/>
              <w:right w:val="single" w:sz="4" w:space="0" w:color="auto"/>
            </w:tcBorders>
            <w:shd w:val="clear" w:color="auto" w:fill="auto"/>
            <w:vAlign w:val="center"/>
            <w:hideMark/>
          </w:tcPr>
          <w:p w14:paraId="2166A90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272</w:t>
            </w:r>
          </w:p>
        </w:tc>
        <w:tc>
          <w:tcPr>
            <w:tcW w:w="960" w:type="dxa"/>
            <w:tcBorders>
              <w:top w:val="nil"/>
              <w:left w:val="nil"/>
              <w:bottom w:val="single" w:sz="4" w:space="0" w:color="auto"/>
              <w:right w:val="single" w:sz="4" w:space="0" w:color="auto"/>
            </w:tcBorders>
            <w:shd w:val="clear" w:color="auto" w:fill="auto"/>
            <w:vAlign w:val="center"/>
            <w:hideMark/>
          </w:tcPr>
          <w:p w14:paraId="7A6ED35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46.11%</w:t>
            </w:r>
          </w:p>
        </w:tc>
        <w:tc>
          <w:tcPr>
            <w:tcW w:w="960" w:type="dxa"/>
            <w:tcBorders>
              <w:top w:val="nil"/>
              <w:left w:val="nil"/>
              <w:bottom w:val="single" w:sz="4" w:space="0" w:color="auto"/>
              <w:right w:val="single" w:sz="4" w:space="0" w:color="auto"/>
            </w:tcBorders>
            <w:shd w:val="clear" w:color="auto" w:fill="auto"/>
            <w:vAlign w:val="center"/>
            <w:hideMark/>
          </w:tcPr>
          <w:p w14:paraId="08AECF7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66.96%</w:t>
            </w:r>
          </w:p>
        </w:tc>
        <w:tc>
          <w:tcPr>
            <w:tcW w:w="960" w:type="dxa"/>
            <w:tcBorders>
              <w:top w:val="nil"/>
              <w:left w:val="nil"/>
              <w:bottom w:val="single" w:sz="4" w:space="0" w:color="auto"/>
              <w:right w:val="single" w:sz="4" w:space="0" w:color="auto"/>
            </w:tcBorders>
            <w:shd w:val="clear" w:color="auto" w:fill="auto"/>
            <w:vAlign w:val="center"/>
            <w:hideMark/>
          </w:tcPr>
          <w:p w14:paraId="355971F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64.58%</w:t>
            </w:r>
          </w:p>
        </w:tc>
        <w:tc>
          <w:tcPr>
            <w:tcW w:w="960" w:type="dxa"/>
            <w:tcBorders>
              <w:top w:val="nil"/>
              <w:left w:val="nil"/>
              <w:bottom w:val="single" w:sz="4" w:space="0" w:color="auto"/>
              <w:right w:val="single" w:sz="4" w:space="0" w:color="auto"/>
            </w:tcBorders>
            <w:shd w:val="clear" w:color="auto" w:fill="auto"/>
            <w:vAlign w:val="center"/>
            <w:hideMark/>
          </w:tcPr>
          <w:p w14:paraId="43765FA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83.41%</w:t>
            </w:r>
          </w:p>
        </w:tc>
        <w:tc>
          <w:tcPr>
            <w:tcW w:w="960" w:type="dxa"/>
            <w:tcBorders>
              <w:top w:val="nil"/>
              <w:left w:val="nil"/>
              <w:bottom w:val="single" w:sz="4" w:space="0" w:color="auto"/>
              <w:right w:val="single" w:sz="4" w:space="0" w:color="auto"/>
            </w:tcBorders>
            <w:shd w:val="clear" w:color="auto" w:fill="auto"/>
            <w:vAlign w:val="center"/>
            <w:hideMark/>
          </w:tcPr>
          <w:p w14:paraId="2F418A9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78.93%</w:t>
            </w:r>
          </w:p>
        </w:tc>
        <w:tc>
          <w:tcPr>
            <w:tcW w:w="1160" w:type="dxa"/>
            <w:tcBorders>
              <w:top w:val="nil"/>
              <w:left w:val="nil"/>
              <w:bottom w:val="single" w:sz="4" w:space="0" w:color="auto"/>
              <w:right w:val="single" w:sz="4" w:space="0" w:color="auto"/>
            </w:tcBorders>
            <w:shd w:val="clear" w:color="auto" w:fill="auto"/>
            <w:vAlign w:val="center"/>
            <w:hideMark/>
          </w:tcPr>
          <w:p w14:paraId="006E069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52.72%</w:t>
            </w:r>
          </w:p>
        </w:tc>
        <w:tc>
          <w:tcPr>
            <w:tcW w:w="960" w:type="dxa"/>
            <w:tcBorders>
              <w:top w:val="nil"/>
              <w:left w:val="nil"/>
              <w:bottom w:val="single" w:sz="4" w:space="0" w:color="auto"/>
              <w:right w:val="single" w:sz="4" w:space="0" w:color="auto"/>
            </w:tcBorders>
            <w:shd w:val="clear" w:color="auto" w:fill="auto"/>
            <w:vAlign w:val="center"/>
            <w:hideMark/>
          </w:tcPr>
          <w:p w14:paraId="18008D6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40.04%</w:t>
            </w:r>
          </w:p>
        </w:tc>
        <w:tc>
          <w:tcPr>
            <w:tcW w:w="820" w:type="dxa"/>
            <w:tcBorders>
              <w:top w:val="nil"/>
              <w:left w:val="nil"/>
              <w:bottom w:val="single" w:sz="4" w:space="0" w:color="auto"/>
              <w:right w:val="single" w:sz="4" w:space="0" w:color="auto"/>
            </w:tcBorders>
            <w:shd w:val="clear" w:color="auto" w:fill="auto"/>
            <w:vAlign w:val="center"/>
            <w:hideMark/>
          </w:tcPr>
          <w:p w14:paraId="683C7BA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31.66%</w:t>
            </w:r>
          </w:p>
        </w:tc>
        <w:tc>
          <w:tcPr>
            <w:tcW w:w="1000" w:type="dxa"/>
            <w:tcBorders>
              <w:top w:val="nil"/>
              <w:left w:val="nil"/>
              <w:bottom w:val="single" w:sz="4" w:space="0" w:color="auto"/>
              <w:right w:val="single" w:sz="4" w:space="0" w:color="auto"/>
            </w:tcBorders>
            <w:shd w:val="clear" w:color="auto" w:fill="auto"/>
            <w:vAlign w:val="center"/>
            <w:hideMark/>
          </w:tcPr>
          <w:p w14:paraId="735FE06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23.53%</w:t>
            </w:r>
          </w:p>
        </w:tc>
        <w:tc>
          <w:tcPr>
            <w:tcW w:w="880" w:type="dxa"/>
            <w:tcBorders>
              <w:top w:val="nil"/>
              <w:left w:val="nil"/>
              <w:bottom w:val="single" w:sz="4" w:space="0" w:color="auto"/>
              <w:right w:val="single" w:sz="4" w:space="0" w:color="auto"/>
            </w:tcBorders>
            <w:shd w:val="clear" w:color="auto" w:fill="auto"/>
            <w:vAlign w:val="center"/>
            <w:hideMark/>
          </w:tcPr>
          <w:p w14:paraId="4031FE1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21.29%</w:t>
            </w:r>
          </w:p>
        </w:tc>
        <w:tc>
          <w:tcPr>
            <w:tcW w:w="980" w:type="dxa"/>
            <w:tcBorders>
              <w:top w:val="nil"/>
              <w:left w:val="nil"/>
              <w:bottom w:val="single" w:sz="4" w:space="0" w:color="auto"/>
              <w:right w:val="single" w:sz="4" w:space="0" w:color="auto"/>
            </w:tcBorders>
            <w:shd w:val="clear" w:color="auto" w:fill="auto"/>
            <w:vAlign w:val="center"/>
            <w:hideMark/>
          </w:tcPr>
          <w:p w14:paraId="58EE2E58" w14:textId="589A8DBD"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w:t>
            </w:r>
            <w:r w:rsidR="00B85C80">
              <w:rPr>
                <w:rFonts w:ascii="Times New Roman" w:eastAsia="Times New Roman" w:hAnsi="Times New Roman" w:cs="Times New Roman"/>
                <w:color w:val="000000"/>
                <w:lang w:val="en-US"/>
              </w:rPr>
              <w:t>39</w:t>
            </w:r>
            <w:r w:rsidRPr="00C85013">
              <w:rPr>
                <w:rFonts w:ascii="Times New Roman" w:eastAsia="Times New Roman" w:hAnsi="Times New Roman" w:cs="Times New Roman"/>
                <w:color w:val="000000"/>
                <w:lang w:val="en-US"/>
              </w:rPr>
              <w:t>%</w:t>
            </w:r>
          </w:p>
        </w:tc>
      </w:tr>
      <w:tr w:rsidR="007D0B7D" w:rsidRPr="00C85013" w14:paraId="6D6B44DE" w14:textId="77777777" w:rsidTr="00351D94">
        <w:trPr>
          <w:trHeight w:val="1104"/>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FCF4446"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division (Except Dhaka city) </w:t>
            </w:r>
          </w:p>
        </w:tc>
        <w:tc>
          <w:tcPr>
            <w:tcW w:w="960" w:type="dxa"/>
            <w:tcBorders>
              <w:top w:val="nil"/>
              <w:left w:val="nil"/>
              <w:bottom w:val="single" w:sz="4" w:space="0" w:color="auto"/>
              <w:right w:val="single" w:sz="4" w:space="0" w:color="auto"/>
            </w:tcBorders>
            <w:shd w:val="clear" w:color="auto" w:fill="auto"/>
            <w:vAlign w:val="center"/>
            <w:hideMark/>
          </w:tcPr>
          <w:p w14:paraId="5D7B0D2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58</w:t>
            </w:r>
          </w:p>
        </w:tc>
        <w:tc>
          <w:tcPr>
            <w:tcW w:w="960" w:type="dxa"/>
            <w:tcBorders>
              <w:top w:val="nil"/>
              <w:left w:val="nil"/>
              <w:bottom w:val="single" w:sz="4" w:space="0" w:color="auto"/>
              <w:right w:val="single" w:sz="4" w:space="0" w:color="auto"/>
            </w:tcBorders>
            <w:shd w:val="clear" w:color="auto" w:fill="auto"/>
            <w:vAlign w:val="center"/>
            <w:hideMark/>
          </w:tcPr>
          <w:p w14:paraId="54B4048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10.18%</w:t>
            </w:r>
          </w:p>
        </w:tc>
        <w:tc>
          <w:tcPr>
            <w:tcW w:w="960" w:type="dxa"/>
            <w:tcBorders>
              <w:top w:val="nil"/>
              <w:left w:val="nil"/>
              <w:bottom w:val="single" w:sz="4" w:space="0" w:color="auto"/>
              <w:right w:val="single" w:sz="4" w:space="0" w:color="auto"/>
            </w:tcBorders>
            <w:shd w:val="clear" w:color="auto" w:fill="auto"/>
            <w:vAlign w:val="center"/>
            <w:hideMark/>
          </w:tcPr>
          <w:p w14:paraId="191DAE5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22B5310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2.08%</w:t>
            </w:r>
          </w:p>
        </w:tc>
        <w:tc>
          <w:tcPr>
            <w:tcW w:w="960" w:type="dxa"/>
            <w:tcBorders>
              <w:top w:val="nil"/>
              <w:left w:val="nil"/>
              <w:bottom w:val="single" w:sz="4" w:space="0" w:color="auto"/>
              <w:right w:val="single" w:sz="4" w:space="0" w:color="auto"/>
            </w:tcBorders>
            <w:shd w:val="clear" w:color="auto" w:fill="auto"/>
            <w:vAlign w:val="center"/>
            <w:hideMark/>
          </w:tcPr>
          <w:p w14:paraId="1C264D4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3.09%</w:t>
            </w:r>
          </w:p>
        </w:tc>
        <w:tc>
          <w:tcPr>
            <w:tcW w:w="960" w:type="dxa"/>
            <w:tcBorders>
              <w:top w:val="nil"/>
              <w:left w:val="nil"/>
              <w:bottom w:val="single" w:sz="4" w:space="0" w:color="auto"/>
              <w:right w:val="single" w:sz="4" w:space="0" w:color="auto"/>
            </w:tcBorders>
            <w:shd w:val="clear" w:color="auto" w:fill="auto"/>
            <w:vAlign w:val="center"/>
            <w:hideMark/>
          </w:tcPr>
          <w:p w14:paraId="046E988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3.36%</w:t>
            </w:r>
          </w:p>
        </w:tc>
        <w:tc>
          <w:tcPr>
            <w:tcW w:w="1160" w:type="dxa"/>
            <w:tcBorders>
              <w:top w:val="nil"/>
              <w:left w:val="nil"/>
              <w:bottom w:val="single" w:sz="4" w:space="0" w:color="auto"/>
              <w:right w:val="single" w:sz="4" w:space="0" w:color="auto"/>
            </w:tcBorders>
            <w:shd w:val="clear" w:color="auto" w:fill="auto"/>
            <w:vAlign w:val="center"/>
            <w:hideMark/>
          </w:tcPr>
          <w:p w14:paraId="21DEF5D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11.10%</w:t>
            </w:r>
          </w:p>
        </w:tc>
        <w:tc>
          <w:tcPr>
            <w:tcW w:w="960" w:type="dxa"/>
            <w:tcBorders>
              <w:top w:val="nil"/>
              <w:left w:val="nil"/>
              <w:bottom w:val="single" w:sz="4" w:space="0" w:color="auto"/>
              <w:right w:val="single" w:sz="4" w:space="0" w:color="auto"/>
            </w:tcBorders>
            <w:shd w:val="clear" w:color="auto" w:fill="auto"/>
            <w:vAlign w:val="center"/>
            <w:hideMark/>
          </w:tcPr>
          <w:p w14:paraId="018A482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16.39%</w:t>
            </w:r>
          </w:p>
        </w:tc>
        <w:tc>
          <w:tcPr>
            <w:tcW w:w="820" w:type="dxa"/>
            <w:tcBorders>
              <w:top w:val="nil"/>
              <w:left w:val="nil"/>
              <w:bottom w:val="single" w:sz="4" w:space="0" w:color="auto"/>
              <w:right w:val="single" w:sz="4" w:space="0" w:color="auto"/>
            </w:tcBorders>
            <w:shd w:val="clear" w:color="auto" w:fill="auto"/>
            <w:vAlign w:val="center"/>
            <w:hideMark/>
          </w:tcPr>
          <w:p w14:paraId="30FE83C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19.26%</w:t>
            </w:r>
          </w:p>
        </w:tc>
        <w:tc>
          <w:tcPr>
            <w:tcW w:w="1000" w:type="dxa"/>
            <w:tcBorders>
              <w:top w:val="nil"/>
              <w:left w:val="nil"/>
              <w:bottom w:val="single" w:sz="4" w:space="0" w:color="auto"/>
              <w:right w:val="single" w:sz="4" w:space="0" w:color="auto"/>
            </w:tcBorders>
            <w:shd w:val="clear" w:color="auto" w:fill="auto"/>
            <w:vAlign w:val="center"/>
            <w:hideMark/>
          </w:tcPr>
          <w:p w14:paraId="2F11C54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23.05%</w:t>
            </w:r>
          </w:p>
        </w:tc>
        <w:tc>
          <w:tcPr>
            <w:tcW w:w="880" w:type="dxa"/>
            <w:tcBorders>
              <w:top w:val="nil"/>
              <w:left w:val="nil"/>
              <w:bottom w:val="single" w:sz="4" w:space="0" w:color="auto"/>
              <w:right w:val="single" w:sz="4" w:space="0" w:color="auto"/>
            </w:tcBorders>
            <w:shd w:val="clear" w:color="auto" w:fill="auto"/>
            <w:vAlign w:val="center"/>
            <w:hideMark/>
          </w:tcPr>
          <w:p w14:paraId="57C925C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22.99%</w:t>
            </w:r>
          </w:p>
        </w:tc>
        <w:tc>
          <w:tcPr>
            <w:tcW w:w="980" w:type="dxa"/>
            <w:tcBorders>
              <w:top w:val="nil"/>
              <w:left w:val="nil"/>
              <w:bottom w:val="single" w:sz="4" w:space="0" w:color="auto"/>
              <w:right w:val="single" w:sz="4" w:space="0" w:color="auto"/>
            </w:tcBorders>
            <w:shd w:val="clear" w:color="auto" w:fill="auto"/>
            <w:vAlign w:val="center"/>
            <w:hideMark/>
          </w:tcPr>
          <w:p w14:paraId="5ABBB067" w14:textId="5C9C7C08"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w:t>
            </w:r>
            <w:r w:rsidR="00B85C80">
              <w:rPr>
                <w:rFonts w:ascii="Times New Roman" w:eastAsia="Times New Roman" w:hAnsi="Times New Roman" w:cs="Times New Roman"/>
                <w:color w:val="000000"/>
                <w:lang w:val="en-US"/>
              </w:rPr>
              <w:t>1.95</w:t>
            </w:r>
            <w:r w:rsidRPr="00C85013">
              <w:rPr>
                <w:rFonts w:ascii="Times New Roman" w:eastAsia="Times New Roman" w:hAnsi="Times New Roman" w:cs="Times New Roman"/>
                <w:color w:val="000000"/>
                <w:lang w:val="en-US"/>
              </w:rPr>
              <w:t>%</w:t>
            </w:r>
          </w:p>
        </w:tc>
      </w:tr>
      <w:tr w:rsidR="007D0B7D" w:rsidRPr="00C85013" w14:paraId="3532B2E4"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73DF69A"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Mymensingh </w:t>
            </w:r>
          </w:p>
        </w:tc>
        <w:tc>
          <w:tcPr>
            <w:tcW w:w="960" w:type="dxa"/>
            <w:tcBorders>
              <w:top w:val="nil"/>
              <w:left w:val="nil"/>
              <w:bottom w:val="single" w:sz="4" w:space="0" w:color="auto"/>
              <w:right w:val="single" w:sz="4" w:space="0" w:color="auto"/>
            </w:tcBorders>
            <w:shd w:val="clear" w:color="auto" w:fill="auto"/>
            <w:vAlign w:val="center"/>
            <w:hideMark/>
          </w:tcPr>
          <w:p w14:paraId="2F2A58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069E593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1.80%</w:t>
            </w:r>
          </w:p>
        </w:tc>
        <w:tc>
          <w:tcPr>
            <w:tcW w:w="960" w:type="dxa"/>
            <w:tcBorders>
              <w:top w:val="nil"/>
              <w:left w:val="nil"/>
              <w:bottom w:val="single" w:sz="4" w:space="0" w:color="auto"/>
              <w:right w:val="single" w:sz="4" w:space="0" w:color="auto"/>
            </w:tcBorders>
            <w:shd w:val="clear" w:color="auto" w:fill="auto"/>
            <w:vAlign w:val="center"/>
            <w:hideMark/>
          </w:tcPr>
          <w:p w14:paraId="03D06BA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1.79%</w:t>
            </w:r>
          </w:p>
        </w:tc>
        <w:tc>
          <w:tcPr>
            <w:tcW w:w="960" w:type="dxa"/>
            <w:tcBorders>
              <w:top w:val="nil"/>
              <w:left w:val="nil"/>
              <w:bottom w:val="single" w:sz="4" w:space="0" w:color="auto"/>
              <w:right w:val="single" w:sz="4" w:space="0" w:color="auto"/>
            </w:tcBorders>
            <w:shd w:val="clear" w:color="auto" w:fill="auto"/>
            <w:vAlign w:val="center"/>
            <w:hideMark/>
          </w:tcPr>
          <w:p w14:paraId="6DBF41C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1.39%</w:t>
            </w:r>
          </w:p>
        </w:tc>
        <w:tc>
          <w:tcPr>
            <w:tcW w:w="960" w:type="dxa"/>
            <w:tcBorders>
              <w:top w:val="nil"/>
              <w:left w:val="nil"/>
              <w:bottom w:val="single" w:sz="4" w:space="0" w:color="auto"/>
              <w:right w:val="single" w:sz="4" w:space="0" w:color="auto"/>
            </w:tcBorders>
            <w:shd w:val="clear" w:color="auto" w:fill="auto"/>
            <w:vAlign w:val="center"/>
            <w:hideMark/>
          </w:tcPr>
          <w:p w14:paraId="5D4C6F0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w:t>
            </w:r>
          </w:p>
        </w:tc>
        <w:tc>
          <w:tcPr>
            <w:tcW w:w="960" w:type="dxa"/>
            <w:tcBorders>
              <w:top w:val="nil"/>
              <w:left w:val="nil"/>
              <w:bottom w:val="single" w:sz="4" w:space="0" w:color="auto"/>
              <w:right w:val="single" w:sz="4" w:space="0" w:color="auto"/>
            </w:tcBorders>
            <w:shd w:val="clear" w:color="auto" w:fill="auto"/>
            <w:vAlign w:val="center"/>
            <w:hideMark/>
          </w:tcPr>
          <w:p w14:paraId="584B33E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1.61%</w:t>
            </w:r>
          </w:p>
        </w:tc>
        <w:tc>
          <w:tcPr>
            <w:tcW w:w="1160" w:type="dxa"/>
            <w:tcBorders>
              <w:top w:val="nil"/>
              <w:left w:val="nil"/>
              <w:bottom w:val="single" w:sz="4" w:space="0" w:color="auto"/>
              <w:right w:val="single" w:sz="4" w:space="0" w:color="auto"/>
            </w:tcBorders>
            <w:shd w:val="clear" w:color="auto" w:fill="auto"/>
            <w:vAlign w:val="center"/>
            <w:hideMark/>
          </w:tcPr>
          <w:p w14:paraId="5812399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4E395E67"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w:t>
            </w:r>
          </w:p>
        </w:tc>
        <w:tc>
          <w:tcPr>
            <w:tcW w:w="820" w:type="dxa"/>
            <w:tcBorders>
              <w:top w:val="nil"/>
              <w:left w:val="nil"/>
              <w:bottom w:val="single" w:sz="4" w:space="0" w:color="auto"/>
              <w:right w:val="single" w:sz="4" w:space="0" w:color="auto"/>
            </w:tcBorders>
            <w:shd w:val="clear" w:color="auto" w:fill="auto"/>
            <w:vAlign w:val="center"/>
            <w:hideMark/>
          </w:tcPr>
          <w:p w14:paraId="09E786D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2.65%</w:t>
            </w:r>
          </w:p>
        </w:tc>
        <w:tc>
          <w:tcPr>
            <w:tcW w:w="1000" w:type="dxa"/>
            <w:tcBorders>
              <w:top w:val="nil"/>
              <w:left w:val="nil"/>
              <w:bottom w:val="single" w:sz="4" w:space="0" w:color="auto"/>
              <w:right w:val="single" w:sz="4" w:space="0" w:color="auto"/>
            </w:tcBorders>
            <w:shd w:val="clear" w:color="auto" w:fill="auto"/>
            <w:vAlign w:val="center"/>
            <w:hideMark/>
          </w:tcPr>
          <w:p w14:paraId="122D7FE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2.02%</w:t>
            </w:r>
          </w:p>
        </w:tc>
        <w:tc>
          <w:tcPr>
            <w:tcW w:w="880" w:type="dxa"/>
            <w:tcBorders>
              <w:top w:val="nil"/>
              <w:left w:val="nil"/>
              <w:bottom w:val="single" w:sz="4" w:space="0" w:color="auto"/>
              <w:right w:val="single" w:sz="4" w:space="0" w:color="auto"/>
            </w:tcBorders>
            <w:shd w:val="clear" w:color="auto" w:fill="auto"/>
            <w:vAlign w:val="center"/>
            <w:hideMark/>
          </w:tcPr>
          <w:p w14:paraId="7690ED4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w:t>
            </w:r>
          </w:p>
        </w:tc>
        <w:tc>
          <w:tcPr>
            <w:tcW w:w="980" w:type="dxa"/>
            <w:tcBorders>
              <w:top w:val="nil"/>
              <w:left w:val="nil"/>
              <w:bottom w:val="single" w:sz="4" w:space="0" w:color="auto"/>
              <w:right w:val="single" w:sz="4" w:space="0" w:color="auto"/>
            </w:tcBorders>
            <w:shd w:val="clear" w:color="auto" w:fill="auto"/>
            <w:vAlign w:val="center"/>
            <w:hideMark/>
          </w:tcPr>
          <w:p w14:paraId="30EAA7C3" w14:textId="0FE112C5" w:rsidR="007D0B7D" w:rsidRPr="00C85013" w:rsidRDefault="007D0B7D" w:rsidP="00351D94">
            <w:pPr>
              <w:spacing w:after="0" w:line="240" w:lineRule="auto"/>
              <w:jc w:val="right"/>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3.1</w:t>
            </w:r>
            <w:r w:rsidR="00B85C80">
              <w:rPr>
                <w:rFonts w:ascii="Times New Roman" w:eastAsia="Times New Roman" w:hAnsi="Times New Roman" w:cs="Times New Roman"/>
                <w:color w:val="000000"/>
                <w:lang w:val="en-US"/>
              </w:rPr>
              <w:t>4</w:t>
            </w:r>
            <w:r w:rsidRPr="00C85013">
              <w:rPr>
                <w:rFonts w:ascii="Times New Roman" w:eastAsia="Times New Roman" w:hAnsi="Times New Roman" w:cs="Times New Roman"/>
                <w:color w:val="000000"/>
                <w:lang w:val="en-US"/>
              </w:rPr>
              <w:t>%</w:t>
            </w:r>
          </w:p>
        </w:tc>
      </w:tr>
      <w:tr w:rsidR="007D0B7D" w:rsidRPr="00C85013" w14:paraId="4049C231"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505A081"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Chittagong </w:t>
            </w:r>
          </w:p>
        </w:tc>
        <w:tc>
          <w:tcPr>
            <w:tcW w:w="960" w:type="dxa"/>
            <w:tcBorders>
              <w:top w:val="nil"/>
              <w:left w:val="nil"/>
              <w:bottom w:val="single" w:sz="4" w:space="0" w:color="auto"/>
              <w:right w:val="single" w:sz="4" w:space="0" w:color="auto"/>
            </w:tcBorders>
            <w:shd w:val="clear" w:color="auto" w:fill="auto"/>
            <w:vAlign w:val="center"/>
            <w:hideMark/>
          </w:tcPr>
          <w:p w14:paraId="73EB603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140</w:t>
            </w:r>
          </w:p>
        </w:tc>
        <w:tc>
          <w:tcPr>
            <w:tcW w:w="960" w:type="dxa"/>
            <w:tcBorders>
              <w:top w:val="nil"/>
              <w:left w:val="nil"/>
              <w:bottom w:val="single" w:sz="4" w:space="0" w:color="auto"/>
              <w:right w:val="single" w:sz="4" w:space="0" w:color="auto"/>
            </w:tcBorders>
            <w:shd w:val="clear" w:color="auto" w:fill="auto"/>
            <w:vAlign w:val="center"/>
            <w:hideMark/>
          </w:tcPr>
          <w:p w14:paraId="27D7C2E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23.95%</w:t>
            </w:r>
          </w:p>
        </w:tc>
        <w:tc>
          <w:tcPr>
            <w:tcW w:w="960" w:type="dxa"/>
            <w:tcBorders>
              <w:top w:val="nil"/>
              <w:left w:val="nil"/>
              <w:bottom w:val="single" w:sz="4" w:space="0" w:color="auto"/>
              <w:right w:val="single" w:sz="4" w:space="0" w:color="auto"/>
            </w:tcBorders>
            <w:shd w:val="clear" w:color="auto" w:fill="auto"/>
            <w:vAlign w:val="center"/>
            <w:hideMark/>
          </w:tcPr>
          <w:p w14:paraId="1B5BE69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16.07%</w:t>
            </w:r>
          </w:p>
        </w:tc>
        <w:tc>
          <w:tcPr>
            <w:tcW w:w="960" w:type="dxa"/>
            <w:tcBorders>
              <w:top w:val="nil"/>
              <w:left w:val="nil"/>
              <w:bottom w:val="single" w:sz="4" w:space="0" w:color="auto"/>
              <w:right w:val="single" w:sz="4" w:space="0" w:color="auto"/>
            </w:tcBorders>
            <w:shd w:val="clear" w:color="auto" w:fill="auto"/>
            <w:vAlign w:val="center"/>
            <w:hideMark/>
          </w:tcPr>
          <w:p w14:paraId="2FA8FE5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23.61%</w:t>
            </w:r>
          </w:p>
        </w:tc>
        <w:tc>
          <w:tcPr>
            <w:tcW w:w="960" w:type="dxa"/>
            <w:tcBorders>
              <w:top w:val="nil"/>
              <w:left w:val="nil"/>
              <w:bottom w:val="single" w:sz="4" w:space="0" w:color="auto"/>
              <w:right w:val="single" w:sz="4" w:space="0" w:color="auto"/>
            </w:tcBorders>
            <w:shd w:val="clear" w:color="auto" w:fill="auto"/>
            <w:vAlign w:val="center"/>
            <w:hideMark/>
          </w:tcPr>
          <w:p w14:paraId="0131921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7.91%</w:t>
            </w:r>
          </w:p>
        </w:tc>
        <w:tc>
          <w:tcPr>
            <w:tcW w:w="960" w:type="dxa"/>
            <w:tcBorders>
              <w:top w:val="nil"/>
              <w:left w:val="nil"/>
              <w:bottom w:val="single" w:sz="4" w:space="0" w:color="auto"/>
              <w:right w:val="single" w:sz="4" w:space="0" w:color="auto"/>
            </w:tcBorders>
            <w:shd w:val="clear" w:color="auto" w:fill="auto"/>
            <w:vAlign w:val="center"/>
            <w:hideMark/>
          </w:tcPr>
          <w:p w14:paraId="65BE515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8.11%</w:t>
            </w:r>
          </w:p>
        </w:tc>
        <w:tc>
          <w:tcPr>
            <w:tcW w:w="1160" w:type="dxa"/>
            <w:tcBorders>
              <w:top w:val="nil"/>
              <w:left w:val="nil"/>
              <w:bottom w:val="single" w:sz="4" w:space="0" w:color="auto"/>
              <w:right w:val="single" w:sz="4" w:space="0" w:color="auto"/>
            </w:tcBorders>
            <w:shd w:val="clear" w:color="auto" w:fill="auto"/>
            <w:vAlign w:val="center"/>
            <w:hideMark/>
          </w:tcPr>
          <w:p w14:paraId="5142B63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13.36%</w:t>
            </w:r>
          </w:p>
        </w:tc>
        <w:tc>
          <w:tcPr>
            <w:tcW w:w="960" w:type="dxa"/>
            <w:tcBorders>
              <w:top w:val="nil"/>
              <w:left w:val="nil"/>
              <w:bottom w:val="single" w:sz="4" w:space="0" w:color="auto"/>
              <w:right w:val="single" w:sz="4" w:space="0" w:color="auto"/>
            </w:tcBorders>
            <w:shd w:val="clear" w:color="auto" w:fill="auto"/>
            <w:vAlign w:val="center"/>
            <w:hideMark/>
          </w:tcPr>
          <w:p w14:paraId="07564CB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14.98%</w:t>
            </w:r>
          </w:p>
        </w:tc>
        <w:tc>
          <w:tcPr>
            <w:tcW w:w="820" w:type="dxa"/>
            <w:tcBorders>
              <w:top w:val="nil"/>
              <w:left w:val="nil"/>
              <w:bottom w:val="single" w:sz="4" w:space="0" w:color="auto"/>
              <w:right w:val="single" w:sz="4" w:space="0" w:color="auto"/>
            </w:tcBorders>
            <w:shd w:val="clear" w:color="auto" w:fill="auto"/>
            <w:vAlign w:val="center"/>
            <w:hideMark/>
          </w:tcPr>
          <w:p w14:paraId="14C9699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15.13%</w:t>
            </w:r>
          </w:p>
        </w:tc>
        <w:tc>
          <w:tcPr>
            <w:tcW w:w="1000" w:type="dxa"/>
            <w:tcBorders>
              <w:top w:val="nil"/>
              <w:left w:val="nil"/>
              <w:bottom w:val="single" w:sz="4" w:space="0" w:color="auto"/>
              <w:right w:val="single" w:sz="4" w:space="0" w:color="auto"/>
            </w:tcBorders>
            <w:shd w:val="clear" w:color="auto" w:fill="auto"/>
            <w:vAlign w:val="center"/>
            <w:hideMark/>
          </w:tcPr>
          <w:p w14:paraId="0DE565C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13.22%</w:t>
            </w:r>
          </w:p>
        </w:tc>
        <w:tc>
          <w:tcPr>
            <w:tcW w:w="880" w:type="dxa"/>
            <w:tcBorders>
              <w:top w:val="nil"/>
              <w:left w:val="nil"/>
              <w:bottom w:val="single" w:sz="4" w:space="0" w:color="auto"/>
              <w:right w:val="single" w:sz="4" w:space="0" w:color="auto"/>
            </w:tcBorders>
            <w:shd w:val="clear" w:color="auto" w:fill="auto"/>
            <w:vAlign w:val="center"/>
            <w:hideMark/>
          </w:tcPr>
          <w:p w14:paraId="347F6B6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11.24%</w:t>
            </w:r>
          </w:p>
        </w:tc>
        <w:tc>
          <w:tcPr>
            <w:tcW w:w="980" w:type="dxa"/>
            <w:tcBorders>
              <w:top w:val="nil"/>
              <w:left w:val="nil"/>
              <w:bottom w:val="single" w:sz="4" w:space="0" w:color="auto"/>
              <w:right w:val="single" w:sz="4" w:space="0" w:color="auto"/>
            </w:tcBorders>
            <w:shd w:val="clear" w:color="auto" w:fill="auto"/>
            <w:vAlign w:val="center"/>
            <w:hideMark/>
          </w:tcPr>
          <w:p w14:paraId="1748008C" w14:textId="2AB75F41"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r>
              <w:rPr>
                <w:rFonts w:ascii="Times New Roman" w:eastAsia="Times New Roman" w:hAnsi="Times New Roman" w:cs="Times New Roman"/>
                <w:color w:val="000000"/>
                <w:lang w:val="en-US"/>
              </w:rPr>
              <w:t>5.</w:t>
            </w:r>
            <w:r w:rsidR="00B85C80">
              <w:rPr>
                <w:rFonts w:ascii="Times New Roman" w:eastAsia="Times New Roman" w:hAnsi="Times New Roman" w:cs="Times New Roman"/>
                <w:color w:val="000000"/>
                <w:lang w:val="en-US"/>
              </w:rPr>
              <w:t>36</w:t>
            </w:r>
            <w:r w:rsidRPr="00C85013">
              <w:rPr>
                <w:rFonts w:ascii="Times New Roman" w:eastAsia="Times New Roman" w:hAnsi="Times New Roman" w:cs="Times New Roman"/>
                <w:color w:val="000000"/>
                <w:lang w:val="en-US"/>
              </w:rPr>
              <w:t>%</w:t>
            </w:r>
          </w:p>
        </w:tc>
      </w:tr>
      <w:tr w:rsidR="007D0B7D" w:rsidRPr="00C85013" w14:paraId="284B6CE0"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68ABA8A4"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Khulna </w:t>
            </w:r>
          </w:p>
        </w:tc>
        <w:tc>
          <w:tcPr>
            <w:tcW w:w="960" w:type="dxa"/>
            <w:tcBorders>
              <w:top w:val="nil"/>
              <w:left w:val="nil"/>
              <w:bottom w:val="single" w:sz="4" w:space="0" w:color="auto"/>
              <w:right w:val="single" w:sz="4" w:space="0" w:color="auto"/>
            </w:tcBorders>
            <w:shd w:val="clear" w:color="auto" w:fill="auto"/>
            <w:vAlign w:val="center"/>
            <w:hideMark/>
          </w:tcPr>
          <w:p w14:paraId="1C71896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w:t>
            </w:r>
          </w:p>
        </w:tc>
        <w:tc>
          <w:tcPr>
            <w:tcW w:w="960" w:type="dxa"/>
            <w:tcBorders>
              <w:top w:val="nil"/>
              <w:left w:val="nil"/>
              <w:bottom w:val="single" w:sz="4" w:space="0" w:color="auto"/>
              <w:right w:val="single" w:sz="4" w:space="0" w:color="auto"/>
            </w:tcBorders>
            <w:shd w:val="clear" w:color="auto" w:fill="auto"/>
            <w:vAlign w:val="center"/>
            <w:hideMark/>
          </w:tcPr>
          <w:p w14:paraId="4AB1D90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4.19%</w:t>
            </w:r>
          </w:p>
        </w:tc>
        <w:tc>
          <w:tcPr>
            <w:tcW w:w="960" w:type="dxa"/>
            <w:tcBorders>
              <w:top w:val="nil"/>
              <w:left w:val="nil"/>
              <w:bottom w:val="single" w:sz="4" w:space="0" w:color="auto"/>
              <w:right w:val="single" w:sz="4" w:space="0" w:color="auto"/>
            </w:tcBorders>
            <w:shd w:val="clear" w:color="auto" w:fill="auto"/>
            <w:vAlign w:val="center"/>
            <w:hideMark/>
          </w:tcPr>
          <w:p w14:paraId="23DF2DB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4.46%</w:t>
            </w:r>
          </w:p>
        </w:tc>
        <w:tc>
          <w:tcPr>
            <w:tcW w:w="960" w:type="dxa"/>
            <w:tcBorders>
              <w:top w:val="nil"/>
              <w:left w:val="nil"/>
              <w:bottom w:val="single" w:sz="4" w:space="0" w:color="auto"/>
              <w:right w:val="single" w:sz="4" w:space="0" w:color="auto"/>
            </w:tcBorders>
            <w:shd w:val="clear" w:color="auto" w:fill="auto"/>
            <w:vAlign w:val="center"/>
            <w:hideMark/>
          </w:tcPr>
          <w:p w14:paraId="43E8C4D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3.47%</w:t>
            </w:r>
          </w:p>
        </w:tc>
        <w:tc>
          <w:tcPr>
            <w:tcW w:w="960" w:type="dxa"/>
            <w:tcBorders>
              <w:top w:val="nil"/>
              <w:left w:val="nil"/>
              <w:bottom w:val="single" w:sz="4" w:space="0" w:color="auto"/>
              <w:right w:val="single" w:sz="4" w:space="0" w:color="auto"/>
            </w:tcBorders>
            <w:shd w:val="clear" w:color="auto" w:fill="auto"/>
            <w:vAlign w:val="center"/>
            <w:hideMark/>
          </w:tcPr>
          <w:p w14:paraId="53D3D79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0.77%</w:t>
            </w:r>
          </w:p>
        </w:tc>
        <w:tc>
          <w:tcPr>
            <w:tcW w:w="960" w:type="dxa"/>
            <w:tcBorders>
              <w:top w:val="nil"/>
              <w:left w:val="nil"/>
              <w:bottom w:val="single" w:sz="4" w:space="0" w:color="auto"/>
              <w:right w:val="single" w:sz="4" w:space="0" w:color="auto"/>
            </w:tcBorders>
            <w:shd w:val="clear" w:color="auto" w:fill="auto"/>
            <w:vAlign w:val="center"/>
            <w:hideMark/>
          </w:tcPr>
          <w:p w14:paraId="0102051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1.98%</w:t>
            </w:r>
          </w:p>
        </w:tc>
        <w:tc>
          <w:tcPr>
            <w:tcW w:w="1160" w:type="dxa"/>
            <w:tcBorders>
              <w:top w:val="nil"/>
              <w:left w:val="nil"/>
              <w:bottom w:val="single" w:sz="4" w:space="0" w:color="auto"/>
              <w:right w:val="single" w:sz="4" w:space="0" w:color="auto"/>
            </w:tcBorders>
            <w:shd w:val="clear" w:color="auto" w:fill="auto"/>
            <w:vAlign w:val="center"/>
            <w:hideMark/>
          </w:tcPr>
          <w:p w14:paraId="4589D8E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3.97%</w:t>
            </w:r>
          </w:p>
        </w:tc>
        <w:tc>
          <w:tcPr>
            <w:tcW w:w="960" w:type="dxa"/>
            <w:tcBorders>
              <w:top w:val="nil"/>
              <w:left w:val="nil"/>
              <w:bottom w:val="single" w:sz="4" w:space="0" w:color="auto"/>
              <w:right w:val="single" w:sz="4" w:space="0" w:color="auto"/>
            </w:tcBorders>
            <w:shd w:val="clear" w:color="auto" w:fill="auto"/>
            <w:vAlign w:val="center"/>
            <w:hideMark/>
          </w:tcPr>
          <w:p w14:paraId="54542EA7"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6.27%</w:t>
            </w:r>
          </w:p>
        </w:tc>
        <w:tc>
          <w:tcPr>
            <w:tcW w:w="820" w:type="dxa"/>
            <w:tcBorders>
              <w:top w:val="nil"/>
              <w:left w:val="nil"/>
              <w:bottom w:val="single" w:sz="4" w:space="0" w:color="auto"/>
              <w:right w:val="single" w:sz="4" w:space="0" w:color="auto"/>
            </w:tcBorders>
            <w:shd w:val="clear" w:color="auto" w:fill="auto"/>
            <w:vAlign w:val="center"/>
            <w:hideMark/>
          </w:tcPr>
          <w:p w14:paraId="3C8E9C3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10.32%</w:t>
            </w:r>
          </w:p>
        </w:tc>
        <w:tc>
          <w:tcPr>
            <w:tcW w:w="1000" w:type="dxa"/>
            <w:tcBorders>
              <w:top w:val="nil"/>
              <w:left w:val="nil"/>
              <w:bottom w:val="single" w:sz="4" w:space="0" w:color="auto"/>
              <w:right w:val="single" w:sz="4" w:space="0" w:color="auto"/>
            </w:tcBorders>
            <w:shd w:val="clear" w:color="auto" w:fill="auto"/>
            <w:vAlign w:val="center"/>
            <w:hideMark/>
          </w:tcPr>
          <w:p w14:paraId="460B411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15.64%</w:t>
            </w:r>
          </w:p>
        </w:tc>
        <w:tc>
          <w:tcPr>
            <w:tcW w:w="880" w:type="dxa"/>
            <w:tcBorders>
              <w:top w:val="nil"/>
              <w:left w:val="nil"/>
              <w:bottom w:val="single" w:sz="4" w:space="0" w:color="auto"/>
              <w:right w:val="single" w:sz="4" w:space="0" w:color="auto"/>
            </w:tcBorders>
            <w:shd w:val="clear" w:color="auto" w:fill="auto"/>
            <w:vAlign w:val="center"/>
            <w:hideMark/>
          </w:tcPr>
          <w:p w14:paraId="38CC22A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19.49%</w:t>
            </w:r>
          </w:p>
        </w:tc>
        <w:tc>
          <w:tcPr>
            <w:tcW w:w="980" w:type="dxa"/>
            <w:tcBorders>
              <w:top w:val="nil"/>
              <w:left w:val="nil"/>
              <w:bottom w:val="single" w:sz="4" w:space="0" w:color="auto"/>
              <w:right w:val="single" w:sz="4" w:space="0" w:color="auto"/>
            </w:tcBorders>
            <w:shd w:val="clear" w:color="auto" w:fill="auto"/>
            <w:vAlign w:val="center"/>
            <w:hideMark/>
          </w:tcPr>
          <w:p w14:paraId="0A598B8E" w14:textId="622153A5"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r w:rsidR="00B85C80">
              <w:rPr>
                <w:rFonts w:ascii="Times New Roman" w:eastAsia="Times New Roman" w:hAnsi="Times New Roman" w:cs="Times New Roman"/>
                <w:color w:val="000000"/>
                <w:lang w:val="en-US"/>
              </w:rPr>
              <w:t>6.88</w:t>
            </w:r>
            <w:r w:rsidRPr="00C85013">
              <w:rPr>
                <w:rFonts w:ascii="Times New Roman" w:eastAsia="Times New Roman" w:hAnsi="Times New Roman" w:cs="Times New Roman"/>
                <w:color w:val="000000"/>
                <w:lang w:val="en-US"/>
              </w:rPr>
              <w:t>%</w:t>
            </w:r>
          </w:p>
        </w:tc>
      </w:tr>
      <w:tr w:rsidR="007D0B7D" w:rsidRPr="00C85013" w14:paraId="2F74991F"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09CA03E" w14:textId="77777777" w:rsidR="007D0B7D" w:rsidRPr="00C85013" w:rsidRDefault="007D0B7D" w:rsidP="00351D94">
            <w:pPr>
              <w:spacing w:after="0" w:line="240" w:lineRule="auto"/>
              <w:rPr>
                <w:rFonts w:ascii="Times New Roman" w:eastAsia="Times New Roman" w:hAnsi="Times New Roman" w:cs="Times New Roman"/>
                <w:color w:val="000000"/>
                <w:lang w:val="en-US"/>
              </w:rPr>
            </w:pPr>
            <w:proofErr w:type="spellStart"/>
            <w:r w:rsidRPr="00C85013">
              <w:rPr>
                <w:rFonts w:ascii="Times New Roman" w:eastAsia="Times New Roman" w:hAnsi="Times New Roman" w:cs="Times New Roman"/>
                <w:color w:val="000000"/>
                <w:lang w:val="en-US"/>
              </w:rPr>
              <w:t>Rajshahi</w:t>
            </w:r>
            <w:proofErr w:type="spellEnd"/>
            <w:r w:rsidRPr="00C85013">
              <w:rPr>
                <w:rFonts w:ascii="Times New Roman" w:eastAsia="Times New Roman" w:hAnsi="Times New Roman" w:cs="Times New Roman"/>
                <w:color w:val="000000"/>
                <w:lang w:val="en-US"/>
              </w:rPr>
              <w:t xml:space="preserve"> </w:t>
            </w:r>
          </w:p>
        </w:tc>
        <w:tc>
          <w:tcPr>
            <w:tcW w:w="960" w:type="dxa"/>
            <w:tcBorders>
              <w:top w:val="nil"/>
              <w:left w:val="nil"/>
              <w:bottom w:val="single" w:sz="4" w:space="0" w:color="auto"/>
              <w:right w:val="single" w:sz="4" w:space="0" w:color="auto"/>
            </w:tcBorders>
            <w:shd w:val="clear" w:color="auto" w:fill="auto"/>
            <w:vAlign w:val="center"/>
            <w:hideMark/>
          </w:tcPr>
          <w:p w14:paraId="43BC66A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2DBBFA4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1F7E34B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47B8202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DB728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76A6159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0.45%</w:t>
            </w:r>
          </w:p>
        </w:tc>
        <w:tc>
          <w:tcPr>
            <w:tcW w:w="1160" w:type="dxa"/>
            <w:tcBorders>
              <w:top w:val="nil"/>
              <w:left w:val="nil"/>
              <w:bottom w:val="single" w:sz="4" w:space="0" w:color="auto"/>
              <w:right w:val="single" w:sz="4" w:space="0" w:color="auto"/>
            </w:tcBorders>
            <w:shd w:val="clear" w:color="auto" w:fill="auto"/>
            <w:vAlign w:val="center"/>
            <w:hideMark/>
          </w:tcPr>
          <w:p w14:paraId="5C984F0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2.33%</w:t>
            </w:r>
          </w:p>
        </w:tc>
        <w:tc>
          <w:tcPr>
            <w:tcW w:w="960" w:type="dxa"/>
            <w:tcBorders>
              <w:top w:val="nil"/>
              <w:left w:val="nil"/>
              <w:bottom w:val="single" w:sz="4" w:space="0" w:color="auto"/>
              <w:right w:val="single" w:sz="4" w:space="0" w:color="auto"/>
            </w:tcBorders>
            <w:shd w:val="clear" w:color="auto" w:fill="auto"/>
            <w:vAlign w:val="center"/>
            <w:hideMark/>
          </w:tcPr>
          <w:p w14:paraId="5A1D7AE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4.32%</w:t>
            </w:r>
          </w:p>
        </w:tc>
        <w:tc>
          <w:tcPr>
            <w:tcW w:w="820" w:type="dxa"/>
            <w:tcBorders>
              <w:top w:val="nil"/>
              <w:left w:val="nil"/>
              <w:bottom w:val="single" w:sz="4" w:space="0" w:color="auto"/>
              <w:right w:val="single" w:sz="4" w:space="0" w:color="auto"/>
            </w:tcBorders>
            <w:shd w:val="clear" w:color="auto" w:fill="auto"/>
            <w:vAlign w:val="center"/>
            <w:hideMark/>
          </w:tcPr>
          <w:p w14:paraId="3801510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5.52%</w:t>
            </w:r>
          </w:p>
        </w:tc>
        <w:tc>
          <w:tcPr>
            <w:tcW w:w="1000" w:type="dxa"/>
            <w:tcBorders>
              <w:top w:val="nil"/>
              <w:left w:val="nil"/>
              <w:bottom w:val="single" w:sz="4" w:space="0" w:color="auto"/>
              <w:right w:val="single" w:sz="4" w:space="0" w:color="auto"/>
            </w:tcBorders>
            <w:shd w:val="clear" w:color="auto" w:fill="auto"/>
            <w:vAlign w:val="center"/>
            <w:hideMark/>
          </w:tcPr>
          <w:p w14:paraId="258D5FB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8.60%</w:t>
            </w:r>
          </w:p>
        </w:tc>
        <w:tc>
          <w:tcPr>
            <w:tcW w:w="880" w:type="dxa"/>
            <w:tcBorders>
              <w:top w:val="nil"/>
              <w:left w:val="nil"/>
              <w:bottom w:val="single" w:sz="4" w:space="0" w:color="auto"/>
              <w:right w:val="single" w:sz="4" w:space="0" w:color="auto"/>
            </w:tcBorders>
            <w:shd w:val="clear" w:color="auto" w:fill="auto"/>
            <w:vAlign w:val="center"/>
            <w:hideMark/>
          </w:tcPr>
          <w:p w14:paraId="3B9DCCD7"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10.49%</w:t>
            </w:r>
          </w:p>
        </w:tc>
        <w:tc>
          <w:tcPr>
            <w:tcW w:w="980" w:type="dxa"/>
            <w:tcBorders>
              <w:top w:val="nil"/>
              <w:left w:val="nil"/>
              <w:bottom w:val="single" w:sz="4" w:space="0" w:color="auto"/>
              <w:right w:val="single" w:sz="4" w:space="0" w:color="auto"/>
            </w:tcBorders>
            <w:shd w:val="clear" w:color="auto" w:fill="auto"/>
            <w:vAlign w:val="center"/>
            <w:hideMark/>
          </w:tcPr>
          <w:p w14:paraId="2FC83A62" w14:textId="3AA10408"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w:t>
            </w:r>
            <w:r w:rsidR="00B85C80">
              <w:rPr>
                <w:rFonts w:ascii="Times New Roman" w:eastAsia="Times New Roman" w:hAnsi="Times New Roman" w:cs="Times New Roman"/>
                <w:color w:val="000000"/>
                <w:lang w:val="en-US"/>
              </w:rPr>
              <w:t>16</w:t>
            </w:r>
            <w:r w:rsidRPr="00C85013">
              <w:rPr>
                <w:rFonts w:ascii="Times New Roman" w:eastAsia="Times New Roman" w:hAnsi="Times New Roman" w:cs="Times New Roman"/>
                <w:color w:val="000000"/>
                <w:lang w:val="en-US"/>
              </w:rPr>
              <w:t>%</w:t>
            </w:r>
          </w:p>
        </w:tc>
      </w:tr>
      <w:tr w:rsidR="007D0B7D" w:rsidRPr="00C85013" w14:paraId="4B32DD45"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2722F3BC"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Rangpur </w:t>
            </w:r>
          </w:p>
        </w:tc>
        <w:tc>
          <w:tcPr>
            <w:tcW w:w="960" w:type="dxa"/>
            <w:tcBorders>
              <w:top w:val="nil"/>
              <w:left w:val="nil"/>
              <w:bottom w:val="single" w:sz="4" w:space="0" w:color="auto"/>
              <w:right w:val="single" w:sz="4" w:space="0" w:color="auto"/>
            </w:tcBorders>
            <w:shd w:val="clear" w:color="auto" w:fill="auto"/>
            <w:vAlign w:val="center"/>
            <w:hideMark/>
          </w:tcPr>
          <w:p w14:paraId="02ED32F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60C9D68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3A37988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01E2D58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62639C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3383D87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0.47%</w:t>
            </w:r>
          </w:p>
        </w:tc>
        <w:tc>
          <w:tcPr>
            <w:tcW w:w="1160" w:type="dxa"/>
            <w:tcBorders>
              <w:top w:val="nil"/>
              <w:left w:val="nil"/>
              <w:bottom w:val="single" w:sz="4" w:space="0" w:color="auto"/>
              <w:right w:val="single" w:sz="4" w:space="0" w:color="auto"/>
            </w:tcBorders>
            <w:shd w:val="clear" w:color="auto" w:fill="auto"/>
            <w:vAlign w:val="center"/>
            <w:hideMark/>
          </w:tcPr>
          <w:p w14:paraId="64155015"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1.85%</w:t>
            </w:r>
          </w:p>
        </w:tc>
        <w:tc>
          <w:tcPr>
            <w:tcW w:w="960" w:type="dxa"/>
            <w:tcBorders>
              <w:top w:val="nil"/>
              <w:left w:val="nil"/>
              <w:bottom w:val="single" w:sz="4" w:space="0" w:color="auto"/>
              <w:right w:val="single" w:sz="4" w:space="0" w:color="auto"/>
            </w:tcBorders>
            <w:shd w:val="clear" w:color="auto" w:fill="auto"/>
            <w:vAlign w:val="center"/>
            <w:hideMark/>
          </w:tcPr>
          <w:p w14:paraId="20AE2E9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2.40%</w:t>
            </w:r>
          </w:p>
        </w:tc>
        <w:tc>
          <w:tcPr>
            <w:tcW w:w="820" w:type="dxa"/>
            <w:tcBorders>
              <w:top w:val="nil"/>
              <w:left w:val="nil"/>
              <w:bottom w:val="single" w:sz="4" w:space="0" w:color="auto"/>
              <w:right w:val="single" w:sz="4" w:space="0" w:color="auto"/>
            </w:tcBorders>
            <w:shd w:val="clear" w:color="auto" w:fill="auto"/>
            <w:vAlign w:val="center"/>
            <w:hideMark/>
          </w:tcPr>
          <w:p w14:paraId="553D2A9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1.68%</w:t>
            </w:r>
          </w:p>
        </w:tc>
        <w:tc>
          <w:tcPr>
            <w:tcW w:w="1000" w:type="dxa"/>
            <w:tcBorders>
              <w:top w:val="nil"/>
              <w:left w:val="nil"/>
              <w:bottom w:val="single" w:sz="4" w:space="0" w:color="auto"/>
              <w:right w:val="single" w:sz="4" w:space="0" w:color="auto"/>
            </w:tcBorders>
            <w:shd w:val="clear" w:color="auto" w:fill="auto"/>
            <w:vAlign w:val="center"/>
            <w:hideMark/>
          </w:tcPr>
          <w:p w14:paraId="2697F2B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1.53%</w:t>
            </w:r>
          </w:p>
        </w:tc>
        <w:tc>
          <w:tcPr>
            <w:tcW w:w="880" w:type="dxa"/>
            <w:tcBorders>
              <w:top w:val="nil"/>
              <w:left w:val="nil"/>
              <w:bottom w:val="single" w:sz="4" w:space="0" w:color="auto"/>
              <w:right w:val="single" w:sz="4" w:space="0" w:color="auto"/>
            </w:tcBorders>
            <w:shd w:val="clear" w:color="auto" w:fill="auto"/>
            <w:vAlign w:val="center"/>
            <w:hideMark/>
          </w:tcPr>
          <w:p w14:paraId="2E474D18"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1.13%</w:t>
            </w:r>
          </w:p>
        </w:tc>
        <w:tc>
          <w:tcPr>
            <w:tcW w:w="980" w:type="dxa"/>
            <w:tcBorders>
              <w:top w:val="nil"/>
              <w:left w:val="nil"/>
              <w:bottom w:val="single" w:sz="4" w:space="0" w:color="auto"/>
              <w:right w:val="single" w:sz="4" w:space="0" w:color="auto"/>
            </w:tcBorders>
            <w:shd w:val="clear" w:color="auto" w:fill="auto"/>
            <w:vAlign w:val="center"/>
            <w:hideMark/>
          </w:tcPr>
          <w:p w14:paraId="006559CE" w14:textId="06D3B276"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w:t>
            </w:r>
            <w:r w:rsidR="00B85C80">
              <w:rPr>
                <w:rFonts w:ascii="Times New Roman" w:eastAsia="Times New Roman" w:hAnsi="Times New Roman" w:cs="Times New Roman"/>
                <w:color w:val="000000"/>
                <w:lang w:val="en-US"/>
              </w:rPr>
              <w:t>57</w:t>
            </w:r>
            <w:r w:rsidRPr="00C85013">
              <w:rPr>
                <w:rFonts w:ascii="Times New Roman" w:eastAsia="Times New Roman" w:hAnsi="Times New Roman" w:cs="Times New Roman"/>
                <w:color w:val="000000"/>
                <w:lang w:val="en-US"/>
              </w:rPr>
              <w:t>%</w:t>
            </w:r>
          </w:p>
        </w:tc>
      </w:tr>
      <w:tr w:rsidR="007D0B7D" w:rsidRPr="00C85013" w14:paraId="6D1B164E"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95F8B10"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Barisal </w:t>
            </w:r>
          </w:p>
        </w:tc>
        <w:tc>
          <w:tcPr>
            <w:tcW w:w="960" w:type="dxa"/>
            <w:tcBorders>
              <w:top w:val="nil"/>
              <w:left w:val="nil"/>
              <w:bottom w:val="single" w:sz="4" w:space="0" w:color="auto"/>
              <w:right w:val="single" w:sz="4" w:space="0" w:color="auto"/>
            </w:tcBorders>
            <w:shd w:val="clear" w:color="auto" w:fill="auto"/>
            <w:vAlign w:val="center"/>
            <w:hideMark/>
          </w:tcPr>
          <w:p w14:paraId="6166DBB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53</w:t>
            </w:r>
          </w:p>
        </w:tc>
        <w:tc>
          <w:tcPr>
            <w:tcW w:w="960" w:type="dxa"/>
            <w:tcBorders>
              <w:top w:val="nil"/>
              <w:left w:val="nil"/>
              <w:bottom w:val="single" w:sz="4" w:space="0" w:color="auto"/>
              <w:right w:val="single" w:sz="4" w:space="0" w:color="auto"/>
            </w:tcBorders>
            <w:shd w:val="clear" w:color="auto" w:fill="auto"/>
            <w:vAlign w:val="center"/>
            <w:hideMark/>
          </w:tcPr>
          <w:p w14:paraId="42082C3D"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16.77%</w:t>
            </w:r>
          </w:p>
        </w:tc>
        <w:tc>
          <w:tcPr>
            <w:tcW w:w="960" w:type="dxa"/>
            <w:tcBorders>
              <w:top w:val="nil"/>
              <w:left w:val="nil"/>
              <w:bottom w:val="single" w:sz="4" w:space="0" w:color="auto"/>
              <w:right w:val="single" w:sz="4" w:space="0" w:color="auto"/>
            </w:tcBorders>
            <w:shd w:val="clear" w:color="auto" w:fill="auto"/>
            <w:vAlign w:val="center"/>
            <w:hideMark/>
          </w:tcPr>
          <w:p w14:paraId="4E95E67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12.50%</w:t>
            </w:r>
          </w:p>
        </w:tc>
        <w:tc>
          <w:tcPr>
            <w:tcW w:w="960" w:type="dxa"/>
            <w:tcBorders>
              <w:top w:val="nil"/>
              <w:left w:val="nil"/>
              <w:bottom w:val="single" w:sz="4" w:space="0" w:color="auto"/>
              <w:right w:val="single" w:sz="4" w:space="0" w:color="auto"/>
            </w:tcBorders>
            <w:shd w:val="clear" w:color="auto" w:fill="auto"/>
            <w:vAlign w:val="center"/>
            <w:hideMark/>
          </w:tcPr>
          <w:p w14:paraId="67B6656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8.33%</w:t>
            </w:r>
          </w:p>
        </w:tc>
        <w:tc>
          <w:tcPr>
            <w:tcW w:w="960" w:type="dxa"/>
            <w:tcBorders>
              <w:top w:val="nil"/>
              <w:left w:val="nil"/>
              <w:bottom w:val="single" w:sz="4" w:space="0" w:color="auto"/>
              <w:right w:val="single" w:sz="4" w:space="0" w:color="auto"/>
            </w:tcBorders>
            <w:shd w:val="clear" w:color="auto" w:fill="auto"/>
            <w:vAlign w:val="center"/>
            <w:hideMark/>
          </w:tcPr>
          <w:p w14:paraId="5B5DE169"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3.95%</w:t>
            </w:r>
          </w:p>
        </w:tc>
        <w:tc>
          <w:tcPr>
            <w:tcW w:w="960" w:type="dxa"/>
            <w:tcBorders>
              <w:top w:val="nil"/>
              <w:left w:val="nil"/>
              <w:bottom w:val="single" w:sz="4" w:space="0" w:color="auto"/>
              <w:right w:val="single" w:sz="4" w:space="0" w:color="auto"/>
            </w:tcBorders>
            <w:shd w:val="clear" w:color="auto" w:fill="auto"/>
            <w:vAlign w:val="center"/>
            <w:hideMark/>
          </w:tcPr>
          <w:p w14:paraId="3B9D58A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4.58%</w:t>
            </w:r>
          </w:p>
        </w:tc>
        <w:tc>
          <w:tcPr>
            <w:tcW w:w="1160" w:type="dxa"/>
            <w:tcBorders>
              <w:top w:val="nil"/>
              <w:left w:val="nil"/>
              <w:bottom w:val="single" w:sz="4" w:space="0" w:color="auto"/>
              <w:right w:val="single" w:sz="4" w:space="0" w:color="auto"/>
            </w:tcBorders>
            <w:shd w:val="clear" w:color="auto" w:fill="auto"/>
            <w:vAlign w:val="center"/>
            <w:hideMark/>
          </w:tcPr>
          <w:p w14:paraId="1E5FD564"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11.12%</w:t>
            </w:r>
          </w:p>
        </w:tc>
        <w:tc>
          <w:tcPr>
            <w:tcW w:w="960" w:type="dxa"/>
            <w:tcBorders>
              <w:top w:val="nil"/>
              <w:left w:val="nil"/>
              <w:bottom w:val="single" w:sz="4" w:space="0" w:color="auto"/>
              <w:right w:val="single" w:sz="4" w:space="0" w:color="auto"/>
            </w:tcBorders>
            <w:shd w:val="clear" w:color="auto" w:fill="auto"/>
            <w:vAlign w:val="center"/>
            <w:hideMark/>
          </w:tcPr>
          <w:p w14:paraId="5D8A306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11.75%</w:t>
            </w:r>
          </w:p>
        </w:tc>
        <w:tc>
          <w:tcPr>
            <w:tcW w:w="820" w:type="dxa"/>
            <w:tcBorders>
              <w:top w:val="nil"/>
              <w:left w:val="nil"/>
              <w:bottom w:val="single" w:sz="4" w:space="0" w:color="auto"/>
              <w:right w:val="single" w:sz="4" w:space="0" w:color="auto"/>
            </w:tcBorders>
            <w:shd w:val="clear" w:color="auto" w:fill="auto"/>
            <w:vAlign w:val="center"/>
            <w:hideMark/>
          </w:tcPr>
          <w:p w14:paraId="197089E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13.46%</w:t>
            </w:r>
          </w:p>
        </w:tc>
        <w:tc>
          <w:tcPr>
            <w:tcW w:w="1000" w:type="dxa"/>
            <w:tcBorders>
              <w:top w:val="nil"/>
              <w:left w:val="nil"/>
              <w:bottom w:val="single" w:sz="4" w:space="0" w:color="auto"/>
              <w:right w:val="single" w:sz="4" w:space="0" w:color="auto"/>
            </w:tcBorders>
            <w:shd w:val="clear" w:color="auto" w:fill="auto"/>
            <w:vAlign w:val="center"/>
            <w:hideMark/>
          </w:tcPr>
          <w:p w14:paraId="0D68627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12.18%</w:t>
            </w:r>
          </w:p>
        </w:tc>
        <w:tc>
          <w:tcPr>
            <w:tcW w:w="880" w:type="dxa"/>
            <w:tcBorders>
              <w:top w:val="nil"/>
              <w:left w:val="nil"/>
              <w:bottom w:val="single" w:sz="4" w:space="0" w:color="auto"/>
              <w:right w:val="single" w:sz="4" w:space="0" w:color="auto"/>
            </w:tcBorders>
            <w:shd w:val="clear" w:color="auto" w:fill="auto"/>
            <w:vAlign w:val="center"/>
            <w:hideMark/>
          </w:tcPr>
          <w:p w14:paraId="7896B530"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10.95%</w:t>
            </w:r>
          </w:p>
        </w:tc>
        <w:tc>
          <w:tcPr>
            <w:tcW w:w="980" w:type="dxa"/>
            <w:tcBorders>
              <w:top w:val="nil"/>
              <w:left w:val="nil"/>
              <w:bottom w:val="single" w:sz="4" w:space="0" w:color="auto"/>
              <w:right w:val="single" w:sz="4" w:space="0" w:color="auto"/>
            </w:tcBorders>
            <w:shd w:val="clear" w:color="auto" w:fill="auto"/>
            <w:vAlign w:val="center"/>
            <w:hideMark/>
          </w:tcPr>
          <w:p w14:paraId="48B1EE98" w14:textId="38E6CB50"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9.</w:t>
            </w:r>
            <w:r>
              <w:rPr>
                <w:rFonts w:ascii="Times New Roman" w:eastAsia="Times New Roman" w:hAnsi="Times New Roman" w:cs="Times New Roman"/>
                <w:color w:val="000000"/>
                <w:lang w:val="en-US"/>
              </w:rPr>
              <w:t>4</w:t>
            </w:r>
            <w:r w:rsidR="00B85C80">
              <w:rPr>
                <w:rFonts w:ascii="Times New Roman" w:eastAsia="Times New Roman" w:hAnsi="Times New Roman" w:cs="Times New Roman"/>
                <w:color w:val="000000"/>
                <w:lang w:val="en-US"/>
              </w:rPr>
              <w:t>4</w:t>
            </w:r>
            <w:r w:rsidRPr="00C85013">
              <w:rPr>
                <w:rFonts w:ascii="Times New Roman" w:eastAsia="Times New Roman" w:hAnsi="Times New Roman" w:cs="Times New Roman"/>
                <w:color w:val="000000"/>
                <w:lang w:val="en-US"/>
              </w:rPr>
              <w:t>%</w:t>
            </w:r>
          </w:p>
        </w:tc>
      </w:tr>
      <w:tr w:rsidR="007D0B7D" w:rsidRPr="00C85013" w14:paraId="3550C846" w14:textId="77777777" w:rsidTr="00351D94">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333AD6A" w14:textId="77777777" w:rsidR="007D0B7D" w:rsidRPr="00C85013" w:rsidRDefault="007D0B7D" w:rsidP="00351D94">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Sylhet </w:t>
            </w:r>
          </w:p>
        </w:tc>
        <w:tc>
          <w:tcPr>
            <w:tcW w:w="960" w:type="dxa"/>
            <w:tcBorders>
              <w:top w:val="nil"/>
              <w:left w:val="nil"/>
              <w:bottom w:val="single" w:sz="4" w:space="0" w:color="auto"/>
              <w:right w:val="single" w:sz="4" w:space="0" w:color="auto"/>
            </w:tcBorders>
            <w:shd w:val="clear" w:color="auto" w:fill="auto"/>
            <w:vAlign w:val="center"/>
            <w:hideMark/>
          </w:tcPr>
          <w:p w14:paraId="309097BF"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361A44DE"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28D0C14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6B92B4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62FF72A"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0.19%</w:t>
            </w:r>
          </w:p>
        </w:tc>
        <w:tc>
          <w:tcPr>
            <w:tcW w:w="960" w:type="dxa"/>
            <w:tcBorders>
              <w:top w:val="nil"/>
              <w:left w:val="nil"/>
              <w:bottom w:val="single" w:sz="4" w:space="0" w:color="auto"/>
              <w:right w:val="single" w:sz="4" w:space="0" w:color="auto"/>
            </w:tcBorders>
            <w:shd w:val="clear" w:color="auto" w:fill="auto"/>
            <w:vAlign w:val="center"/>
            <w:hideMark/>
          </w:tcPr>
          <w:p w14:paraId="2929F17B"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0.64%</w:t>
            </w:r>
          </w:p>
        </w:tc>
        <w:tc>
          <w:tcPr>
            <w:tcW w:w="1160" w:type="dxa"/>
            <w:tcBorders>
              <w:top w:val="nil"/>
              <w:left w:val="nil"/>
              <w:bottom w:val="single" w:sz="4" w:space="0" w:color="auto"/>
              <w:right w:val="single" w:sz="4" w:space="0" w:color="auto"/>
            </w:tcBorders>
            <w:shd w:val="clear" w:color="auto" w:fill="auto"/>
            <w:vAlign w:val="center"/>
            <w:hideMark/>
          </w:tcPr>
          <w:p w14:paraId="4921D2D3"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0.88%</w:t>
            </w:r>
          </w:p>
        </w:tc>
        <w:tc>
          <w:tcPr>
            <w:tcW w:w="960" w:type="dxa"/>
            <w:tcBorders>
              <w:top w:val="nil"/>
              <w:left w:val="nil"/>
              <w:bottom w:val="single" w:sz="4" w:space="0" w:color="auto"/>
              <w:right w:val="single" w:sz="4" w:space="0" w:color="auto"/>
            </w:tcBorders>
            <w:shd w:val="clear" w:color="auto" w:fill="auto"/>
            <w:vAlign w:val="center"/>
            <w:hideMark/>
          </w:tcPr>
          <w:p w14:paraId="31A1CC02"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0.71%</w:t>
            </w:r>
          </w:p>
        </w:tc>
        <w:tc>
          <w:tcPr>
            <w:tcW w:w="820" w:type="dxa"/>
            <w:tcBorders>
              <w:top w:val="nil"/>
              <w:left w:val="nil"/>
              <w:bottom w:val="single" w:sz="4" w:space="0" w:color="auto"/>
              <w:right w:val="single" w:sz="4" w:space="0" w:color="auto"/>
            </w:tcBorders>
            <w:shd w:val="clear" w:color="auto" w:fill="auto"/>
            <w:vAlign w:val="center"/>
            <w:hideMark/>
          </w:tcPr>
          <w:p w14:paraId="271C3D06"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0.32%</w:t>
            </w:r>
          </w:p>
        </w:tc>
        <w:tc>
          <w:tcPr>
            <w:tcW w:w="1000" w:type="dxa"/>
            <w:tcBorders>
              <w:top w:val="nil"/>
              <w:left w:val="nil"/>
              <w:bottom w:val="single" w:sz="4" w:space="0" w:color="auto"/>
              <w:right w:val="single" w:sz="4" w:space="0" w:color="auto"/>
            </w:tcBorders>
            <w:shd w:val="clear" w:color="auto" w:fill="auto"/>
            <w:vAlign w:val="center"/>
            <w:hideMark/>
          </w:tcPr>
          <w:p w14:paraId="015DCFEC"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0.24%</w:t>
            </w:r>
          </w:p>
        </w:tc>
        <w:tc>
          <w:tcPr>
            <w:tcW w:w="880" w:type="dxa"/>
            <w:tcBorders>
              <w:top w:val="nil"/>
              <w:left w:val="nil"/>
              <w:bottom w:val="single" w:sz="4" w:space="0" w:color="auto"/>
              <w:right w:val="single" w:sz="4" w:space="0" w:color="auto"/>
            </w:tcBorders>
            <w:shd w:val="clear" w:color="auto" w:fill="auto"/>
            <w:vAlign w:val="center"/>
            <w:hideMark/>
          </w:tcPr>
          <w:p w14:paraId="06FE41D1" w14:textId="77777777"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0.16%</w:t>
            </w:r>
          </w:p>
        </w:tc>
        <w:tc>
          <w:tcPr>
            <w:tcW w:w="980" w:type="dxa"/>
            <w:tcBorders>
              <w:top w:val="nil"/>
              <w:left w:val="nil"/>
              <w:bottom w:val="single" w:sz="4" w:space="0" w:color="auto"/>
              <w:right w:val="single" w:sz="4" w:space="0" w:color="auto"/>
            </w:tcBorders>
            <w:shd w:val="clear" w:color="auto" w:fill="auto"/>
            <w:vAlign w:val="center"/>
            <w:hideMark/>
          </w:tcPr>
          <w:p w14:paraId="632FA16D" w14:textId="37EF6208" w:rsidR="007D0B7D" w:rsidRPr="00C85013" w:rsidRDefault="007D0B7D" w:rsidP="00351D94">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w:t>
            </w:r>
            <w:r w:rsidR="00B85C80">
              <w:rPr>
                <w:rFonts w:ascii="Times New Roman" w:eastAsia="Times New Roman" w:hAnsi="Times New Roman" w:cs="Times New Roman"/>
                <w:color w:val="000000"/>
                <w:lang w:val="en-US"/>
              </w:rPr>
              <w:t>8</w:t>
            </w:r>
            <w:r w:rsidRPr="00C85013">
              <w:rPr>
                <w:rFonts w:ascii="Times New Roman" w:eastAsia="Times New Roman" w:hAnsi="Times New Roman" w:cs="Times New Roman"/>
                <w:color w:val="000000"/>
                <w:lang w:val="en-US"/>
              </w:rPr>
              <w:t>%</w:t>
            </w:r>
          </w:p>
        </w:tc>
      </w:tr>
    </w:tbl>
    <w:p w14:paraId="481415ED" w14:textId="77777777" w:rsidR="007D0B7D" w:rsidRDefault="007D0B7D" w:rsidP="00490376">
      <w:pPr>
        <w:rPr>
          <w:rFonts w:ascii="Times New Roman" w:hAnsi="Times New Roman" w:cs="Times New Roman"/>
          <w:b/>
          <w:bCs/>
        </w:rPr>
      </w:pPr>
    </w:p>
    <w:p w14:paraId="58A5F3AB" w14:textId="77777777" w:rsidR="007874A1" w:rsidRPr="00986220" w:rsidRDefault="007874A1" w:rsidP="00490376">
      <w:pPr>
        <w:rPr>
          <w:rFonts w:ascii="Times New Roman" w:hAnsi="Times New Roman" w:cs="Times New Roman"/>
          <w:b/>
          <w:bCs/>
        </w:rPr>
      </w:pPr>
    </w:p>
    <w:sectPr w:rsidR="007874A1" w:rsidRPr="00986220" w:rsidSect="00400E80">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Kazi Rahman" w:date="2024-01-21T10:50:00Z" w:initials="KR">
    <w:p w14:paraId="312C952F" w14:textId="42B832F8" w:rsidR="00A80069" w:rsidRDefault="00A80069" w:rsidP="00A80069">
      <w:pPr>
        <w:pStyle w:val="CommentText"/>
      </w:pPr>
      <w:r>
        <w:rPr>
          <w:rStyle w:val="CommentReference"/>
        </w:rPr>
        <w:annotationRef/>
      </w:r>
      <w:r>
        <w:t xml:space="preserve">There are two affiliation 6. Please correct. </w:t>
      </w:r>
    </w:p>
  </w:comment>
  <w:comment w:id="55" w:author="Kazi Rahman" w:date="2024-01-28T11:08:00Z" w:initials="KR">
    <w:p w14:paraId="76C0DC1E" w14:textId="77777777" w:rsidR="00214D56" w:rsidRDefault="00214D56" w:rsidP="00214D56">
      <w:pPr>
        <w:pStyle w:val="CommentText"/>
      </w:pPr>
      <w:r>
        <w:rPr>
          <w:rStyle w:val="CommentReference"/>
        </w:rPr>
        <w:annotationRef/>
      </w:r>
      <w:r>
        <w:t xml:space="preserve">The Abstract does not mention anything about mortality. </w:t>
      </w:r>
    </w:p>
  </w:comment>
  <w:comment w:id="145" w:author="Kazi Rahman" w:date="2024-01-21T10:59:00Z" w:initials="KR">
    <w:p w14:paraId="62217916" w14:textId="22C18F1F" w:rsidR="00401C81" w:rsidRDefault="00401C81" w:rsidP="00401C81">
      <w:pPr>
        <w:pStyle w:val="CommentText"/>
      </w:pPr>
      <w:r>
        <w:rPr>
          <w:rStyle w:val="CommentReference"/>
        </w:rPr>
        <w:annotationRef/>
      </w:r>
      <w:r>
        <w:t>Can we report it per 1000 across the document?</w:t>
      </w:r>
    </w:p>
  </w:comment>
  <w:comment w:id="200" w:author="Farhana  Haque" w:date="2024-01-25T22:43:00Z" w:initials="FH">
    <w:p w14:paraId="4E22C090" w14:textId="77777777" w:rsidR="00EF27DA" w:rsidRDefault="00B238C3" w:rsidP="00661418">
      <w:pPr>
        <w:pStyle w:val="CommentText"/>
      </w:pPr>
      <w:r>
        <w:rPr>
          <w:rStyle w:val="CommentReference"/>
        </w:rPr>
        <w:annotationRef/>
      </w:r>
      <w:r w:rsidR="00EF27DA">
        <w:t xml:space="preserve">Do you mean the cumulative/combined total for 23 years if between 2000 and 2022? Might be better to state the starting year. </w:t>
      </w:r>
    </w:p>
  </w:comment>
  <w:comment w:id="201" w:author="Mohammad Nayeem Hasan" w:date="2024-02-07T19:38:00Z" w:initials="MH">
    <w:p w14:paraId="4B4B0A52" w14:textId="2E3D780C" w:rsidR="00E41F1F" w:rsidRDefault="00E41F1F">
      <w:pPr>
        <w:pStyle w:val="CommentText"/>
      </w:pPr>
      <w:r>
        <w:rPr>
          <w:rStyle w:val="CommentReference"/>
        </w:rPr>
        <w:annotationRef/>
      </w:r>
      <w:r>
        <w:t>Done</w:t>
      </w:r>
    </w:p>
  </w:comment>
  <w:comment w:id="242" w:author="Farhana  Haque" w:date="2024-01-25T22:44:00Z" w:initials="FH">
    <w:p w14:paraId="4BC78E47" w14:textId="14991F4F" w:rsidR="00B238C3" w:rsidRDefault="00B238C3" w:rsidP="0009377A">
      <w:pPr>
        <w:pStyle w:val="CommentText"/>
      </w:pPr>
      <w:r>
        <w:rPr>
          <w:rStyle w:val="CommentReference"/>
        </w:rPr>
        <w:annotationRef/>
      </w:r>
      <w:r>
        <w:t xml:space="preserve">You have already stated this in the methods. </w:t>
      </w:r>
    </w:p>
  </w:comment>
  <w:comment w:id="243" w:author="Mohammad Nayeem Hasan" w:date="2024-02-07T19:38:00Z" w:initials="MH">
    <w:p w14:paraId="644A04F0" w14:textId="06AC4E3F" w:rsidR="00E41F1F" w:rsidRDefault="00E41F1F">
      <w:pPr>
        <w:pStyle w:val="CommentText"/>
      </w:pPr>
      <w:r>
        <w:rPr>
          <w:rStyle w:val="CommentReference"/>
        </w:rPr>
        <w:annotationRef/>
      </w:r>
    </w:p>
  </w:comment>
  <w:comment w:id="261" w:author="Kazi Rahman" w:date="2024-01-21T11:12:00Z" w:initials="KR">
    <w:p w14:paraId="2DB514E8" w14:textId="77777777" w:rsidR="004C1ECA" w:rsidRDefault="004C1ECA" w:rsidP="004C1ECA">
      <w:pPr>
        <w:pStyle w:val="CommentText"/>
      </w:pPr>
      <w:r>
        <w:rPr>
          <w:rStyle w:val="CommentReference"/>
        </w:rPr>
        <w:annotationRef/>
      </w:r>
      <w:r>
        <w:t>Should we mention Dhaka as a part of the southern districts?</w:t>
      </w:r>
    </w:p>
  </w:comment>
  <w:comment w:id="262" w:author="Mohammad Nayeem Hasan" w:date="2024-02-07T20:37:00Z" w:initials="MH">
    <w:p w14:paraId="58A6C305" w14:textId="1094723B" w:rsidR="00BF0940" w:rsidRDefault="00BF0940">
      <w:pPr>
        <w:pStyle w:val="CommentText"/>
      </w:pPr>
      <w:r>
        <w:rPr>
          <w:rStyle w:val="CommentReference"/>
        </w:rPr>
        <w:annotationRef/>
      </w:r>
    </w:p>
  </w:comment>
  <w:comment w:id="263" w:author="Farhana  Haque" w:date="2024-01-25T22:46:00Z" w:initials="FH">
    <w:p w14:paraId="101F404A" w14:textId="77777777" w:rsidR="00EF27DA" w:rsidRDefault="00EF27DA" w:rsidP="00C11E83">
      <w:pPr>
        <w:pStyle w:val="CommentText"/>
      </w:pPr>
      <w:r>
        <w:rPr>
          <w:rStyle w:val="CommentReference"/>
        </w:rPr>
        <w:annotationRef/>
      </w:r>
      <w:r>
        <w:t xml:space="preserve">Dhaka is not a southern district, is it? May be remove Dhaka from here. </w:t>
      </w:r>
    </w:p>
  </w:comment>
  <w:comment w:id="284" w:author="Farhana  Haque" w:date="2024-01-25T22:47:00Z" w:initials="FH">
    <w:p w14:paraId="7ED0C90A" w14:textId="77777777" w:rsidR="00EF27DA" w:rsidRDefault="00EF27DA" w:rsidP="00EF7714">
      <w:pPr>
        <w:pStyle w:val="CommentText"/>
      </w:pPr>
      <w:r>
        <w:rPr>
          <w:rStyle w:val="CommentReference"/>
        </w:rPr>
        <w:annotationRef/>
      </w:r>
      <w:r>
        <w:t xml:space="preserve">The names of these districts/division likely have little relevance to an international audience. May be remove them to reduce word count. </w:t>
      </w:r>
    </w:p>
  </w:comment>
  <w:comment w:id="282" w:author="Farhana  Haque" w:date="2024-01-25T22:48:00Z" w:initials="FH">
    <w:p w14:paraId="3714D70F" w14:textId="77777777" w:rsidR="00EF27DA" w:rsidRPr="00625CB7" w:rsidRDefault="00EF27DA" w:rsidP="006F0DF3">
      <w:pPr>
        <w:pStyle w:val="CommentText"/>
        <w:rPr>
          <w:lang w:val="en-US"/>
        </w:rPr>
      </w:pPr>
      <w:r>
        <w:rPr>
          <w:rStyle w:val="CommentReference"/>
        </w:rPr>
        <w:annotationRef/>
      </w:r>
      <w:r>
        <w:t xml:space="preserve">Relative to what? </w:t>
      </w:r>
    </w:p>
  </w:comment>
  <w:comment w:id="283" w:author="Mohammad Nayeem Hasan" w:date="2024-02-08T16:31:00Z" w:initials="MH">
    <w:p w14:paraId="0767FC27" w14:textId="7C7E4E6C" w:rsidR="00BC1422" w:rsidRDefault="00BC1422">
      <w:pPr>
        <w:pStyle w:val="CommentText"/>
      </w:pPr>
      <w:r>
        <w:rPr>
          <w:rStyle w:val="CommentReference"/>
        </w:rPr>
        <w:annotationRef/>
      </w:r>
      <w:r>
        <w:t>I added “from previous months”, is it correct?</w:t>
      </w:r>
    </w:p>
  </w:comment>
  <w:comment w:id="308" w:author="Farhana  Haque" w:date="2024-01-25T22:50:00Z" w:initials="FH">
    <w:p w14:paraId="3C5B0683" w14:textId="77777777" w:rsidR="00EF27DA" w:rsidRDefault="00EF27DA" w:rsidP="008C70B8">
      <w:pPr>
        <w:pStyle w:val="CommentText"/>
      </w:pPr>
      <w:r>
        <w:rPr>
          <w:rStyle w:val="CommentReference"/>
        </w:rPr>
        <w:annotationRef/>
      </w:r>
      <w:r>
        <w:t>It would be worth to include the confidence intervals.</w:t>
      </w:r>
    </w:p>
  </w:comment>
  <w:comment w:id="309" w:author="Mohammad Nayeem Hasan" w:date="2024-02-07T23:20:00Z" w:initials="MH">
    <w:p w14:paraId="6F781D91" w14:textId="00EC427F" w:rsidR="003A7378" w:rsidRDefault="003A7378">
      <w:pPr>
        <w:pStyle w:val="CommentText"/>
      </w:pPr>
      <w:r>
        <w:rPr>
          <w:rStyle w:val="CommentReference"/>
        </w:rPr>
        <w:annotationRef/>
      </w:r>
      <w:r>
        <w:t>Done</w:t>
      </w:r>
    </w:p>
  </w:comment>
  <w:comment w:id="306" w:author="Kazi Rahman" w:date="2024-01-21T11:04:00Z" w:initials="KR">
    <w:p w14:paraId="532D660A" w14:textId="77777777" w:rsidR="004C1ECA" w:rsidRDefault="00467437" w:rsidP="004C1ECA">
      <w:pPr>
        <w:pStyle w:val="CommentText"/>
      </w:pPr>
      <w:r>
        <w:rPr>
          <w:rStyle w:val="CommentReference"/>
        </w:rPr>
        <w:annotationRef/>
      </w:r>
      <w:r w:rsidR="004C1ECA">
        <w:t xml:space="preserve">Please provide 95% CI of these. I don't think all these IRR excluded the null value 1. </w:t>
      </w:r>
    </w:p>
    <w:p w14:paraId="0FB070EB" w14:textId="77777777" w:rsidR="004C1ECA" w:rsidRDefault="004C1ECA" w:rsidP="004C1ECA">
      <w:pPr>
        <w:pStyle w:val="CommentText"/>
      </w:pPr>
    </w:p>
    <w:p w14:paraId="359C816C" w14:textId="77777777" w:rsidR="004C1ECA" w:rsidRDefault="004C1ECA" w:rsidP="004C1ECA">
      <w:pPr>
        <w:pStyle w:val="CommentText"/>
      </w:pPr>
      <w:r>
        <w:t xml:space="preserve">I am not sure whether these are significant and substantial increase in dengue incidence. </w:t>
      </w:r>
    </w:p>
  </w:comment>
  <w:comment w:id="307" w:author="Mohammad Nayeem Hasan" w:date="2024-02-07T23:20:00Z" w:initials="MH">
    <w:p w14:paraId="257EB7A2" w14:textId="4C73B266" w:rsidR="003A7378" w:rsidRDefault="003A7378">
      <w:pPr>
        <w:pStyle w:val="CommentText"/>
      </w:pPr>
      <w:r>
        <w:rPr>
          <w:rStyle w:val="CommentReference"/>
        </w:rPr>
        <w:annotationRef/>
      </w:r>
      <w:r>
        <w:t>Provided 95% CI</w:t>
      </w:r>
    </w:p>
  </w:comment>
  <w:comment w:id="335" w:author="Farhana  Haque" w:date="2024-01-25T22:53:00Z" w:initials="FH">
    <w:p w14:paraId="010399D9" w14:textId="77777777" w:rsidR="001D19E1" w:rsidRDefault="00EF27DA" w:rsidP="0016168D">
      <w:pPr>
        <w:pStyle w:val="CommentText"/>
      </w:pPr>
      <w:r>
        <w:rPr>
          <w:rStyle w:val="CommentReference"/>
        </w:rPr>
        <w:annotationRef/>
      </w:r>
      <w:r w:rsidR="001D19E1">
        <w:t xml:space="preserve">Might be worth stating that cases were predominantly from Dhaka in past outbreaks before we can say that there was a geographical shift in 2023. Do we have data to support this claim? I know that many cases were reported from Chittagong and Khulna before too. </w:t>
      </w:r>
    </w:p>
  </w:comment>
  <w:comment w:id="336" w:author="Mohammad Nayeem Hasan" w:date="2024-02-08T16:33:00Z" w:initials="MH">
    <w:p w14:paraId="209F4C8C" w14:textId="663EE4F0" w:rsidR="00BC1422" w:rsidRDefault="00BC1422">
      <w:pPr>
        <w:pStyle w:val="CommentText"/>
      </w:pPr>
      <w:r>
        <w:rPr>
          <w:rStyle w:val="CommentReference"/>
        </w:rPr>
        <w:annotationRef/>
      </w:r>
      <w:r>
        <w:t>Is it from, fig 4?</w:t>
      </w:r>
    </w:p>
  </w:comment>
  <w:comment w:id="371" w:author="Rahman, Mahbubur" w:date="2024-01-27T18:26:00Z" w:initials="MR">
    <w:p w14:paraId="741C088C" w14:textId="77777777" w:rsidR="00625CB7" w:rsidRDefault="00625CB7" w:rsidP="00625CB7">
      <w:pPr>
        <w:pStyle w:val="CommentText"/>
      </w:pPr>
      <w:r>
        <w:rPr>
          <w:rStyle w:val="CommentReference"/>
        </w:rPr>
        <w:annotationRef/>
      </w:r>
      <w:r>
        <w:t>Assume you will update it?</w:t>
      </w:r>
    </w:p>
  </w:comment>
  <w:comment w:id="364" w:author="Kazi Rahman" w:date="2024-01-21T11:18:00Z" w:initials="KR">
    <w:p w14:paraId="72764719" w14:textId="77777777" w:rsidR="004C1ECA" w:rsidRDefault="004C1ECA" w:rsidP="004C1ECA">
      <w:pPr>
        <w:pStyle w:val="CommentText"/>
      </w:pPr>
      <w:r>
        <w:rPr>
          <w:rStyle w:val="CommentReference"/>
        </w:rPr>
        <w:annotationRef/>
      </w:r>
      <w:r>
        <w:t xml:space="preserve">You have presented these data as results in your Abstract. </w:t>
      </w:r>
    </w:p>
  </w:comment>
  <w:comment w:id="384" w:author="Farhana  Haque" w:date="2024-01-25T23:01:00Z" w:initials="FH">
    <w:p w14:paraId="2BFCE628" w14:textId="162CB086" w:rsidR="001D19E1" w:rsidRDefault="001D19E1" w:rsidP="00ED0345">
      <w:pPr>
        <w:pStyle w:val="CommentText"/>
      </w:pPr>
      <w:r>
        <w:rPr>
          <w:rStyle w:val="CommentReference"/>
        </w:rPr>
        <w:annotationRef/>
      </w:r>
      <w:r>
        <w:t>Over which period?</w:t>
      </w:r>
    </w:p>
  </w:comment>
  <w:comment w:id="385" w:author="Mohammad Nayeem Hasan" w:date="2024-02-07T23:43:00Z" w:initials="MH">
    <w:p w14:paraId="2E8B0AF8" w14:textId="1AB714F6" w:rsidR="007B5C94" w:rsidRDefault="007B5C94">
      <w:pPr>
        <w:pStyle w:val="CommentText"/>
      </w:pPr>
      <w:r>
        <w:rPr>
          <w:rStyle w:val="CommentReference"/>
        </w:rPr>
        <w:annotationRef/>
      </w:r>
      <w:r>
        <w:t>Done</w:t>
      </w:r>
    </w:p>
  </w:comment>
  <w:comment w:id="397" w:author="Farhana  Haque" w:date="2024-01-25T23:03:00Z" w:initials="FH">
    <w:p w14:paraId="4780B32C" w14:textId="77777777" w:rsidR="001D19E1" w:rsidRDefault="001D19E1" w:rsidP="00E53516">
      <w:pPr>
        <w:pStyle w:val="CommentText"/>
      </w:pPr>
      <w:r>
        <w:rPr>
          <w:rStyle w:val="CommentReference"/>
        </w:rPr>
        <w:annotationRef/>
      </w:r>
      <w:r>
        <w:t>What is a central district hospital? Do you mean the district hospitals in each district?</w:t>
      </w:r>
    </w:p>
  </w:comment>
  <w:comment w:id="395" w:author="Farhana  Haque" w:date="2024-01-25T23:05:00Z" w:initials="FH">
    <w:p w14:paraId="5BA30FEC" w14:textId="77777777" w:rsidR="00957431" w:rsidRDefault="00301E34" w:rsidP="004E3537">
      <w:pPr>
        <w:pStyle w:val="CommentText"/>
      </w:pPr>
      <w:r>
        <w:rPr>
          <w:rStyle w:val="CommentReference"/>
        </w:rPr>
        <w:annotationRef/>
      </w:r>
      <w:r w:rsidR="00957431">
        <w:t xml:space="preserve">The difference in the number of sites passively reporting dengue cases might have introduced bias. Might be worth mentioning as a limitation. </w:t>
      </w:r>
    </w:p>
  </w:comment>
  <w:comment w:id="404" w:author="Farhana  Haque" w:date="2024-01-25T23:07:00Z" w:initials="FH">
    <w:p w14:paraId="426770A5" w14:textId="77777777" w:rsidR="003F20CC" w:rsidRDefault="003F20CC" w:rsidP="003F20CC">
      <w:pPr>
        <w:pStyle w:val="CommentText"/>
      </w:pPr>
      <w:r>
        <w:rPr>
          <w:rStyle w:val="CommentReference"/>
        </w:rPr>
        <w:annotationRef/>
      </w:r>
      <w:r>
        <w:t xml:space="preserve">Why Mirpur only? I thought BMD had 3 weather stations for Dhaka and the daily climate parameters are averaged across the three stations. I could be wrong. </w:t>
      </w:r>
    </w:p>
  </w:comment>
  <w:comment w:id="405" w:author="Mohammad Nayeem Hasan" w:date="2024-02-08T00:12:00Z" w:initials="MH">
    <w:p w14:paraId="365653B9" w14:textId="618AA1D0" w:rsidR="00B87EA4" w:rsidRDefault="00B87EA4">
      <w:pPr>
        <w:pStyle w:val="CommentText"/>
      </w:pPr>
      <w:r>
        <w:rPr>
          <w:rStyle w:val="CommentReference"/>
        </w:rPr>
        <w:annotationRef/>
      </w:r>
      <w:r>
        <w:t>I mentioned all divisions, but Bhai, can you collect all location details?</w:t>
      </w:r>
    </w:p>
  </w:comment>
  <w:comment w:id="401" w:author="Farhana  Haque" w:date="2024-01-25T23:07:00Z" w:initials="FH">
    <w:p w14:paraId="10CB7BCB" w14:textId="65BE1100" w:rsidR="00301E34" w:rsidRDefault="00301E34" w:rsidP="008C72B7">
      <w:pPr>
        <w:pStyle w:val="CommentText"/>
      </w:pPr>
      <w:r>
        <w:rPr>
          <w:rStyle w:val="CommentReference"/>
        </w:rPr>
        <w:annotationRef/>
      </w:r>
      <w:r>
        <w:t xml:space="preserve">Why Mirpur only? I thought BMD had 3 weather stations for Dhaka and the daily climate parameters are averaged across the three stations. I could be wrong. </w:t>
      </w:r>
    </w:p>
  </w:comment>
  <w:comment w:id="402" w:author="Mohammad Nayeem Hasan" w:date="2024-02-08T00:12:00Z" w:initials="MH">
    <w:p w14:paraId="3BEF92A2" w14:textId="14D61C1C" w:rsidR="00B87EA4" w:rsidRDefault="00B87EA4">
      <w:pPr>
        <w:pStyle w:val="CommentText"/>
      </w:pPr>
      <w:r>
        <w:rPr>
          <w:rStyle w:val="CommentReference"/>
        </w:rPr>
        <w:annotationRef/>
      </w:r>
      <w:r>
        <w:t>I mentioned all divisions, but Najmul Bhai, can you collect all location details</w:t>
      </w:r>
      <w:r w:rsidR="008C0E31">
        <w:t>, like Mirpur Dhaka</w:t>
      </w:r>
      <w:r>
        <w:t>?</w:t>
      </w:r>
      <w:r w:rsidR="008C0E31">
        <w:t xml:space="preserve"> Or we can remove Mirpur.</w:t>
      </w:r>
    </w:p>
  </w:comment>
  <w:comment w:id="484" w:author="Farhana  Haque" w:date="2024-01-25T23:11:00Z" w:initials="FH">
    <w:p w14:paraId="60D9C1A2" w14:textId="77777777" w:rsidR="00301E34" w:rsidRDefault="00301E34" w:rsidP="00266DB2">
      <w:pPr>
        <w:pStyle w:val="CommentText"/>
      </w:pPr>
      <w:r>
        <w:rPr>
          <w:rStyle w:val="CommentReference"/>
        </w:rPr>
        <w:annotationRef/>
      </w:r>
      <w:r>
        <w:t>Is this the calculation of monthly percentage of cases in a specific district? Or is this part of the equation? Consider removing. Does not make any sense here.</w:t>
      </w:r>
    </w:p>
  </w:comment>
  <w:comment w:id="485" w:author="Mohammad Nayeem Hasan" w:date="2024-02-08T16:37:00Z" w:initials="MH">
    <w:p w14:paraId="0A425771" w14:textId="68EAD717" w:rsidR="00400918" w:rsidRDefault="00400918">
      <w:pPr>
        <w:pStyle w:val="CommentText"/>
      </w:pPr>
      <w:r>
        <w:rPr>
          <w:rStyle w:val="CommentReference"/>
        </w:rPr>
        <w:annotationRef/>
      </w:r>
      <w:r>
        <w:t>I removed “February”.</w:t>
      </w:r>
    </w:p>
  </w:comment>
  <w:comment w:id="501" w:author="Kazi Rahman" w:date="2024-01-28T10:44:00Z" w:initials="KR">
    <w:p w14:paraId="0DB2101D" w14:textId="77777777" w:rsidR="008C17E3" w:rsidRDefault="008C17E3" w:rsidP="008C17E3">
      <w:pPr>
        <w:pStyle w:val="CommentText"/>
      </w:pPr>
      <w:r>
        <w:rPr>
          <w:rStyle w:val="CommentReference"/>
        </w:rPr>
        <w:annotationRef/>
      </w:r>
      <w:r>
        <w:t xml:space="preserve">I was wondering whether we could make it per 1000. </w:t>
      </w:r>
    </w:p>
  </w:comment>
  <w:comment w:id="502" w:author="Mohammad Nayeem Hasan" w:date="2024-02-08T16:38:00Z" w:initials="MH">
    <w:p w14:paraId="13B254ED" w14:textId="344EE97F" w:rsidR="00400918" w:rsidRDefault="00400918">
      <w:pPr>
        <w:pStyle w:val="CommentText"/>
      </w:pPr>
      <w:r>
        <w:rPr>
          <w:rStyle w:val="CommentReference"/>
        </w:rPr>
        <w:annotationRef/>
      </w:r>
      <w:r>
        <w:t>Done</w:t>
      </w:r>
    </w:p>
  </w:comment>
  <w:comment w:id="523" w:author="Rahman, Mahbubur" w:date="2024-01-27T18:38:00Z" w:initials="MR">
    <w:p w14:paraId="3741EFD7" w14:textId="77777777" w:rsidR="006101F0" w:rsidRDefault="006101F0" w:rsidP="006101F0">
      <w:pPr>
        <w:pStyle w:val="CommentText"/>
      </w:pPr>
      <w:r>
        <w:rPr>
          <w:rStyle w:val="CommentReference"/>
        </w:rPr>
        <w:annotationRef/>
      </w:r>
      <w:r>
        <w:t>Should be 2000-2022?</w:t>
      </w:r>
    </w:p>
  </w:comment>
  <w:comment w:id="524" w:author="Mohammad Nayeem Hasan" w:date="2024-02-08T00:19:00Z" w:initials="MH">
    <w:p w14:paraId="1CD25BD2" w14:textId="684E24DE" w:rsidR="00B87EA4" w:rsidRDefault="00B87EA4">
      <w:pPr>
        <w:pStyle w:val="CommentText"/>
      </w:pPr>
      <w:r>
        <w:rPr>
          <w:rStyle w:val="CommentReference"/>
        </w:rPr>
        <w:annotationRef/>
      </w:r>
      <w:r>
        <w:t>Done</w:t>
      </w:r>
    </w:p>
  </w:comment>
  <w:comment w:id="527" w:author="Farhana  Haque" w:date="2024-01-25T23:15:00Z" w:initials="FH">
    <w:p w14:paraId="12C65C3E" w14:textId="27B589A9" w:rsidR="00301E34" w:rsidRDefault="00301E34" w:rsidP="00662D14">
      <w:pPr>
        <w:pStyle w:val="CommentText"/>
      </w:pPr>
      <w:r>
        <w:rPr>
          <w:rStyle w:val="CommentReference"/>
        </w:rPr>
        <w:annotationRef/>
      </w:r>
      <w:r>
        <w:t>Am I right in thinking that you collected meteorological data for Dhaka only as previously mentioned? How did you use the Dhaka met data for the case data from the entire country?</w:t>
      </w:r>
    </w:p>
  </w:comment>
  <w:comment w:id="528" w:author="Mohammad Nayeem Hasan" w:date="2024-02-08T00:19:00Z" w:initials="MH">
    <w:p w14:paraId="01D90B74" w14:textId="06E076D7" w:rsidR="00B87EA4" w:rsidRDefault="00B87EA4">
      <w:pPr>
        <w:pStyle w:val="CommentText"/>
      </w:pPr>
      <w:r>
        <w:rPr>
          <w:rStyle w:val="CommentReference"/>
        </w:rPr>
        <w:annotationRef/>
      </w:r>
      <w:r>
        <w:t>We took all divisions now</w:t>
      </w:r>
    </w:p>
  </w:comment>
  <w:comment w:id="736" w:author="Farhana  Haque" w:date="2024-01-25T23:18:00Z" w:initials="FH">
    <w:p w14:paraId="253A1BD0" w14:textId="77777777" w:rsidR="00B61780" w:rsidRDefault="00B61780" w:rsidP="00BB76D9">
      <w:pPr>
        <w:pStyle w:val="CommentText"/>
      </w:pPr>
      <w:r>
        <w:rPr>
          <w:rStyle w:val="CommentReference"/>
        </w:rPr>
        <w:annotationRef/>
      </w:r>
      <w:r>
        <w:t xml:space="preserve">If you collected met data from these divisions also, this should be clarified in the data source section. </w:t>
      </w:r>
    </w:p>
  </w:comment>
  <w:comment w:id="737" w:author="Mohammad Nayeem Hasan" w:date="2024-02-08T01:30:00Z" w:initials="MH">
    <w:p w14:paraId="08C45ED6" w14:textId="4D9FFE80" w:rsidR="00AC5E1F" w:rsidRDefault="00AC5E1F">
      <w:pPr>
        <w:pStyle w:val="CommentText"/>
      </w:pPr>
      <w:r>
        <w:rPr>
          <w:rStyle w:val="CommentReference"/>
        </w:rPr>
        <w:annotationRef/>
      </w:r>
      <w:r>
        <w:t>Explained</w:t>
      </w:r>
    </w:p>
  </w:comment>
  <w:comment w:id="760" w:author="Farhana  Haque" w:date="2024-01-25T23:20:00Z" w:initials="FH">
    <w:p w14:paraId="302082E0" w14:textId="77777777" w:rsidR="00B61780" w:rsidRDefault="00B61780" w:rsidP="00127A1B">
      <w:pPr>
        <w:pStyle w:val="CommentText"/>
      </w:pPr>
      <w:r>
        <w:rPr>
          <w:rStyle w:val="CommentReference"/>
        </w:rPr>
        <w:annotationRef/>
      </w:r>
      <w:r>
        <w:t xml:space="preserve">This figure is different from what is mentioned in the abstract (1699). Please make consistent. </w:t>
      </w:r>
    </w:p>
  </w:comment>
  <w:comment w:id="761" w:author="Mohammad Nayeem Hasan" w:date="2024-02-08T01:32:00Z" w:initials="MH">
    <w:p w14:paraId="6C940D1D" w14:textId="6D006F38" w:rsidR="00511E07" w:rsidRDefault="00511E07">
      <w:pPr>
        <w:pStyle w:val="CommentText"/>
      </w:pPr>
      <w:r>
        <w:rPr>
          <w:rStyle w:val="CommentReference"/>
        </w:rPr>
        <w:annotationRef/>
      </w:r>
      <w:r>
        <w:t>Corrected</w:t>
      </w:r>
    </w:p>
  </w:comment>
  <w:comment w:id="764" w:author="Rahman, Mahbubur" w:date="2024-01-27T18:43:00Z" w:initials="MR">
    <w:p w14:paraId="2DC35716" w14:textId="77777777" w:rsidR="003B0BFD" w:rsidRPr="00C66DFE" w:rsidRDefault="003B0BFD" w:rsidP="003B0BFD">
      <w:pPr>
        <w:pStyle w:val="CommentText"/>
        <w:rPr>
          <w:lang w:val="en-US"/>
        </w:rPr>
      </w:pPr>
      <w:r>
        <w:rPr>
          <w:rStyle w:val="CommentReference"/>
        </w:rPr>
        <w:annotationRef/>
      </w:r>
      <w:r>
        <w:t>2000-2022 you mean?</w:t>
      </w:r>
    </w:p>
  </w:comment>
  <w:comment w:id="765" w:author="Mohammad Nayeem Hasan" w:date="2024-02-08T01:34:00Z" w:initials="MH">
    <w:p w14:paraId="39A39CD7" w14:textId="324980D0" w:rsidR="00511E07" w:rsidRDefault="00511E07">
      <w:pPr>
        <w:pStyle w:val="CommentText"/>
      </w:pPr>
      <w:r>
        <w:rPr>
          <w:rStyle w:val="CommentReference"/>
        </w:rPr>
        <w:annotationRef/>
      </w:r>
      <w:r>
        <w:t>Yes</w:t>
      </w:r>
    </w:p>
  </w:comment>
  <w:comment w:id="766" w:author="Kazi Rahman" w:date="2024-01-28T10:47:00Z" w:initials="KR">
    <w:p w14:paraId="318C3ED7" w14:textId="77777777" w:rsidR="008C17E3" w:rsidRDefault="008C17E3" w:rsidP="008C17E3">
      <w:pPr>
        <w:pStyle w:val="CommentText"/>
      </w:pPr>
      <w:r>
        <w:rPr>
          <w:rStyle w:val="CommentReference"/>
        </w:rPr>
        <w:annotationRef/>
      </w:r>
      <w:r>
        <w:t>Use either 'rate' or 'ratio' consistently for CFR.</w:t>
      </w:r>
    </w:p>
  </w:comment>
  <w:comment w:id="767" w:author="Mohammad Nayeem Hasan" w:date="2024-02-08T01:38:00Z" w:initials="MH">
    <w:p w14:paraId="229E75B8" w14:textId="39FF3657" w:rsidR="00A543CF" w:rsidRDefault="00A543CF">
      <w:pPr>
        <w:pStyle w:val="CommentText"/>
      </w:pPr>
      <w:r>
        <w:rPr>
          <w:rStyle w:val="CommentReference"/>
        </w:rPr>
        <w:annotationRef/>
      </w:r>
      <w:r>
        <w:t>Used ‘rate’</w:t>
      </w:r>
    </w:p>
  </w:comment>
  <w:comment w:id="774" w:author="Kazi Rahman" w:date="2024-01-28T10:51:00Z" w:initials="KR">
    <w:p w14:paraId="56288670" w14:textId="77777777" w:rsidR="00B92395" w:rsidRDefault="00B92395" w:rsidP="00B92395">
      <w:pPr>
        <w:pStyle w:val="CommentText"/>
      </w:pPr>
      <w:r>
        <w:rPr>
          <w:rStyle w:val="CommentReference"/>
        </w:rPr>
        <w:annotationRef/>
      </w:r>
      <w:r>
        <w:t>This is a very useful and robust figure. But not sure which line shows 2023? Is it the solid black line in both the figures?</w:t>
      </w:r>
    </w:p>
  </w:comment>
  <w:comment w:id="775" w:author="Mohammad Nayeem Hasan" w:date="2024-02-08T03:13:00Z" w:initials="MH">
    <w:p w14:paraId="418D3029" w14:textId="731A8A9D" w:rsidR="000C091F" w:rsidRDefault="000C091F">
      <w:pPr>
        <w:pStyle w:val="CommentText"/>
      </w:pPr>
      <w:r>
        <w:rPr>
          <w:rStyle w:val="CommentReference"/>
        </w:rPr>
        <w:annotationRef/>
      </w:r>
      <w:r>
        <w:t>Done</w:t>
      </w:r>
    </w:p>
  </w:comment>
  <w:comment w:id="780" w:author="Farhana  Haque" w:date="2024-01-25T23:24:00Z" w:initials="FH">
    <w:p w14:paraId="18569039" w14:textId="50D8E066" w:rsidR="00B61780" w:rsidRDefault="00B61780" w:rsidP="00C91955">
      <w:pPr>
        <w:pStyle w:val="CommentText"/>
      </w:pPr>
      <w:r>
        <w:rPr>
          <w:rStyle w:val="CommentReference"/>
        </w:rPr>
        <w:annotationRef/>
      </w:r>
      <w:r>
        <w:t xml:space="preserve">Figures are only showing information for Dhaka. </w:t>
      </w:r>
    </w:p>
  </w:comment>
  <w:comment w:id="781" w:author="Mohammad Nayeem Hasan" w:date="2024-02-08T03:15:00Z" w:initials="MH">
    <w:p w14:paraId="18A4D411" w14:textId="2831A9D6" w:rsidR="000C091F" w:rsidRDefault="000C091F">
      <w:pPr>
        <w:pStyle w:val="CommentText"/>
      </w:pPr>
      <w:r>
        <w:rPr>
          <w:rStyle w:val="CommentReference"/>
        </w:rPr>
        <w:annotationRef/>
      </w:r>
      <w:r>
        <w:t>This is because, previous (2000-2022) data taken only for Dhaka.</w:t>
      </w:r>
    </w:p>
  </w:comment>
  <w:comment w:id="791" w:author="Kazi Rahman" w:date="2024-01-28T10:52:00Z" w:initials="KR">
    <w:p w14:paraId="3ED602B6" w14:textId="77777777" w:rsidR="00B92395" w:rsidRDefault="00B92395" w:rsidP="00B92395">
      <w:pPr>
        <w:pStyle w:val="CommentText"/>
      </w:pPr>
      <w:r>
        <w:rPr>
          <w:rStyle w:val="CommentReference"/>
        </w:rPr>
        <w:annotationRef/>
      </w:r>
      <w:r>
        <w:t>increased?</w:t>
      </w:r>
    </w:p>
  </w:comment>
  <w:comment w:id="792" w:author="Mohammad Nayeem Hasan" w:date="2024-02-08T16:39:00Z" w:initials="MH">
    <w:p w14:paraId="28A979C8" w14:textId="6D7A01D0" w:rsidR="006F5911" w:rsidRDefault="006F5911">
      <w:pPr>
        <w:pStyle w:val="CommentText"/>
      </w:pPr>
      <w:r>
        <w:rPr>
          <w:rStyle w:val="CommentReference"/>
        </w:rPr>
        <w:annotationRef/>
      </w:r>
      <w:r>
        <w:t>Done</w:t>
      </w:r>
    </w:p>
  </w:comment>
  <w:comment w:id="804" w:author="Kazi Rahman" w:date="2024-01-28T10:56:00Z" w:initials="KR">
    <w:p w14:paraId="33FA2509" w14:textId="77777777" w:rsidR="00B92395" w:rsidRDefault="00B92395" w:rsidP="00B92395">
      <w:pPr>
        <w:pStyle w:val="CommentText"/>
      </w:pPr>
      <w:r>
        <w:rPr>
          <w:rStyle w:val="CommentReference"/>
        </w:rPr>
        <w:annotationRef/>
      </w:r>
      <w:r>
        <w:t xml:space="preserve">This should go under discussion. </w:t>
      </w:r>
    </w:p>
  </w:comment>
  <w:comment w:id="836" w:author="Kazi Rahman" w:date="2024-01-28T11:05:00Z" w:initials="KR">
    <w:p w14:paraId="1B9BD779" w14:textId="77777777" w:rsidR="00214D56" w:rsidRDefault="00214D56" w:rsidP="00214D56">
      <w:pPr>
        <w:pStyle w:val="CommentText"/>
      </w:pPr>
      <w:r>
        <w:rPr>
          <w:rStyle w:val="CommentReference"/>
        </w:rPr>
        <w:annotationRef/>
      </w:r>
      <w:r>
        <w:t xml:space="preserve">Why daily? The plot does not look like that. </w:t>
      </w:r>
    </w:p>
  </w:comment>
  <w:comment w:id="837" w:author="Mohammad Nayeem Hasan" w:date="2024-02-08T16:39:00Z" w:initials="MH">
    <w:p w14:paraId="567BDF4F" w14:textId="703227AF" w:rsidR="006F5911" w:rsidRDefault="006F5911">
      <w:pPr>
        <w:pStyle w:val="CommentText"/>
      </w:pPr>
      <w:r>
        <w:rPr>
          <w:rStyle w:val="CommentReference"/>
        </w:rPr>
        <w:annotationRef/>
      </w:r>
      <w:r>
        <w:t>All information is in a daily format, for presentation purposes only months are represented on that plot.</w:t>
      </w:r>
    </w:p>
  </w:comment>
  <w:comment w:id="838" w:author="Farhana  Haque" w:date="2024-01-26T14:34:00Z" w:initials="FH">
    <w:p w14:paraId="7E4C3C43" w14:textId="77777777" w:rsidR="00014510" w:rsidRDefault="00014510" w:rsidP="000762A7">
      <w:pPr>
        <w:pStyle w:val="CommentText"/>
      </w:pPr>
      <w:r>
        <w:rPr>
          <w:rStyle w:val="CommentReference"/>
        </w:rPr>
        <w:annotationRef/>
      </w:r>
      <w:r>
        <w:t>Might to useful to state relative to what? Do you mean percentage of cases instead?</w:t>
      </w:r>
    </w:p>
  </w:comment>
  <w:comment w:id="839" w:author="Mohammad Nayeem Hasan" w:date="2024-02-08T16:41:00Z" w:initials="MH">
    <w:p w14:paraId="51A8D2DA" w14:textId="35B4AF0F" w:rsidR="006F5911" w:rsidRDefault="006F5911">
      <w:pPr>
        <w:pStyle w:val="CommentText"/>
      </w:pPr>
      <w:r>
        <w:rPr>
          <w:rStyle w:val="CommentReference"/>
        </w:rPr>
        <w:annotationRef/>
      </w:r>
      <w:r>
        <w:t>I added “from previous months”</w:t>
      </w:r>
    </w:p>
  </w:comment>
  <w:comment w:id="848" w:author="Kazi Rahman" w:date="2024-01-28T11:06:00Z" w:initials="KR">
    <w:p w14:paraId="0B869A04" w14:textId="77777777" w:rsidR="00214D56" w:rsidRDefault="00214D56" w:rsidP="00214D56">
      <w:pPr>
        <w:pStyle w:val="CommentText"/>
      </w:pPr>
      <w:r>
        <w:rPr>
          <w:rStyle w:val="CommentReference"/>
        </w:rPr>
        <w:annotationRef/>
      </w:r>
      <w:r>
        <w:t>Repetition?</w:t>
      </w:r>
    </w:p>
  </w:comment>
  <w:comment w:id="849" w:author="Rahman, Mahbubur" w:date="2024-01-27T18:58:00Z" w:initials="MR">
    <w:p w14:paraId="19F22137" w14:textId="77777777" w:rsidR="00C66DFE" w:rsidRDefault="00C66DFE" w:rsidP="00C66DFE">
      <w:pPr>
        <w:pStyle w:val="CommentText"/>
      </w:pPr>
      <w:r>
        <w:rPr>
          <w:rStyle w:val="CommentReference"/>
        </w:rPr>
        <w:annotationRef/>
      </w:r>
      <w:r>
        <w:t>?</w:t>
      </w:r>
    </w:p>
  </w:comment>
  <w:comment w:id="851" w:author="Farhana  Haque" w:date="2024-01-26T16:33:00Z" w:initials="FH">
    <w:p w14:paraId="0092C93E" w14:textId="3BCEA32F" w:rsidR="00146184" w:rsidRDefault="00146184" w:rsidP="00FC28BD">
      <w:pPr>
        <w:pStyle w:val="CommentText"/>
      </w:pPr>
      <w:r>
        <w:rPr>
          <w:rStyle w:val="CommentReference"/>
        </w:rPr>
        <w:annotationRef/>
      </w:r>
      <w:r>
        <w:t xml:space="preserve">Is this linked to figure 4? If yes, it would be good to make that reference here. </w:t>
      </w:r>
    </w:p>
  </w:comment>
  <w:comment w:id="852" w:author="Mohammad Nayeem Hasan" w:date="2024-02-08T03:56:00Z" w:initials="MH">
    <w:p w14:paraId="55EF5C00" w14:textId="271E9B0E" w:rsidR="00CB4492" w:rsidRDefault="00CB4492">
      <w:pPr>
        <w:pStyle w:val="CommentText"/>
      </w:pPr>
      <w:r>
        <w:rPr>
          <w:rStyle w:val="CommentReference"/>
        </w:rPr>
        <w:annotationRef/>
      </w:r>
      <w:r>
        <w:t>Done</w:t>
      </w:r>
    </w:p>
  </w:comment>
  <w:comment w:id="869" w:author="Kazi Rahman" w:date="2024-01-28T11:10:00Z" w:initials="KR">
    <w:p w14:paraId="132AD55A" w14:textId="77777777" w:rsidR="008B3B3F" w:rsidRDefault="008B3B3F" w:rsidP="008B3B3F">
      <w:pPr>
        <w:pStyle w:val="CommentText"/>
      </w:pPr>
      <w:r>
        <w:rPr>
          <w:rStyle w:val="CommentReference"/>
        </w:rPr>
        <w:annotationRef/>
      </w:r>
      <w:r>
        <w:t xml:space="preserve">This part should go under Discussion. There can be multiple reasons behind this shift that needs further investigation. </w:t>
      </w:r>
    </w:p>
  </w:comment>
  <w:comment w:id="876" w:author="Rahman, Mahbubur" w:date="2024-01-27T19:02:00Z" w:initials="MR">
    <w:p w14:paraId="47494B2A" w14:textId="77777777" w:rsidR="00C903AC" w:rsidRDefault="00E27679" w:rsidP="00C903AC">
      <w:pPr>
        <w:pStyle w:val="CommentText"/>
      </w:pPr>
      <w:r>
        <w:rPr>
          <w:rStyle w:val="CommentReference"/>
        </w:rPr>
        <w:annotationRef/>
      </w:r>
      <w:r w:rsidR="00C903AC">
        <w:t>Check as mixed of district and division in the sentence (should be either district or division). Faridpur district is part of Dhaka division</w:t>
      </w:r>
    </w:p>
  </w:comment>
  <w:comment w:id="877" w:author="Mohammad Nayeem Hasan" w:date="2024-02-08T03:58:00Z" w:initials="MH">
    <w:p w14:paraId="04C1FD47" w14:textId="3E73AF13" w:rsidR="00965027" w:rsidRDefault="00965027">
      <w:pPr>
        <w:pStyle w:val="CommentText"/>
      </w:pPr>
      <w:r>
        <w:rPr>
          <w:rStyle w:val="CommentReference"/>
        </w:rPr>
        <w:annotationRef/>
      </w:r>
      <w:r>
        <w:t>District</w:t>
      </w:r>
    </w:p>
  </w:comment>
  <w:comment w:id="885" w:author="Kazi Rahman" w:date="2024-01-28T11:12:00Z" w:initials="KR">
    <w:p w14:paraId="1D1CE9D9" w14:textId="77777777" w:rsidR="00615488" w:rsidRDefault="008B3B3F" w:rsidP="00615488">
      <w:pPr>
        <w:pStyle w:val="CommentText"/>
      </w:pPr>
      <w:r>
        <w:rPr>
          <w:rStyle w:val="CommentReference"/>
        </w:rPr>
        <w:annotationRef/>
      </w:r>
      <w:r w:rsidR="00615488">
        <w:t xml:space="preserve">Please report it per 1000. That would sound stronger and more realistic. Instead of saying .83 cases per 100 people, if we say 8.3 cases per 1000 people, that would make more sense to the public, program and policy people. </w:t>
      </w:r>
    </w:p>
    <w:p w14:paraId="05385292" w14:textId="77777777" w:rsidR="00615488" w:rsidRDefault="00615488" w:rsidP="00615488">
      <w:pPr>
        <w:pStyle w:val="CommentText"/>
      </w:pPr>
      <w:r>
        <w:t xml:space="preserve">I don't know how difficult redoing Figure 5 would be. But mentioning the number of cases per 1000 people with one decimal point will make the map less busy and more communicative. </w:t>
      </w:r>
    </w:p>
  </w:comment>
  <w:comment w:id="886" w:author="Mohammad Nayeem Hasan" w:date="2024-02-08T16:55:00Z" w:initials="MH">
    <w:p w14:paraId="3C5B2F59" w14:textId="4EE8F87F" w:rsidR="00E611EE" w:rsidRDefault="00E611EE">
      <w:pPr>
        <w:pStyle w:val="CommentText"/>
      </w:pPr>
      <w:r>
        <w:rPr>
          <w:rStyle w:val="CommentReference"/>
        </w:rPr>
        <w:annotationRef/>
      </w:r>
      <w:r>
        <w:t>Done</w:t>
      </w:r>
    </w:p>
  </w:comment>
  <w:comment w:id="890" w:author="Rahman, Mahbubur" w:date="2024-01-27T19:04:00Z" w:initials="MR">
    <w:p w14:paraId="19AB43D1" w14:textId="77777777" w:rsidR="00D705FE" w:rsidRDefault="00D705FE" w:rsidP="00D705FE">
      <w:pPr>
        <w:pStyle w:val="CommentText"/>
      </w:pPr>
      <w:r>
        <w:rPr>
          <w:rStyle w:val="CommentReference"/>
        </w:rPr>
        <w:annotationRef/>
      </w:r>
      <w:r>
        <w:t>?? Check for complete sentence</w:t>
      </w:r>
    </w:p>
  </w:comment>
  <w:comment w:id="903" w:author="Kazi Rahman" w:date="2024-01-28T11:22:00Z" w:initials="KR">
    <w:p w14:paraId="67DE5C25" w14:textId="77777777" w:rsidR="00615488" w:rsidRDefault="00615488" w:rsidP="00615488">
      <w:pPr>
        <w:pStyle w:val="CommentText"/>
      </w:pPr>
      <w:r>
        <w:rPr>
          <w:rStyle w:val="CommentReference"/>
        </w:rPr>
        <w:annotationRef/>
      </w:r>
      <w:r>
        <w:t>?</w:t>
      </w:r>
    </w:p>
  </w:comment>
  <w:comment w:id="936" w:author="Farhana  Haque" w:date="2024-01-26T17:12:00Z" w:initials="FH">
    <w:p w14:paraId="7D3229B3" w14:textId="2C87E944" w:rsidR="00C0757E" w:rsidRDefault="00C0757E" w:rsidP="0043684A">
      <w:pPr>
        <w:pStyle w:val="CommentText"/>
      </w:pPr>
      <w:r>
        <w:rPr>
          <w:rStyle w:val="CommentReference"/>
        </w:rPr>
        <w:annotationRef/>
      </w:r>
      <w:r>
        <w:t xml:space="preserve">The cases are at the district level and the met data is at the division </w:t>
      </w:r>
      <w:proofErr w:type="gramStart"/>
      <w:r>
        <w:t>level ,</w:t>
      </w:r>
      <w:proofErr w:type="gramEnd"/>
      <w:r>
        <w:t xml:space="preserve"> right? The cases in the districts in the same division are likely similar in some ways </w:t>
      </w:r>
      <w:proofErr w:type="spellStart"/>
      <w:r>
        <w:t>i.e</w:t>
      </w:r>
      <w:proofErr w:type="spellEnd"/>
      <w:r>
        <w:t xml:space="preserve"> some sort of clustering effect. Am I understanding this correctly? If yes, you could use GEE models or other models that can handle clustered data in a sensitivity analysis to see if your results are still supported. Maybe submit it as it is now and see if the reviewers come back with this comment and we can address this later. </w:t>
      </w:r>
    </w:p>
  </w:comment>
  <w:comment w:id="937" w:author="Mohammad Nayeem Hasan" w:date="2024-02-08T04:13:00Z" w:initials="MH">
    <w:p w14:paraId="1CA0E1A8" w14:textId="761DBE6B" w:rsidR="00EC5999" w:rsidRDefault="00EC5999">
      <w:pPr>
        <w:pStyle w:val="CommentText"/>
      </w:pPr>
      <w:r>
        <w:rPr>
          <w:rStyle w:val="CommentReference"/>
        </w:rPr>
        <w:annotationRef/>
      </w:r>
      <w:r>
        <w:t>okay</w:t>
      </w:r>
    </w:p>
  </w:comment>
  <w:comment w:id="1017" w:author="Farhana  Haque" w:date="2024-01-26T18:59:00Z" w:initials="FH">
    <w:p w14:paraId="44A00753" w14:textId="77777777" w:rsidR="00C67A9D" w:rsidRDefault="00C67A9D" w:rsidP="004661EF">
      <w:pPr>
        <w:pStyle w:val="CommentText"/>
      </w:pPr>
      <w:r>
        <w:rPr>
          <w:rStyle w:val="CommentReference"/>
        </w:rPr>
        <w:annotationRef/>
      </w:r>
      <w:r>
        <w:t>Without showing historical trends, this statement might be difficult to support with the current analysis. Might it be better to say something like 'a widespread distribution of cases nationwide outside Dhaka' instead?</w:t>
      </w:r>
    </w:p>
  </w:comment>
  <w:comment w:id="1020" w:author="Farhana  Haque" w:date="2024-01-26T19:01:00Z" w:initials="FH">
    <w:p w14:paraId="71F83E13" w14:textId="77777777" w:rsidR="00C67A9D" w:rsidRDefault="00C67A9D" w:rsidP="00F723BB">
      <w:pPr>
        <w:pStyle w:val="CommentText"/>
      </w:pPr>
      <w:r>
        <w:rPr>
          <w:rStyle w:val="CommentReference"/>
        </w:rPr>
        <w:annotationRef/>
      </w:r>
      <w:proofErr w:type="gramStart"/>
      <w:r>
        <w:t>Again</w:t>
      </w:r>
      <w:proofErr w:type="gramEnd"/>
      <w:r>
        <w:t xml:space="preserve"> if we have compared to previous years, may be a line graph showing cases by year for 23 years could be added here or in an appendix. </w:t>
      </w:r>
    </w:p>
  </w:comment>
  <w:comment w:id="1021" w:author="Mohammad Nayeem Hasan" w:date="2024-02-08T18:10:00Z" w:initials="MH">
    <w:p w14:paraId="1BD7DFC3" w14:textId="464E2B38" w:rsidR="009F2542" w:rsidRDefault="009F2542">
      <w:pPr>
        <w:pStyle w:val="CommentText"/>
      </w:pPr>
      <w:r>
        <w:rPr>
          <w:rStyle w:val="CommentReference"/>
        </w:rPr>
        <w:annotationRef/>
      </w:r>
      <w:r>
        <w:t>I think, we showed that</w:t>
      </w:r>
    </w:p>
  </w:comment>
  <w:comment w:id="1024" w:author="Farhana  Haque" w:date="2024-01-26T19:04:00Z" w:initials="FH">
    <w:p w14:paraId="09E9615C" w14:textId="77777777" w:rsidR="00C67A9D" w:rsidRDefault="00C67A9D" w:rsidP="005778BE">
      <w:pPr>
        <w:pStyle w:val="CommentText"/>
      </w:pPr>
      <w:r>
        <w:rPr>
          <w:rStyle w:val="CommentReference"/>
        </w:rPr>
        <w:annotationRef/>
      </w:r>
      <w:r>
        <w:t>Meaning unclear. Do you mean 2022 was warmer than 2023 and had late rain that led to the excess cases? Has reference 16 supported this claim with data or is this your speculation?</w:t>
      </w:r>
    </w:p>
  </w:comment>
  <w:comment w:id="1039" w:author="Farhana  Haque" w:date="2024-01-26T19:06:00Z" w:initials="FH">
    <w:p w14:paraId="4A0A19EF" w14:textId="77777777" w:rsidR="00C67A9D" w:rsidRDefault="00C67A9D" w:rsidP="00142C23">
      <w:pPr>
        <w:pStyle w:val="CommentText"/>
      </w:pPr>
      <w:r>
        <w:rPr>
          <w:rStyle w:val="CommentReference"/>
        </w:rPr>
        <w:annotationRef/>
      </w:r>
      <w:r>
        <w:t xml:space="preserve">Need a reference. </w:t>
      </w:r>
    </w:p>
  </w:comment>
  <w:comment w:id="1058" w:author="Kazi Rahman" w:date="2024-01-28T19:53:00Z" w:initials="KR">
    <w:p w14:paraId="4562481C" w14:textId="77777777" w:rsidR="00EB0635" w:rsidRDefault="00EB0635" w:rsidP="00EB0635">
      <w:pPr>
        <w:pStyle w:val="CommentText"/>
      </w:pPr>
      <w:r>
        <w:rPr>
          <w:rStyle w:val="CommentReference"/>
        </w:rPr>
        <w:annotationRef/>
      </w:r>
      <w:r>
        <w:t xml:space="preserve">Repetition of what you have just said. </w:t>
      </w:r>
    </w:p>
  </w:comment>
  <w:comment w:id="1059" w:author="Mohammad Nayeem Hasan" w:date="2024-02-08T18:11:00Z" w:initials="MH">
    <w:p w14:paraId="2C2DF0B2" w14:textId="7130B12F" w:rsidR="009F2542" w:rsidRDefault="009F2542">
      <w:pPr>
        <w:pStyle w:val="CommentText"/>
      </w:pPr>
      <w:r>
        <w:rPr>
          <w:rStyle w:val="CommentReference"/>
        </w:rPr>
        <w:annotationRef/>
      </w:r>
      <w:r>
        <w:t>removed</w:t>
      </w:r>
    </w:p>
  </w:comment>
  <w:comment w:id="1077" w:author="Farhana  Haque" w:date="2024-01-26T19:11:00Z" w:initials="FH">
    <w:p w14:paraId="47190706" w14:textId="77777777" w:rsidR="00E17B83" w:rsidRPr="00C37D7D" w:rsidRDefault="00E17B83" w:rsidP="001A1579">
      <w:pPr>
        <w:pStyle w:val="CommentText"/>
        <w:rPr>
          <w:lang w:val="en-US"/>
        </w:rPr>
      </w:pPr>
      <w:r>
        <w:rPr>
          <w:rStyle w:val="CommentReference"/>
        </w:rPr>
        <w:annotationRef/>
      </w:r>
      <w:r>
        <w:t xml:space="preserve">Would be good to mention which ones specifically. </w:t>
      </w:r>
    </w:p>
  </w:comment>
  <w:comment w:id="1094" w:author="Farhana  Haque" w:date="2024-01-26T19:13:00Z" w:initials="FH">
    <w:p w14:paraId="3D893E01" w14:textId="77777777" w:rsidR="00E17B83" w:rsidRDefault="00E17B83" w:rsidP="00611DF5">
      <w:pPr>
        <w:pStyle w:val="CommentText"/>
      </w:pPr>
      <w:r>
        <w:rPr>
          <w:rStyle w:val="CommentReference"/>
        </w:rPr>
        <w:annotationRef/>
      </w:r>
      <w:r>
        <w:t>Reference?</w:t>
      </w:r>
    </w:p>
  </w:comment>
  <w:comment w:id="1095" w:author="Farhana  Haque" w:date="2024-01-26T19:15:00Z" w:initials="FH">
    <w:p w14:paraId="0240E131" w14:textId="77777777" w:rsidR="00E17B83" w:rsidRDefault="00E17B83" w:rsidP="00831DD5">
      <w:pPr>
        <w:pStyle w:val="CommentText"/>
      </w:pPr>
      <w:r>
        <w:rPr>
          <w:rStyle w:val="CommentReference"/>
        </w:rPr>
        <w:annotationRef/>
      </w:r>
      <w:r>
        <w:t xml:space="preserve">Might it be also due to reporting bias? For example, the southern district hospitals may have reported more compared to northern districts? The dengue surveillance is a passive reporting system and so reporting bias is a major limitation of the data. I think that we need to mention this somewhere as a limitation. </w:t>
      </w:r>
    </w:p>
  </w:comment>
  <w:comment w:id="1117" w:author="Kazi Rahman" w:date="2024-01-28T20:05:00Z" w:initials="KR">
    <w:p w14:paraId="237BA895" w14:textId="77777777" w:rsidR="00ED1E1E" w:rsidRDefault="00ED1E1E" w:rsidP="00ED1E1E">
      <w:pPr>
        <w:pStyle w:val="CommentText"/>
      </w:pPr>
      <w:r>
        <w:rPr>
          <w:rStyle w:val="CommentReference"/>
        </w:rPr>
        <w:annotationRef/>
      </w:r>
      <w:r>
        <w:t xml:space="preserve">You previously mentioned the reappearance of DENV-2 in 2018. Did then DENV-3 reappear in 2019? Please check. </w:t>
      </w:r>
    </w:p>
  </w:comment>
  <w:comment w:id="1118" w:author="Farhana  Haque" w:date="2024-01-26T19:22:00Z" w:initials="FH">
    <w:p w14:paraId="43C1BE29" w14:textId="77777777" w:rsidR="00C70BBA" w:rsidRDefault="00C70BBA" w:rsidP="007F74E9">
      <w:pPr>
        <w:pStyle w:val="CommentText"/>
      </w:pPr>
      <w:r>
        <w:rPr>
          <w:rStyle w:val="CommentReference"/>
        </w:rPr>
        <w:annotationRef/>
      </w:r>
      <w:r>
        <w:t xml:space="preserve">You can also refer to this paper if you like: </w:t>
      </w:r>
      <w:hyperlink r:id="rId1" w:history="1">
        <w:r w:rsidRPr="007F74E9">
          <w:rPr>
            <w:rStyle w:val="Hyperlink"/>
          </w:rPr>
          <w:t>https://link.springer.com/article/10.1007/s13337-018-0469-x</w:t>
        </w:r>
      </w:hyperlink>
      <w:r>
        <w:t xml:space="preserve"> </w:t>
      </w:r>
    </w:p>
  </w:comment>
  <w:comment w:id="1121" w:author="Kazi Rahman" w:date="2024-01-28T20:08:00Z" w:initials="KR">
    <w:p w14:paraId="7347B77F" w14:textId="77777777" w:rsidR="00ED1E1E" w:rsidRDefault="00ED1E1E" w:rsidP="00ED1E1E">
      <w:pPr>
        <w:pStyle w:val="CommentText"/>
      </w:pPr>
      <w:r>
        <w:rPr>
          <w:rStyle w:val="CommentReference"/>
        </w:rPr>
        <w:annotationRef/>
      </w:r>
      <w:r>
        <w:t xml:space="preserve">This last sentence is not related to the very detailed and thoughtful discussion in this concluding paragraph on mortality. It needs to go before where you discussed disease occurrence. </w:t>
      </w:r>
    </w:p>
  </w:comment>
  <w:comment w:id="1124" w:author="Rahman, Mahbubur" w:date="2024-01-27T22:23:00Z" w:initials="MR">
    <w:p w14:paraId="032EA650" w14:textId="77777777" w:rsidR="004771EB" w:rsidRDefault="004771EB" w:rsidP="004771EB">
      <w:pPr>
        <w:pStyle w:val="CommentText"/>
      </w:pPr>
      <w:r>
        <w:rPr>
          <w:rStyle w:val="CommentReference"/>
        </w:rPr>
        <w:annotationRef/>
      </w:r>
      <w:r>
        <w:t>?</w:t>
      </w:r>
    </w:p>
  </w:comment>
  <w:comment w:id="1128" w:author="Farhana  Haque" w:date="2024-01-26T19:24:00Z" w:initials="FH">
    <w:p w14:paraId="4CB33B67" w14:textId="50986DBB" w:rsidR="00C70BBA" w:rsidRDefault="00C70BBA" w:rsidP="00400FA1">
      <w:pPr>
        <w:pStyle w:val="CommentText"/>
      </w:pPr>
      <w:r>
        <w:rPr>
          <w:rStyle w:val="CommentReference"/>
        </w:rPr>
        <w:annotationRef/>
      </w:r>
      <w:r>
        <w:t>Possibly also presence of suitable and competent vectors</w:t>
      </w:r>
    </w:p>
  </w:comment>
  <w:comment w:id="1132" w:author="Farhana  Haque" w:date="2024-01-26T19:25:00Z" w:initials="FH">
    <w:p w14:paraId="08BABAA6" w14:textId="77777777" w:rsidR="00C70BBA" w:rsidRDefault="00C70BBA" w:rsidP="00C22065">
      <w:pPr>
        <w:pStyle w:val="CommentText"/>
      </w:pPr>
      <w:r>
        <w:rPr>
          <w:rStyle w:val="CommentReference"/>
        </w:rPr>
        <w:annotationRef/>
      </w:r>
      <w:r>
        <w:t xml:space="preserve">I heard from the news that this was due to more children being affected during the 2023 outbreak. </w:t>
      </w:r>
    </w:p>
  </w:comment>
  <w:comment w:id="1139" w:author="Farhana  Haque" w:date="2024-01-26T19:28:00Z" w:initials="FH">
    <w:p w14:paraId="2524A88C" w14:textId="77777777" w:rsidR="00C70BBA" w:rsidRDefault="00C70BBA" w:rsidP="00154FED">
      <w:pPr>
        <w:pStyle w:val="CommentText"/>
      </w:pPr>
      <w:r>
        <w:rPr>
          <w:rStyle w:val="CommentReference"/>
        </w:rPr>
        <w:annotationRef/>
      </w:r>
      <w:r>
        <w:t xml:space="preserve">This is vague. What does short, medium and intermediate term mean and entail? Might be better to specify or remove altogether. To me it seems that Bangladesh needs active/enhanced case and death surveillance, vector surveillance that incorporates meteorological data and research to identify the causes of increased deaths for improved dengue care.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2C952F" w15:done="0"/>
  <w15:commentEx w15:paraId="76C0DC1E" w15:done="0"/>
  <w15:commentEx w15:paraId="62217916" w15:done="0"/>
  <w15:commentEx w15:paraId="4E22C090" w15:done="0"/>
  <w15:commentEx w15:paraId="4B4B0A52" w15:paraIdParent="4E22C090" w15:done="0"/>
  <w15:commentEx w15:paraId="4BC78E47" w15:done="0"/>
  <w15:commentEx w15:paraId="644A04F0" w15:paraIdParent="4BC78E47" w15:done="0"/>
  <w15:commentEx w15:paraId="2DB514E8" w15:done="0"/>
  <w15:commentEx w15:paraId="58A6C305" w15:paraIdParent="2DB514E8" w15:done="0"/>
  <w15:commentEx w15:paraId="101F404A" w15:done="0"/>
  <w15:commentEx w15:paraId="7ED0C90A" w15:done="0"/>
  <w15:commentEx w15:paraId="3714D70F" w15:done="0"/>
  <w15:commentEx w15:paraId="0767FC27" w15:paraIdParent="3714D70F" w15:done="0"/>
  <w15:commentEx w15:paraId="3C5B0683" w15:done="0"/>
  <w15:commentEx w15:paraId="6F781D91" w15:paraIdParent="3C5B0683" w15:done="0"/>
  <w15:commentEx w15:paraId="359C816C" w15:done="0"/>
  <w15:commentEx w15:paraId="257EB7A2" w15:paraIdParent="359C816C" w15:done="0"/>
  <w15:commentEx w15:paraId="010399D9" w15:done="0"/>
  <w15:commentEx w15:paraId="209F4C8C" w15:paraIdParent="010399D9" w15:done="0"/>
  <w15:commentEx w15:paraId="741C088C" w15:done="0"/>
  <w15:commentEx w15:paraId="72764719" w15:done="0"/>
  <w15:commentEx w15:paraId="2BFCE628" w15:done="0"/>
  <w15:commentEx w15:paraId="2E8B0AF8" w15:paraIdParent="2BFCE628" w15:done="0"/>
  <w15:commentEx w15:paraId="4780B32C" w15:done="0"/>
  <w15:commentEx w15:paraId="5BA30FEC" w15:done="0"/>
  <w15:commentEx w15:paraId="426770A5" w15:done="0"/>
  <w15:commentEx w15:paraId="365653B9" w15:paraIdParent="426770A5" w15:done="0"/>
  <w15:commentEx w15:paraId="10CB7BCB" w15:done="0"/>
  <w15:commentEx w15:paraId="3BEF92A2" w15:paraIdParent="10CB7BCB" w15:done="0"/>
  <w15:commentEx w15:paraId="60D9C1A2" w15:done="0"/>
  <w15:commentEx w15:paraId="0A425771" w15:paraIdParent="60D9C1A2" w15:done="0"/>
  <w15:commentEx w15:paraId="0DB2101D" w15:done="0"/>
  <w15:commentEx w15:paraId="13B254ED" w15:paraIdParent="0DB2101D" w15:done="0"/>
  <w15:commentEx w15:paraId="3741EFD7" w15:done="0"/>
  <w15:commentEx w15:paraId="1CD25BD2" w15:paraIdParent="3741EFD7" w15:done="0"/>
  <w15:commentEx w15:paraId="12C65C3E" w15:done="0"/>
  <w15:commentEx w15:paraId="01D90B74" w15:paraIdParent="12C65C3E" w15:done="0"/>
  <w15:commentEx w15:paraId="253A1BD0" w15:done="0"/>
  <w15:commentEx w15:paraId="08C45ED6" w15:paraIdParent="253A1BD0" w15:done="0"/>
  <w15:commentEx w15:paraId="302082E0" w15:done="0"/>
  <w15:commentEx w15:paraId="6C940D1D" w15:paraIdParent="302082E0" w15:done="0"/>
  <w15:commentEx w15:paraId="2DC35716" w15:done="0"/>
  <w15:commentEx w15:paraId="39A39CD7" w15:paraIdParent="2DC35716" w15:done="0"/>
  <w15:commentEx w15:paraId="318C3ED7" w15:done="0"/>
  <w15:commentEx w15:paraId="229E75B8" w15:paraIdParent="318C3ED7" w15:done="0"/>
  <w15:commentEx w15:paraId="56288670" w15:done="0"/>
  <w15:commentEx w15:paraId="418D3029" w15:paraIdParent="56288670" w15:done="0"/>
  <w15:commentEx w15:paraId="18569039" w15:done="0"/>
  <w15:commentEx w15:paraId="18A4D411" w15:paraIdParent="18569039" w15:done="0"/>
  <w15:commentEx w15:paraId="3ED602B6" w15:done="0"/>
  <w15:commentEx w15:paraId="28A979C8" w15:paraIdParent="3ED602B6" w15:done="0"/>
  <w15:commentEx w15:paraId="33FA2509" w15:done="0"/>
  <w15:commentEx w15:paraId="1B9BD779" w15:done="0"/>
  <w15:commentEx w15:paraId="567BDF4F" w15:paraIdParent="1B9BD779" w15:done="0"/>
  <w15:commentEx w15:paraId="7E4C3C43" w15:done="0"/>
  <w15:commentEx w15:paraId="51A8D2DA" w15:paraIdParent="7E4C3C43" w15:done="0"/>
  <w15:commentEx w15:paraId="0B869A04" w15:done="0"/>
  <w15:commentEx w15:paraId="19F22137" w15:done="0"/>
  <w15:commentEx w15:paraId="0092C93E" w15:done="0"/>
  <w15:commentEx w15:paraId="55EF5C00" w15:paraIdParent="0092C93E" w15:done="0"/>
  <w15:commentEx w15:paraId="132AD55A" w15:done="0"/>
  <w15:commentEx w15:paraId="47494B2A" w15:done="0"/>
  <w15:commentEx w15:paraId="04C1FD47" w15:paraIdParent="47494B2A" w15:done="0"/>
  <w15:commentEx w15:paraId="05385292" w15:done="0"/>
  <w15:commentEx w15:paraId="3C5B2F59" w15:paraIdParent="05385292" w15:done="0"/>
  <w15:commentEx w15:paraId="19AB43D1" w15:done="0"/>
  <w15:commentEx w15:paraId="67DE5C25" w15:done="0"/>
  <w15:commentEx w15:paraId="7D3229B3" w15:done="0"/>
  <w15:commentEx w15:paraId="1CA0E1A8" w15:paraIdParent="7D3229B3" w15:done="0"/>
  <w15:commentEx w15:paraId="44A00753" w15:done="0"/>
  <w15:commentEx w15:paraId="71F83E13" w15:done="0"/>
  <w15:commentEx w15:paraId="1BD7DFC3" w15:paraIdParent="71F83E13" w15:done="0"/>
  <w15:commentEx w15:paraId="09E9615C" w15:done="0"/>
  <w15:commentEx w15:paraId="4A0A19EF" w15:done="0"/>
  <w15:commentEx w15:paraId="4562481C" w15:done="0"/>
  <w15:commentEx w15:paraId="2C2DF0B2" w15:paraIdParent="4562481C" w15:done="0"/>
  <w15:commentEx w15:paraId="47190706" w15:done="0"/>
  <w15:commentEx w15:paraId="3D893E01" w15:done="0"/>
  <w15:commentEx w15:paraId="0240E131" w15:done="0"/>
  <w15:commentEx w15:paraId="237BA895" w15:done="0"/>
  <w15:commentEx w15:paraId="43C1BE29" w15:done="0"/>
  <w15:commentEx w15:paraId="7347B77F" w15:done="0"/>
  <w15:commentEx w15:paraId="032EA650" w15:done="0"/>
  <w15:commentEx w15:paraId="4CB33B67" w15:done="0"/>
  <w15:commentEx w15:paraId="08BABAA6" w15:done="0"/>
  <w15:commentEx w15:paraId="2524A8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FE2F865" w16cex:dateUtc="2024-01-21T00:50:00Z"/>
  <w16cex:commentExtensible w16cex:durableId="6BDB4B1C" w16cex:dateUtc="2024-01-28T01:08:00Z"/>
  <w16cex:commentExtensible w16cex:durableId="30A8C18B" w16cex:dateUtc="2024-01-21T00:59:00Z"/>
  <w16cex:commentExtensible w16cex:durableId="295D6275" w16cex:dateUtc="2024-01-25T22:43:00Z"/>
  <w16cex:commentExtensible w16cex:durableId="0C88BEB4" w16cex:dateUtc="2024-02-07T13:38:00Z"/>
  <w16cex:commentExtensible w16cex:durableId="295D62E3" w16cex:dateUtc="2024-01-25T22:44:00Z"/>
  <w16cex:commentExtensible w16cex:durableId="30426009" w16cex:dateUtc="2024-02-07T13:38:00Z"/>
  <w16cex:commentExtensible w16cex:durableId="0A110E5B" w16cex:dateUtc="2024-01-21T01:12:00Z"/>
  <w16cex:commentExtensible w16cex:durableId="5F4F9E07" w16cex:dateUtc="2024-02-07T14:37:00Z"/>
  <w16cex:commentExtensible w16cex:durableId="37546D92" w16cex:dateUtc="2024-01-25T22:46:00Z"/>
  <w16cex:commentExtensible w16cex:durableId="295D6392" w16cex:dateUtc="2024-01-25T22:47:00Z"/>
  <w16cex:commentExtensible w16cex:durableId="295D63CE" w16cex:dateUtc="2024-01-25T22:48:00Z"/>
  <w16cex:commentExtensible w16cex:durableId="15AD904F" w16cex:dateUtc="2024-02-08T10:31:00Z"/>
  <w16cex:commentExtensible w16cex:durableId="295D6429" w16cex:dateUtc="2024-01-25T22:50:00Z"/>
  <w16cex:commentExtensible w16cex:durableId="1A9F8A32" w16cex:dateUtc="2024-02-07T17:20:00Z"/>
  <w16cex:commentExtensible w16cex:durableId="57575316" w16cex:dateUtc="2024-01-21T01:04:00Z"/>
  <w16cex:commentExtensible w16cex:durableId="2CFF967A" w16cex:dateUtc="2024-02-07T17:20:00Z"/>
  <w16cex:commentExtensible w16cex:durableId="295D64EA" w16cex:dateUtc="2024-01-25T22:53:00Z"/>
  <w16cex:commentExtensible w16cex:durableId="68AAA952" w16cex:dateUtc="2024-02-08T10:33:00Z"/>
  <w16cex:commentExtensible w16cex:durableId="263C4860" w16cex:dateUtc="2024-01-27T12:26:00Z"/>
  <w16cex:commentExtensible w16cex:durableId="0D95F39D" w16cex:dateUtc="2024-01-21T01:18:00Z"/>
  <w16cex:commentExtensible w16cex:durableId="295D66DB" w16cex:dateUtc="2024-01-25T23:01:00Z"/>
  <w16cex:commentExtensible w16cex:durableId="50D4ED69" w16cex:dateUtc="2024-02-07T17:43:00Z"/>
  <w16cex:commentExtensible w16cex:durableId="295D6729" w16cex:dateUtc="2024-01-25T23:03:00Z"/>
  <w16cex:commentExtensible w16cex:durableId="295D67CF" w16cex:dateUtc="2024-01-25T23:05:00Z"/>
  <w16cex:commentExtensible w16cex:durableId="64225339" w16cex:dateUtc="2024-01-25T23:07:00Z"/>
  <w16cex:commentExtensible w16cex:durableId="33619D9B" w16cex:dateUtc="2024-02-07T18:12:00Z"/>
  <w16cex:commentExtensible w16cex:durableId="295D6845" w16cex:dateUtc="2024-01-25T23:07:00Z"/>
  <w16cex:commentExtensible w16cex:durableId="3D237010" w16cex:dateUtc="2024-02-07T18:12:00Z"/>
  <w16cex:commentExtensible w16cex:durableId="295D693A" w16cex:dateUtc="2024-01-25T23:11:00Z"/>
  <w16cex:commentExtensible w16cex:durableId="0F72ECC2" w16cex:dateUtc="2024-02-08T10:37:00Z"/>
  <w16cex:commentExtensible w16cex:durableId="4775BD17" w16cex:dateUtc="2024-01-28T00:44:00Z"/>
  <w16cex:commentExtensible w16cex:durableId="54EC3BBB" w16cex:dateUtc="2024-02-08T10:38:00Z"/>
  <w16cex:commentExtensible w16cex:durableId="644C85E1" w16cex:dateUtc="2024-01-27T12:38:00Z"/>
  <w16cex:commentExtensible w16cex:durableId="6E8529E9" w16cex:dateUtc="2024-02-07T18:19:00Z"/>
  <w16cex:commentExtensible w16cex:durableId="295D69F4" w16cex:dateUtc="2024-01-25T23:15:00Z"/>
  <w16cex:commentExtensible w16cex:durableId="77DA1D42" w16cex:dateUtc="2024-02-07T18:19:00Z"/>
  <w16cex:commentExtensible w16cex:durableId="295D6AD5" w16cex:dateUtc="2024-01-25T23:18:00Z"/>
  <w16cex:commentExtensible w16cex:durableId="39DA4187" w16cex:dateUtc="2024-02-07T19:30:00Z"/>
  <w16cex:commentExtensible w16cex:durableId="295D6B24" w16cex:dateUtc="2024-01-25T23:20:00Z"/>
  <w16cex:commentExtensible w16cex:durableId="6292E887" w16cex:dateUtc="2024-02-07T19:32:00Z"/>
  <w16cex:commentExtensible w16cex:durableId="26F3CC5A" w16cex:dateUtc="2024-01-27T12:43:00Z"/>
  <w16cex:commentExtensible w16cex:durableId="395DC4D1" w16cex:dateUtc="2024-02-07T19:34:00Z"/>
  <w16cex:commentExtensible w16cex:durableId="5A32B992" w16cex:dateUtc="2024-01-28T00:47:00Z"/>
  <w16cex:commentExtensible w16cex:durableId="3A4D2AB7" w16cex:dateUtc="2024-02-07T19:38:00Z"/>
  <w16cex:commentExtensible w16cex:durableId="4923D256" w16cex:dateUtc="2024-01-28T00:51:00Z"/>
  <w16cex:commentExtensible w16cex:durableId="2B9A377C" w16cex:dateUtc="2024-02-07T21:13:00Z"/>
  <w16cex:commentExtensible w16cex:durableId="295D6C1D" w16cex:dateUtc="2024-01-25T23:24:00Z"/>
  <w16cex:commentExtensible w16cex:durableId="6C2C5A53" w16cex:dateUtc="2024-02-07T21:15:00Z"/>
  <w16cex:commentExtensible w16cex:durableId="1EE29BD2" w16cex:dateUtc="2024-01-28T00:52:00Z"/>
  <w16cex:commentExtensible w16cex:durableId="703583AC" w16cex:dateUtc="2024-02-08T10:39:00Z"/>
  <w16cex:commentExtensible w16cex:durableId="3F1C491B" w16cex:dateUtc="2024-01-28T00:56:00Z"/>
  <w16cex:commentExtensible w16cex:durableId="6C5BAB80" w16cex:dateUtc="2024-01-28T01:05:00Z"/>
  <w16cex:commentExtensible w16cex:durableId="4BFC7979" w16cex:dateUtc="2024-02-08T10:39:00Z"/>
  <w16cex:commentExtensible w16cex:durableId="295E418C" w16cex:dateUtc="2024-01-26T14:34:00Z"/>
  <w16cex:commentExtensible w16cex:durableId="2C538805" w16cex:dateUtc="2024-02-08T10:41:00Z"/>
  <w16cex:commentExtensible w16cex:durableId="0B03530F" w16cex:dateUtc="2024-01-28T01:06:00Z"/>
  <w16cex:commentExtensible w16cex:durableId="278CF34E" w16cex:dateUtc="2024-01-27T12:58:00Z"/>
  <w16cex:commentExtensible w16cex:durableId="295E5D4F" w16cex:dateUtc="2024-01-26T16:33:00Z"/>
  <w16cex:commentExtensible w16cex:durableId="46E2557A" w16cex:dateUtc="2024-02-07T21:56:00Z"/>
  <w16cex:commentExtensible w16cex:durableId="565A07C0" w16cex:dateUtc="2024-01-28T01:10:00Z"/>
  <w16cex:commentExtensible w16cex:durableId="2EBFC12A" w16cex:dateUtc="2024-01-27T13:02:00Z"/>
  <w16cex:commentExtensible w16cex:durableId="4469E94D" w16cex:dateUtc="2024-02-07T21:58:00Z"/>
  <w16cex:commentExtensible w16cex:durableId="23BC1CDA" w16cex:dateUtc="2024-01-28T01:12:00Z"/>
  <w16cex:commentExtensible w16cex:durableId="6F482F5E" w16cex:dateUtc="2024-02-08T10:55:00Z"/>
  <w16cex:commentExtensible w16cex:durableId="0C449DBF" w16cex:dateUtc="2024-01-27T13:04:00Z"/>
  <w16cex:commentExtensible w16cex:durableId="3D894BF8" w16cex:dateUtc="2024-01-28T01:22:00Z"/>
  <w16cex:commentExtensible w16cex:durableId="295E6662" w16cex:dateUtc="2024-01-26T17:12:00Z"/>
  <w16cex:commentExtensible w16cex:durableId="1982217E" w16cex:dateUtc="2024-02-07T22:13:00Z"/>
  <w16cex:commentExtensible w16cex:durableId="295E7F88" w16cex:dateUtc="2024-01-26T18:59:00Z"/>
  <w16cex:commentExtensible w16cex:durableId="295E8003" w16cex:dateUtc="2024-01-26T19:01:00Z"/>
  <w16cex:commentExtensible w16cex:durableId="43FB764A" w16cex:dateUtc="2024-02-08T12:10:00Z"/>
  <w16cex:commentExtensible w16cex:durableId="295E80A1" w16cex:dateUtc="2024-01-26T19:04:00Z"/>
  <w16cex:commentExtensible w16cex:durableId="295E8133" w16cex:dateUtc="2024-01-26T19:06:00Z"/>
  <w16cex:commentExtensible w16cex:durableId="62DA8FCE" w16cex:dateUtc="2024-01-28T09:53:00Z"/>
  <w16cex:commentExtensible w16cex:durableId="6AD7B041" w16cex:dateUtc="2024-02-08T12:11:00Z"/>
  <w16cex:commentExtensible w16cex:durableId="295E8268" w16cex:dateUtc="2024-01-26T19:11:00Z"/>
  <w16cex:commentExtensible w16cex:durableId="295E82CC" w16cex:dateUtc="2024-01-26T19:13:00Z"/>
  <w16cex:commentExtensible w16cex:durableId="295E836D" w16cex:dateUtc="2024-01-26T19:15:00Z"/>
  <w16cex:commentExtensible w16cex:durableId="34D4F576" w16cex:dateUtc="2024-01-28T10:05:00Z"/>
  <w16cex:commentExtensible w16cex:durableId="295E84E2" w16cex:dateUtc="2024-01-26T19:22:00Z"/>
  <w16cex:commentExtensible w16cex:durableId="4711BF59" w16cex:dateUtc="2024-01-28T10:08:00Z"/>
  <w16cex:commentExtensible w16cex:durableId="372C3046" w16cex:dateUtc="2024-01-27T16:23:00Z"/>
  <w16cex:commentExtensible w16cex:durableId="295E8566" w16cex:dateUtc="2024-01-26T19:24:00Z"/>
  <w16cex:commentExtensible w16cex:durableId="295E859D" w16cex:dateUtc="2024-01-26T19:25:00Z"/>
  <w16cex:commentExtensible w16cex:durableId="295E867A" w16cex:dateUtc="2024-01-26T1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2C952F" w16cid:durableId="2FE2F865"/>
  <w16cid:commentId w16cid:paraId="76C0DC1E" w16cid:durableId="6BDB4B1C"/>
  <w16cid:commentId w16cid:paraId="62217916" w16cid:durableId="30A8C18B"/>
  <w16cid:commentId w16cid:paraId="4E22C090" w16cid:durableId="295D6275"/>
  <w16cid:commentId w16cid:paraId="4B4B0A52" w16cid:durableId="0C88BEB4"/>
  <w16cid:commentId w16cid:paraId="4BC78E47" w16cid:durableId="295D62E3"/>
  <w16cid:commentId w16cid:paraId="644A04F0" w16cid:durableId="30426009"/>
  <w16cid:commentId w16cid:paraId="2DB514E8" w16cid:durableId="0A110E5B"/>
  <w16cid:commentId w16cid:paraId="58A6C305" w16cid:durableId="5F4F9E07"/>
  <w16cid:commentId w16cid:paraId="101F404A" w16cid:durableId="37546D92"/>
  <w16cid:commentId w16cid:paraId="7ED0C90A" w16cid:durableId="295D6392"/>
  <w16cid:commentId w16cid:paraId="3714D70F" w16cid:durableId="295D63CE"/>
  <w16cid:commentId w16cid:paraId="0767FC27" w16cid:durableId="15AD904F"/>
  <w16cid:commentId w16cid:paraId="3C5B0683" w16cid:durableId="295D6429"/>
  <w16cid:commentId w16cid:paraId="6F781D91" w16cid:durableId="1A9F8A32"/>
  <w16cid:commentId w16cid:paraId="359C816C" w16cid:durableId="57575316"/>
  <w16cid:commentId w16cid:paraId="257EB7A2" w16cid:durableId="2CFF967A"/>
  <w16cid:commentId w16cid:paraId="010399D9" w16cid:durableId="295D64EA"/>
  <w16cid:commentId w16cid:paraId="209F4C8C" w16cid:durableId="68AAA952"/>
  <w16cid:commentId w16cid:paraId="741C088C" w16cid:durableId="263C4860"/>
  <w16cid:commentId w16cid:paraId="72764719" w16cid:durableId="0D95F39D"/>
  <w16cid:commentId w16cid:paraId="2BFCE628" w16cid:durableId="295D66DB"/>
  <w16cid:commentId w16cid:paraId="2E8B0AF8" w16cid:durableId="50D4ED69"/>
  <w16cid:commentId w16cid:paraId="4780B32C" w16cid:durableId="295D6729"/>
  <w16cid:commentId w16cid:paraId="5BA30FEC" w16cid:durableId="295D67CF"/>
  <w16cid:commentId w16cid:paraId="426770A5" w16cid:durableId="64225339"/>
  <w16cid:commentId w16cid:paraId="365653B9" w16cid:durableId="33619D9B"/>
  <w16cid:commentId w16cid:paraId="10CB7BCB" w16cid:durableId="295D6845"/>
  <w16cid:commentId w16cid:paraId="3BEF92A2" w16cid:durableId="3D237010"/>
  <w16cid:commentId w16cid:paraId="60D9C1A2" w16cid:durableId="295D693A"/>
  <w16cid:commentId w16cid:paraId="0A425771" w16cid:durableId="0F72ECC2"/>
  <w16cid:commentId w16cid:paraId="0DB2101D" w16cid:durableId="4775BD17"/>
  <w16cid:commentId w16cid:paraId="13B254ED" w16cid:durableId="54EC3BBB"/>
  <w16cid:commentId w16cid:paraId="3741EFD7" w16cid:durableId="644C85E1"/>
  <w16cid:commentId w16cid:paraId="1CD25BD2" w16cid:durableId="6E8529E9"/>
  <w16cid:commentId w16cid:paraId="12C65C3E" w16cid:durableId="295D69F4"/>
  <w16cid:commentId w16cid:paraId="01D90B74" w16cid:durableId="77DA1D42"/>
  <w16cid:commentId w16cid:paraId="253A1BD0" w16cid:durableId="295D6AD5"/>
  <w16cid:commentId w16cid:paraId="08C45ED6" w16cid:durableId="39DA4187"/>
  <w16cid:commentId w16cid:paraId="302082E0" w16cid:durableId="295D6B24"/>
  <w16cid:commentId w16cid:paraId="6C940D1D" w16cid:durableId="6292E887"/>
  <w16cid:commentId w16cid:paraId="2DC35716" w16cid:durableId="26F3CC5A"/>
  <w16cid:commentId w16cid:paraId="39A39CD7" w16cid:durableId="395DC4D1"/>
  <w16cid:commentId w16cid:paraId="318C3ED7" w16cid:durableId="5A32B992"/>
  <w16cid:commentId w16cid:paraId="229E75B8" w16cid:durableId="3A4D2AB7"/>
  <w16cid:commentId w16cid:paraId="56288670" w16cid:durableId="4923D256"/>
  <w16cid:commentId w16cid:paraId="418D3029" w16cid:durableId="2B9A377C"/>
  <w16cid:commentId w16cid:paraId="18569039" w16cid:durableId="295D6C1D"/>
  <w16cid:commentId w16cid:paraId="18A4D411" w16cid:durableId="6C2C5A53"/>
  <w16cid:commentId w16cid:paraId="3ED602B6" w16cid:durableId="1EE29BD2"/>
  <w16cid:commentId w16cid:paraId="28A979C8" w16cid:durableId="703583AC"/>
  <w16cid:commentId w16cid:paraId="33FA2509" w16cid:durableId="3F1C491B"/>
  <w16cid:commentId w16cid:paraId="1B9BD779" w16cid:durableId="6C5BAB80"/>
  <w16cid:commentId w16cid:paraId="567BDF4F" w16cid:durableId="4BFC7979"/>
  <w16cid:commentId w16cid:paraId="7E4C3C43" w16cid:durableId="295E418C"/>
  <w16cid:commentId w16cid:paraId="51A8D2DA" w16cid:durableId="2C538805"/>
  <w16cid:commentId w16cid:paraId="0B869A04" w16cid:durableId="0B03530F"/>
  <w16cid:commentId w16cid:paraId="19F22137" w16cid:durableId="278CF34E"/>
  <w16cid:commentId w16cid:paraId="0092C93E" w16cid:durableId="295E5D4F"/>
  <w16cid:commentId w16cid:paraId="55EF5C00" w16cid:durableId="46E2557A"/>
  <w16cid:commentId w16cid:paraId="132AD55A" w16cid:durableId="565A07C0"/>
  <w16cid:commentId w16cid:paraId="47494B2A" w16cid:durableId="2EBFC12A"/>
  <w16cid:commentId w16cid:paraId="04C1FD47" w16cid:durableId="4469E94D"/>
  <w16cid:commentId w16cid:paraId="05385292" w16cid:durableId="23BC1CDA"/>
  <w16cid:commentId w16cid:paraId="3C5B2F59" w16cid:durableId="6F482F5E"/>
  <w16cid:commentId w16cid:paraId="19AB43D1" w16cid:durableId="0C449DBF"/>
  <w16cid:commentId w16cid:paraId="67DE5C25" w16cid:durableId="3D894BF8"/>
  <w16cid:commentId w16cid:paraId="7D3229B3" w16cid:durableId="295E6662"/>
  <w16cid:commentId w16cid:paraId="1CA0E1A8" w16cid:durableId="1982217E"/>
  <w16cid:commentId w16cid:paraId="44A00753" w16cid:durableId="295E7F88"/>
  <w16cid:commentId w16cid:paraId="71F83E13" w16cid:durableId="295E8003"/>
  <w16cid:commentId w16cid:paraId="1BD7DFC3" w16cid:durableId="43FB764A"/>
  <w16cid:commentId w16cid:paraId="09E9615C" w16cid:durableId="295E80A1"/>
  <w16cid:commentId w16cid:paraId="4A0A19EF" w16cid:durableId="295E8133"/>
  <w16cid:commentId w16cid:paraId="4562481C" w16cid:durableId="62DA8FCE"/>
  <w16cid:commentId w16cid:paraId="2C2DF0B2" w16cid:durableId="6AD7B041"/>
  <w16cid:commentId w16cid:paraId="47190706" w16cid:durableId="295E8268"/>
  <w16cid:commentId w16cid:paraId="3D893E01" w16cid:durableId="295E82CC"/>
  <w16cid:commentId w16cid:paraId="0240E131" w16cid:durableId="295E836D"/>
  <w16cid:commentId w16cid:paraId="237BA895" w16cid:durableId="34D4F576"/>
  <w16cid:commentId w16cid:paraId="43C1BE29" w16cid:durableId="295E84E2"/>
  <w16cid:commentId w16cid:paraId="7347B77F" w16cid:durableId="4711BF59"/>
  <w16cid:commentId w16cid:paraId="032EA650" w16cid:durableId="372C3046"/>
  <w16cid:commentId w16cid:paraId="4CB33B67" w16cid:durableId="295E8566"/>
  <w16cid:commentId w16cid:paraId="08BABAA6" w16cid:durableId="295E859D"/>
  <w16cid:commentId w16cid:paraId="2524A88C" w16cid:durableId="295E86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04B53" w14:textId="77777777" w:rsidR="00400E80" w:rsidRDefault="00400E80" w:rsidP="00672E98">
      <w:pPr>
        <w:spacing w:after="0" w:line="240" w:lineRule="auto"/>
      </w:pPr>
      <w:r>
        <w:separator/>
      </w:r>
    </w:p>
  </w:endnote>
  <w:endnote w:type="continuationSeparator" w:id="0">
    <w:p w14:paraId="0F68BC0E" w14:textId="77777777" w:rsidR="00400E80" w:rsidRDefault="00400E80" w:rsidP="00672E98">
      <w:pPr>
        <w:spacing w:after="0" w:line="240" w:lineRule="auto"/>
      </w:pPr>
      <w:r>
        <w:continuationSeparator/>
      </w:r>
    </w:p>
  </w:endnote>
  <w:endnote w:type="continuationNotice" w:id="1">
    <w:p w14:paraId="55197838" w14:textId="77777777" w:rsidR="00400E80" w:rsidRDefault="00400E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715538"/>
      <w:docPartObj>
        <w:docPartGallery w:val="Page Numbers (Bottom of Page)"/>
        <w:docPartUnique/>
      </w:docPartObj>
    </w:sdtPr>
    <w:sdtContent>
      <w:p w14:paraId="3A0940F0" w14:textId="215544EB" w:rsidR="00672E98" w:rsidRDefault="00672E98">
        <w:pPr>
          <w:pStyle w:val="Footer"/>
          <w:jc w:val="center"/>
        </w:pPr>
        <w:r>
          <w:fldChar w:fldCharType="begin"/>
        </w:r>
        <w:r>
          <w:instrText>PAGE   \* MERGEFORMAT</w:instrText>
        </w:r>
        <w:r>
          <w:fldChar w:fldCharType="separate"/>
        </w:r>
        <w:r>
          <w:t>2</w:t>
        </w:r>
        <w:r>
          <w:fldChar w:fldCharType="end"/>
        </w:r>
      </w:p>
    </w:sdtContent>
  </w:sdt>
  <w:p w14:paraId="1D8459A9" w14:textId="77777777" w:rsidR="00672E98" w:rsidRDefault="00672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13A49" w14:textId="77777777" w:rsidR="00400E80" w:rsidRDefault="00400E80" w:rsidP="00672E98">
      <w:pPr>
        <w:spacing w:after="0" w:line="240" w:lineRule="auto"/>
      </w:pPr>
      <w:r>
        <w:separator/>
      </w:r>
    </w:p>
  </w:footnote>
  <w:footnote w:type="continuationSeparator" w:id="0">
    <w:p w14:paraId="442E6096" w14:textId="77777777" w:rsidR="00400E80" w:rsidRDefault="00400E80" w:rsidP="00672E98">
      <w:pPr>
        <w:spacing w:after="0" w:line="240" w:lineRule="auto"/>
      </w:pPr>
      <w:r>
        <w:continuationSeparator/>
      </w:r>
    </w:p>
  </w:footnote>
  <w:footnote w:type="continuationNotice" w:id="1">
    <w:p w14:paraId="1C935CD4" w14:textId="77777777" w:rsidR="00400E80" w:rsidRDefault="00400E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E5ABF" w14:textId="77777777" w:rsidR="00CF70D3" w:rsidRDefault="00CF70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E9144F"/>
    <w:multiLevelType w:val="hybridMultilevel"/>
    <w:tmpl w:val="F96C2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0137900">
    <w:abstractNumId w:val="2"/>
  </w:num>
  <w:num w:numId="2" w16cid:durableId="392504759">
    <w:abstractNumId w:val="0"/>
  </w:num>
  <w:num w:numId="3" w16cid:durableId="489102445">
    <w:abstractNumId w:val="1"/>
  </w:num>
  <w:num w:numId="4" w16cid:durableId="11111687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ayeem Hasan">
    <w15:presenceInfo w15:providerId="Windows Live" w15:userId="5be14f6c7eaf8e33"/>
  </w15:person>
  <w15:person w15:author="Kazi Rahman">
    <w15:presenceInfo w15:providerId="AD" w15:userId="S::krahman@bond.edu.au::58e2a1a7-1109-4987-bdaa-3ba5bfc4459c"/>
  </w15:person>
  <w15:person w15:author="Zumla, Ali">
    <w15:presenceInfo w15:providerId="AD" w15:userId="S::rmhaalz@ucl.ac.uk::36784042-d8a3-42f4-a439-8b82454dcfa0"/>
  </w15:person>
  <w15:person w15:author="Rahman, Mahbubur">
    <w15:presenceInfo w15:providerId="AD" w15:userId="S::marahman@rvc.ac.uk::425fafc8-4f60-4afb-86be-d4711b0da7a3"/>
  </w15:person>
  <w15:person w15:author="Farhana  Haque">
    <w15:presenceInfo w15:providerId="AD" w15:userId="S::lshfh2@lshtm.ac.uk::04921387-9eea-4068-a628-3069efca8d9d"/>
  </w15:person>
  <w15:person w15:author="Md Asaduzzaman">
    <w15:presenceInfo w15:providerId="AD" w15:userId="S::ma9@staff.staffs.ac.uk::a376507a-c0a2-4df2-9ff3-a6bf0f6a503d"/>
  </w15:person>
  <w15:person w15:author="Avinash Sharma">
    <w15:presenceInfo w15:providerId="None" w15:userId="Avinash Sha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8A0"/>
    <w:rsid w:val="0000090E"/>
    <w:rsid w:val="0000142D"/>
    <w:rsid w:val="00002A1A"/>
    <w:rsid w:val="00003447"/>
    <w:rsid w:val="0000505C"/>
    <w:rsid w:val="00006390"/>
    <w:rsid w:val="00006893"/>
    <w:rsid w:val="00006C87"/>
    <w:rsid w:val="00007BE0"/>
    <w:rsid w:val="00007F0D"/>
    <w:rsid w:val="0001057B"/>
    <w:rsid w:val="00011651"/>
    <w:rsid w:val="00012528"/>
    <w:rsid w:val="00014510"/>
    <w:rsid w:val="00014849"/>
    <w:rsid w:val="00014F6E"/>
    <w:rsid w:val="00015CA6"/>
    <w:rsid w:val="00017D15"/>
    <w:rsid w:val="00017F4C"/>
    <w:rsid w:val="00020984"/>
    <w:rsid w:val="00020C9C"/>
    <w:rsid w:val="00020E90"/>
    <w:rsid w:val="00020FA7"/>
    <w:rsid w:val="00021342"/>
    <w:rsid w:val="00022358"/>
    <w:rsid w:val="00022851"/>
    <w:rsid w:val="00023E52"/>
    <w:rsid w:val="000244E3"/>
    <w:rsid w:val="0002462C"/>
    <w:rsid w:val="000260DF"/>
    <w:rsid w:val="00026D34"/>
    <w:rsid w:val="00030829"/>
    <w:rsid w:val="00031B5D"/>
    <w:rsid w:val="00032DA2"/>
    <w:rsid w:val="00032E6A"/>
    <w:rsid w:val="000339A4"/>
    <w:rsid w:val="00033D96"/>
    <w:rsid w:val="00034D6B"/>
    <w:rsid w:val="0003527C"/>
    <w:rsid w:val="0003533A"/>
    <w:rsid w:val="00043405"/>
    <w:rsid w:val="00043DA7"/>
    <w:rsid w:val="00045373"/>
    <w:rsid w:val="0004596C"/>
    <w:rsid w:val="000459C0"/>
    <w:rsid w:val="00045E93"/>
    <w:rsid w:val="00045F05"/>
    <w:rsid w:val="000466A1"/>
    <w:rsid w:val="00047182"/>
    <w:rsid w:val="00050100"/>
    <w:rsid w:val="00052639"/>
    <w:rsid w:val="00053A72"/>
    <w:rsid w:val="00053CAE"/>
    <w:rsid w:val="00054125"/>
    <w:rsid w:val="000542D4"/>
    <w:rsid w:val="00054312"/>
    <w:rsid w:val="0005437F"/>
    <w:rsid w:val="00057ED2"/>
    <w:rsid w:val="00057FAC"/>
    <w:rsid w:val="000618B6"/>
    <w:rsid w:val="00061B51"/>
    <w:rsid w:val="00063DC5"/>
    <w:rsid w:val="000649B3"/>
    <w:rsid w:val="00065063"/>
    <w:rsid w:val="0006573F"/>
    <w:rsid w:val="00066DC9"/>
    <w:rsid w:val="00072FAE"/>
    <w:rsid w:val="00073C6B"/>
    <w:rsid w:val="00075278"/>
    <w:rsid w:val="000754CF"/>
    <w:rsid w:val="0007728A"/>
    <w:rsid w:val="00077BFE"/>
    <w:rsid w:val="00080043"/>
    <w:rsid w:val="00082F76"/>
    <w:rsid w:val="00083CBD"/>
    <w:rsid w:val="00084809"/>
    <w:rsid w:val="000858B1"/>
    <w:rsid w:val="00086285"/>
    <w:rsid w:val="00086854"/>
    <w:rsid w:val="00086F5C"/>
    <w:rsid w:val="00087598"/>
    <w:rsid w:val="00087DE7"/>
    <w:rsid w:val="00090A44"/>
    <w:rsid w:val="00090B78"/>
    <w:rsid w:val="00091176"/>
    <w:rsid w:val="0009222D"/>
    <w:rsid w:val="000932F8"/>
    <w:rsid w:val="000933C2"/>
    <w:rsid w:val="000939D4"/>
    <w:rsid w:val="00093ECE"/>
    <w:rsid w:val="0009401C"/>
    <w:rsid w:val="0009438D"/>
    <w:rsid w:val="00094613"/>
    <w:rsid w:val="000946BF"/>
    <w:rsid w:val="00094C20"/>
    <w:rsid w:val="00095129"/>
    <w:rsid w:val="000953DE"/>
    <w:rsid w:val="000954C5"/>
    <w:rsid w:val="0009637C"/>
    <w:rsid w:val="000A008D"/>
    <w:rsid w:val="000A0CE0"/>
    <w:rsid w:val="000A18E3"/>
    <w:rsid w:val="000A265F"/>
    <w:rsid w:val="000A2C54"/>
    <w:rsid w:val="000A4E3B"/>
    <w:rsid w:val="000A6252"/>
    <w:rsid w:val="000A6CCA"/>
    <w:rsid w:val="000B02FA"/>
    <w:rsid w:val="000B0405"/>
    <w:rsid w:val="000B26F3"/>
    <w:rsid w:val="000B3C31"/>
    <w:rsid w:val="000B44B4"/>
    <w:rsid w:val="000B4CF4"/>
    <w:rsid w:val="000B5389"/>
    <w:rsid w:val="000B542C"/>
    <w:rsid w:val="000B71A7"/>
    <w:rsid w:val="000C091F"/>
    <w:rsid w:val="000C0D98"/>
    <w:rsid w:val="000C1688"/>
    <w:rsid w:val="000C1C3E"/>
    <w:rsid w:val="000C209F"/>
    <w:rsid w:val="000C3099"/>
    <w:rsid w:val="000C370B"/>
    <w:rsid w:val="000C542D"/>
    <w:rsid w:val="000C5779"/>
    <w:rsid w:val="000C5BE7"/>
    <w:rsid w:val="000D1888"/>
    <w:rsid w:val="000D273F"/>
    <w:rsid w:val="000D4104"/>
    <w:rsid w:val="000D468F"/>
    <w:rsid w:val="000D5658"/>
    <w:rsid w:val="000D58F0"/>
    <w:rsid w:val="000D61E4"/>
    <w:rsid w:val="000D67F3"/>
    <w:rsid w:val="000E005B"/>
    <w:rsid w:val="000E1111"/>
    <w:rsid w:val="000E1553"/>
    <w:rsid w:val="000E2424"/>
    <w:rsid w:val="000E375A"/>
    <w:rsid w:val="000E3921"/>
    <w:rsid w:val="000E57A4"/>
    <w:rsid w:val="000E723A"/>
    <w:rsid w:val="000F03B6"/>
    <w:rsid w:val="000F0554"/>
    <w:rsid w:val="000F1A3A"/>
    <w:rsid w:val="000F27BA"/>
    <w:rsid w:val="000F28BE"/>
    <w:rsid w:val="000F29A5"/>
    <w:rsid w:val="000F4014"/>
    <w:rsid w:val="000F4307"/>
    <w:rsid w:val="000F4445"/>
    <w:rsid w:val="000F44C9"/>
    <w:rsid w:val="000F595B"/>
    <w:rsid w:val="000F6AA6"/>
    <w:rsid w:val="00101F12"/>
    <w:rsid w:val="00102EE1"/>
    <w:rsid w:val="00104FC7"/>
    <w:rsid w:val="00105671"/>
    <w:rsid w:val="00106946"/>
    <w:rsid w:val="00106F80"/>
    <w:rsid w:val="001128CF"/>
    <w:rsid w:val="00112A88"/>
    <w:rsid w:val="0011662D"/>
    <w:rsid w:val="00116EF9"/>
    <w:rsid w:val="0012055F"/>
    <w:rsid w:val="00121406"/>
    <w:rsid w:val="00122945"/>
    <w:rsid w:val="0012323E"/>
    <w:rsid w:val="001275A7"/>
    <w:rsid w:val="00130B37"/>
    <w:rsid w:val="001315F8"/>
    <w:rsid w:val="0013218B"/>
    <w:rsid w:val="001324FB"/>
    <w:rsid w:val="0013383B"/>
    <w:rsid w:val="00133DD1"/>
    <w:rsid w:val="001355F6"/>
    <w:rsid w:val="00136A9D"/>
    <w:rsid w:val="00137A69"/>
    <w:rsid w:val="00137BAC"/>
    <w:rsid w:val="00137F0B"/>
    <w:rsid w:val="00140752"/>
    <w:rsid w:val="001427DF"/>
    <w:rsid w:val="00144A69"/>
    <w:rsid w:val="00146184"/>
    <w:rsid w:val="00147811"/>
    <w:rsid w:val="00151111"/>
    <w:rsid w:val="00151E91"/>
    <w:rsid w:val="0015298A"/>
    <w:rsid w:val="00153645"/>
    <w:rsid w:val="001551E7"/>
    <w:rsid w:val="00155533"/>
    <w:rsid w:val="00157C5A"/>
    <w:rsid w:val="00160AAC"/>
    <w:rsid w:val="00161068"/>
    <w:rsid w:val="00161A12"/>
    <w:rsid w:val="00162E65"/>
    <w:rsid w:val="00163BF7"/>
    <w:rsid w:val="00165321"/>
    <w:rsid w:val="00165B45"/>
    <w:rsid w:val="001757B2"/>
    <w:rsid w:val="0017630B"/>
    <w:rsid w:val="001763AA"/>
    <w:rsid w:val="00176969"/>
    <w:rsid w:val="00180130"/>
    <w:rsid w:val="00181EB8"/>
    <w:rsid w:val="001828AE"/>
    <w:rsid w:val="00186029"/>
    <w:rsid w:val="00187826"/>
    <w:rsid w:val="00191F30"/>
    <w:rsid w:val="00192933"/>
    <w:rsid w:val="00192DB6"/>
    <w:rsid w:val="001941E0"/>
    <w:rsid w:val="00194F14"/>
    <w:rsid w:val="001970D2"/>
    <w:rsid w:val="001A0619"/>
    <w:rsid w:val="001A1F3E"/>
    <w:rsid w:val="001A6605"/>
    <w:rsid w:val="001A7B42"/>
    <w:rsid w:val="001A7DDE"/>
    <w:rsid w:val="001B1733"/>
    <w:rsid w:val="001B1AA3"/>
    <w:rsid w:val="001B2170"/>
    <w:rsid w:val="001C13AC"/>
    <w:rsid w:val="001C1543"/>
    <w:rsid w:val="001C5640"/>
    <w:rsid w:val="001C6771"/>
    <w:rsid w:val="001C7624"/>
    <w:rsid w:val="001C7886"/>
    <w:rsid w:val="001C7BD6"/>
    <w:rsid w:val="001D05DC"/>
    <w:rsid w:val="001D19E1"/>
    <w:rsid w:val="001D4CD9"/>
    <w:rsid w:val="001D626C"/>
    <w:rsid w:val="001D7A5F"/>
    <w:rsid w:val="001D7D62"/>
    <w:rsid w:val="001E03DA"/>
    <w:rsid w:val="001E1527"/>
    <w:rsid w:val="001E16E5"/>
    <w:rsid w:val="001E1B84"/>
    <w:rsid w:val="001E32E7"/>
    <w:rsid w:val="001E6096"/>
    <w:rsid w:val="001E60D0"/>
    <w:rsid w:val="001F097F"/>
    <w:rsid w:val="001F1551"/>
    <w:rsid w:val="001F252A"/>
    <w:rsid w:val="001F3F3D"/>
    <w:rsid w:val="001F51C1"/>
    <w:rsid w:val="001F5DBB"/>
    <w:rsid w:val="001F7976"/>
    <w:rsid w:val="001F7DF4"/>
    <w:rsid w:val="002001CF"/>
    <w:rsid w:val="00203121"/>
    <w:rsid w:val="00203A6A"/>
    <w:rsid w:val="00204863"/>
    <w:rsid w:val="00206E46"/>
    <w:rsid w:val="0020741C"/>
    <w:rsid w:val="0020747F"/>
    <w:rsid w:val="0020755A"/>
    <w:rsid w:val="00210DCF"/>
    <w:rsid w:val="00210F44"/>
    <w:rsid w:val="00213902"/>
    <w:rsid w:val="00214D56"/>
    <w:rsid w:val="00214FA6"/>
    <w:rsid w:val="00216470"/>
    <w:rsid w:val="002169AA"/>
    <w:rsid w:val="00216FBE"/>
    <w:rsid w:val="00217A10"/>
    <w:rsid w:val="00222841"/>
    <w:rsid w:val="002228A0"/>
    <w:rsid w:val="0022361A"/>
    <w:rsid w:val="00223B93"/>
    <w:rsid w:val="002249A5"/>
    <w:rsid w:val="00224BCB"/>
    <w:rsid w:val="002251D4"/>
    <w:rsid w:val="00225304"/>
    <w:rsid w:val="0022596A"/>
    <w:rsid w:val="00225CD9"/>
    <w:rsid w:val="00226740"/>
    <w:rsid w:val="00226A38"/>
    <w:rsid w:val="00230E95"/>
    <w:rsid w:val="00231AA0"/>
    <w:rsid w:val="00232EF1"/>
    <w:rsid w:val="002333B6"/>
    <w:rsid w:val="002338D4"/>
    <w:rsid w:val="00234516"/>
    <w:rsid w:val="00237A54"/>
    <w:rsid w:val="0024085C"/>
    <w:rsid w:val="00240D20"/>
    <w:rsid w:val="00241380"/>
    <w:rsid w:val="00241E4C"/>
    <w:rsid w:val="00245E61"/>
    <w:rsid w:val="00245F6E"/>
    <w:rsid w:val="00246B74"/>
    <w:rsid w:val="00246E51"/>
    <w:rsid w:val="00250343"/>
    <w:rsid w:val="002527EF"/>
    <w:rsid w:val="00256EBB"/>
    <w:rsid w:val="002606D1"/>
    <w:rsid w:val="0026200A"/>
    <w:rsid w:val="002632A9"/>
    <w:rsid w:val="00263DFE"/>
    <w:rsid w:val="002679AA"/>
    <w:rsid w:val="00267DF6"/>
    <w:rsid w:val="00270FD7"/>
    <w:rsid w:val="00275D78"/>
    <w:rsid w:val="00275F82"/>
    <w:rsid w:val="002779EF"/>
    <w:rsid w:val="0028244C"/>
    <w:rsid w:val="002826D5"/>
    <w:rsid w:val="00283C86"/>
    <w:rsid w:val="002853E3"/>
    <w:rsid w:val="0028562E"/>
    <w:rsid w:val="00285D18"/>
    <w:rsid w:val="00285F59"/>
    <w:rsid w:val="00286EAF"/>
    <w:rsid w:val="002918F2"/>
    <w:rsid w:val="00292C81"/>
    <w:rsid w:val="00292F2B"/>
    <w:rsid w:val="002941CA"/>
    <w:rsid w:val="002969A1"/>
    <w:rsid w:val="00296FDC"/>
    <w:rsid w:val="002A012B"/>
    <w:rsid w:val="002A3257"/>
    <w:rsid w:val="002A42DD"/>
    <w:rsid w:val="002A4B44"/>
    <w:rsid w:val="002A4DD6"/>
    <w:rsid w:val="002A5EC2"/>
    <w:rsid w:val="002A69E7"/>
    <w:rsid w:val="002B0049"/>
    <w:rsid w:val="002B008D"/>
    <w:rsid w:val="002B01EB"/>
    <w:rsid w:val="002B1AC5"/>
    <w:rsid w:val="002B2822"/>
    <w:rsid w:val="002B2DA6"/>
    <w:rsid w:val="002B3A82"/>
    <w:rsid w:val="002B48E5"/>
    <w:rsid w:val="002B4AA1"/>
    <w:rsid w:val="002B60DC"/>
    <w:rsid w:val="002B701E"/>
    <w:rsid w:val="002B7DEE"/>
    <w:rsid w:val="002B7E08"/>
    <w:rsid w:val="002C45D7"/>
    <w:rsid w:val="002C546B"/>
    <w:rsid w:val="002C6586"/>
    <w:rsid w:val="002C6D2E"/>
    <w:rsid w:val="002C7DC3"/>
    <w:rsid w:val="002D3FC4"/>
    <w:rsid w:val="002D5BF0"/>
    <w:rsid w:val="002D6606"/>
    <w:rsid w:val="002E3DF1"/>
    <w:rsid w:val="002E4912"/>
    <w:rsid w:val="002E65F7"/>
    <w:rsid w:val="002F120F"/>
    <w:rsid w:val="002F1573"/>
    <w:rsid w:val="002F185B"/>
    <w:rsid w:val="002F2E10"/>
    <w:rsid w:val="002F52A2"/>
    <w:rsid w:val="002F5545"/>
    <w:rsid w:val="002F55AE"/>
    <w:rsid w:val="002F5E73"/>
    <w:rsid w:val="002F690F"/>
    <w:rsid w:val="002F7622"/>
    <w:rsid w:val="002F7F51"/>
    <w:rsid w:val="002F7F72"/>
    <w:rsid w:val="0030066C"/>
    <w:rsid w:val="003014FB"/>
    <w:rsid w:val="00301E34"/>
    <w:rsid w:val="0030413B"/>
    <w:rsid w:val="003053DA"/>
    <w:rsid w:val="003058F6"/>
    <w:rsid w:val="00305A80"/>
    <w:rsid w:val="00307800"/>
    <w:rsid w:val="0031229E"/>
    <w:rsid w:val="00314D85"/>
    <w:rsid w:val="00315DD2"/>
    <w:rsid w:val="00317F86"/>
    <w:rsid w:val="00320161"/>
    <w:rsid w:val="00323F68"/>
    <w:rsid w:val="00324444"/>
    <w:rsid w:val="00325AFA"/>
    <w:rsid w:val="0032719F"/>
    <w:rsid w:val="00330401"/>
    <w:rsid w:val="003317E6"/>
    <w:rsid w:val="00335070"/>
    <w:rsid w:val="0033517C"/>
    <w:rsid w:val="00336A83"/>
    <w:rsid w:val="0034176E"/>
    <w:rsid w:val="00342548"/>
    <w:rsid w:val="00342D38"/>
    <w:rsid w:val="0034334A"/>
    <w:rsid w:val="003438ED"/>
    <w:rsid w:val="00343E77"/>
    <w:rsid w:val="00345A81"/>
    <w:rsid w:val="0034613D"/>
    <w:rsid w:val="0034642B"/>
    <w:rsid w:val="003468D0"/>
    <w:rsid w:val="00353841"/>
    <w:rsid w:val="00355C46"/>
    <w:rsid w:val="0035769F"/>
    <w:rsid w:val="00357D04"/>
    <w:rsid w:val="00357D2E"/>
    <w:rsid w:val="00360F56"/>
    <w:rsid w:val="003611B2"/>
    <w:rsid w:val="003613B4"/>
    <w:rsid w:val="0036151F"/>
    <w:rsid w:val="0036206E"/>
    <w:rsid w:val="00365C72"/>
    <w:rsid w:val="0037153E"/>
    <w:rsid w:val="00372115"/>
    <w:rsid w:val="0037594C"/>
    <w:rsid w:val="00375A65"/>
    <w:rsid w:val="00376D43"/>
    <w:rsid w:val="003808BA"/>
    <w:rsid w:val="00381BCD"/>
    <w:rsid w:val="00381DF0"/>
    <w:rsid w:val="0038741A"/>
    <w:rsid w:val="003874D8"/>
    <w:rsid w:val="00392906"/>
    <w:rsid w:val="00393A12"/>
    <w:rsid w:val="0039683C"/>
    <w:rsid w:val="00396925"/>
    <w:rsid w:val="00397262"/>
    <w:rsid w:val="00397485"/>
    <w:rsid w:val="00397D75"/>
    <w:rsid w:val="003A1661"/>
    <w:rsid w:val="003A3251"/>
    <w:rsid w:val="003A3D95"/>
    <w:rsid w:val="003A4BE2"/>
    <w:rsid w:val="003A5954"/>
    <w:rsid w:val="003A6F99"/>
    <w:rsid w:val="003A7378"/>
    <w:rsid w:val="003A7878"/>
    <w:rsid w:val="003B0415"/>
    <w:rsid w:val="003B0977"/>
    <w:rsid w:val="003B0BFD"/>
    <w:rsid w:val="003B0DD0"/>
    <w:rsid w:val="003B10A2"/>
    <w:rsid w:val="003B1958"/>
    <w:rsid w:val="003B1C29"/>
    <w:rsid w:val="003B4621"/>
    <w:rsid w:val="003B5729"/>
    <w:rsid w:val="003B5FAC"/>
    <w:rsid w:val="003B6303"/>
    <w:rsid w:val="003B68F8"/>
    <w:rsid w:val="003B6F21"/>
    <w:rsid w:val="003B6FC0"/>
    <w:rsid w:val="003C1F08"/>
    <w:rsid w:val="003C3B2A"/>
    <w:rsid w:val="003C518A"/>
    <w:rsid w:val="003C52BF"/>
    <w:rsid w:val="003C79AE"/>
    <w:rsid w:val="003C7B2E"/>
    <w:rsid w:val="003D1379"/>
    <w:rsid w:val="003D18CB"/>
    <w:rsid w:val="003D1EED"/>
    <w:rsid w:val="003D21A9"/>
    <w:rsid w:val="003D29F8"/>
    <w:rsid w:val="003D2DCB"/>
    <w:rsid w:val="003D38DC"/>
    <w:rsid w:val="003D3B8A"/>
    <w:rsid w:val="003D3D9A"/>
    <w:rsid w:val="003D450C"/>
    <w:rsid w:val="003D482E"/>
    <w:rsid w:val="003D65B2"/>
    <w:rsid w:val="003D6B38"/>
    <w:rsid w:val="003D6E40"/>
    <w:rsid w:val="003D76E1"/>
    <w:rsid w:val="003E12E3"/>
    <w:rsid w:val="003E1728"/>
    <w:rsid w:val="003E1787"/>
    <w:rsid w:val="003E1C49"/>
    <w:rsid w:val="003E3177"/>
    <w:rsid w:val="003E59A7"/>
    <w:rsid w:val="003E6BCC"/>
    <w:rsid w:val="003E7E3F"/>
    <w:rsid w:val="003F0238"/>
    <w:rsid w:val="003F114A"/>
    <w:rsid w:val="003F20B7"/>
    <w:rsid w:val="003F20CC"/>
    <w:rsid w:val="003F4CA6"/>
    <w:rsid w:val="003F4FDA"/>
    <w:rsid w:val="003F590A"/>
    <w:rsid w:val="003F670F"/>
    <w:rsid w:val="003F7289"/>
    <w:rsid w:val="00400918"/>
    <w:rsid w:val="00400E80"/>
    <w:rsid w:val="00401C81"/>
    <w:rsid w:val="004023B3"/>
    <w:rsid w:val="004025B3"/>
    <w:rsid w:val="00403100"/>
    <w:rsid w:val="00403F63"/>
    <w:rsid w:val="0040474D"/>
    <w:rsid w:val="00406821"/>
    <w:rsid w:val="00406CE9"/>
    <w:rsid w:val="00407087"/>
    <w:rsid w:val="00407ACA"/>
    <w:rsid w:val="00410331"/>
    <w:rsid w:val="00411F2F"/>
    <w:rsid w:val="0041326F"/>
    <w:rsid w:val="00413A37"/>
    <w:rsid w:val="00414706"/>
    <w:rsid w:val="004151B9"/>
    <w:rsid w:val="00415693"/>
    <w:rsid w:val="00415C9E"/>
    <w:rsid w:val="00415F2B"/>
    <w:rsid w:val="004168AF"/>
    <w:rsid w:val="0041700B"/>
    <w:rsid w:val="00421031"/>
    <w:rsid w:val="0042243D"/>
    <w:rsid w:val="00422C6E"/>
    <w:rsid w:val="004243BB"/>
    <w:rsid w:val="00424A7D"/>
    <w:rsid w:val="004257A4"/>
    <w:rsid w:val="00426E7E"/>
    <w:rsid w:val="00427FFD"/>
    <w:rsid w:val="00431C8D"/>
    <w:rsid w:val="00432B6B"/>
    <w:rsid w:val="00433BED"/>
    <w:rsid w:val="00434115"/>
    <w:rsid w:val="0043493E"/>
    <w:rsid w:val="004352B3"/>
    <w:rsid w:val="00435515"/>
    <w:rsid w:val="0043683E"/>
    <w:rsid w:val="00437673"/>
    <w:rsid w:val="00444396"/>
    <w:rsid w:val="00444568"/>
    <w:rsid w:val="004452B8"/>
    <w:rsid w:val="00445563"/>
    <w:rsid w:val="0044651C"/>
    <w:rsid w:val="004501DE"/>
    <w:rsid w:val="00452B1F"/>
    <w:rsid w:val="00453470"/>
    <w:rsid w:val="00454DF0"/>
    <w:rsid w:val="004573DE"/>
    <w:rsid w:val="00457AE2"/>
    <w:rsid w:val="004614BB"/>
    <w:rsid w:val="0046269E"/>
    <w:rsid w:val="00465A7B"/>
    <w:rsid w:val="00465C72"/>
    <w:rsid w:val="00466B4D"/>
    <w:rsid w:val="00466D65"/>
    <w:rsid w:val="00467437"/>
    <w:rsid w:val="00472DFB"/>
    <w:rsid w:val="004731DE"/>
    <w:rsid w:val="00474A52"/>
    <w:rsid w:val="004771EB"/>
    <w:rsid w:val="004808BA"/>
    <w:rsid w:val="00481767"/>
    <w:rsid w:val="0048376D"/>
    <w:rsid w:val="00485E1A"/>
    <w:rsid w:val="0048672B"/>
    <w:rsid w:val="0048687C"/>
    <w:rsid w:val="004873AE"/>
    <w:rsid w:val="00487B5C"/>
    <w:rsid w:val="00490376"/>
    <w:rsid w:val="004939C4"/>
    <w:rsid w:val="00494378"/>
    <w:rsid w:val="004965C1"/>
    <w:rsid w:val="00496B8A"/>
    <w:rsid w:val="004A0624"/>
    <w:rsid w:val="004A0770"/>
    <w:rsid w:val="004A0C79"/>
    <w:rsid w:val="004A2102"/>
    <w:rsid w:val="004A35A0"/>
    <w:rsid w:val="004A4D07"/>
    <w:rsid w:val="004A4F0B"/>
    <w:rsid w:val="004A5C36"/>
    <w:rsid w:val="004B26AB"/>
    <w:rsid w:val="004B2D3A"/>
    <w:rsid w:val="004B41F0"/>
    <w:rsid w:val="004B49AD"/>
    <w:rsid w:val="004B6001"/>
    <w:rsid w:val="004B6D24"/>
    <w:rsid w:val="004B720F"/>
    <w:rsid w:val="004C1E83"/>
    <w:rsid w:val="004C1ECA"/>
    <w:rsid w:val="004C601C"/>
    <w:rsid w:val="004C7624"/>
    <w:rsid w:val="004C78FF"/>
    <w:rsid w:val="004D2479"/>
    <w:rsid w:val="004D4E99"/>
    <w:rsid w:val="004D4F32"/>
    <w:rsid w:val="004D593E"/>
    <w:rsid w:val="004D5EEB"/>
    <w:rsid w:val="004D6C7F"/>
    <w:rsid w:val="004E22A0"/>
    <w:rsid w:val="004E454A"/>
    <w:rsid w:val="004E4753"/>
    <w:rsid w:val="004E5AAD"/>
    <w:rsid w:val="004E5DD0"/>
    <w:rsid w:val="004E6788"/>
    <w:rsid w:val="004E7893"/>
    <w:rsid w:val="004F0A97"/>
    <w:rsid w:val="004F106A"/>
    <w:rsid w:val="004F32DF"/>
    <w:rsid w:val="004F381F"/>
    <w:rsid w:val="004F3CBB"/>
    <w:rsid w:val="004F4E78"/>
    <w:rsid w:val="004F51BA"/>
    <w:rsid w:val="004F5A34"/>
    <w:rsid w:val="004F6DBB"/>
    <w:rsid w:val="004F770F"/>
    <w:rsid w:val="004F7AC1"/>
    <w:rsid w:val="00500AFD"/>
    <w:rsid w:val="00501401"/>
    <w:rsid w:val="00501E01"/>
    <w:rsid w:val="005028C2"/>
    <w:rsid w:val="00502B91"/>
    <w:rsid w:val="0050402F"/>
    <w:rsid w:val="005053AC"/>
    <w:rsid w:val="00506BC2"/>
    <w:rsid w:val="00507977"/>
    <w:rsid w:val="00507B41"/>
    <w:rsid w:val="00511E07"/>
    <w:rsid w:val="0051291D"/>
    <w:rsid w:val="005153F3"/>
    <w:rsid w:val="0051595E"/>
    <w:rsid w:val="00516140"/>
    <w:rsid w:val="0051764E"/>
    <w:rsid w:val="005178DF"/>
    <w:rsid w:val="005223FB"/>
    <w:rsid w:val="00523B6B"/>
    <w:rsid w:val="00524FE2"/>
    <w:rsid w:val="00525B27"/>
    <w:rsid w:val="00525F48"/>
    <w:rsid w:val="00526674"/>
    <w:rsid w:val="00526BB6"/>
    <w:rsid w:val="00533A77"/>
    <w:rsid w:val="005344F1"/>
    <w:rsid w:val="00534867"/>
    <w:rsid w:val="00536AAD"/>
    <w:rsid w:val="005402A2"/>
    <w:rsid w:val="00540B8F"/>
    <w:rsid w:val="00542350"/>
    <w:rsid w:val="00545435"/>
    <w:rsid w:val="00546C34"/>
    <w:rsid w:val="00547F58"/>
    <w:rsid w:val="00551327"/>
    <w:rsid w:val="00551655"/>
    <w:rsid w:val="00553510"/>
    <w:rsid w:val="00553946"/>
    <w:rsid w:val="005546AC"/>
    <w:rsid w:val="00554EC0"/>
    <w:rsid w:val="005569E1"/>
    <w:rsid w:val="00556DBC"/>
    <w:rsid w:val="005601CA"/>
    <w:rsid w:val="00561833"/>
    <w:rsid w:val="00561A97"/>
    <w:rsid w:val="00564088"/>
    <w:rsid w:val="0056417A"/>
    <w:rsid w:val="00564579"/>
    <w:rsid w:val="00564DEE"/>
    <w:rsid w:val="00565B99"/>
    <w:rsid w:val="005720FE"/>
    <w:rsid w:val="00573708"/>
    <w:rsid w:val="00574F2E"/>
    <w:rsid w:val="005756DF"/>
    <w:rsid w:val="005757E7"/>
    <w:rsid w:val="0057580D"/>
    <w:rsid w:val="00577835"/>
    <w:rsid w:val="00583FCB"/>
    <w:rsid w:val="00584AFC"/>
    <w:rsid w:val="0058592C"/>
    <w:rsid w:val="00586317"/>
    <w:rsid w:val="0058649F"/>
    <w:rsid w:val="00586E3B"/>
    <w:rsid w:val="00587634"/>
    <w:rsid w:val="00590147"/>
    <w:rsid w:val="00590C5D"/>
    <w:rsid w:val="00592216"/>
    <w:rsid w:val="00592468"/>
    <w:rsid w:val="00592DCE"/>
    <w:rsid w:val="005930EE"/>
    <w:rsid w:val="005937F1"/>
    <w:rsid w:val="005939FF"/>
    <w:rsid w:val="00593F58"/>
    <w:rsid w:val="005953D4"/>
    <w:rsid w:val="00595782"/>
    <w:rsid w:val="005960E8"/>
    <w:rsid w:val="00596738"/>
    <w:rsid w:val="005969F8"/>
    <w:rsid w:val="00597AED"/>
    <w:rsid w:val="005A0B6B"/>
    <w:rsid w:val="005A1D3B"/>
    <w:rsid w:val="005A1EED"/>
    <w:rsid w:val="005A2E65"/>
    <w:rsid w:val="005A6F31"/>
    <w:rsid w:val="005A7724"/>
    <w:rsid w:val="005B0836"/>
    <w:rsid w:val="005B0BA6"/>
    <w:rsid w:val="005B1029"/>
    <w:rsid w:val="005B1E07"/>
    <w:rsid w:val="005B50EE"/>
    <w:rsid w:val="005B5657"/>
    <w:rsid w:val="005B6E6C"/>
    <w:rsid w:val="005C12FE"/>
    <w:rsid w:val="005C1A03"/>
    <w:rsid w:val="005C205A"/>
    <w:rsid w:val="005C2A3E"/>
    <w:rsid w:val="005C44EB"/>
    <w:rsid w:val="005C4522"/>
    <w:rsid w:val="005C52C9"/>
    <w:rsid w:val="005C5CC4"/>
    <w:rsid w:val="005C72ED"/>
    <w:rsid w:val="005D012E"/>
    <w:rsid w:val="005D2C2E"/>
    <w:rsid w:val="005D3722"/>
    <w:rsid w:val="005D5978"/>
    <w:rsid w:val="005E0877"/>
    <w:rsid w:val="005E101D"/>
    <w:rsid w:val="005E13A4"/>
    <w:rsid w:val="005E2048"/>
    <w:rsid w:val="005E2E56"/>
    <w:rsid w:val="005E61D5"/>
    <w:rsid w:val="005E67DE"/>
    <w:rsid w:val="005E6B2D"/>
    <w:rsid w:val="005E7733"/>
    <w:rsid w:val="005F09D1"/>
    <w:rsid w:val="005F13BC"/>
    <w:rsid w:val="005F1D2B"/>
    <w:rsid w:val="005F2F07"/>
    <w:rsid w:val="005F37F2"/>
    <w:rsid w:val="005F3F6B"/>
    <w:rsid w:val="005F4959"/>
    <w:rsid w:val="005F73B4"/>
    <w:rsid w:val="00600548"/>
    <w:rsid w:val="00602F01"/>
    <w:rsid w:val="00603E03"/>
    <w:rsid w:val="0060537E"/>
    <w:rsid w:val="00606BA0"/>
    <w:rsid w:val="0060716C"/>
    <w:rsid w:val="006071A2"/>
    <w:rsid w:val="00607815"/>
    <w:rsid w:val="00607816"/>
    <w:rsid w:val="006101F0"/>
    <w:rsid w:val="00610D6A"/>
    <w:rsid w:val="00612A3F"/>
    <w:rsid w:val="00613F4B"/>
    <w:rsid w:val="00615488"/>
    <w:rsid w:val="00615926"/>
    <w:rsid w:val="00616A78"/>
    <w:rsid w:val="00623244"/>
    <w:rsid w:val="00625A3E"/>
    <w:rsid w:val="00625CB7"/>
    <w:rsid w:val="00626A31"/>
    <w:rsid w:val="00626F43"/>
    <w:rsid w:val="00630193"/>
    <w:rsid w:val="006301AF"/>
    <w:rsid w:val="0063079A"/>
    <w:rsid w:val="00631B68"/>
    <w:rsid w:val="0063299F"/>
    <w:rsid w:val="00632AC3"/>
    <w:rsid w:val="00633EAB"/>
    <w:rsid w:val="00634077"/>
    <w:rsid w:val="00634852"/>
    <w:rsid w:val="00636A22"/>
    <w:rsid w:val="006379E8"/>
    <w:rsid w:val="006403B3"/>
    <w:rsid w:val="00640F5B"/>
    <w:rsid w:val="00644052"/>
    <w:rsid w:val="0064452C"/>
    <w:rsid w:val="00645769"/>
    <w:rsid w:val="0064775D"/>
    <w:rsid w:val="00647AEE"/>
    <w:rsid w:val="00650204"/>
    <w:rsid w:val="00650BA9"/>
    <w:rsid w:val="00651562"/>
    <w:rsid w:val="00651D38"/>
    <w:rsid w:val="006541B8"/>
    <w:rsid w:val="00654258"/>
    <w:rsid w:val="00654DAB"/>
    <w:rsid w:val="0065502B"/>
    <w:rsid w:val="00655F28"/>
    <w:rsid w:val="006562FC"/>
    <w:rsid w:val="00656D5A"/>
    <w:rsid w:val="00660AE3"/>
    <w:rsid w:val="006622D1"/>
    <w:rsid w:val="006626C0"/>
    <w:rsid w:val="0066401F"/>
    <w:rsid w:val="00664871"/>
    <w:rsid w:val="00664F48"/>
    <w:rsid w:val="006652EF"/>
    <w:rsid w:val="00667971"/>
    <w:rsid w:val="00670302"/>
    <w:rsid w:val="006728BF"/>
    <w:rsid w:val="00672E98"/>
    <w:rsid w:val="00674CE3"/>
    <w:rsid w:val="00674E67"/>
    <w:rsid w:val="00675F4E"/>
    <w:rsid w:val="00676772"/>
    <w:rsid w:val="00677BAC"/>
    <w:rsid w:val="006829B9"/>
    <w:rsid w:val="006833CD"/>
    <w:rsid w:val="006845CE"/>
    <w:rsid w:val="006851F9"/>
    <w:rsid w:val="006855E8"/>
    <w:rsid w:val="006860FF"/>
    <w:rsid w:val="0068731D"/>
    <w:rsid w:val="006908BA"/>
    <w:rsid w:val="006923EF"/>
    <w:rsid w:val="006926A7"/>
    <w:rsid w:val="00692F97"/>
    <w:rsid w:val="0069368A"/>
    <w:rsid w:val="00693FA0"/>
    <w:rsid w:val="006949DD"/>
    <w:rsid w:val="00694AEB"/>
    <w:rsid w:val="00695211"/>
    <w:rsid w:val="006956D1"/>
    <w:rsid w:val="00695DC8"/>
    <w:rsid w:val="006968B3"/>
    <w:rsid w:val="006A2779"/>
    <w:rsid w:val="006A2A39"/>
    <w:rsid w:val="006A355B"/>
    <w:rsid w:val="006A42D8"/>
    <w:rsid w:val="006A59C4"/>
    <w:rsid w:val="006A6FDB"/>
    <w:rsid w:val="006B129C"/>
    <w:rsid w:val="006B1888"/>
    <w:rsid w:val="006B28A6"/>
    <w:rsid w:val="006B2D47"/>
    <w:rsid w:val="006B38C4"/>
    <w:rsid w:val="006B3AC6"/>
    <w:rsid w:val="006B65F4"/>
    <w:rsid w:val="006B7086"/>
    <w:rsid w:val="006B7730"/>
    <w:rsid w:val="006B7CF5"/>
    <w:rsid w:val="006C048F"/>
    <w:rsid w:val="006C151D"/>
    <w:rsid w:val="006C5749"/>
    <w:rsid w:val="006C6EDD"/>
    <w:rsid w:val="006D0B6A"/>
    <w:rsid w:val="006D17E9"/>
    <w:rsid w:val="006D1974"/>
    <w:rsid w:val="006D2525"/>
    <w:rsid w:val="006D783D"/>
    <w:rsid w:val="006E09F7"/>
    <w:rsid w:val="006E2238"/>
    <w:rsid w:val="006E25CD"/>
    <w:rsid w:val="006E469E"/>
    <w:rsid w:val="006E491E"/>
    <w:rsid w:val="006E4A69"/>
    <w:rsid w:val="006E7B53"/>
    <w:rsid w:val="006F03DA"/>
    <w:rsid w:val="006F1420"/>
    <w:rsid w:val="006F2F92"/>
    <w:rsid w:val="006F35B1"/>
    <w:rsid w:val="006F49A5"/>
    <w:rsid w:val="006F53D5"/>
    <w:rsid w:val="006F5911"/>
    <w:rsid w:val="006F672C"/>
    <w:rsid w:val="007015BC"/>
    <w:rsid w:val="0070168F"/>
    <w:rsid w:val="00701876"/>
    <w:rsid w:val="00702F9C"/>
    <w:rsid w:val="007042C0"/>
    <w:rsid w:val="0070504C"/>
    <w:rsid w:val="0070586D"/>
    <w:rsid w:val="00705BD2"/>
    <w:rsid w:val="00705F62"/>
    <w:rsid w:val="00706DA1"/>
    <w:rsid w:val="00706EC5"/>
    <w:rsid w:val="00711023"/>
    <w:rsid w:val="007120B5"/>
    <w:rsid w:val="0071211C"/>
    <w:rsid w:val="007123B9"/>
    <w:rsid w:val="00715C24"/>
    <w:rsid w:val="00716A8C"/>
    <w:rsid w:val="00717585"/>
    <w:rsid w:val="00720B4B"/>
    <w:rsid w:val="00720D3C"/>
    <w:rsid w:val="00722263"/>
    <w:rsid w:val="00724B94"/>
    <w:rsid w:val="00730565"/>
    <w:rsid w:val="007317CF"/>
    <w:rsid w:val="00732C69"/>
    <w:rsid w:val="00732F7B"/>
    <w:rsid w:val="0073527E"/>
    <w:rsid w:val="00737DB0"/>
    <w:rsid w:val="007437F6"/>
    <w:rsid w:val="00743FB4"/>
    <w:rsid w:val="0074416B"/>
    <w:rsid w:val="00744333"/>
    <w:rsid w:val="00744EBA"/>
    <w:rsid w:val="00746835"/>
    <w:rsid w:val="007502CF"/>
    <w:rsid w:val="00752A1E"/>
    <w:rsid w:val="00754BB8"/>
    <w:rsid w:val="00756560"/>
    <w:rsid w:val="00756898"/>
    <w:rsid w:val="0075690A"/>
    <w:rsid w:val="00756ED0"/>
    <w:rsid w:val="00757E55"/>
    <w:rsid w:val="007608A0"/>
    <w:rsid w:val="00761484"/>
    <w:rsid w:val="00764001"/>
    <w:rsid w:val="00765F72"/>
    <w:rsid w:val="00766664"/>
    <w:rsid w:val="00766BCA"/>
    <w:rsid w:val="00767F15"/>
    <w:rsid w:val="0077479B"/>
    <w:rsid w:val="007801E9"/>
    <w:rsid w:val="00782869"/>
    <w:rsid w:val="007844BF"/>
    <w:rsid w:val="00785B46"/>
    <w:rsid w:val="007874A1"/>
    <w:rsid w:val="00787674"/>
    <w:rsid w:val="00787786"/>
    <w:rsid w:val="00790E6B"/>
    <w:rsid w:val="00794630"/>
    <w:rsid w:val="00794EE5"/>
    <w:rsid w:val="00795D2F"/>
    <w:rsid w:val="00795FE0"/>
    <w:rsid w:val="00797B57"/>
    <w:rsid w:val="007A19F3"/>
    <w:rsid w:val="007A281D"/>
    <w:rsid w:val="007A2C3D"/>
    <w:rsid w:val="007A2CA6"/>
    <w:rsid w:val="007A3294"/>
    <w:rsid w:val="007A3CC5"/>
    <w:rsid w:val="007A505E"/>
    <w:rsid w:val="007A5DB8"/>
    <w:rsid w:val="007A66F4"/>
    <w:rsid w:val="007A6D30"/>
    <w:rsid w:val="007B009B"/>
    <w:rsid w:val="007B07DA"/>
    <w:rsid w:val="007B33BB"/>
    <w:rsid w:val="007B36A9"/>
    <w:rsid w:val="007B4A78"/>
    <w:rsid w:val="007B4A97"/>
    <w:rsid w:val="007B522D"/>
    <w:rsid w:val="007B5423"/>
    <w:rsid w:val="007B5C94"/>
    <w:rsid w:val="007B70A8"/>
    <w:rsid w:val="007B7604"/>
    <w:rsid w:val="007B7C88"/>
    <w:rsid w:val="007C0702"/>
    <w:rsid w:val="007C0B28"/>
    <w:rsid w:val="007C12E5"/>
    <w:rsid w:val="007C3CBC"/>
    <w:rsid w:val="007D036A"/>
    <w:rsid w:val="007D08F0"/>
    <w:rsid w:val="007D0956"/>
    <w:rsid w:val="007D0B7D"/>
    <w:rsid w:val="007D0FCD"/>
    <w:rsid w:val="007D1C5B"/>
    <w:rsid w:val="007D25C1"/>
    <w:rsid w:val="007D27D7"/>
    <w:rsid w:val="007D3248"/>
    <w:rsid w:val="007D432A"/>
    <w:rsid w:val="007D78B2"/>
    <w:rsid w:val="007D7912"/>
    <w:rsid w:val="007E0719"/>
    <w:rsid w:val="007E0AF1"/>
    <w:rsid w:val="007E264F"/>
    <w:rsid w:val="007E2A58"/>
    <w:rsid w:val="007E2F4D"/>
    <w:rsid w:val="007E391B"/>
    <w:rsid w:val="007E639D"/>
    <w:rsid w:val="007E7479"/>
    <w:rsid w:val="007F2674"/>
    <w:rsid w:val="007F27A6"/>
    <w:rsid w:val="007F47CE"/>
    <w:rsid w:val="007F5826"/>
    <w:rsid w:val="007F6C8C"/>
    <w:rsid w:val="007F7A40"/>
    <w:rsid w:val="008001F0"/>
    <w:rsid w:val="008004C9"/>
    <w:rsid w:val="00800E4E"/>
    <w:rsid w:val="008020D6"/>
    <w:rsid w:val="008031DC"/>
    <w:rsid w:val="00803399"/>
    <w:rsid w:val="00803760"/>
    <w:rsid w:val="00803934"/>
    <w:rsid w:val="00803BF8"/>
    <w:rsid w:val="00805A74"/>
    <w:rsid w:val="00806760"/>
    <w:rsid w:val="00806ECF"/>
    <w:rsid w:val="00806F22"/>
    <w:rsid w:val="008078E6"/>
    <w:rsid w:val="00807B65"/>
    <w:rsid w:val="00811AE3"/>
    <w:rsid w:val="00812337"/>
    <w:rsid w:val="0081380D"/>
    <w:rsid w:val="00814514"/>
    <w:rsid w:val="00817136"/>
    <w:rsid w:val="008175CD"/>
    <w:rsid w:val="00817A31"/>
    <w:rsid w:val="00820BC6"/>
    <w:rsid w:val="0082501A"/>
    <w:rsid w:val="0082641D"/>
    <w:rsid w:val="00830FF1"/>
    <w:rsid w:val="008320A8"/>
    <w:rsid w:val="0083362E"/>
    <w:rsid w:val="0083423D"/>
    <w:rsid w:val="00834322"/>
    <w:rsid w:val="0083555C"/>
    <w:rsid w:val="0083598B"/>
    <w:rsid w:val="008362AB"/>
    <w:rsid w:val="008377B6"/>
    <w:rsid w:val="00837C76"/>
    <w:rsid w:val="00840F2C"/>
    <w:rsid w:val="0084130D"/>
    <w:rsid w:val="00841482"/>
    <w:rsid w:val="00842146"/>
    <w:rsid w:val="00842151"/>
    <w:rsid w:val="00842568"/>
    <w:rsid w:val="008437DA"/>
    <w:rsid w:val="00844266"/>
    <w:rsid w:val="00847469"/>
    <w:rsid w:val="00851575"/>
    <w:rsid w:val="00851F4B"/>
    <w:rsid w:val="008528CA"/>
    <w:rsid w:val="00852E0C"/>
    <w:rsid w:val="0085496B"/>
    <w:rsid w:val="00854C46"/>
    <w:rsid w:val="008573D9"/>
    <w:rsid w:val="0086176B"/>
    <w:rsid w:val="008668A0"/>
    <w:rsid w:val="0086706D"/>
    <w:rsid w:val="008673A8"/>
    <w:rsid w:val="008711F4"/>
    <w:rsid w:val="0087164B"/>
    <w:rsid w:val="00871EDD"/>
    <w:rsid w:val="0087277A"/>
    <w:rsid w:val="00872B48"/>
    <w:rsid w:val="00873496"/>
    <w:rsid w:val="00873BB1"/>
    <w:rsid w:val="00874467"/>
    <w:rsid w:val="00874BFA"/>
    <w:rsid w:val="008753A7"/>
    <w:rsid w:val="00876FC4"/>
    <w:rsid w:val="00877390"/>
    <w:rsid w:val="0087754F"/>
    <w:rsid w:val="00877B4E"/>
    <w:rsid w:val="0088054B"/>
    <w:rsid w:val="00881D29"/>
    <w:rsid w:val="00883C5E"/>
    <w:rsid w:val="00885382"/>
    <w:rsid w:val="00885D8D"/>
    <w:rsid w:val="00887D9F"/>
    <w:rsid w:val="00887E10"/>
    <w:rsid w:val="00887FAA"/>
    <w:rsid w:val="00890611"/>
    <w:rsid w:val="00891F9C"/>
    <w:rsid w:val="00892A61"/>
    <w:rsid w:val="00892FA9"/>
    <w:rsid w:val="0089385D"/>
    <w:rsid w:val="00897DCD"/>
    <w:rsid w:val="008A099E"/>
    <w:rsid w:val="008A0FB9"/>
    <w:rsid w:val="008A11F0"/>
    <w:rsid w:val="008A1BE0"/>
    <w:rsid w:val="008A20C8"/>
    <w:rsid w:val="008A2628"/>
    <w:rsid w:val="008A26AB"/>
    <w:rsid w:val="008A2766"/>
    <w:rsid w:val="008A30DA"/>
    <w:rsid w:val="008A33FD"/>
    <w:rsid w:val="008A3719"/>
    <w:rsid w:val="008A3B0D"/>
    <w:rsid w:val="008A4AD9"/>
    <w:rsid w:val="008A6818"/>
    <w:rsid w:val="008A6883"/>
    <w:rsid w:val="008A7B87"/>
    <w:rsid w:val="008B003D"/>
    <w:rsid w:val="008B1BB9"/>
    <w:rsid w:val="008B1E21"/>
    <w:rsid w:val="008B29C4"/>
    <w:rsid w:val="008B39C8"/>
    <w:rsid w:val="008B3AD1"/>
    <w:rsid w:val="008B3B3F"/>
    <w:rsid w:val="008B5A40"/>
    <w:rsid w:val="008B5B7C"/>
    <w:rsid w:val="008B7D00"/>
    <w:rsid w:val="008C0C3C"/>
    <w:rsid w:val="008C0E31"/>
    <w:rsid w:val="008C17E3"/>
    <w:rsid w:val="008C1903"/>
    <w:rsid w:val="008C244D"/>
    <w:rsid w:val="008C2A86"/>
    <w:rsid w:val="008C3869"/>
    <w:rsid w:val="008C46C5"/>
    <w:rsid w:val="008C7322"/>
    <w:rsid w:val="008D0B2E"/>
    <w:rsid w:val="008D0F05"/>
    <w:rsid w:val="008D1AC2"/>
    <w:rsid w:val="008D281F"/>
    <w:rsid w:val="008D3E42"/>
    <w:rsid w:val="008D413F"/>
    <w:rsid w:val="008D4220"/>
    <w:rsid w:val="008D5AD5"/>
    <w:rsid w:val="008D69DA"/>
    <w:rsid w:val="008D73C9"/>
    <w:rsid w:val="008D7B75"/>
    <w:rsid w:val="008E008F"/>
    <w:rsid w:val="008E357B"/>
    <w:rsid w:val="008E6175"/>
    <w:rsid w:val="008F0B70"/>
    <w:rsid w:val="008F2331"/>
    <w:rsid w:val="008F2987"/>
    <w:rsid w:val="008F53FF"/>
    <w:rsid w:val="008F7107"/>
    <w:rsid w:val="009014F9"/>
    <w:rsid w:val="00903D56"/>
    <w:rsid w:val="00907664"/>
    <w:rsid w:val="009079A7"/>
    <w:rsid w:val="00911A0B"/>
    <w:rsid w:val="00911B15"/>
    <w:rsid w:val="0091336F"/>
    <w:rsid w:val="00913B76"/>
    <w:rsid w:val="00914BA7"/>
    <w:rsid w:val="009205B9"/>
    <w:rsid w:val="009237A2"/>
    <w:rsid w:val="00923B7D"/>
    <w:rsid w:val="0092520A"/>
    <w:rsid w:val="00927A2A"/>
    <w:rsid w:val="009315F5"/>
    <w:rsid w:val="00931C52"/>
    <w:rsid w:val="00931FB4"/>
    <w:rsid w:val="009333D1"/>
    <w:rsid w:val="0093345F"/>
    <w:rsid w:val="0093439E"/>
    <w:rsid w:val="00935079"/>
    <w:rsid w:val="009369F1"/>
    <w:rsid w:val="00937D8D"/>
    <w:rsid w:val="00940709"/>
    <w:rsid w:val="0094077E"/>
    <w:rsid w:val="00941941"/>
    <w:rsid w:val="00942B91"/>
    <w:rsid w:val="009439C5"/>
    <w:rsid w:val="00943BA9"/>
    <w:rsid w:val="00943FF3"/>
    <w:rsid w:val="009441B8"/>
    <w:rsid w:val="00946D51"/>
    <w:rsid w:val="00952AF5"/>
    <w:rsid w:val="00952B0D"/>
    <w:rsid w:val="009540E8"/>
    <w:rsid w:val="00954D7F"/>
    <w:rsid w:val="009557F0"/>
    <w:rsid w:val="0095640F"/>
    <w:rsid w:val="00957431"/>
    <w:rsid w:val="00957A44"/>
    <w:rsid w:val="00957D79"/>
    <w:rsid w:val="009601C2"/>
    <w:rsid w:val="00960BA5"/>
    <w:rsid w:val="0096139F"/>
    <w:rsid w:val="00964183"/>
    <w:rsid w:val="00964C31"/>
    <w:rsid w:val="00965027"/>
    <w:rsid w:val="00965A0E"/>
    <w:rsid w:val="009740CB"/>
    <w:rsid w:val="00974B0E"/>
    <w:rsid w:val="00975395"/>
    <w:rsid w:val="00976262"/>
    <w:rsid w:val="009766A7"/>
    <w:rsid w:val="00976F68"/>
    <w:rsid w:val="00981D8A"/>
    <w:rsid w:val="009821E3"/>
    <w:rsid w:val="00983621"/>
    <w:rsid w:val="009847A0"/>
    <w:rsid w:val="00984A4B"/>
    <w:rsid w:val="00985841"/>
    <w:rsid w:val="00985D50"/>
    <w:rsid w:val="009861BB"/>
    <w:rsid w:val="00986220"/>
    <w:rsid w:val="0098682B"/>
    <w:rsid w:val="00986EAE"/>
    <w:rsid w:val="00987234"/>
    <w:rsid w:val="00987340"/>
    <w:rsid w:val="00991DAD"/>
    <w:rsid w:val="009936C6"/>
    <w:rsid w:val="00994164"/>
    <w:rsid w:val="009946D2"/>
    <w:rsid w:val="009954BB"/>
    <w:rsid w:val="00995C29"/>
    <w:rsid w:val="009967C9"/>
    <w:rsid w:val="0099780F"/>
    <w:rsid w:val="00997D14"/>
    <w:rsid w:val="009A0C92"/>
    <w:rsid w:val="009A1BD6"/>
    <w:rsid w:val="009A2DCE"/>
    <w:rsid w:val="009A4C02"/>
    <w:rsid w:val="009A5762"/>
    <w:rsid w:val="009A620A"/>
    <w:rsid w:val="009A6FAB"/>
    <w:rsid w:val="009B0AD1"/>
    <w:rsid w:val="009B2B2E"/>
    <w:rsid w:val="009B2DAE"/>
    <w:rsid w:val="009B52AB"/>
    <w:rsid w:val="009B62CA"/>
    <w:rsid w:val="009C07B3"/>
    <w:rsid w:val="009C103A"/>
    <w:rsid w:val="009C1D7F"/>
    <w:rsid w:val="009C201B"/>
    <w:rsid w:val="009C3D3A"/>
    <w:rsid w:val="009C4728"/>
    <w:rsid w:val="009C4CE6"/>
    <w:rsid w:val="009C4FEB"/>
    <w:rsid w:val="009C5BCD"/>
    <w:rsid w:val="009C749B"/>
    <w:rsid w:val="009D0035"/>
    <w:rsid w:val="009D12A9"/>
    <w:rsid w:val="009D2892"/>
    <w:rsid w:val="009D2BFD"/>
    <w:rsid w:val="009D3534"/>
    <w:rsid w:val="009D44B6"/>
    <w:rsid w:val="009D7297"/>
    <w:rsid w:val="009D7918"/>
    <w:rsid w:val="009D7956"/>
    <w:rsid w:val="009E1537"/>
    <w:rsid w:val="009E1965"/>
    <w:rsid w:val="009E1F24"/>
    <w:rsid w:val="009E2244"/>
    <w:rsid w:val="009E51CE"/>
    <w:rsid w:val="009E592A"/>
    <w:rsid w:val="009E632C"/>
    <w:rsid w:val="009F225E"/>
    <w:rsid w:val="009F2542"/>
    <w:rsid w:val="009F3EC9"/>
    <w:rsid w:val="009F59CF"/>
    <w:rsid w:val="009F6AE8"/>
    <w:rsid w:val="009F6EFF"/>
    <w:rsid w:val="009F706B"/>
    <w:rsid w:val="009F7B61"/>
    <w:rsid w:val="009F7FCC"/>
    <w:rsid w:val="00A000FC"/>
    <w:rsid w:val="00A00FC7"/>
    <w:rsid w:val="00A02871"/>
    <w:rsid w:val="00A033F2"/>
    <w:rsid w:val="00A03A04"/>
    <w:rsid w:val="00A04CDC"/>
    <w:rsid w:val="00A05917"/>
    <w:rsid w:val="00A06020"/>
    <w:rsid w:val="00A103E4"/>
    <w:rsid w:val="00A11350"/>
    <w:rsid w:val="00A11CE2"/>
    <w:rsid w:val="00A127F6"/>
    <w:rsid w:val="00A12BAB"/>
    <w:rsid w:val="00A14196"/>
    <w:rsid w:val="00A14883"/>
    <w:rsid w:val="00A16B0E"/>
    <w:rsid w:val="00A20828"/>
    <w:rsid w:val="00A216BE"/>
    <w:rsid w:val="00A23D0F"/>
    <w:rsid w:val="00A263EE"/>
    <w:rsid w:val="00A27CBA"/>
    <w:rsid w:val="00A307F2"/>
    <w:rsid w:val="00A320BE"/>
    <w:rsid w:val="00A3212B"/>
    <w:rsid w:val="00A32B2E"/>
    <w:rsid w:val="00A32B79"/>
    <w:rsid w:val="00A32E0A"/>
    <w:rsid w:val="00A33665"/>
    <w:rsid w:val="00A33C55"/>
    <w:rsid w:val="00A34D0B"/>
    <w:rsid w:val="00A402CC"/>
    <w:rsid w:val="00A43665"/>
    <w:rsid w:val="00A44F8D"/>
    <w:rsid w:val="00A46045"/>
    <w:rsid w:val="00A465D6"/>
    <w:rsid w:val="00A467AF"/>
    <w:rsid w:val="00A46A08"/>
    <w:rsid w:val="00A513EB"/>
    <w:rsid w:val="00A52579"/>
    <w:rsid w:val="00A53111"/>
    <w:rsid w:val="00A534E7"/>
    <w:rsid w:val="00A53E52"/>
    <w:rsid w:val="00A543CF"/>
    <w:rsid w:val="00A54932"/>
    <w:rsid w:val="00A54DA2"/>
    <w:rsid w:val="00A55B11"/>
    <w:rsid w:val="00A55BE0"/>
    <w:rsid w:val="00A56693"/>
    <w:rsid w:val="00A57C4D"/>
    <w:rsid w:val="00A6020C"/>
    <w:rsid w:val="00A6120F"/>
    <w:rsid w:val="00A61839"/>
    <w:rsid w:val="00A6185C"/>
    <w:rsid w:val="00A62832"/>
    <w:rsid w:val="00A6550C"/>
    <w:rsid w:val="00A65F0D"/>
    <w:rsid w:val="00A67852"/>
    <w:rsid w:val="00A67A01"/>
    <w:rsid w:val="00A67B54"/>
    <w:rsid w:val="00A70112"/>
    <w:rsid w:val="00A71E81"/>
    <w:rsid w:val="00A7209F"/>
    <w:rsid w:val="00A72AAD"/>
    <w:rsid w:val="00A73018"/>
    <w:rsid w:val="00A73968"/>
    <w:rsid w:val="00A74B68"/>
    <w:rsid w:val="00A74E83"/>
    <w:rsid w:val="00A75654"/>
    <w:rsid w:val="00A76A14"/>
    <w:rsid w:val="00A77423"/>
    <w:rsid w:val="00A80069"/>
    <w:rsid w:val="00A80117"/>
    <w:rsid w:val="00A80600"/>
    <w:rsid w:val="00A80D06"/>
    <w:rsid w:val="00A812DF"/>
    <w:rsid w:val="00A8245A"/>
    <w:rsid w:val="00A830FC"/>
    <w:rsid w:val="00A83877"/>
    <w:rsid w:val="00A83BA8"/>
    <w:rsid w:val="00A8437D"/>
    <w:rsid w:val="00A84EDA"/>
    <w:rsid w:val="00A851AD"/>
    <w:rsid w:val="00A87403"/>
    <w:rsid w:val="00A91495"/>
    <w:rsid w:val="00A9155D"/>
    <w:rsid w:val="00A93204"/>
    <w:rsid w:val="00A93E82"/>
    <w:rsid w:val="00A93F4A"/>
    <w:rsid w:val="00A94671"/>
    <w:rsid w:val="00A9481E"/>
    <w:rsid w:val="00A94CF5"/>
    <w:rsid w:val="00A9678C"/>
    <w:rsid w:val="00A96A95"/>
    <w:rsid w:val="00AA22F0"/>
    <w:rsid w:val="00AA2C1D"/>
    <w:rsid w:val="00AA3396"/>
    <w:rsid w:val="00AA45F3"/>
    <w:rsid w:val="00AA7C7B"/>
    <w:rsid w:val="00AA7DA1"/>
    <w:rsid w:val="00AB00AD"/>
    <w:rsid w:val="00AB02AD"/>
    <w:rsid w:val="00AB0CA8"/>
    <w:rsid w:val="00AB1E7D"/>
    <w:rsid w:val="00AB2946"/>
    <w:rsid w:val="00AB29AC"/>
    <w:rsid w:val="00AB2CA8"/>
    <w:rsid w:val="00AB46A5"/>
    <w:rsid w:val="00AB6D3D"/>
    <w:rsid w:val="00AB6FC3"/>
    <w:rsid w:val="00AC0353"/>
    <w:rsid w:val="00AC1147"/>
    <w:rsid w:val="00AC132F"/>
    <w:rsid w:val="00AC17B6"/>
    <w:rsid w:val="00AC23D5"/>
    <w:rsid w:val="00AC264A"/>
    <w:rsid w:val="00AC2B0F"/>
    <w:rsid w:val="00AC2F6F"/>
    <w:rsid w:val="00AC4E6D"/>
    <w:rsid w:val="00AC5D20"/>
    <w:rsid w:val="00AC5E1F"/>
    <w:rsid w:val="00AC6E22"/>
    <w:rsid w:val="00AD0300"/>
    <w:rsid w:val="00AD3C94"/>
    <w:rsid w:val="00AD4342"/>
    <w:rsid w:val="00AD5254"/>
    <w:rsid w:val="00AD5619"/>
    <w:rsid w:val="00AD687C"/>
    <w:rsid w:val="00AD796F"/>
    <w:rsid w:val="00AE437E"/>
    <w:rsid w:val="00AE4D7E"/>
    <w:rsid w:val="00AE4EA4"/>
    <w:rsid w:val="00AE5FD7"/>
    <w:rsid w:val="00AF153C"/>
    <w:rsid w:val="00AF1EFD"/>
    <w:rsid w:val="00AF43AD"/>
    <w:rsid w:val="00AF4BE7"/>
    <w:rsid w:val="00AF60A1"/>
    <w:rsid w:val="00AF66BD"/>
    <w:rsid w:val="00B001CC"/>
    <w:rsid w:val="00B0258B"/>
    <w:rsid w:val="00B040B8"/>
    <w:rsid w:val="00B045F5"/>
    <w:rsid w:val="00B04C10"/>
    <w:rsid w:val="00B04FEB"/>
    <w:rsid w:val="00B061A7"/>
    <w:rsid w:val="00B062B2"/>
    <w:rsid w:val="00B06924"/>
    <w:rsid w:val="00B06B11"/>
    <w:rsid w:val="00B0779E"/>
    <w:rsid w:val="00B1023C"/>
    <w:rsid w:val="00B118A4"/>
    <w:rsid w:val="00B1274E"/>
    <w:rsid w:val="00B1337D"/>
    <w:rsid w:val="00B14617"/>
    <w:rsid w:val="00B15B62"/>
    <w:rsid w:val="00B1727A"/>
    <w:rsid w:val="00B175E2"/>
    <w:rsid w:val="00B20475"/>
    <w:rsid w:val="00B2047C"/>
    <w:rsid w:val="00B20FBC"/>
    <w:rsid w:val="00B21A75"/>
    <w:rsid w:val="00B22459"/>
    <w:rsid w:val="00B238C3"/>
    <w:rsid w:val="00B23B2F"/>
    <w:rsid w:val="00B2444C"/>
    <w:rsid w:val="00B24D5B"/>
    <w:rsid w:val="00B26969"/>
    <w:rsid w:val="00B2786B"/>
    <w:rsid w:val="00B3003E"/>
    <w:rsid w:val="00B30649"/>
    <w:rsid w:val="00B30A9F"/>
    <w:rsid w:val="00B32396"/>
    <w:rsid w:val="00B33205"/>
    <w:rsid w:val="00B33DCD"/>
    <w:rsid w:val="00B347E0"/>
    <w:rsid w:val="00B35E99"/>
    <w:rsid w:val="00B373A5"/>
    <w:rsid w:val="00B3797C"/>
    <w:rsid w:val="00B406B1"/>
    <w:rsid w:val="00B437A7"/>
    <w:rsid w:val="00B43CE1"/>
    <w:rsid w:val="00B4463F"/>
    <w:rsid w:val="00B45C4A"/>
    <w:rsid w:val="00B46631"/>
    <w:rsid w:val="00B51EE0"/>
    <w:rsid w:val="00B52428"/>
    <w:rsid w:val="00B532F4"/>
    <w:rsid w:val="00B5432A"/>
    <w:rsid w:val="00B55A1D"/>
    <w:rsid w:val="00B55B4C"/>
    <w:rsid w:val="00B55E07"/>
    <w:rsid w:val="00B56DC1"/>
    <w:rsid w:val="00B57DF8"/>
    <w:rsid w:val="00B60165"/>
    <w:rsid w:val="00B61780"/>
    <w:rsid w:val="00B61D55"/>
    <w:rsid w:val="00B62D94"/>
    <w:rsid w:val="00B630B9"/>
    <w:rsid w:val="00B63AC8"/>
    <w:rsid w:val="00B65980"/>
    <w:rsid w:val="00B663A5"/>
    <w:rsid w:val="00B6722C"/>
    <w:rsid w:val="00B675B6"/>
    <w:rsid w:val="00B7074C"/>
    <w:rsid w:val="00B71423"/>
    <w:rsid w:val="00B71A06"/>
    <w:rsid w:val="00B71DE2"/>
    <w:rsid w:val="00B7287E"/>
    <w:rsid w:val="00B73430"/>
    <w:rsid w:val="00B73B42"/>
    <w:rsid w:val="00B73DFC"/>
    <w:rsid w:val="00B7444A"/>
    <w:rsid w:val="00B74E7F"/>
    <w:rsid w:val="00B77D37"/>
    <w:rsid w:val="00B8050F"/>
    <w:rsid w:val="00B81E80"/>
    <w:rsid w:val="00B85C80"/>
    <w:rsid w:val="00B876D9"/>
    <w:rsid w:val="00B87EA4"/>
    <w:rsid w:val="00B910A6"/>
    <w:rsid w:val="00B922DC"/>
    <w:rsid w:val="00B92395"/>
    <w:rsid w:val="00B9645D"/>
    <w:rsid w:val="00BA0D8A"/>
    <w:rsid w:val="00BA18B5"/>
    <w:rsid w:val="00BA1D93"/>
    <w:rsid w:val="00BA28DE"/>
    <w:rsid w:val="00BA33B0"/>
    <w:rsid w:val="00BA36CF"/>
    <w:rsid w:val="00BA4007"/>
    <w:rsid w:val="00BA4C9C"/>
    <w:rsid w:val="00BA61EE"/>
    <w:rsid w:val="00BA6328"/>
    <w:rsid w:val="00BA73C3"/>
    <w:rsid w:val="00BB2B67"/>
    <w:rsid w:val="00BB32F5"/>
    <w:rsid w:val="00BB3DF0"/>
    <w:rsid w:val="00BB45F5"/>
    <w:rsid w:val="00BB5853"/>
    <w:rsid w:val="00BB66BC"/>
    <w:rsid w:val="00BB6AE0"/>
    <w:rsid w:val="00BC0BFC"/>
    <w:rsid w:val="00BC11E2"/>
    <w:rsid w:val="00BC1422"/>
    <w:rsid w:val="00BC155A"/>
    <w:rsid w:val="00BC1E20"/>
    <w:rsid w:val="00BC2072"/>
    <w:rsid w:val="00BC3A59"/>
    <w:rsid w:val="00BC5973"/>
    <w:rsid w:val="00BC5CDC"/>
    <w:rsid w:val="00BC64C8"/>
    <w:rsid w:val="00BC66C3"/>
    <w:rsid w:val="00BC6E72"/>
    <w:rsid w:val="00BC7939"/>
    <w:rsid w:val="00BC7BF1"/>
    <w:rsid w:val="00BD171D"/>
    <w:rsid w:val="00BD1B96"/>
    <w:rsid w:val="00BD1F86"/>
    <w:rsid w:val="00BD2D33"/>
    <w:rsid w:val="00BD53BF"/>
    <w:rsid w:val="00BD53D6"/>
    <w:rsid w:val="00BD53EA"/>
    <w:rsid w:val="00BD6DDB"/>
    <w:rsid w:val="00BD75B0"/>
    <w:rsid w:val="00BE21BD"/>
    <w:rsid w:val="00BE2234"/>
    <w:rsid w:val="00BE43E4"/>
    <w:rsid w:val="00BE5EB0"/>
    <w:rsid w:val="00BE6914"/>
    <w:rsid w:val="00BE6A34"/>
    <w:rsid w:val="00BE7B9A"/>
    <w:rsid w:val="00BF0916"/>
    <w:rsid w:val="00BF0940"/>
    <w:rsid w:val="00BF1653"/>
    <w:rsid w:val="00BF34ED"/>
    <w:rsid w:val="00BF36EC"/>
    <w:rsid w:val="00BF3C2A"/>
    <w:rsid w:val="00BF44A4"/>
    <w:rsid w:val="00BF542B"/>
    <w:rsid w:val="00BF66A6"/>
    <w:rsid w:val="00BF72B4"/>
    <w:rsid w:val="00C02AB6"/>
    <w:rsid w:val="00C03763"/>
    <w:rsid w:val="00C04083"/>
    <w:rsid w:val="00C051B5"/>
    <w:rsid w:val="00C06114"/>
    <w:rsid w:val="00C0757E"/>
    <w:rsid w:val="00C104A7"/>
    <w:rsid w:val="00C11A2E"/>
    <w:rsid w:val="00C1248A"/>
    <w:rsid w:val="00C147AC"/>
    <w:rsid w:val="00C14900"/>
    <w:rsid w:val="00C21630"/>
    <w:rsid w:val="00C21AE9"/>
    <w:rsid w:val="00C22575"/>
    <w:rsid w:val="00C227AB"/>
    <w:rsid w:val="00C22C56"/>
    <w:rsid w:val="00C234A5"/>
    <w:rsid w:val="00C25A24"/>
    <w:rsid w:val="00C2738E"/>
    <w:rsid w:val="00C27C6C"/>
    <w:rsid w:val="00C27FA4"/>
    <w:rsid w:val="00C30BE7"/>
    <w:rsid w:val="00C31540"/>
    <w:rsid w:val="00C32D26"/>
    <w:rsid w:val="00C3607B"/>
    <w:rsid w:val="00C37582"/>
    <w:rsid w:val="00C37D7D"/>
    <w:rsid w:val="00C417E4"/>
    <w:rsid w:val="00C43929"/>
    <w:rsid w:val="00C43A2A"/>
    <w:rsid w:val="00C448EF"/>
    <w:rsid w:val="00C473DC"/>
    <w:rsid w:val="00C503BD"/>
    <w:rsid w:val="00C504C1"/>
    <w:rsid w:val="00C5086A"/>
    <w:rsid w:val="00C50BA8"/>
    <w:rsid w:val="00C5121C"/>
    <w:rsid w:val="00C52AE8"/>
    <w:rsid w:val="00C534C4"/>
    <w:rsid w:val="00C53B90"/>
    <w:rsid w:val="00C547C7"/>
    <w:rsid w:val="00C547FF"/>
    <w:rsid w:val="00C56253"/>
    <w:rsid w:val="00C56AB1"/>
    <w:rsid w:val="00C56BC3"/>
    <w:rsid w:val="00C60361"/>
    <w:rsid w:val="00C61065"/>
    <w:rsid w:val="00C6112D"/>
    <w:rsid w:val="00C62506"/>
    <w:rsid w:val="00C62FFF"/>
    <w:rsid w:val="00C644E6"/>
    <w:rsid w:val="00C64F74"/>
    <w:rsid w:val="00C650AF"/>
    <w:rsid w:val="00C6664E"/>
    <w:rsid w:val="00C66DFE"/>
    <w:rsid w:val="00C67094"/>
    <w:rsid w:val="00C67697"/>
    <w:rsid w:val="00C67A9D"/>
    <w:rsid w:val="00C70156"/>
    <w:rsid w:val="00C70BBA"/>
    <w:rsid w:val="00C74931"/>
    <w:rsid w:val="00C767A8"/>
    <w:rsid w:val="00C7713E"/>
    <w:rsid w:val="00C80381"/>
    <w:rsid w:val="00C80414"/>
    <w:rsid w:val="00C80952"/>
    <w:rsid w:val="00C80C52"/>
    <w:rsid w:val="00C8333B"/>
    <w:rsid w:val="00C83F92"/>
    <w:rsid w:val="00C844F6"/>
    <w:rsid w:val="00C84AAE"/>
    <w:rsid w:val="00C85013"/>
    <w:rsid w:val="00C860A9"/>
    <w:rsid w:val="00C86D14"/>
    <w:rsid w:val="00C870E8"/>
    <w:rsid w:val="00C873AD"/>
    <w:rsid w:val="00C87C4C"/>
    <w:rsid w:val="00C903AC"/>
    <w:rsid w:val="00C908B2"/>
    <w:rsid w:val="00C90CBF"/>
    <w:rsid w:val="00C91CE0"/>
    <w:rsid w:val="00C9218F"/>
    <w:rsid w:val="00C92492"/>
    <w:rsid w:val="00C92E3E"/>
    <w:rsid w:val="00C93075"/>
    <w:rsid w:val="00C94A8A"/>
    <w:rsid w:val="00C97FC7"/>
    <w:rsid w:val="00CA0B2B"/>
    <w:rsid w:val="00CA3B8C"/>
    <w:rsid w:val="00CA4245"/>
    <w:rsid w:val="00CA497A"/>
    <w:rsid w:val="00CA6393"/>
    <w:rsid w:val="00CA6928"/>
    <w:rsid w:val="00CA6932"/>
    <w:rsid w:val="00CB025C"/>
    <w:rsid w:val="00CB098F"/>
    <w:rsid w:val="00CB1A82"/>
    <w:rsid w:val="00CB1E98"/>
    <w:rsid w:val="00CB200A"/>
    <w:rsid w:val="00CB24F9"/>
    <w:rsid w:val="00CB3476"/>
    <w:rsid w:val="00CB4492"/>
    <w:rsid w:val="00CB5373"/>
    <w:rsid w:val="00CB60CB"/>
    <w:rsid w:val="00CC30FD"/>
    <w:rsid w:val="00CC36B3"/>
    <w:rsid w:val="00CC443D"/>
    <w:rsid w:val="00CC4AB6"/>
    <w:rsid w:val="00CC5C76"/>
    <w:rsid w:val="00CD041E"/>
    <w:rsid w:val="00CD248E"/>
    <w:rsid w:val="00CD3892"/>
    <w:rsid w:val="00CD53F4"/>
    <w:rsid w:val="00CD5893"/>
    <w:rsid w:val="00CD6BBB"/>
    <w:rsid w:val="00CE27BC"/>
    <w:rsid w:val="00CE2D7E"/>
    <w:rsid w:val="00CE46CE"/>
    <w:rsid w:val="00CE5167"/>
    <w:rsid w:val="00CE78F8"/>
    <w:rsid w:val="00CF0479"/>
    <w:rsid w:val="00CF09BD"/>
    <w:rsid w:val="00CF0ADE"/>
    <w:rsid w:val="00CF0C17"/>
    <w:rsid w:val="00CF1E42"/>
    <w:rsid w:val="00CF33E1"/>
    <w:rsid w:val="00CF5DB0"/>
    <w:rsid w:val="00CF6F1B"/>
    <w:rsid w:val="00CF70D3"/>
    <w:rsid w:val="00D001E8"/>
    <w:rsid w:val="00D002E4"/>
    <w:rsid w:val="00D0222B"/>
    <w:rsid w:val="00D02636"/>
    <w:rsid w:val="00D059C7"/>
    <w:rsid w:val="00D069C9"/>
    <w:rsid w:val="00D111F5"/>
    <w:rsid w:val="00D14189"/>
    <w:rsid w:val="00D14791"/>
    <w:rsid w:val="00D149FC"/>
    <w:rsid w:val="00D14E99"/>
    <w:rsid w:val="00D16607"/>
    <w:rsid w:val="00D17F83"/>
    <w:rsid w:val="00D2002C"/>
    <w:rsid w:val="00D2349B"/>
    <w:rsid w:val="00D23662"/>
    <w:rsid w:val="00D23FED"/>
    <w:rsid w:val="00D25D3A"/>
    <w:rsid w:val="00D268B0"/>
    <w:rsid w:val="00D26B8A"/>
    <w:rsid w:val="00D26BC6"/>
    <w:rsid w:val="00D26F06"/>
    <w:rsid w:val="00D30340"/>
    <w:rsid w:val="00D30818"/>
    <w:rsid w:val="00D311E1"/>
    <w:rsid w:val="00D31C11"/>
    <w:rsid w:val="00D31D2E"/>
    <w:rsid w:val="00D322D6"/>
    <w:rsid w:val="00D32F36"/>
    <w:rsid w:val="00D33127"/>
    <w:rsid w:val="00D335E5"/>
    <w:rsid w:val="00D4044A"/>
    <w:rsid w:val="00D419E2"/>
    <w:rsid w:val="00D42BA9"/>
    <w:rsid w:val="00D4481A"/>
    <w:rsid w:val="00D44B14"/>
    <w:rsid w:val="00D44C57"/>
    <w:rsid w:val="00D44D89"/>
    <w:rsid w:val="00D4551A"/>
    <w:rsid w:val="00D47487"/>
    <w:rsid w:val="00D51CEC"/>
    <w:rsid w:val="00D53940"/>
    <w:rsid w:val="00D53B72"/>
    <w:rsid w:val="00D56C68"/>
    <w:rsid w:val="00D573C7"/>
    <w:rsid w:val="00D60342"/>
    <w:rsid w:val="00D6055B"/>
    <w:rsid w:val="00D60648"/>
    <w:rsid w:val="00D62F7A"/>
    <w:rsid w:val="00D64A60"/>
    <w:rsid w:val="00D64A8B"/>
    <w:rsid w:val="00D65044"/>
    <w:rsid w:val="00D653CE"/>
    <w:rsid w:val="00D6543B"/>
    <w:rsid w:val="00D66AC7"/>
    <w:rsid w:val="00D66BC5"/>
    <w:rsid w:val="00D705FE"/>
    <w:rsid w:val="00D71B20"/>
    <w:rsid w:val="00D7205D"/>
    <w:rsid w:val="00D72A27"/>
    <w:rsid w:val="00D72CC4"/>
    <w:rsid w:val="00D73BD4"/>
    <w:rsid w:val="00D73D42"/>
    <w:rsid w:val="00D77954"/>
    <w:rsid w:val="00D77E6F"/>
    <w:rsid w:val="00D80CC2"/>
    <w:rsid w:val="00D82DC5"/>
    <w:rsid w:val="00D82E1B"/>
    <w:rsid w:val="00D83933"/>
    <w:rsid w:val="00D865FC"/>
    <w:rsid w:val="00D874D2"/>
    <w:rsid w:val="00D877C8"/>
    <w:rsid w:val="00D91B63"/>
    <w:rsid w:val="00D92140"/>
    <w:rsid w:val="00D93133"/>
    <w:rsid w:val="00D945C8"/>
    <w:rsid w:val="00D95D20"/>
    <w:rsid w:val="00D97424"/>
    <w:rsid w:val="00D97F72"/>
    <w:rsid w:val="00DA20C3"/>
    <w:rsid w:val="00DA389C"/>
    <w:rsid w:val="00DA587B"/>
    <w:rsid w:val="00DA5E10"/>
    <w:rsid w:val="00DA74D5"/>
    <w:rsid w:val="00DA76FE"/>
    <w:rsid w:val="00DA77E5"/>
    <w:rsid w:val="00DA77EF"/>
    <w:rsid w:val="00DA7B5F"/>
    <w:rsid w:val="00DB0477"/>
    <w:rsid w:val="00DB1336"/>
    <w:rsid w:val="00DB178A"/>
    <w:rsid w:val="00DB1953"/>
    <w:rsid w:val="00DB202A"/>
    <w:rsid w:val="00DB21F3"/>
    <w:rsid w:val="00DB2436"/>
    <w:rsid w:val="00DB3B91"/>
    <w:rsid w:val="00DB4B7A"/>
    <w:rsid w:val="00DB6CEB"/>
    <w:rsid w:val="00DB7474"/>
    <w:rsid w:val="00DC0443"/>
    <w:rsid w:val="00DC0C09"/>
    <w:rsid w:val="00DC1922"/>
    <w:rsid w:val="00DC3005"/>
    <w:rsid w:val="00DC3721"/>
    <w:rsid w:val="00DC4EE7"/>
    <w:rsid w:val="00DC5903"/>
    <w:rsid w:val="00DC62CD"/>
    <w:rsid w:val="00DD0554"/>
    <w:rsid w:val="00DD115B"/>
    <w:rsid w:val="00DD168D"/>
    <w:rsid w:val="00DD4498"/>
    <w:rsid w:val="00DD4DAA"/>
    <w:rsid w:val="00DD6F58"/>
    <w:rsid w:val="00DD74E9"/>
    <w:rsid w:val="00DD7A34"/>
    <w:rsid w:val="00DE110F"/>
    <w:rsid w:val="00DE147A"/>
    <w:rsid w:val="00DE14D9"/>
    <w:rsid w:val="00DE3F97"/>
    <w:rsid w:val="00DE437F"/>
    <w:rsid w:val="00DE4B8C"/>
    <w:rsid w:val="00DE76D3"/>
    <w:rsid w:val="00DF0B82"/>
    <w:rsid w:val="00DF1EEC"/>
    <w:rsid w:val="00DF236A"/>
    <w:rsid w:val="00DF26C5"/>
    <w:rsid w:val="00DF2973"/>
    <w:rsid w:val="00DF2D99"/>
    <w:rsid w:val="00DF33F8"/>
    <w:rsid w:val="00DF5E10"/>
    <w:rsid w:val="00DF5E64"/>
    <w:rsid w:val="00DF5EF9"/>
    <w:rsid w:val="00DF794B"/>
    <w:rsid w:val="00E00215"/>
    <w:rsid w:val="00E01FE1"/>
    <w:rsid w:val="00E02366"/>
    <w:rsid w:val="00E0611C"/>
    <w:rsid w:val="00E07860"/>
    <w:rsid w:val="00E10E9E"/>
    <w:rsid w:val="00E12743"/>
    <w:rsid w:val="00E132B3"/>
    <w:rsid w:val="00E1483D"/>
    <w:rsid w:val="00E152E2"/>
    <w:rsid w:val="00E168AA"/>
    <w:rsid w:val="00E17B83"/>
    <w:rsid w:val="00E20B4D"/>
    <w:rsid w:val="00E21D1C"/>
    <w:rsid w:val="00E23A24"/>
    <w:rsid w:val="00E23C94"/>
    <w:rsid w:val="00E24844"/>
    <w:rsid w:val="00E2522E"/>
    <w:rsid w:val="00E26342"/>
    <w:rsid w:val="00E2667B"/>
    <w:rsid w:val="00E27679"/>
    <w:rsid w:val="00E27ED4"/>
    <w:rsid w:val="00E3087F"/>
    <w:rsid w:val="00E31D74"/>
    <w:rsid w:val="00E321E0"/>
    <w:rsid w:val="00E33493"/>
    <w:rsid w:val="00E34986"/>
    <w:rsid w:val="00E358C8"/>
    <w:rsid w:val="00E374B7"/>
    <w:rsid w:val="00E37E10"/>
    <w:rsid w:val="00E406D3"/>
    <w:rsid w:val="00E40A34"/>
    <w:rsid w:val="00E41092"/>
    <w:rsid w:val="00E41F1F"/>
    <w:rsid w:val="00E42938"/>
    <w:rsid w:val="00E43651"/>
    <w:rsid w:val="00E45029"/>
    <w:rsid w:val="00E451AE"/>
    <w:rsid w:val="00E46D8F"/>
    <w:rsid w:val="00E50A95"/>
    <w:rsid w:val="00E510C0"/>
    <w:rsid w:val="00E551A7"/>
    <w:rsid w:val="00E55B1F"/>
    <w:rsid w:val="00E56489"/>
    <w:rsid w:val="00E56B93"/>
    <w:rsid w:val="00E611EE"/>
    <w:rsid w:val="00E61940"/>
    <w:rsid w:val="00E61F76"/>
    <w:rsid w:val="00E62BD8"/>
    <w:rsid w:val="00E63412"/>
    <w:rsid w:val="00E64EBB"/>
    <w:rsid w:val="00E653D3"/>
    <w:rsid w:val="00E65462"/>
    <w:rsid w:val="00E66AE4"/>
    <w:rsid w:val="00E66C9A"/>
    <w:rsid w:val="00E67DA2"/>
    <w:rsid w:val="00E7044A"/>
    <w:rsid w:val="00E708B2"/>
    <w:rsid w:val="00E70CD3"/>
    <w:rsid w:val="00E734EA"/>
    <w:rsid w:val="00E743D5"/>
    <w:rsid w:val="00E744A4"/>
    <w:rsid w:val="00E7512B"/>
    <w:rsid w:val="00E752E1"/>
    <w:rsid w:val="00E7629C"/>
    <w:rsid w:val="00E8021C"/>
    <w:rsid w:val="00E8120F"/>
    <w:rsid w:val="00E82861"/>
    <w:rsid w:val="00E83E87"/>
    <w:rsid w:val="00E85588"/>
    <w:rsid w:val="00E85FCA"/>
    <w:rsid w:val="00E8617C"/>
    <w:rsid w:val="00E917BB"/>
    <w:rsid w:val="00E93F5F"/>
    <w:rsid w:val="00E942DF"/>
    <w:rsid w:val="00E95210"/>
    <w:rsid w:val="00E962FB"/>
    <w:rsid w:val="00E9644F"/>
    <w:rsid w:val="00E96FF4"/>
    <w:rsid w:val="00E97A8B"/>
    <w:rsid w:val="00EA03BA"/>
    <w:rsid w:val="00EA0ADF"/>
    <w:rsid w:val="00EA0F73"/>
    <w:rsid w:val="00EA36C6"/>
    <w:rsid w:val="00EA36D1"/>
    <w:rsid w:val="00EA3D8F"/>
    <w:rsid w:val="00EA3F64"/>
    <w:rsid w:val="00EA465A"/>
    <w:rsid w:val="00EA4A65"/>
    <w:rsid w:val="00EA4DDF"/>
    <w:rsid w:val="00EA79A2"/>
    <w:rsid w:val="00EA7B75"/>
    <w:rsid w:val="00EA7C4E"/>
    <w:rsid w:val="00EB0635"/>
    <w:rsid w:val="00EB15CD"/>
    <w:rsid w:val="00EB22E5"/>
    <w:rsid w:val="00EB2C9C"/>
    <w:rsid w:val="00EB430E"/>
    <w:rsid w:val="00EB497C"/>
    <w:rsid w:val="00EB5EFE"/>
    <w:rsid w:val="00EB6044"/>
    <w:rsid w:val="00EB6B0E"/>
    <w:rsid w:val="00EC086F"/>
    <w:rsid w:val="00EC0E53"/>
    <w:rsid w:val="00EC1358"/>
    <w:rsid w:val="00EC13B6"/>
    <w:rsid w:val="00EC32C6"/>
    <w:rsid w:val="00EC402A"/>
    <w:rsid w:val="00EC5999"/>
    <w:rsid w:val="00EC5F7F"/>
    <w:rsid w:val="00EC6671"/>
    <w:rsid w:val="00EC77CF"/>
    <w:rsid w:val="00EC7A75"/>
    <w:rsid w:val="00ED1165"/>
    <w:rsid w:val="00ED184F"/>
    <w:rsid w:val="00ED19B4"/>
    <w:rsid w:val="00ED1E1E"/>
    <w:rsid w:val="00ED2574"/>
    <w:rsid w:val="00ED3920"/>
    <w:rsid w:val="00ED482E"/>
    <w:rsid w:val="00ED6E0F"/>
    <w:rsid w:val="00ED78D5"/>
    <w:rsid w:val="00ED7929"/>
    <w:rsid w:val="00ED7DA5"/>
    <w:rsid w:val="00EE074B"/>
    <w:rsid w:val="00EE09AF"/>
    <w:rsid w:val="00EE1854"/>
    <w:rsid w:val="00EE23CA"/>
    <w:rsid w:val="00EE465A"/>
    <w:rsid w:val="00EE4DE7"/>
    <w:rsid w:val="00EE5FA2"/>
    <w:rsid w:val="00EF1B52"/>
    <w:rsid w:val="00EF27DA"/>
    <w:rsid w:val="00EF53C7"/>
    <w:rsid w:val="00EF5EF7"/>
    <w:rsid w:val="00EF7D07"/>
    <w:rsid w:val="00F00925"/>
    <w:rsid w:val="00F00DD0"/>
    <w:rsid w:val="00F022D6"/>
    <w:rsid w:val="00F02335"/>
    <w:rsid w:val="00F035BA"/>
    <w:rsid w:val="00F06F25"/>
    <w:rsid w:val="00F071A4"/>
    <w:rsid w:val="00F07E3F"/>
    <w:rsid w:val="00F104B9"/>
    <w:rsid w:val="00F12592"/>
    <w:rsid w:val="00F17591"/>
    <w:rsid w:val="00F17D18"/>
    <w:rsid w:val="00F21403"/>
    <w:rsid w:val="00F22E02"/>
    <w:rsid w:val="00F23918"/>
    <w:rsid w:val="00F24A03"/>
    <w:rsid w:val="00F26AF0"/>
    <w:rsid w:val="00F328E0"/>
    <w:rsid w:val="00F344A2"/>
    <w:rsid w:val="00F353A4"/>
    <w:rsid w:val="00F36D0E"/>
    <w:rsid w:val="00F36E21"/>
    <w:rsid w:val="00F374AE"/>
    <w:rsid w:val="00F37643"/>
    <w:rsid w:val="00F37F5D"/>
    <w:rsid w:val="00F403DF"/>
    <w:rsid w:val="00F43662"/>
    <w:rsid w:val="00F43D1E"/>
    <w:rsid w:val="00F4494D"/>
    <w:rsid w:val="00F44B2D"/>
    <w:rsid w:val="00F50EB1"/>
    <w:rsid w:val="00F57CCE"/>
    <w:rsid w:val="00F57E09"/>
    <w:rsid w:val="00F6003B"/>
    <w:rsid w:val="00F622CA"/>
    <w:rsid w:val="00F649D6"/>
    <w:rsid w:val="00F65F1D"/>
    <w:rsid w:val="00F66F85"/>
    <w:rsid w:val="00F703B1"/>
    <w:rsid w:val="00F70A4C"/>
    <w:rsid w:val="00F71177"/>
    <w:rsid w:val="00F716CC"/>
    <w:rsid w:val="00F71B71"/>
    <w:rsid w:val="00F71B88"/>
    <w:rsid w:val="00F73EAC"/>
    <w:rsid w:val="00F75387"/>
    <w:rsid w:val="00F75396"/>
    <w:rsid w:val="00F76B8C"/>
    <w:rsid w:val="00F802A0"/>
    <w:rsid w:val="00F805C1"/>
    <w:rsid w:val="00F8091C"/>
    <w:rsid w:val="00F81584"/>
    <w:rsid w:val="00F816D7"/>
    <w:rsid w:val="00F854E1"/>
    <w:rsid w:val="00F8612F"/>
    <w:rsid w:val="00F876DC"/>
    <w:rsid w:val="00F917C4"/>
    <w:rsid w:val="00F9266E"/>
    <w:rsid w:val="00F935E6"/>
    <w:rsid w:val="00F96295"/>
    <w:rsid w:val="00F964AB"/>
    <w:rsid w:val="00F977E9"/>
    <w:rsid w:val="00FA37E1"/>
    <w:rsid w:val="00FA4823"/>
    <w:rsid w:val="00FA5E9E"/>
    <w:rsid w:val="00FA60EA"/>
    <w:rsid w:val="00FB06AB"/>
    <w:rsid w:val="00FB1B4B"/>
    <w:rsid w:val="00FB1D65"/>
    <w:rsid w:val="00FB344C"/>
    <w:rsid w:val="00FB43A8"/>
    <w:rsid w:val="00FB471D"/>
    <w:rsid w:val="00FB5609"/>
    <w:rsid w:val="00FB5A24"/>
    <w:rsid w:val="00FB6893"/>
    <w:rsid w:val="00FB6DEE"/>
    <w:rsid w:val="00FB72CA"/>
    <w:rsid w:val="00FB7E44"/>
    <w:rsid w:val="00FC0744"/>
    <w:rsid w:val="00FC1919"/>
    <w:rsid w:val="00FC3E62"/>
    <w:rsid w:val="00FC5C62"/>
    <w:rsid w:val="00FC6C3C"/>
    <w:rsid w:val="00FC6DC7"/>
    <w:rsid w:val="00FC6EDC"/>
    <w:rsid w:val="00FC7951"/>
    <w:rsid w:val="00FC7C49"/>
    <w:rsid w:val="00FD0AD6"/>
    <w:rsid w:val="00FD2656"/>
    <w:rsid w:val="00FD2C5B"/>
    <w:rsid w:val="00FD2E6F"/>
    <w:rsid w:val="00FD3540"/>
    <w:rsid w:val="00FD3E48"/>
    <w:rsid w:val="00FD4C22"/>
    <w:rsid w:val="00FD5691"/>
    <w:rsid w:val="00FD56A8"/>
    <w:rsid w:val="00FD63CE"/>
    <w:rsid w:val="00FE2E90"/>
    <w:rsid w:val="00FE4FE2"/>
    <w:rsid w:val="00FE5BDC"/>
    <w:rsid w:val="00FE5E13"/>
    <w:rsid w:val="00FE7158"/>
    <w:rsid w:val="00FE7298"/>
    <w:rsid w:val="00FF15AD"/>
    <w:rsid w:val="00FF16E4"/>
    <w:rsid w:val="00FF1F7B"/>
    <w:rsid w:val="00FF6008"/>
    <w:rsid w:val="00FF71B4"/>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49697508">
      <w:bodyDiv w:val="1"/>
      <w:marLeft w:val="0"/>
      <w:marRight w:val="0"/>
      <w:marTop w:val="0"/>
      <w:marBottom w:val="0"/>
      <w:divBdr>
        <w:top w:val="none" w:sz="0" w:space="0" w:color="auto"/>
        <w:left w:val="none" w:sz="0" w:space="0" w:color="auto"/>
        <w:bottom w:val="none" w:sz="0" w:space="0" w:color="auto"/>
        <w:right w:val="none" w:sz="0" w:space="0" w:color="auto"/>
      </w:divBdr>
      <w:divsChild>
        <w:div w:id="974144430">
          <w:marLeft w:val="640"/>
          <w:marRight w:val="0"/>
          <w:marTop w:val="0"/>
          <w:marBottom w:val="0"/>
          <w:divBdr>
            <w:top w:val="none" w:sz="0" w:space="0" w:color="auto"/>
            <w:left w:val="none" w:sz="0" w:space="0" w:color="auto"/>
            <w:bottom w:val="none" w:sz="0" w:space="0" w:color="auto"/>
            <w:right w:val="none" w:sz="0" w:space="0" w:color="auto"/>
          </w:divBdr>
        </w:div>
        <w:div w:id="1955400324">
          <w:marLeft w:val="640"/>
          <w:marRight w:val="0"/>
          <w:marTop w:val="0"/>
          <w:marBottom w:val="0"/>
          <w:divBdr>
            <w:top w:val="none" w:sz="0" w:space="0" w:color="auto"/>
            <w:left w:val="none" w:sz="0" w:space="0" w:color="auto"/>
            <w:bottom w:val="none" w:sz="0" w:space="0" w:color="auto"/>
            <w:right w:val="none" w:sz="0" w:space="0" w:color="auto"/>
          </w:divBdr>
        </w:div>
        <w:div w:id="2003121321">
          <w:marLeft w:val="640"/>
          <w:marRight w:val="0"/>
          <w:marTop w:val="0"/>
          <w:marBottom w:val="0"/>
          <w:divBdr>
            <w:top w:val="none" w:sz="0" w:space="0" w:color="auto"/>
            <w:left w:val="none" w:sz="0" w:space="0" w:color="auto"/>
            <w:bottom w:val="none" w:sz="0" w:space="0" w:color="auto"/>
            <w:right w:val="none" w:sz="0" w:space="0" w:color="auto"/>
          </w:divBdr>
        </w:div>
        <w:div w:id="1405564498">
          <w:marLeft w:val="640"/>
          <w:marRight w:val="0"/>
          <w:marTop w:val="0"/>
          <w:marBottom w:val="0"/>
          <w:divBdr>
            <w:top w:val="none" w:sz="0" w:space="0" w:color="auto"/>
            <w:left w:val="none" w:sz="0" w:space="0" w:color="auto"/>
            <w:bottom w:val="none" w:sz="0" w:space="0" w:color="auto"/>
            <w:right w:val="none" w:sz="0" w:space="0" w:color="auto"/>
          </w:divBdr>
        </w:div>
        <w:div w:id="60376539">
          <w:marLeft w:val="640"/>
          <w:marRight w:val="0"/>
          <w:marTop w:val="0"/>
          <w:marBottom w:val="0"/>
          <w:divBdr>
            <w:top w:val="none" w:sz="0" w:space="0" w:color="auto"/>
            <w:left w:val="none" w:sz="0" w:space="0" w:color="auto"/>
            <w:bottom w:val="none" w:sz="0" w:space="0" w:color="auto"/>
            <w:right w:val="none" w:sz="0" w:space="0" w:color="auto"/>
          </w:divBdr>
        </w:div>
        <w:div w:id="153028959">
          <w:marLeft w:val="640"/>
          <w:marRight w:val="0"/>
          <w:marTop w:val="0"/>
          <w:marBottom w:val="0"/>
          <w:divBdr>
            <w:top w:val="none" w:sz="0" w:space="0" w:color="auto"/>
            <w:left w:val="none" w:sz="0" w:space="0" w:color="auto"/>
            <w:bottom w:val="none" w:sz="0" w:space="0" w:color="auto"/>
            <w:right w:val="none" w:sz="0" w:space="0" w:color="auto"/>
          </w:divBdr>
        </w:div>
        <w:div w:id="429013473">
          <w:marLeft w:val="640"/>
          <w:marRight w:val="0"/>
          <w:marTop w:val="0"/>
          <w:marBottom w:val="0"/>
          <w:divBdr>
            <w:top w:val="none" w:sz="0" w:space="0" w:color="auto"/>
            <w:left w:val="none" w:sz="0" w:space="0" w:color="auto"/>
            <w:bottom w:val="none" w:sz="0" w:space="0" w:color="auto"/>
            <w:right w:val="none" w:sz="0" w:space="0" w:color="auto"/>
          </w:divBdr>
        </w:div>
        <w:div w:id="2046521593">
          <w:marLeft w:val="640"/>
          <w:marRight w:val="0"/>
          <w:marTop w:val="0"/>
          <w:marBottom w:val="0"/>
          <w:divBdr>
            <w:top w:val="none" w:sz="0" w:space="0" w:color="auto"/>
            <w:left w:val="none" w:sz="0" w:space="0" w:color="auto"/>
            <w:bottom w:val="none" w:sz="0" w:space="0" w:color="auto"/>
            <w:right w:val="none" w:sz="0" w:space="0" w:color="auto"/>
          </w:divBdr>
        </w:div>
        <w:div w:id="756706105">
          <w:marLeft w:val="640"/>
          <w:marRight w:val="0"/>
          <w:marTop w:val="0"/>
          <w:marBottom w:val="0"/>
          <w:divBdr>
            <w:top w:val="none" w:sz="0" w:space="0" w:color="auto"/>
            <w:left w:val="none" w:sz="0" w:space="0" w:color="auto"/>
            <w:bottom w:val="none" w:sz="0" w:space="0" w:color="auto"/>
            <w:right w:val="none" w:sz="0" w:space="0" w:color="auto"/>
          </w:divBdr>
        </w:div>
        <w:div w:id="36515022">
          <w:marLeft w:val="640"/>
          <w:marRight w:val="0"/>
          <w:marTop w:val="0"/>
          <w:marBottom w:val="0"/>
          <w:divBdr>
            <w:top w:val="none" w:sz="0" w:space="0" w:color="auto"/>
            <w:left w:val="none" w:sz="0" w:space="0" w:color="auto"/>
            <w:bottom w:val="none" w:sz="0" w:space="0" w:color="auto"/>
            <w:right w:val="none" w:sz="0" w:space="0" w:color="auto"/>
          </w:divBdr>
        </w:div>
        <w:div w:id="1642004983">
          <w:marLeft w:val="640"/>
          <w:marRight w:val="0"/>
          <w:marTop w:val="0"/>
          <w:marBottom w:val="0"/>
          <w:divBdr>
            <w:top w:val="none" w:sz="0" w:space="0" w:color="auto"/>
            <w:left w:val="none" w:sz="0" w:space="0" w:color="auto"/>
            <w:bottom w:val="none" w:sz="0" w:space="0" w:color="auto"/>
            <w:right w:val="none" w:sz="0" w:space="0" w:color="auto"/>
          </w:divBdr>
        </w:div>
        <w:div w:id="1753428183">
          <w:marLeft w:val="640"/>
          <w:marRight w:val="0"/>
          <w:marTop w:val="0"/>
          <w:marBottom w:val="0"/>
          <w:divBdr>
            <w:top w:val="none" w:sz="0" w:space="0" w:color="auto"/>
            <w:left w:val="none" w:sz="0" w:space="0" w:color="auto"/>
            <w:bottom w:val="none" w:sz="0" w:space="0" w:color="auto"/>
            <w:right w:val="none" w:sz="0" w:space="0" w:color="auto"/>
          </w:divBdr>
        </w:div>
        <w:div w:id="778647632">
          <w:marLeft w:val="640"/>
          <w:marRight w:val="0"/>
          <w:marTop w:val="0"/>
          <w:marBottom w:val="0"/>
          <w:divBdr>
            <w:top w:val="none" w:sz="0" w:space="0" w:color="auto"/>
            <w:left w:val="none" w:sz="0" w:space="0" w:color="auto"/>
            <w:bottom w:val="none" w:sz="0" w:space="0" w:color="auto"/>
            <w:right w:val="none" w:sz="0" w:space="0" w:color="auto"/>
          </w:divBdr>
        </w:div>
        <w:div w:id="2079787259">
          <w:marLeft w:val="640"/>
          <w:marRight w:val="0"/>
          <w:marTop w:val="0"/>
          <w:marBottom w:val="0"/>
          <w:divBdr>
            <w:top w:val="none" w:sz="0" w:space="0" w:color="auto"/>
            <w:left w:val="none" w:sz="0" w:space="0" w:color="auto"/>
            <w:bottom w:val="none" w:sz="0" w:space="0" w:color="auto"/>
            <w:right w:val="none" w:sz="0" w:space="0" w:color="auto"/>
          </w:divBdr>
        </w:div>
        <w:div w:id="479426419">
          <w:marLeft w:val="640"/>
          <w:marRight w:val="0"/>
          <w:marTop w:val="0"/>
          <w:marBottom w:val="0"/>
          <w:divBdr>
            <w:top w:val="none" w:sz="0" w:space="0" w:color="auto"/>
            <w:left w:val="none" w:sz="0" w:space="0" w:color="auto"/>
            <w:bottom w:val="none" w:sz="0" w:space="0" w:color="auto"/>
            <w:right w:val="none" w:sz="0" w:space="0" w:color="auto"/>
          </w:divBdr>
        </w:div>
        <w:div w:id="476726286">
          <w:marLeft w:val="640"/>
          <w:marRight w:val="0"/>
          <w:marTop w:val="0"/>
          <w:marBottom w:val="0"/>
          <w:divBdr>
            <w:top w:val="none" w:sz="0" w:space="0" w:color="auto"/>
            <w:left w:val="none" w:sz="0" w:space="0" w:color="auto"/>
            <w:bottom w:val="none" w:sz="0" w:space="0" w:color="auto"/>
            <w:right w:val="none" w:sz="0" w:space="0" w:color="auto"/>
          </w:divBdr>
        </w:div>
        <w:div w:id="1730155550">
          <w:marLeft w:val="640"/>
          <w:marRight w:val="0"/>
          <w:marTop w:val="0"/>
          <w:marBottom w:val="0"/>
          <w:divBdr>
            <w:top w:val="none" w:sz="0" w:space="0" w:color="auto"/>
            <w:left w:val="none" w:sz="0" w:space="0" w:color="auto"/>
            <w:bottom w:val="none" w:sz="0" w:space="0" w:color="auto"/>
            <w:right w:val="none" w:sz="0" w:space="0" w:color="auto"/>
          </w:divBdr>
        </w:div>
        <w:div w:id="1435512450">
          <w:marLeft w:val="640"/>
          <w:marRight w:val="0"/>
          <w:marTop w:val="0"/>
          <w:marBottom w:val="0"/>
          <w:divBdr>
            <w:top w:val="none" w:sz="0" w:space="0" w:color="auto"/>
            <w:left w:val="none" w:sz="0" w:space="0" w:color="auto"/>
            <w:bottom w:val="none" w:sz="0" w:space="0" w:color="auto"/>
            <w:right w:val="none" w:sz="0" w:space="0" w:color="auto"/>
          </w:divBdr>
        </w:div>
        <w:div w:id="1179007822">
          <w:marLeft w:val="640"/>
          <w:marRight w:val="0"/>
          <w:marTop w:val="0"/>
          <w:marBottom w:val="0"/>
          <w:divBdr>
            <w:top w:val="none" w:sz="0" w:space="0" w:color="auto"/>
            <w:left w:val="none" w:sz="0" w:space="0" w:color="auto"/>
            <w:bottom w:val="none" w:sz="0" w:space="0" w:color="auto"/>
            <w:right w:val="none" w:sz="0" w:space="0" w:color="auto"/>
          </w:divBdr>
        </w:div>
        <w:div w:id="796802703">
          <w:marLeft w:val="640"/>
          <w:marRight w:val="0"/>
          <w:marTop w:val="0"/>
          <w:marBottom w:val="0"/>
          <w:divBdr>
            <w:top w:val="none" w:sz="0" w:space="0" w:color="auto"/>
            <w:left w:val="none" w:sz="0" w:space="0" w:color="auto"/>
            <w:bottom w:val="none" w:sz="0" w:space="0" w:color="auto"/>
            <w:right w:val="none" w:sz="0" w:space="0" w:color="auto"/>
          </w:divBdr>
        </w:div>
      </w:divsChild>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90244156">
      <w:bodyDiv w:val="1"/>
      <w:marLeft w:val="0"/>
      <w:marRight w:val="0"/>
      <w:marTop w:val="0"/>
      <w:marBottom w:val="0"/>
      <w:divBdr>
        <w:top w:val="none" w:sz="0" w:space="0" w:color="auto"/>
        <w:left w:val="none" w:sz="0" w:space="0" w:color="auto"/>
        <w:bottom w:val="none" w:sz="0" w:space="0" w:color="auto"/>
        <w:right w:val="none" w:sz="0" w:space="0" w:color="auto"/>
      </w:divBdr>
      <w:divsChild>
        <w:div w:id="562447176">
          <w:marLeft w:val="640"/>
          <w:marRight w:val="0"/>
          <w:marTop w:val="0"/>
          <w:marBottom w:val="0"/>
          <w:divBdr>
            <w:top w:val="none" w:sz="0" w:space="0" w:color="auto"/>
            <w:left w:val="none" w:sz="0" w:space="0" w:color="auto"/>
            <w:bottom w:val="none" w:sz="0" w:space="0" w:color="auto"/>
            <w:right w:val="none" w:sz="0" w:space="0" w:color="auto"/>
          </w:divBdr>
        </w:div>
        <w:div w:id="780030426">
          <w:marLeft w:val="640"/>
          <w:marRight w:val="0"/>
          <w:marTop w:val="0"/>
          <w:marBottom w:val="0"/>
          <w:divBdr>
            <w:top w:val="none" w:sz="0" w:space="0" w:color="auto"/>
            <w:left w:val="none" w:sz="0" w:space="0" w:color="auto"/>
            <w:bottom w:val="none" w:sz="0" w:space="0" w:color="auto"/>
            <w:right w:val="none" w:sz="0" w:space="0" w:color="auto"/>
          </w:divBdr>
        </w:div>
        <w:div w:id="1221022031">
          <w:marLeft w:val="640"/>
          <w:marRight w:val="0"/>
          <w:marTop w:val="0"/>
          <w:marBottom w:val="0"/>
          <w:divBdr>
            <w:top w:val="none" w:sz="0" w:space="0" w:color="auto"/>
            <w:left w:val="none" w:sz="0" w:space="0" w:color="auto"/>
            <w:bottom w:val="none" w:sz="0" w:space="0" w:color="auto"/>
            <w:right w:val="none" w:sz="0" w:space="0" w:color="auto"/>
          </w:divBdr>
        </w:div>
        <w:div w:id="1817261044">
          <w:marLeft w:val="640"/>
          <w:marRight w:val="0"/>
          <w:marTop w:val="0"/>
          <w:marBottom w:val="0"/>
          <w:divBdr>
            <w:top w:val="none" w:sz="0" w:space="0" w:color="auto"/>
            <w:left w:val="none" w:sz="0" w:space="0" w:color="auto"/>
            <w:bottom w:val="none" w:sz="0" w:space="0" w:color="auto"/>
            <w:right w:val="none" w:sz="0" w:space="0" w:color="auto"/>
          </w:divBdr>
        </w:div>
        <w:div w:id="541677449">
          <w:marLeft w:val="640"/>
          <w:marRight w:val="0"/>
          <w:marTop w:val="0"/>
          <w:marBottom w:val="0"/>
          <w:divBdr>
            <w:top w:val="none" w:sz="0" w:space="0" w:color="auto"/>
            <w:left w:val="none" w:sz="0" w:space="0" w:color="auto"/>
            <w:bottom w:val="none" w:sz="0" w:space="0" w:color="auto"/>
            <w:right w:val="none" w:sz="0" w:space="0" w:color="auto"/>
          </w:divBdr>
        </w:div>
        <w:div w:id="1053113937">
          <w:marLeft w:val="640"/>
          <w:marRight w:val="0"/>
          <w:marTop w:val="0"/>
          <w:marBottom w:val="0"/>
          <w:divBdr>
            <w:top w:val="none" w:sz="0" w:space="0" w:color="auto"/>
            <w:left w:val="none" w:sz="0" w:space="0" w:color="auto"/>
            <w:bottom w:val="none" w:sz="0" w:space="0" w:color="auto"/>
            <w:right w:val="none" w:sz="0" w:space="0" w:color="auto"/>
          </w:divBdr>
        </w:div>
        <w:div w:id="1393193074">
          <w:marLeft w:val="640"/>
          <w:marRight w:val="0"/>
          <w:marTop w:val="0"/>
          <w:marBottom w:val="0"/>
          <w:divBdr>
            <w:top w:val="none" w:sz="0" w:space="0" w:color="auto"/>
            <w:left w:val="none" w:sz="0" w:space="0" w:color="auto"/>
            <w:bottom w:val="none" w:sz="0" w:space="0" w:color="auto"/>
            <w:right w:val="none" w:sz="0" w:space="0" w:color="auto"/>
          </w:divBdr>
        </w:div>
        <w:div w:id="1617370696">
          <w:marLeft w:val="640"/>
          <w:marRight w:val="0"/>
          <w:marTop w:val="0"/>
          <w:marBottom w:val="0"/>
          <w:divBdr>
            <w:top w:val="none" w:sz="0" w:space="0" w:color="auto"/>
            <w:left w:val="none" w:sz="0" w:space="0" w:color="auto"/>
            <w:bottom w:val="none" w:sz="0" w:space="0" w:color="auto"/>
            <w:right w:val="none" w:sz="0" w:space="0" w:color="auto"/>
          </w:divBdr>
        </w:div>
        <w:div w:id="1035230914">
          <w:marLeft w:val="640"/>
          <w:marRight w:val="0"/>
          <w:marTop w:val="0"/>
          <w:marBottom w:val="0"/>
          <w:divBdr>
            <w:top w:val="none" w:sz="0" w:space="0" w:color="auto"/>
            <w:left w:val="none" w:sz="0" w:space="0" w:color="auto"/>
            <w:bottom w:val="none" w:sz="0" w:space="0" w:color="auto"/>
            <w:right w:val="none" w:sz="0" w:space="0" w:color="auto"/>
          </w:divBdr>
        </w:div>
        <w:div w:id="1243489065">
          <w:marLeft w:val="640"/>
          <w:marRight w:val="0"/>
          <w:marTop w:val="0"/>
          <w:marBottom w:val="0"/>
          <w:divBdr>
            <w:top w:val="none" w:sz="0" w:space="0" w:color="auto"/>
            <w:left w:val="none" w:sz="0" w:space="0" w:color="auto"/>
            <w:bottom w:val="none" w:sz="0" w:space="0" w:color="auto"/>
            <w:right w:val="none" w:sz="0" w:space="0" w:color="auto"/>
          </w:divBdr>
        </w:div>
        <w:div w:id="1607150316">
          <w:marLeft w:val="640"/>
          <w:marRight w:val="0"/>
          <w:marTop w:val="0"/>
          <w:marBottom w:val="0"/>
          <w:divBdr>
            <w:top w:val="none" w:sz="0" w:space="0" w:color="auto"/>
            <w:left w:val="none" w:sz="0" w:space="0" w:color="auto"/>
            <w:bottom w:val="none" w:sz="0" w:space="0" w:color="auto"/>
            <w:right w:val="none" w:sz="0" w:space="0" w:color="auto"/>
          </w:divBdr>
        </w:div>
        <w:div w:id="646321188">
          <w:marLeft w:val="640"/>
          <w:marRight w:val="0"/>
          <w:marTop w:val="0"/>
          <w:marBottom w:val="0"/>
          <w:divBdr>
            <w:top w:val="none" w:sz="0" w:space="0" w:color="auto"/>
            <w:left w:val="none" w:sz="0" w:space="0" w:color="auto"/>
            <w:bottom w:val="none" w:sz="0" w:space="0" w:color="auto"/>
            <w:right w:val="none" w:sz="0" w:space="0" w:color="auto"/>
          </w:divBdr>
        </w:div>
        <w:div w:id="800225118">
          <w:marLeft w:val="640"/>
          <w:marRight w:val="0"/>
          <w:marTop w:val="0"/>
          <w:marBottom w:val="0"/>
          <w:divBdr>
            <w:top w:val="none" w:sz="0" w:space="0" w:color="auto"/>
            <w:left w:val="none" w:sz="0" w:space="0" w:color="auto"/>
            <w:bottom w:val="none" w:sz="0" w:space="0" w:color="auto"/>
            <w:right w:val="none" w:sz="0" w:space="0" w:color="auto"/>
          </w:divBdr>
        </w:div>
        <w:div w:id="234247332">
          <w:marLeft w:val="640"/>
          <w:marRight w:val="0"/>
          <w:marTop w:val="0"/>
          <w:marBottom w:val="0"/>
          <w:divBdr>
            <w:top w:val="none" w:sz="0" w:space="0" w:color="auto"/>
            <w:left w:val="none" w:sz="0" w:space="0" w:color="auto"/>
            <w:bottom w:val="none" w:sz="0" w:space="0" w:color="auto"/>
            <w:right w:val="none" w:sz="0" w:space="0" w:color="auto"/>
          </w:divBdr>
        </w:div>
        <w:div w:id="769741613">
          <w:marLeft w:val="640"/>
          <w:marRight w:val="0"/>
          <w:marTop w:val="0"/>
          <w:marBottom w:val="0"/>
          <w:divBdr>
            <w:top w:val="none" w:sz="0" w:space="0" w:color="auto"/>
            <w:left w:val="none" w:sz="0" w:space="0" w:color="auto"/>
            <w:bottom w:val="none" w:sz="0" w:space="0" w:color="auto"/>
            <w:right w:val="none" w:sz="0" w:space="0" w:color="auto"/>
          </w:divBdr>
        </w:div>
        <w:div w:id="2010055447">
          <w:marLeft w:val="640"/>
          <w:marRight w:val="0"/>
          <w:marTop w:val="0"/>
          <w:marBottom w:val="0"/>
          <w:divBdr>
            <w:top w:val="none" w:sz="0" w:space="0" w:color="auto"/>
            <w:left w:val="none" w:sz="0" w:space="0" w:color="auto"/>
            <w:bottom w:val="none" w:sz="0" w:space="0" w:color="auto"/>
            <w:right w:val="none" w:sz="0" w:space="0" w:color="auto"/>
          </w:divBdr>
        </w:div>
        <w:div w:id="69697457">
          <w:marLeft w:val="640"/>
          <w:marRight w:val="0"/>
          <w:marTop w:val="0"/>
          <w:marBottom w:val="0"/>
          <w:divBdr>
            <w:top w:val="none" w:sz="0" w:space="0" w:color="auto"/>
            <w:left w:val="none" w:sz="0" w:space="0" w:color="auto"/>
            <w:bottom w:val="none" w:sz="0" w:space="0" w:color="auto"/>
            <w:right w:val="none" w:sz="0" w:space="0" w:color="auto"/>
          </w:divBdr>
        </w:div>
        <w:div w:id="1503935877">
          <w:marLeft w:val="640"/>
          <w:marRight w:val="0"/>
          <w:marTop w:val="0"/>
          <w:marBottom w:val="0"/>
          <w:divBdr>
            <w:top w:val="none" w:sz="0" w:space="0" w:color="auto"/>
            <w:left w:val="none" w:sz="0" w:space="0" w:color="auto"/>
            <w:bottom w:val="none" w:sz="0" w:space="0" w:color="auto"/>
            <w:right w:val="none" w:sz="0" w:space="0" w:color="auto"/>
          </w:divBdr>
        </w:div>
        <w:div w:id="748427557">
          <w:marLeft w:val="640"/>
          <w:marRight w:val="0"/>
          <w:marTop w:val="0"/>
          <w:marBottom w:val="0"/>
          <w:divBdr>
            <w:top w:val="none" w:sz="0" w:space="0" w:color="auto"/>
            <w:left w:val="none" w:sz="0" w:space="0" w:color="auto"/>
            <w:bottom w:val="none" w:sz="0" w:space="0" w:color="auto"/>
            <w:right w:val="none" w:sz="0" w:space="0" w:color="auto"/>
          </w:divBdr>
        </w:div>
        <w:div w:id="1063256184">
          <w:marLeft w:val="640"/>
          <w:marRight w:val="0"/>
          <w:marTop w:val="0"/>
          <w:marBottom w:val="0"/>
          <w:divBdr>
            <w:top w:val="none" w:sz="0" w:space="0" w:color="auto"/>
            <w:left w:val="none" w:sz="0" w:space="0" w:color="auto"/>
            <w:bottom w:val="none" w:sz="0" w:space="0" w:color="auto"/>
            <w:right w:val="none" w:sz="0" w:space="0" w:color="auto"/>
          </w:divBdr>
        </w:div>
        <w:div w:id="1999263166">
          <w:marLeft w:val="640"/>
          <w:marRight w:val="0"/>
          <w:marTop w:val="0"/>
          <w:marBottom w:val="0"/>
          <w:divBdr>
            <w:top w:val="none" w:sz="0" w:space="0" w:color="auto"/>
            <w:left w:val="none" w:sz="0" w:space="0" w:color="auto"/>
            <w:bottom w:val="none" w:sz="0" w:space="0" w:color="auto"/>
            <w:right w:val="none" w:sz="0" w:space="0" w:color="auto"/>
          </w:divBdr>
        </w:div>
      </w:divsChild>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45725378">
      <w:bodyDiv w:val="1"/>
      <w:marLeft w:val="0"/>
      <w:marRight w:val="0"/>
      <w:marTop w:val="0"/>
      <w:marBottom w:val="0"/>
      <w:divBdr>
        <w:top w:val="none" w:sz="0" w:space="0" w:color="auto"/>
        <w:left w:val="none" w:sz="0" w:space="0" w:color="auto"/>
        <w:bottom w:val="none" w:sz="0" w:space="0" w:color="auto"/>
        <w:right w:val="none" w:sz="0" w:space="0" w:color="auto"/>
      </w:divBdr>
      <w:divsChild>
        <w:div w:id="256914742">
          <w:marLeft w:val="640"/>
          <w:marRight w:val="0"/>
          <w:marTop w:val="0"/>
          <w:marBottom w:val="0"/>
          <w:divBdr>
            <w:top w:val="none" w:sz="0" w:space="0" w:color="auto"/>
            <w:left w:val="none" w:sz="0" w:space="0" w:color="auto"/>
            <w:bottom w:val="none" w:sz="0" w:space="0" w:color="auto"/>
            <w:right w:val="none" w:sz="0" w:space="0" w:color="auto"/>
          </w:divBdr>
        </w:div>
        <w:div w:id="2121296644">
          <w:marLeft w:val="640"/>
          <w:marRight w:val="0"/>
          <w:marTop w:val="0"/>
          <w:marBottom w:val="0"/>
          <w:divBdr>
            <w:top w:val="none" w:sz="0" w:space="0" w:color="auto"/>
            <w:left w:val="none" w:sz="0" w:space="0" w:color="auto"/>
            <w:bottom w:val="none" w:sz="0" w:space="0" w:color="auto"/>
            <w:right w:val="none" w:sz="0" w:space="0" w:color="auto"/>
          </w:divBdr>
        </w:div>
        <w:div w:id="235163489">
          <w:marLeft w:val="640"/>
          <w:marRight w:val="0"/>
          <w:marTop w:val="0"/>
          <w:marBottom w:val="0"/>
          <w:divBdr>
            <w:top w:val="none" w:sz="0" w:space="0" w:color="auto"/>
            <w:left w:val="none" w:sz="0" w:space="0" w:color="auto"/>
            <w:bottom w:val="none" w:sz="0" w:space="0" w:color="auto"/>
            <w:right w:val="none" w:sz="0" w:space="0" w:color="auto"/>
          </w:divBdr>
        </w:div>
        <w:div w:id="1411191542">
          <w:marLeft w:val="640"/>
          <w:marRight w:val="0"/>
          <w:marTop w:val="0"/>
          <w:marBottom w:val="0"/>
          <w:divBdr>
            <w:top w:val="none" w:sz="0" w:space="0" w:color="auto"/>
            <w:left w:val="none" w:sz="0" w:space="0" w:color="auto"/>
            <w:bottom w:val="none" w:sz="0" w:space="0" w:color="auto"/>
            <w:right w:val="none" w:sz="0" w:space="0" w:color="auto"/>
          </w:divBdr>
        </w:div>
        <w:div w:id="1699231917">
          <w:marLeft w:val="640"/>
          <w:marRight w:val="0"/>
          <w:marTop w:val="0"/>
          <w:marBottom w:val="0"/>
          <w:divBdr>
            <w:top w:val="none" w:sz="0" w:space="0" w:color="auto"/>
            <w:left w:val="none" w:sz="0" w:space="0" w:color="auto"/>
            <w:bottom w:val="none" w:sz="0" w:space="0" w:color="auto"/>
            <w:right w:val="none" w:sz="0" w:space="0" w:color="auto"/>
          </w:divBdr>
        </w:div>
        <w:div w:id="1374698243">
          <w:marLeft w:val="640"/>
          <w:marRight w:val="0"/>
          <w:marTop w:val="0"/>
          <w:marBottom w:val="0"/>
          <w:divBdr>
            <w:top w:val="none" w:sz="0" w:space="0" w:color="auto"/>
            <w:left w:val="none" w:sz="0" w:space="0" w:color="auto"/>
            <w:bottom w:val="none" w:sz="0" w:space="0" w:color="auto"/>
            <w:right w:val="none" w:sz="0" w:space="0" w:color="auto"/>
          </w:divBdr>
        </w:div>
        <w:div w:id="1942370388">
          <w:marLeft w:val="640"/>
          <w:marRight w:val="0"/>
          <w:marTop w:val="0"/>
          <w:marBottom w:val="0"/>
          <w:divBdr>
            <w:top w:val="none" w:sz="0" w:space="0" w:color="auto"/>
            <w:left w:val="none" w:sz="0" w:space="0" w:color="auto"/>
            <w:bottom w:val="none" w:sz="0" w:space="0" w:color="auto"/>
            <w:right w:val="none" w:sz="0" w:space="0" w:color="auto"/>
          </w:divBdr>
        </w:div>
        <w:div w:id="1998613405">
          <w:marLeft w:val="640"/>
          <w:marRight w:val="0"/>
          <w:marTop w:val="0"/>
          <w:marBottom w:val="0"/>
          <w:divBdr>
            <w:top w:val="none" w:sz="0" w:space="0" w:color="auto"/>
            <w:left w:val="none" w:sz="0" w:space="0" w:color="auto"/>
            <w:bottom w:val="none" w:sz="0" w:space="0" w:color="auto"/>
            <w:right w:val="none" w:sz="0" w:space="0" w:color="auto"/>
          </w:divBdr>
        </w:div>
        <w:div w:id="153497114">
          <w:marLeft w:val="640"/>
          <w:marRight w:val="0"/>
          <w:marTop w:val="0"/>
          <w:marBottom w:val="0"/>
          <w:divBdr>
            <w:top w:val="none" w:sz="0" w:space="0" w:color="auto"/>
            <w:left w:val="none" w:sz="0" w:space="0" w:color="auto"/>
            <w:bottom w:val="none" w:sz="0" w:space="0" w:color="auto"/>
            <w:right w:val="none" w:sz="0" w:space="0" w:color="auto"/>
          </w:divBdr>
        </w:div>
        <w:div w:id="842203623">
          <w:marLeft w:val="640"/>
          <w:marRight w:val="0"/>
          <w:marTop w:val="0"/>
          <w:marBottom w:val="0"/>
          <w:divBdr>
            <w:top w:val="none" w:sz="0" w:space="0" w:color="auto"/>
            <w:left w:val="none" w:sz="0" w:space="0" w:color="auto"/>
            <w:bottom w:val="none" w:sz="0" w:space="0" w:color="auto"/>
            <w:right w:val="none" w:sz="0" w:space="0" w:color="auto"/>
          </w:divBdr>
        </w:div>
        <w:div w:id="2025860782">
          <w:marLeft w:val="640"/>
          <w:marRight w:val="0"/>
          <w:marTop w:val="0"/>
          <w:marBottom w:val="0"/>
          <w:divBdr>
            <w:top w:val="none" w:sz="0" w:space="0" w:color="auto"/>
            <w:left w:val="none" w:sz="0" w:space="0" w:color="auto"/>
            <w:bottom w:val="none" w:sz="0" w:space="0" w:color="auto"/>
            <w:right w:val="none" w:sz="0" w:space="0" w:color="auto"/>
          </w:divBdr>
        </w:div>
        <w:div w:id="1365979990">
          <w:marLeft w:val="640"/>
          <w:marRight w:val="0"/>
          <w:marTop w:val="0"/>
          <w:marBottom w:val="0"/>
          <w:divBdr>
            <w:top w:val="none" w:sz="0" w:space="0" w:color="auto"/>
            <w:left w:val="none" w:sz="0" w:space="0" w:color="auto"/>
            <w:bottom w:val="none" w:sz="0" w:space="0" w:color="auto"/>
            <w:right w:val="none" w:sz="0" w:space="0" w:color="auto"/>
          </w:divBdr>
        </w:div>
        <w:div w:id="1924755532">
          <w:marLeft w:val="640"/>
          <w:marRight w:val="0"/>
          <w:marTop w:val="0"/>
          <w:marBottom w:val="0"/>
          <w:divBdr>
            <w:top w:val="none" w:sz="0" w:space="0" w:color="auto"/>
            <w:left w:val="none" w:sz="0" w:space="0" w:color="auto"/>
            <w:bottom w:val="none" w:sz="0" w:space="0" w:color="auto"/>
            <w:right w:val="none" w:sz="0" w:space="0" w:color="auto"/>
          </w:divBdr>
        </w:div>
        <w:div w:id="1261138006">
          <w:marLeft w:val="640"/>
          <w:marRight w:val="0"/>
          <w:marTop w:val="0"/>
          <w:marBottom w:val="0"/>
          <w:divBdr>
            <w:top w:val="none" w:sz="0" w:space="0" w:color="auto"/>
            <w:left w:val="none" w:sz="0" w:space="0" w:color="auto"/>
            <w:bottom w:val="none" w:sz="0" w:space="0" w:color="auto"/>
            <w:right w:val="none" w:sz="0" w:space="0" w:color="auto"/>
          </w:divBdr>
        </w:div>
        <w:div w:id="873006313">
          <w:marLeft w:val="640"/>
          <w:marRight w:val="0"/>
          <w:marTop w:val="0"/>
          <w:marBottom w:val="0"/>
          <w:divBdr>
            <w:top w:val="none" w:sz="0" w:space="0" w:color="auto"/>
            <w:left w:val="none" w:sz="0" w:space="0" w:color="auto"/>
            <w:bottom w:val="none" w:sz="0" w:space="0" w:color="auto"/>
            <w:right w:val="none" w:sz="0" w:space="0" w:color="auto"/>
          </w:divBdr>
        </w:div>
        <w:div w:id="2053966172">
          <w:marLeft w:val="640"/>
          <w:marRight w:val="0"/>
          <w:marTop w:val="0"/>
          <w:marBottom w:val="0"/>
          <w:divBdr>
            <w:top w:val="none" w:sz="0" w:space="0" w:color="auto"/>
            <w:left w:val="none" w:sz="0" w:space="0" w:color="auto"/>
            <w:bottom w:val="none" w:sz="0" w:space="0" w:color="auto"/>
            <w:right w:val="none" w:sz="0" w:space="0" w:color="auto"/>
          </w:divBdr>
        </w:div>
        <w:div w:id="564075451">
          <w:marLeft w:val="640"/>
          <w:marRight w:val="0"/>
          <w:marTop w:val="0"/>
          <w:marBottom w:val="0"/>
          <w:divBdr>
            <w:top w:val="none" w:sz="0" w:space="0" w:color="auto"/>
            <w:left w:val="none" w:sz="0" w:space="0" w:color="auto"/>
            <w:bottom w:val="none" w:sz="0" w:space="0" w:color="auto"/>
            <w:right w:val="none" w:sz="0" w:space="0" w:color="auto"/>
          </w:divBdr>
        </w:div>
        <w:div w:id="1529680924">
          <w:marLeft w:val="640"/>
          <w:marRight w:val="0"/>
          <w:marTop w:val="0"/>
          <w:marBottom w:val="0"/>
          <w:divBdr>
            <w:top w:val="none" w:sz="0" w:space="0" w:color="auto"/>
            <w:left w:val="none" w:sz="0" w:space="0" w:color="auto"/>
            <w:bottom w:val="none" w:sz="0" w:space="0" w:color="auto"/>
            <w:right w:val="none" w:sz="0" w:space="0" w:color="auto"/>
          </w:divBdr>
        </w:div>
        <w:div w:id="2129621517">
          <w:marLeft w:val="640"/>
          <w:marRight w:val="0"/>
          <w:marTop w:val="0"/>
          <w:marBottom w:val="0"/>
          <w:divBdr>
            <w:top w:val="none" w:sz="0" w:space="0" w:color="auto"/>
            <w:left w:val="none" w:sz="0" w:space="0" w:color="auto"/>
            <w:bottom w:val="none" w:sz="0" w:space="0" w:color="auto"/>
            <w:right w:val="none" w:sz="0" w:space="0" w:color="auto"/>
          </w:divBdr>
        </w:div>
        <w:div w:id="2064517142">
          <w:marLeft w:val="640"/>
          <w:marRight w:val="0"/>
          <w:marTop w:val="0"/>
          <w:marBottom w:val="0"/>
          <w:divBdr>
            <w:top w:val="none" w:sz="0" w:space="0" w:color="auto"/>
            <w:left w:val="none" w:sz="0" w:space="0" w:color="auto"/>
            <w:bottom w:val="none" w:sz="0" w:space="0" w:color="auto"/>
            <w:right w:val="none" w:sz="0" w:space="0" w:color="auto"/>
          </w:divBdr>
        </w:div>
        <w:div w:id="756437338">
          <w:marLeft w:val="640"/>
          <w:marRight w:val="0"/>
          <w:marTop w:val="0"/>
          <w:marBottom w:val="0"/>
          <w:divBdr>
            <w:top w:val="none" w:sz="0" w:space="0" w:color="auto"/>
            <w:left w:val="none" w:sz="0" w:space="0" w:color="auto"/>
            <w:bottom w:val="none" w:sz="0" w:space="0" w:color="auto"/>
            <w:right w:val="none" w:sz="0" w:space="0" w:color="auto"/>
          </w:divBdr>
        </w:div>
        <w:div w:id="22634950">
          <w:marLeft w:val="640"/>
          <w:marRight w:val="0"/>
          <w:marTop w:val="0"/>
          <w:marBottom w:val="0"/>
          <w:divBdr>
            <w:top w:val="none" w:sz="0" w:space="0" w:color="auto"/>
            <w:left w:val="none" w:sz="0" w:space="0" w:color="auto"/>
            <w:bottom w:val="none" w:sz="0" w:space="0" w:color="auto"/>
            <w:right w:val="none" w:sz="0" w:space="0" w:color="auto"/>
          </w:divBdr>
        </w:div>
        <w:div w:id="135227254">
          <w:marLeft w:val="640"/>
          <w:marRight w:val="0"/>
          <w:marTop w:val="0"/>
          <w:marBottom w:val="0"/>
          <w:divBdr>
            <w:top w:val="none" w:sz="0" w:space="0" w:color="auto"/>
            <w:left w:val="none" w:sz="0" w:space="0" w:color="auto"/>
            <w:bottom w:val="none" w:sz="0" w:space="0" w:color="auto"/>
            <w:right w:val="none" w:sz="0" w:space="0" w:color="auto"/>
          </w:divBdr>
        </w:div>
        <w:div w:id="1245339511">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16347216">
      <w:bodyDiv w:val="1"/>
      <w:marLeft w:val="0"/>
      <w:marRight w:val="0"/>
      <w:marTop w:val="0"/>
      <w:marBottom w:val="0"/>
      <w:divBdr>
        <w:top w:val="none" w:sz="0" w:space="0" w:color="auto"/>
        <w:left w:val="none" w:sz="0" w:space="0" w:color="auto"/>
        <w:bottom w:val="none" w:sz="0" w:space="0" w:color="auto"/>
        <w:right w:val="none" w:sz="0" w:space="0" w:color="auto"/>
      </w:divBdr>
      <w:divsChild>
        <w:div w:id="1057901607">
          <w:marLeft w:val="640"/>
          <w:marRight w:val="0"/>
          <w:marTop w:val="0"/>
          <w:marBottom w:val="0"/>
          <w:divBdr>
            <w:top w:val="none" w:sz="0" w:space="0" w:color="auto"/>
            <w:left w:val="none" w:sz="0" w:space="0" w:color="auto"/>
            <w:bottom w:val="none" w:sz="0" w:space="0" w:color="auto"/>
            <w:right w:val="none" w:sz="0" w:space="0" w:color="auto"/>
          </w:divBdr>
        </w:div>
        <w:div w:id="320430573">
          <w:marLeft w:val="640"/>
          <w:marRight w:val="0"/>
          <w:marTop w:val="0"/>
          <w:marBottom w:val="0"/>
          <w:divBdr>
            <w:top w:val="none" w:sz="0" w:space="0" w:color="auto"/>
            <w:left w:val="none" w:sz="0" w:space="0" w:color="auto"/>
            <w:bottom w:val="none" w:sz="0" w:space="0" w:color="auto"/>
            <w:right w:val="none" w:sz="0" w:space="0" w:color="auto"/>
          </w:divBdr>
        </w:div>
        <w:div w:id="1529295913">
          <w:marLeft w:val="640"/>
          <w:marRight w:val="0"/>
          <w:marTop w:val="0"/>
          <w:marBottom w:val="0"/>
          <w:divBdr>
            <w:top w:val="none" w:sz="0" w:space="0" w:color="auto"/>
            <w:left w:val="none" w:sz="0" w:space="0" w:color="auto"/>
            <w:bottom w:val="none" w:sz="0" w:space="0" w:color="auto"/>
            <w:right w:val="none" w:sz="0" w:space="0" w:color="auto"/>
          </w:divBdr>
        </w:div>
        <w:div w:id="599682426">
          <w:marLeft w:val="640"/>
          <w:marRight w:val="0"/>
          <w:marTop w:val="0"/>
          <w:marBottom w:val="0"/>
          <w:divBdr>
            <w:top w:val="none" w:sz="0" w:space="0" w:color="auto"/>
            <w:left w:val="none" w:sz="0" w:space="0" w:color="auto"/>
            <w:bottom w:val="none" w:sz="0" w:space="0" w:color="auto"/>
            <w:right w:val="none" w:sz="0" w:space="0" w:color="auto"/>
          </w:divBdr>
        </w:div>
        <w:div w:id="2129544774">
          <w:marLeft w:val="640"/>
          <w:marRight w:val="0"/>
          <w:marTop w:val="0"/>
          <w:marBottom w:val="0"/>
          <w:divBdr>
            <w:top w:val="none" w:sz="0" w:space="0" w:color="auto"/>
            <w:left w:val="none" w:sz="0" w:space="0" w:color="auto"/>
            <w:bottom w:val="none" w:sz="0" w:space="0" w:color="auto"/>
            <w:right w:val="none" w:sz="0" w:space="0" w:color="auto"/>
          </w:divBdr>
        </w:div>
        <w:div w:id="393502705">
          <w:marLeft w:val="640"/>
          <w:marRight w:val="0"/>
          <w:marTop w:val="0"/>
          <w:marBottom w:val="0"/>
          <w:divBdr>
            <w:top w:val="none" w:sz="0" w:space="0" w:color="auto"/>
            <w:left w:val="none" w:sz="0" w:space="0" w:color="auto"/>
            <w:bottom w:val="none" w:sz="0" w:space="0" w:color="auto"/>
            <w:right w:val="none" w:sz="0" w:space="0" w:color="auto"/>
          </w:divBdr>
        </w:div>
        <w:div w:id="880558461">
          <w:marLeft w:val="640"/>
          <w:marRight w:val="0"/>
          <w:marTop w:val="0"/>
          <w:marBottom w:val="0"/>
          <w:divBdr>
            <w:top w:val="none" w:sz="0" w:space="0" w:color="auto"/>
            <w:left w:val="none" w:sz="0" w:space="0" w:color="auto"/>
            <w:bottom w:val="none" w:sz="0" w:space="0" w:color="auto"/>
            <w:right w:val="none" w:sz="0" w:space="0" w:color="auto"/>
          </w:divBdr>
        </w:div>
        <w:div w:id="1991210700">
          <w:marLeft w:val="640"/>
          <w:marRight w:val="0"/>
          <w:marTop w:val="0"/>
          <w:marBottom w:val="0"/>
          <w:divBdr>
            <w:top w:val="none" w:sz="0" w:space="0" w:color="auto"/>
            <w:left w:val="none" w:sz="0" w:space="0" w:color="auto"/>
            <w:bottom w:val="none" w:sz="0" w:space="0" w:color="auto"/>
            <w:right w:val="none" w:sz="0" w:space="0" w:color="auto"/>
          </w:divBdr>
        </w:div>
        <w:div w:id="251355461">
          <w:marLeft w:val="640"/>
          <w:marRight w:val="0"/>
          <w:marTop w:val="0"/>
          <w:marBottom w:val="0"/>
          <w:divBdr>
            <w:top w:val="none" w:sz="0" w:space="0" w:color="auto"/>
            <w:left w:val="none" w:sz="0" w:space="0" w:color="auto"/>
            <w:bottom w:val="none" w:sz="0" w:space="0" w:color="auto"/>
            <w:right w:val="none" w:sz="0" w:space="0" w:color="auto"/>
          </w:divBdr>
        </w:div>
        <w:div w:id="1262374325">
          <w:marLeft w:val="640"/>
          <w:marRight w:val="0"/>
          <w:marTop w:val="0"/>
          <w:marBottom w:val="0"/>
          <w:divBdr>
            <w:top w:val="none" w:sz="0" w:space="0" w:color="auto"/>
            <w:left w:val="none" w:sz="0" w:space="0" w:color="auto"/>
            <w:bottom w:val="none" w:sz="0" w:space="0" w:color="auto"/>
            <w:right w:val="none" w:sz="0" w:space="0" w:color="auto"/>
          </w:divBdr>
        </w:div>
        <w:div w:id="689601801">
          <w:marLeft w:val="640"/>
          <w:marRight w:val="0"/>
          <w:marTop w:val="0"/>
          <w:marBottom w:val="0"/>
          <w:divBdr>
            <w:top w:val="none" w:sz="0" w:space="0" w:color="auto"/>
            <w:left w:val="none" w:sz="0" w:space="0" w:color="auto"/>
            <w:bottom w:val="none" w:sz="0" w:space="0" w:color="auto"/>
            <w:right w:val="none" w:sz="0" w:space="0" w:color="auto"/>
          </w:divBdr>
        </w:div>
        <w:div w:id="1987706886">
          <w:marLeft w:val="640"/>
          <w:marRight w:val="0"/>
          <w:marTop w:val="0"/>
          <w:marBottom w:val="0"/>
          <w:divBdr>
            <w:top w:val="none" w:sz="0" w:space="0" w:color="auto"/>
            <w:left w:val="none" w:sz="0" w:space="0" w:color="auto"/>
            <w:bottom w:val="none" w:sz="0" w:space="0" w:color="auto"/>
            <w:right w:val="none" w:sz="0" w:space="0" w:color="auto"/>
          </w:divBdr>
        </w:div>
        <w:div w:id="1530877866">
          <w:marLeft w:val="640"/>
          <w:marRight w:val="0"/>
          <w:marTop w:val="0"/>
          <w:marBottom w:val="0"/>
          <w:divBdr>
            <w:top w:val="none" w:sz="0" w:space="0" w:color="auto"/>
            <w:left w:val="none" w:sz="0" w:space="0" w:color="auto"/>
            <w:bottom w:val="none" w:sz="0" w:space="0" w:color="auto"/>
            <w:right w:val="none" w:sz="0" w:space="0" w:color="auto"/>
          </w:divBdr>
        </w:div>
        <w:div w:id="1097559565">
          <w:marLeft w:val="640"/>
          <w:marRight w:val="0"/>
          <w:marTop w:val="0"/>
          <w:marBottom w:val="0"/>
          <w:divBdr>
            <w:top w:val="none" w:sz="0" w:space="0" w:color="auto"/>
            <w:left w:val="none" w:sz="0" w:space="0" w:color="auto"/>
            <w:bottom w:val="none" w:sz="0" w:space="0" w:color="auto"/>
            <w:right w:val="none" w:sz="0" w:space="0" w:color="auto"/>
          </w:divBdr>
        </w:div>
        <w:div w:id="333991554">
          <w:marLeft w:val="640"/>
          <w:marRight w:val="0"/>
          <w:marTop w:val="0"/>
          <w:marBottom w:val="0"/>
          <w:divBdr>
            <w:top w:val="none" w:sz="0" w:space="0" w:color="auto"/>
            <w:left w:val="none" w:sz="0" w:space="0" w:color="auto"/>
            <w:bottom w:val="none" w:sz="0" w:space="0" w:color="auto"/>
            <w:right w:val="none" w:sz="0" w:space="0" w:color="auto"/>
          </w:divBdr>
        </w:div>
        <w:div w:id="1983459365">
          <w:marLeft w:val="640"/>
          <w:marRight w:val="0"/>
          <w:marTop w:val="0"/>
          <w:marBottom w:val="0"/>
          <w:divBdr>
            <w:top w:val="none" w:sz="0" w:space="0" w:color="auto"/>
            <w:left w:val="none" w:sz="0" w:space="0" w:color="auto"/>
            <w:bottom w:val="none" w:sz="0" w:space="0" w:color="auto"/>
            <w:right w:val="none" w:sz="0" w:space="0" w:color="auto"/>
          </w:divBdr>
        </w:div>
        <w:div w:id="606931624">
          <w:marLeft w:val="640"/>
          <w:marRight w:val="0"/>
          <w:marTop w:val="0"/>
          <w:marBottom w:val="0"/>
          <w:divBdr>
            <w:top w:val="none" w:sz="0" w:space="0" w:color="auto"/>
            <w:left w:val="none" w:sz="0" w:space="0" w:color="auto"/>
            <w:bottom w:val="none" w:sz="0" w:space="0" w:color="auto"/>
            <w:right w:val="none" w:sz="0" w:space="0" w:color="auto"/>
          </w:divBdr>
        </w:div>
        <w:div w:id="1705672356">
          <w:marLeft w:val="640"/>
          <w:marRight w:val="0"/>
          <w:marTop w:val="0"/>
          <w:marBottom w:val="0"/>
          <w:divBdr>
            <w:top w:val="none" w:sz="0" w:space="0" w:color="auto"/>
            <w:left w:val="none" w:sz="0" w:space="0" w:color="auto"/>
            <w:bottom w:val="none" w:sz="0" w:space="0" w:color="auto"/>
            <w:right w:val="none" w:sz="0" w:space="0" w:color="auto"/>
          </w:divBdr>
        </w:div>
        <w:div w:id="231745989">
          <w:marLeft w:val="640"/>
          <w:marRight w:val="0"/>
          <w:marTop w:val="0"/>
          <w:marBottom w:val="0"/>
          <w:divBdr>
            <w:top w:val="none" w:sz="0" w:space="0" w:color="auto"/>
            <w:left w:val="none" w:sz="0" w:space="0" w:color="auto"/>
            <w:bottom w:val="none" w:sz="0" w:space="0" w:color="auto"/>
            <w:right w:val="none" w:sz="0" w:space="0" w:color="auto"/>
          </w:divBdr>
        </w:div>
        <w:div w:id="1903636537">
          <w:marLeft w:val="640"/>
          <w:marRight w:val="0"/>
          <w:marTop w:val="0"/>
          <w:marBottom w:val="0"/>
          <w:divBdr>
            <w:top w:val="none" w:sz="0" w:space="0" w:color="auto"/>
            <w:left w:val="none" w:sz="0" w:space="0" w:color="auto"/>
            <w:bottom w:val="none" w:sz="0" w:space="0" w:color="auto"/>
            <w:right w:val="none" w:sz="0" w:space="0" w:color="auto"/>
          </w:divBdr>
        </w:div>
        <w:div w:id="433130146">
          <w:marLeft w:val="640"/>
          <w:marRight w:val="0"/>
          <w:marTop w:val="0"/>
          <w:marBottom w:val="0"/>
          <w:divBdr>
            <w:top w:val="none" w:sz="0" w:space="0" w:color="auto"/>
            <w:left w:val="none" w:sz="0" w:space="0" w:color="auto"/>
            <w:bottom w:val="none" w:sz="0" w:space="0" w:color="auto"/>
            <w:right w:val="none" w:sz="0" w:space="0" w:color="auto"/>
          </w:divBdr>
        </w:div>
        <w:div w:id="10303576">
          <w:marLeft w:val="640"/>
          <w:marRight w:val="0"/>
          <w:marTop w:val="0"/>
          <w:marBottom w:val="0"/>
          <w:divBdr>
            <w:top w:val="none" w:sz="0" w:space="0" w:color="auto"/>
            <w:left w:val="none" w:sz="0" w:space="0" w:color="auto"/>
            <w:bottom w:val="none" w:sz="0" w:space="0" w:color="auto"/>
            <w:right w:val="none" w:sz="0" w:space="0" w:color="auto"/>
          </w:divBdr>
        </w:div>
        <w:div w:id="361981153">
          <w:marLeft w:val="640"/>
          <w:marRight w:val="0"/>
          <w:marTop w:val="0"/>
          <w:marBottom w:val="0"/>
          <w:divBdr>
            <w:top w:val="none" w:sz="0" w:space="0" w:color="auto"/>
            <w:left w:val="none" w:sz="0" w:space="0" w:color="auto"/>
            <w:bottom w:val="none" w:sz="0" w:space="0" w:color="auto"/>
            <w:right w:val="none" w:sz="0" w:space="0" w:color="auto"/>
          </w:divBdr>
        </w:div>
        <w:div w:id="991568781">
          <w:marLeft w:val="640"/>
          <w:marRight w:val="0"/>
          <w:marTop w:val="0"/>
          <w:marBottom w:val="0"/>
          <w:divBdr>
            <w:top w:val="none" w:sz="0" w:space="0" w:color="auto"/>
            <w:left w:val="none" w:sz="0" w:space="0" w:color="auto"/>
            <w:bottom w:val="none" w:sz="0" w:space="0" w:color="auto"/>
            <w:right w:val="none" w:sz="0" w:space="0" w:color="auto"/>
          </w:divBdr>
        </w:div>
        <w:div w:id="1753890931">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51050296">
      <w:bodyDiv w:val="1"/>
      <w:marLeft w:val="0"/>
      <w:marRight w:val="0"/>
      <w:marTop w:val="0"/>
      <w:marBottom w:val="0"/>
      <w:divBdr>
        <w:top w:val="none" w:sz="0" w:space="0" w:color="auto"/>
        <w:left w:val="none" w:sz="0" w:space="0" w:color="auto"/>
        <w:bottom w:val="none" w:sz="0" w:space="0" w:color="auto"/>
        <w:right w:val="none" w:sz="0" w:space="0" w:color="auto"/>
      </w:divBdr>
      <w:divsChild>
        <w:div w:id="11152457">
          <w:marLeft w:val="640"/>
          <w:marRight w:val="0"/>
          <w:marTop w:val="0"/>
          <w:marBottom w:val="0"/>
          <w:divBdr>
            <w:top w:val="none" w:sz="0" w:space="0" w:color="auto"/>
            <w:left w:val="none" w:sz="0" w:space="0" w:color="auto"/>
            <w:bottom w:val="none" w:sz="0" w:space="0" w:color="auto"/>
            <w:right w:val="none" w:sz="0" w:space="0" w:color="auto"/>
          </w:divBdr>
        </w:div>
        <w:div w:id="2033411477">
          <w:marLeft w:val="640"/>
          <w:marRight w:val="0"/>
          <w:marTop w:val="0"/>
          <w:marBottom w:val="0"/>
          <w:divBdr>
            <w:top w:val="none" w:sz="0" w:space="0" w:color="auto"/>
            <w:left w:val="none" w:sz="0" w:space="0" w:color="auto"/>
            <w:bottom w:val="none" w:sz="0" w:space="0" w:color="auto"/>
            <w:right w:val="none" w:sz="0" w:space="0" w:color="auto"/>
          </w:divBdr>
        </w:div>
        <w:div w:id="710304048">
          <w:marLeft w:val="640"/>
          <w:marRight w:val="0"/>
          <w:marTop w:val="0"/>
          <w:marBottom w:val="0"/>
          <w:divBdr>
            <w:top w:val="none" w:sz="0" w:space="0" w:color="auto"/>
            <w:left w:val="none" w:sz="0" w:space="0" w:color="auto"/>
            <w:bottom w:val="none" w:sz="0" w:space="0" w:color="auto"/>
            <w:right w:val="none" w:sz="0" w:space="0" w:color="auto"/>
          </w:divBdr>
        </w:div>
        <w:div w:id="509951549">
          <w:marLeft w:val="640"/>
          <w:marRight w:val="0"/>
          <w:marTop w:val="0"/>
          <w:marBottom w:val="0"/>
          <w:divBdr>
            <w:top w:val="none" w:sz="0" w:space="0" w:color="auto"/>
            <w:left w:val="none" w:sz="0" w:space="0" w:color="auto"/>
            <w:bottom w:val="none" w:sz="0" w:space="0" w:color="auto"/>
            <w:right w:val="none" w:sz="0" w:space="0" w:color="auto"/>
          </w:divBdr>
        </w:div>
        <w:div w:id="931937801">
          <w:marLeft w:val="640"/>
          <w:marRight w:val="0"/>
          <w:marTop w:val="0"/>
          <w:marBottom w:val="0"/>
          <w:divBdr>
            <w:top w:val="none" w:sz="0" w:space="0" w:color="auto"/>
            <w:left w:val="none" w:sz="0" w:space="0" w:color="auto"/>
            <w:bottom w:val="none" w:sz="0" w:space="0" w:color="auto"/>
            <w:right w:val="none" w:sz="0" w:space="0" w:color="auto"/>
          </w:divBdr>
        </w:div>
        <w:div w:id="1803889101">
          <w:marLeft w:val="640"/>
          <w:marRight w:val="0"/>
          <w:marTop w:val="0"/>
          <w:marBottom w:val="0"/>
          <w:divBdr>
            <w:top w:val="none" w:sz="0" w:space="0" w:color="auto"/>
            <w:left w:val="none" w:sz="0" w:space="0" w:color="auto"/>
            <w:bottom w:val="none" w:sz="0" w:space="0" w:color="auto"/>
            <w:right w:val="none" w:sz="0" w:space="0" w:color="auto"/>
          </w:divBdr>
        </w:div>
        <w:div w:id="765002123">
          <w:marLeft w:val="640"/>
          <w:marRight w:val="0"/>
          <w:marTop w:val="0"/>
          <w:marBottom w:val="0"/>
          <w:divBdr>
            <w:top w:val="none" w:sz="0" w:space="0" w:color="auto"/>
            <w:left w:val="none" w:sz="0" w:space="0" w:color="auto"/>
            <w:bottom w:val="none" w:sz="0" w:space="0" w:color="auto"/>
            <w:right w:val="none" w:sz="0" w:space="0" w:color="auto"/>
          </w:divBdr>
        </w:div>
        <w:div w:id="1146584358">
          <w:marLeft w:val="640"/>
          <w:marRight w:val="0"/>
          <w:marTop w:val="0"/>
          <w:marBottom w:val="0"/>
          <w:divBdr>
            <w:top w:val="none" w:sz="0" w:space="0" w:color="auto"/>
            <w:left w:val="none" w:sz="0" w:space="0" w:color="auto"/>
            <w:bottom w:val="none" w:sz="0" w:space="0" w:color="auto"/>
            <w:right w:val="none" w:sz="0" w:space="0" w:color="auto"/>
          </w:divBdr>
        </w:div>
        <w:div w:id="927497173">
          <w:marLeft w:val="640"/>
          <w:marRight w:val="0"/>
          <w:marTop w:val="0"/>
          <w:marBottom w:val="0"/>
          <w:divBdr>
            <w:top w:val="none" w:sz="0" w:space="0" w:color="auto"/>
            <w:left w:val="none" w:sz="0" w:space="0" w:color="auto"/>
            <w:bottom w:val="none" w:sz="0" w:space="0" w:color="auto"/>
            <w:right w:val="none" w:sz="0" w:space="0" w:color="auto"/>
          </w:divBdr>
        </w:div>
        <w:div w:id="1383292156">
          <w:marLeft w:val="640"/>
          <w:marRight w:val="0"/>
          <w:marTop w:val="0"/>
          <w:marBottom w:val="0"/>
          <w:divBdr>
            <w:top w:val="none" w:sz="0" w:space="0" w:color="auto"/>
            <w:left w:val="none" w:sz="0" w:space="0" w:color="auto"/>
            <w:bottom w:val="none" w:sz="0" w:space="0" w:color="auto"/>
            <w:right w:val="none" w:sz="0" w:space="0" w:color="auto"/>
          </w:divBdr>
        </w:div>
        <w:div w:id="1645814586">
          <w:marLeft w:val="640"/>
          <w:marRight w:val="0"/>
          <w:marTop w:val="0"/>
          <w:marBottom w:val="0"/>
          <w:divBdr>
            <w:top w:val="none" w:sz="0" w:space="0" w:color="auto"/>
            <w:left w:val="none" w:sz="0" w:space="0" w:color="auto"/>
            <w:bottom w:val="none" w:sz="0" w:space="0" w:color="auto"/>
            <w:right w:val="none" w:sz="0" w:space="0" w:color="auto"/>
          </w:divBdr>
        </w:div>
        <w:div w:id="1898128149">
          <w:marLeft w:val="640"/>
          <w:marRight w:val="0"/>
          <w:marTop w:val="0"/>
          <w:marBottom w:val="0"/>
          <w:divBdr>
            <w:top w:val="none" w:sz="0" w:space="0" w:color="auto"/>
            <w:left w:val="none" w:sz="0" w:space="0" w:color="auto"/>
            <w:bottom w:val="none" w:sz="0" w:space="0" w:color="auto"/>
            <w:right w:val="none" w:sz="0" w:space="0" w:color="auto"/>
          </w:divBdr>
        </w:div>
        <w:div w:id="1851216353">
          <w:marLeft w:val="640"/>
          <w:marRight w:val="0"/>
          <w:marTop w:val="0"/>
          <w:marBottom w:val="0"/>
          <w:divBdr>
            <w:top w:val="none" w:sz="0" w:space="0" w:color="auto"/>
            <w:left w:val="none" w:sz="0" w:space="0" w:color="auto"/>
            <w:bottom w:val="none" w:sz="0" w:space="0" w:color="auto"/>
            <w:right w:val="none" w:sz="0" w:space="0" w:color="auto"/>
          </w:divBdr>
        </w:div>
        <w:div w:id="1059325075">
          <w:marLeft w:val="640"/>
          <w:marRight w:val="0"/>
          <w:marTop w:val="0"/>
          <w:marBottom w:val="0"/>
          <w:divBdr>
            <w:top w:val="none" w:sz="0" w:space="0" w:color="auto"/>
            <w:left w:val="none" w:sz="0" w:space="0" w:color="auto"/>
            <w:bottom w:val="none" w:sz="0" w:space="0" w:color="auto"/>
            <w:right w:val="none" w:sz="0" w:space="0" w:color="auto"/>
          </w:divBdr>
        </w:div>
        <w:div w:id="1959988931">
          <w:marLeft w:val="640"/>
          <w:marRight w:val="0"/>
          <w:marTop w:val="0"/>
          <w:marBottom w:val="0"/>
          <w:divBdr>
            <w:top w:val="none" w:sz="0" w:space="0" w:color="auto"/>
            <w:left w:val="none" w:sz="0" w:space="0" w:color="auto"/>
            <w:bottom w:val="none" w:sz="0" w:space="0" w:color="auto"/>
            <w:right w:val="none" w:sz="0" w:space="0" w:color="auto"/>
          </w:divBdr>
        </w:div>
        <w:div w:id="1615209578">
          <w:marLeft w:val="640"/>
          <w:marRight w:val="0"/>
          <w:marTop w:val="0"/>
          <w:marBottom w:val="0"/>
          <w:divBdr>
            <w:top w:val="none" w:sz="0" w:space="0" w:color="auto"/>
            <w:left w:val="none" w:sz="0" w:space="0" w:color="auto"/>
            <w:bottom w:val="none" w:sz="0" w:space="0" w:color="auto"/>
            <w:right w:val="none" w:sz="0" w:space="0" w:color="auto"/>
          </w:divBdr>
        </w:div>
        <w:div w:id="318196609">
          <w:marLeft w:val="640"/>
          <w:marRight w:val="0"/>
          <w:marTop w:val="0"/>
          <w:marBottom w:val="0"/>
          <w:divBdr>
            <w:top w:val="none" w:sz="0" w:space="0" w:color="auto"/>
            <w:left w:val="none" w:sz="0" w:space="0" w:color="auto"/>
            <w:bottom w:val="none" w:sz="0" w:space="0" w:color="auto"/>
            <w:right w:val="none" w:sz="0" w:space="0" w:color="auto"/>
          </w:divBdr>
        </w:div>
        <w:div w:id="1071732346">
          <w:marLeft w:val="640"/>
          <w:marRight w:val="0"/>
          <w:marTop w:val="0"/>
          <w:marBottom w:val="0"/>
          <w:divBdr>
            <w:top w:val="none" w:sz="0" w:space="0" w:color="auto"/>
            <w:left w:val="none" w:sz="0" w:space="0" w:color="auto"/>
            <w:bottom w:val="none" w:sz="0" w:space="0" w:color="auto"/>
            <w:right w:val="none" w:sz="0" w:space="0" w:color="auto"/>
          </w:divBdr>
        </w:div>
        <w:div w:id="974674131">
          <w:marLeft w:val="640"/>
          <w:marRight w:val="0"/>
          <w:marTop w:val="0"/>
          <w:marBottom w:val="0"/>
          <w:divBdr>
            <w:top w:val="none" w:sz="0" w:space="0" w:color="auto"/>
            <w:left w:val="none" w:sz="0" w:space="0" w:color="auto"/>
            <w:bottom w:val="none" w:sz="0" w:space="0" w:color="auto"/>
            <w:right w:val="none" w:sz="0" w:space="0" w:color="auto"/>
          </w:divBdr>
        </w:div>
        <w:div w:id="950474562">
          <w:marLeft w:val="640"/>
          <w:marRight w:val="0"/>
          <w:marTop w:val="0"/>
          <w:marBottom w:val="0"/>
          <w:divBdr>
            <w:top w:val="none" w:sz="0" w:space="0" w:color="auto"/>
            <w:left w:val="none" w:sz="0" w:space="0" w:color="auto"/>
            <w:bottom w:val="none" w:sz="0" w:space="0" w:color="auto"/>
            <w:right w:val="none" w:sz="0" w:space="0" w:color="auto"/>
          </w:divBdr>
        </w:div>
        <w:div w:id="1341926644">
          <w:marLeft w:val="640"/>
          <w:marRight w:val="0"/>
          <w:marTop w:val="0"/>
          <w:marBottom w:val="0"/>
          <w:divBdr>
            <w:top w:val="none" w:sz="0" w:space="0" w:color="auto"/>
            <w:left w:val="none" w:sz="0" w:space="0" w:color="auto"/>
            <w:bottom w:val="none" w:sz="0" w:space="0" w:color="auto"/>
            <w:right w:val="none" w:sz="0" w:space="0" w:color="auto"/>
          </w:divBdr>
        </w:div>
      </w:divsChild>
    </w:div>
    <w:div w:id="472600859">
      <w:bodyDiv w:val="1"/>
      <w:marLeft w:val="0"/>
      <w:marRight w:val="0"/>
      <w:marTop w:val="0"/>
      <w:marBottom w:val="0"/>
      <w:divBdr>
        <w:top w:val="none" w:sz="0" w:space="0" w:color="auto"/>
        <w:left w:val="none" w:sz="0" w:space="0" w:color="auto"/>
        <w:bottom w:val="none" w:sz="0" w:space="0" w:color="auto"/>
        <w:right w:val="none" w:sz="0" w:space="0" w:color="auto"/>
      </w:divBdr>
      <w:divsChild>
        <w:div w:id="903561656">
          <w:marLeft w:val="640"/>
          <w:marRight w:val="0"/>
          <w:marTop w:val="0"/>
          <w:marBottom w:val="0"/>
          <w:divBdr>
            <w:top w:val="none" w:sz="0" w:space="0" w:color="auto"/>
            <w:left w:val="none" w:sz="0" w:space="0" w:color="auto"/>
            <w:bottom w:val="none" w:sz="0" w:space="0" w:color="auto"/>
            <w:right w:val="none" w:sz="0" w:space="0" w:color="auto"/>
          </w:divBdr>
        </w:div>
        <w:div w:id="1465196096">
          <w:marLeft w:val="640"/>
          <w:marRight w:val="0"/>
          <w:marTop w:val="0"/>
          <w:marBottom w:val="0"/>
          <w:divBdr>
            <w:top w:val="none" w:sz="0" w:space="0" w:color="auto"/>
            <w:left w:val="none" w:sz="0" w:space="0" w:color="auto"/>
            <w:bottom w:val="none" w:sz="0" w:space="0" w:color="auto"/>
            <w:right w:val="none" w:sz="0" w:space="0" w:color="auto"/>
          </w:divBdr>
        </w:div>
        <w:div w:id="549079164">
          <w:marLeft w:val="640"/>
          <w:marRight w:val="0"/>
          <w:marTop w:val="0"/>
          <w:marBottom w:val="0"/>
          <w:divBdr>
            <w:top w:val="none" w:sz="0" w:space="0" w:color="auto"/>
            <w:left w:val="none" w:sz="0" w:space="0" w:color="auto"/>
            <w:bottom w:val="none" w:sz="0" w:space="0" w:color="auto"/>
            <w:right w:val="none" w:sz="0" w:space="0" w:color="auto"/>
          </w:divBdr>
        </w:div>
        <w:div w:id="1769227653">
          <w:marLeft w:val="640"/>
          <w:marRight w:val="0"/>
          <w:marTop w:val="0"/>
          <w:marBottom w:val="0"/>
          <w:divBdr>
            <w:top w:val="none" w:sz="0" w:space="0" w:color="auto"/>
            <w:left w:val="none" w:sz="0" w:space="0" w:color="auto"/>
            <w:bottom w:val="none" w:sz="0" w:space="0" w:color="auto"/>
            <w:right w:val="none" w:sz="0" w:space="0" w:color="auto"/>
          </w:divBdr>
        </w:div>
        <w:div w:id="475337276">
          <w:marLeft w:val="640"/>
          <w:marRight w:val="0"/>
          <w:marTop w:val="0"/>
          <w:marBottom w:val="0"/>
          <w:divBdr>
            <w:top w:val="none" w:sz="0" w:space="0" w:color="auto"/>
            <w:left w:val="none" w:sz="0" w:space="0" w:color="auto"/>
            <w:bottom w:val="none" w:sz="0" w:space="0" w:color="auto"/>
            <w:right w:val="none" w:sz="0" w:space="0" w:color="auto"/>
          </w:divBdr>
        </w:div>
        <w:div w:id="49623194">
          <w:marLeft w:val="640"/>
          <w:marRight w:val="0"/>
          <w:marTop w:val="0"/>
          <w:marBottom w:val="0"/>
          <w:divBdr>
            <w:top w:val="none" w:sz="0" w:space="0" w:color="auto"/>
            <w:left w:val="none" w:sz="0" w:space="0" w:color="auto"/>
            <w:bottom w:val="none" w:sz="0" w:space="0" w:color="auto"/>
            <w:right w:val="none" w:sz="0" w:space="0" w:color="auto"/>
          </w:divBdr>
        </w:div>
        <w:div w:id="596796119">
          <w:marLeft w:val="640"/>
          <w:marRight w:val="0"/>
          <w:marTop w:val="0"/>
          <w:marBottom w:val="0"/>
          <w:divBdr>
            <w:top w:val="none" w:sz="0" w:space="0" w:color="auto"/>
            <w:left w:val="none" w:sz="0" w:space="0" w:color="auto"/>
            <w:bottom w:val="none" w:sz="0" w:space="0" w:color="auto"/>
            <w:right w:val="none" w:sz="0" w:space="0" w:color="auto"/>
          </w:divBdr>
        </w:div>
        <w:div w:id="2017222100">
          <w:marLeft w:val="640"/>
          <w:marRight w:val="0"/>
          <w:marTop w:val="0"/>
          <w:marBottom w:val="0"/>
          <w:divBdr>
            <w:top w:val="none" w:sz="0" w:space="0" w:color="auto"/>
            <w:left w:val="none" w:sz="0" w:space="0" w:color="auto"/>
            <w:bottom w:val="none" w:sz="0" w:space="0" w:color="auto"/>
            <w:right w:val="none" w:sz="0" w:space="0" w:color="auto"/>
          </w:divBdr>
        </w:div>
        <w:div w:id="956915789">
          <w:marLeft w:val="640"/>
          <w:marRight w:val="0"/>
          <w:marTop w:val="0"/>
          <w:marBottom w:val="0"/>
          <w:divBdr>
            <w:top w:val="none" w:sz="0" w:space="0" w:color="auto"/>
            <w:left w:val="none" w:sz="0" w:space="0" w:color="auto"/>
            <w:bottom w:val="none" w:sz="0" w:space="0" w:color="auto"/>
            <w:right w:val="none" w:sz="0" w:space="0" w:color="auto"/>
          </w:divBdr>
        </w:div>
        <w:div w:id="2083914190">
          <w:marLeft w:val="640"/>
          <w:marRight w:val="0"/>
          <w:marTop w:val="0"/>
          <w:marBottom w:val="0"/>
          <w:divBdr>
            <w:top w:val="none" w:sz="0" w:space="0" w:color="auto"/>
            <w:left w:val="none" w:sz="0" w:space="0" w:color="auto"/>
            <w:bottom w:val="none" w:sz="0" w:space="0" w:color="auto"/>
            <w:right w:val="none" w:sz="0" w:space="0" w:color="auto"/>
          </w:divBdr>
        </w:div>
        <w:div w:id="1256748272">
          <w:marLeft w:val="640"/>
          <w:marRight w:val="0"/>
          <w:marTop w:val="0"/>
          <w:marBottom w:val="0"/>
          <w:divBdr>
            <w:top w:val="none" w:sz="0" w:space="0" w:color="auto"/>
            <w:left w:val="none" w:sz="0" w:space="0" w:color="auto"/>
            <w:bottom w:val="none" w:sz="0" w:space="0" w:color="auto"/>
            <w:right w:val="none" w:sz="0" w:space="0" w:color="auto"/>
          </w:divBdr>
        </w:div>
        <w:div w:id="857625729">
          <w:marLeft w:val="640"/>
          <w:marRight w:val="0"/>
          <w:marTop w:val="0"/>
          <w:marBottom w:val="0"/>
          <w:divBdr>
            <w:top w:val="none" w:sz="0" w:space="0" w:color="auto"/>
            <w:left w:val="none" w:sz="0" w:space="0" w:color="auto"/>
            <w:bottom w:val="none" w:sz="0" w:space="0" w:color="auto"/>
            <w:right w:val="none" w:sz="0" w:space="0" w:color="auto"/>
          </w:divBdr>
        </w:div>
        <w:div w:id="1776510512">
          <w:marLeft w:val="640"/>
          <w:marRight w:val="0"/>
          <w:marTop w:val="0"/>
          <w:marBottom w:val="0"/>
          <w:divBdr>
            <w:top w:val="none" w:sz="0" w:space="0" w:color="auto"/>
            <w:left w:val="none" w:sz="0" w:space="0" w:color="auto"/>
            <w:bottom w:val="none" w:sz="0" w:space="0" w:color="auto"/>
            <w:right w:val="none" w:sz="0" w:space="0" w:color="auto"/>
          </w:divBdr>
        </w:div>
        <w:div w:id="1423451470">
          <w:marLeft w:val="640"/>
          <w:marRight w:val="0"/>
          <w:marTop w:val="0"/>
          <w:marBottom w:val="0"/>
          <w:divBdr>
            <w:top w:val="none" w:sz="0" w:space="0" w:color="auto"/>
            <w:left w:val="none" w:sz="0" w:space="0" w:color="auto"/>
            <w:bottom w:val="none" w:sz="0" w:space="0" w:color="auto"/>
            <w:right w:val="none" w:sz="0" w:space="0" w:color="auto"/>
          </w:divBdr>
        </w:div>
        <w:div w:id="859392517">
          <w:marLeft w:val="640"/>
          <w:marRight w:val="0"/>
          <w:marTop w:val="0"/>
          <w:marBottom w:val="0"/>
          <w:divBdr>
            <w:top w:val="none" w:sz="0" w:space="0" w:color="auto"/>
            <w:left w:val="none" w:sz="0" w:space="0" w:color="auto"/>
            <w:bottom w:val="none" w:sz="0" w:space="0" w:color="auto"/>
            <w:right w:val="none" w:sz="0" w:space="0" w:color="auto"/>
          </w:divBdr>
        </w:div>
        <w:div w:id="1089616813">
          <w:marLeft w:val="640"/>
          <w:marRight w:val="0"/>
          <w:marTop w:val="0"/>
          <w:marBottom w:val="0"/>
          <w:divBdr>
            <w:top w:val="none" w:sz="0" w:space="0" w:color="auto"/>
            <w:left w:val="none" w:sz="0" w:space="0" w:color="auto"/>
            <w:bottom w:val="none" w:sz="0" w:space="0" w:color="auto"/>
            <w:right w:val="none" w:sz="0" w:space="0" w:color="auto"/>
          </w:divBdr>
        </w:div>
        <w:div w:id="1838379959">
          <w:marLeft w:val="640"/>
          <w:marRight w:val="0"/>
          <w:marTop w:val="0"/>
          <w:marBottom w:val="0"/>
          <w:divBdr>
            <w:top w:val="none" w:sz="0" w:space="0" w:color="auto"/>
            <w:left w:val="none" w:sz="0" w:space="0" w:color="auto"/>
            <w:bottom w:val="none" w:sz="0" w:space="0" w:color="auto"/>
            <w:right w:val="none" w:sz="0" w:space="0" w:color="auto"/>
          </w:divBdr>
        </w:div>
        <w:div w:id="1418789682">
          <w:marLeft w:val="640"/>
          <w:marRight w:val="0"/>
          <w:marTop w:val="0"/>
          <w:marBottom w:val="0"/>
          <w:divBdr>
            <w:top w:val="none" w:sz="0" w:space="0" w:color="auto"/>
            <w:left w:val="none" w:sz="0" w:space="0" w:color="auto"/>
            <w:bottom w:val="none" w:sz="0" w:space="0" w:color="auto"/>
            <w:right w:val="none" w:sz="0" w:space="0" w:color="auto"/>
          </w:divBdr>
        </w:div>
        <w:div w:id="702484667">
          <w:marLeft w:val="640"/>
          <w:marRight w:val="0"/>
          <w:marTop w:val="0"/>
          <w:marBottom w:val="0"/>
          <w:divBdr>
            <w:top w:val="none" w:sz="0" w:space="0" w:color="auto"/>
            <w:left w:val="none" w:sz="0" w:space="0" w:color="auto"/>
            <w:bottom w:val="none" w:sz="0" w:space="0" w:color="auto"/>
            <w:right w:val="none" w:sz="0" w:space="0" w:color="auto"/>
          </w:divBdr>
        </w:div>
        <w:div w:id="1772969262">
          <w:marLeft w:val="640"/>
          <w:marRight w:val="0"/>
          <w:marTop w:val="0"/>
          <w:marBottom w:val="0"/>
          <w:divBdr>
            <w:top w:val="none" w:sz="0" w:space="0" w:color="auto"/>
            <w:left w:val="none" w:sz="0" w:space="0" w:color="auto"/>
            <w:bottom w:val="none" w:sz="0" w:space="0" w:color="auto"/>
            <w:right w:val="none" w:sz="0" w:space="0" w:color="auto"/>
          </w:divBdr>
        </w:div>
        <w:div w:id="1238634678">
          <w:marLeft w:val="640"/>
          <w:marRight w:val="0"/>
          <w:marTop w:val="0"/>
          <w:marBottom w:val="0"/>
          <w:divBdr>
            <w:top w:val="none" w:sz="0" w:space="0" w:color="auto"/>
            <w:left w:val="none" w:sz="0" w:space="0" w:color="auto"/>
            <w:bottom w:val="none" w:sz="0" w:space="0" w:color="auto"/>
            <w:right w:val="none" w:sz="0" w:space="0" w:color="auto"/>
          </w:divBdr>
        </w:div>
      </w:divsChild>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486017409">
      <w:bodyDiv w:val="1"/>
      <w:marLeft w:val="0"/>
      <w:marRight w:val="0"/>
      <w:marTop w:val="0"/>
      <w:marBottom w:val="0"/>
      <w:divBdr>
        <w:top w:val="none" w:sz="0" w:space="0" w:color="auto"/>
        <w:left w:val="none" w:sz="0" w:space="0" w:color="auto"/>
        <w:bottom w:val="none" w:sz="0" w:space="0" w:color="auto"/>
        <w:right w:val="none" w:sz="0" w:space="0" w:color="auto"/>
      </w:divBdr>
      <w:divsChild>
        <w:div w:id="267348428">
          <w:marLeft w:val="640"/>
          <w:marRight w:val="0"/>
          <w:marTop w:val="0"/>
          <w:marBottom w:val="0"/>
          <w:divBdr>
            <w:top w:val="none" w:sz="0" w:space="0" w:color="auto"/>
            <w:left w:val="none" w:sz="0" w:space="0" w:color="auto"/>
            <w:bottom w:val="none" w:sz="0" w:space="0" w:color="auto"/>
            <w:right w:val="none" w:sz="0" w:space="0" w:color="auto"/>
          </w:divBdr>
        </w:div>
        <w:div w:id="1267231868">
          <w:marLeft w:val="640"/>
          <w:marRight w:val="0"/>
          <w:marTop w:val="0"/>
          <w:marBottom w:val="0"/>
          <w:divBdr>
            <w:top w:val="none" w:sz="0" w:space="0" w:color="auto"/>
            <w:left w:val="none" w:sz="0" w:space="0" w:color="auto"/>
            <w:bottom w:val="none" w:sz="0" w:space="0" w:color="auto"/>
            <w:right w:val="none" w:sz="0" w:space="0" w:color="auto"/>
          </w:divBdr>
        </w:div>
        <w:div w:id="2004116408">
          <w:marLeft w:val="640"/>
          <w:marRight w:val="0"/>
          <w:marTop w:val="0"/>
          <w:marBottom w:val="0"/>
          <w:divBdr>
            <w:top w:val="none" w:sz="0" w:space="0" w:color="auto"/>
            <w:left w:val="none" w:sz="0" w:space="0" w:color="auto"/>
            <w:bottom w:val="none" w:sz="0" w:space="0" w:color="auto"/>
            <w:right w:val="none" w:sz="0" w:space="0" w:color="auto"/>
          </w:divBdr>
        </w:div>
        <w:div w:id="497812563">
          <w:marLeft w:val="640"/>
          <w:marRight w:val="0"/>
          <w:marTop w:val="0"/>
          <w:marBottom w:val="0"/>
          <w:divBdr>
            <w:top w:val="none" w:sz="0" w:space="0" w:color="auto"/>
            <w:left w:val="none" w:sz="0" w:space="0" w:color="auto"/>
            <w:bottom w:val="none" w:sz="0" w:space="0" w:color="auto"/>
            <w:right w:val="none" w:sz="0" w:space="0" w:color="auto"/>
          </w:divBdr>
        </w:div>
        <w:div w:id="2016881604">
          <w:marLeft w:val="640"/>
          <w:marRight w:val="0"/>
          <w:marTop w:val="0"/>
          <w:marBottom w:val="0"/>
          <w:divBdr>
            <w:top w:val="none" w:sz="0" w:space="0" w:color="auto"/>
            <w:left w:val="none" w:sz="0" w:space="0" w:color="auto"/>
            <w:bottom w:val="none" w:sz="0" w:space="0" w:color="auto"/>
            <w:right w:val="none" w:sz="0" w:space="0" w:color="auto"/>
          </w:divBdr>
        </w:div>
        <w:div w:id="118650109">
          <w:marLeft w:val="640"/>
          <w:marRight w:val="0"/>
          <w:marTop w:val="0"/>
          <w:marBottom w:val="0"/>
          <w:divBdr>
            <w:top w:val="none" w:sz="0" w:space="0" w:color="auto"/>
            <w:left w:val="none" w:sz="0" w:space="0" w:color="auto"/>
            <w:bottom w:val="none" w:sz="0" w:space="0" w:color="auto"/>
            <w:right w:val="none" w:sz="0" w:space="0" w:color="auto"/>
          </w:divBdr>
        </w:div>
        <w:div w:id="908154755">
          <w:marLeft w:val="640"/>
          <w:marRight w:val="0"/>
          <w:marTop w:val="0"/>
          <w:marBottom w:val="0"/>
          <w:divBdr>
            <w:top w:val="none" w:sz="0" w:space="0" w:color="auto"/>
            <w:left w:val="none" w:sz="0" w:space="0" w:color="auto"/>
            <w:bottom w:val="none" w:sz="0" w:space="0" w:color="auto"/>
            <w:right w:val="none" w:sz="0" w:space="0" w:color="auto"/>
          </w:divBdr>
        </w:div>
        <w:div w:id="1812744528">
          <w:marLeft w:val="640"/>
          <w:marRight w:val="0"/>
          <w:marTop w:val="0"/>
          <w:marBottom w:val="0"/>
          <w:divBdr>
            <w:top w:val="none" w:sz="0" w:space="0" w:color="auto"/>
            <w:left w:val="none" w:sz="0" w:space="0" w:color="auto"/>
            <w:bottom w:val="none" w:sz="0" w:space="0" w:color="auto"/>
            <w:right w:val="none" w:sz="0" w:space="0" w:color="auto"/>
          </w:divBdr>
        </w:div>
        <w:div w:id="284503710">
          <w:marLeft w:val="640"/>
          <w:marRight w:val="0"/>
          <w:marTop w:val="0"/>
          <w:marBottom w:val="0"/>
          <w:divBdr>
            <w:top w:val="none" w:sz="0" w:space="0" w:color="auto"/>
            <w:left w:val="none" w:sz="0" w:space="0" w:color="auto"/>
            <w:bottom w:val="none" w:sz="0" w:space="0" w:color="auto"/>
            <w:right w:val="none" w:sz="0" w:space="0" w:color="auto"/>
          </w:divBdr>
        </w:div>
        <w:div w:id="196047847">
          <w:marLeft w:val="640"/>
          <w:marRight w:val="0"/>
          <w:marTop w:val="0"/>
          <w:marBottom w:val="0"/>
          <w:divBdr>
            <w:top w:val="none" w:sz="0" w:space="0" w:color="auto"/>
            <w:left w:val="none" w:sz="0" w:space="0" w:color="auto"/>
            <w:bottom w:val="none" w:sz="0" w:space="0" w:color="auto"/>
            <w:right w:val="none" w:sz="0" w:space="0" w:color="auto"/>
          </w:divBdr>
        </w:div>
        <w:div w:id="152991978">
          <w:marLeft w:val="640"/>
          <w:marRight w:val="0"/>
          <w:marTop w:val="0"/>
          <w:marBottom w:val="0"/>
          <w:divBdr>
            <w:top w:val="none" w:sz="0" w:space="0" w:color="auto"/>
            <w:left w:val="none" w:sz="0" w:space="0" w:color="auto"/>
            <w:bottom w:val="none" w:sz="0" w:space="0" w:color="auto"/>
            <w:right w:val="none" w:sz="0" w:space="0" w:color="auto"/>
          </w:divBdr>
        </w:div>
        <w:div w:id="1569068674">
          <w:marLeft w:val="640"/>
          <w:marRight w:val="0"/>
          <w:marTop w:val="0"/>
          <w:marBottom w:val="0"/>
          <w:divBdr>
            <w:top w:val="none" w:sz="0" w:space="0" w:color="auto"/>
            <w:left w:val="none" w:sz="0" w:space="0" w:color="auto"/>
            <w:bottom w:val="none" w:sz="0" w:space="0" w:color="auto"/>
            <w:right w:val="none" w:sz="0" w:space="0" w:color="auto"/>
          </w:divBdr>
        </w:div>
        <w:div w:id="427236597">
          <w:marLeft w:val="640"/>
          <w:marRight w:val="0"/>
          <w:marTop w:val="0"/>
          <w:marBottom w:val="0"/>
          <w:divBdr>
            <w:top w:val="none" w:sz="0" w:space="0" w:color="auto"/>
            <w:left w:val="none" w:sz="0" w:space="0" w:color="auto"/>
            <w:bottom w:val="none" w:sz="0" w:space="0" w:color="auto"/>
            <w:right w:val="none" w:sz="0" w:space="0" w:color="auto"/>
          </w:divBdr>
        </w:div>
        <w:div w:id="1825778344">
          <w:marLeft w:val="640"/>
          <w:marRight w:val="0"/>
          <w:marTop w:val="0"/>
          <w:marBottom w:val="0"/>
          <w:divBdr>
            <w:top w:val="none" w:sz="0" w:space="0" w:color="auto"/>
            <w:left w:val="none" w:sz="0" w:space="0" w:color="auto"/>
            <w:bottom w:val="none" w:sz="0" w:space="0" w:color="auto"/>
            <w:right w:val="none" w:sz="0" w:space="0" w:color="auto"/>
          </w:divBdr>
        </w:div>
        <w:div w:id="1976055945">
          <w:marLeft w:val="640"/>
          <w:marRight w:val="0"/>
          <w:marTop w:val="0"/>
          <w:marBottom w:val="0"/>
          <w:divBdr>
            <w:top w:val="none" w:sz="0" w:space="0" w:color="auto"/>
            <w:left w:val="none" w:sz="0" w:space="0" w:color="auto"/>
            <w:bottom w:val="none" w:sz="0" w:space="0" w:color="auto"/>
            <w:right w:val="none" w:sz="0" w:space="0" w:color="auto"/>
          </w:divBdr>
        </w:div>
        <w:div w:id="1737825859">
          <w:marLeft w:val="640"/>
          <w:marRight w:val="0"/>
          <w:marTop w:val="0"/>
          <w:marBottom w:val="0"/>
          <w:divBdr>
            <w:top w:val="none" w:sz="0" w:space="0" w:color="auto"/>
            <w:left w:val="none" w:sz="0" w:space="0" w:color="auto"/>
            <w:bottom w:val="none" w:sz="0" w:space="0" w:color="auto"/>
            <w:right w:val="none" w:sz="0" w:space="0" w:color="auto"/>
          </w:divBdr>
        </w:div>
        <w:div w:id="240454158">
          <w:marLeft w:val="640"/>
          <w:marRight w:val="0"/>
          <w:marTop w:val="0"/>
          <w:marBottom w:val="0"/>
          <w:divBdr>
            <w:top w:val="none" w:sz="0" w:space="0" w:color="auto"/>
            <w:left w:val="none" w:sz="0" w:space="0" w:color="auto"/>
            <w:bottom w:val="none" w:sz="0" w:space="0" w:color="auto"/>
            <w:right w:val="none" w:sz="0" w:space="0" w:color="auto"/>
          </w:divBdr>
        </w:div>
        <w:div w:id="1073815748">
          <w:marLeft w:val="640"/>
          <w:marRight w:val="0"/>
          <w:marTop w:val="0"/>
          <w:marBottom w:val="0"/>
          <w:divBdr>
            <w:top w:val="none" w:sz="0" w:space="0" w:color="auto"/>
            <w:left w:val="none" w:sz="0" w:space="0" w:color="auto"/>
            <w:bottom w:val="none" w:sz="0" w:space="0" w:color="auto"/>
            <w:right w:val="none" w:sz="0" w:space="0" w:color="auto"/>
          </w:divBdr>
        </w:div>
        <w:div w:id="563875464">
          <w:marLeft w:val="640"/>
          <w:marRight w:val="0"/>
          <w:marTop w:val="0"/>
          <w:marBottom w:val="0"/>
          <w:divBdr>
            <w:top w:val="none" w:sz="0" w:space="0" w:color="auto"/>
            <w:left w:val="none" w:sz="0" w:space="0" w:color="auto"/>
            <w:bottom w:val="none" w:sz="0" w:space="0" w:color="auto"/>
            <w:right w:val="none" w:sz="0" w:space="0" w:color="auto"/>
          </w:divBdr>
        </w:div>
        <w:div w:id="201866974">
          <w:marLeft w:val="640"/>
          <w:marRight w:val="0"/>
          <w:marTop w:val="0"/>
          <w:marBottom w:val="0"/>
          <w:divBdr>
            <w:top w:val="none" w:sz="0" w:space="0" w:color="auto"/>
            <w:left w:val="none" w:sz="0" w:space="0" w:color="auto"/>
            <w:bottom w:val="none" w:sz="0" w:space="0" w:color="auto"/>
            <w:right w:val="none" w:sz="0" w:space="0" w:color="auto"/>
          </w:divBdr>
        </w:div>
        <w:div w:id="1663967460">
          <w:marLeft w:val="640"/>
          <w:marRight w:val="0"/>
          <w:marTop w:val="0"/>
          <w:marBottom w:val="0"/>
          <w:divBdr>
            <w:top w:val="none" w:sz="0" w:space="0" w:color="auto"/>
            <w:left w:val="none" w:sz="0" w:space="0" w:color="auto"/>
            <w:bottom w:val="none" w:sz="0" w:space="0" w:color="auto"/>
            <w:right w:val="none" w:sz="0" w:space="0" w:color="auto"/>
          </w:divBdr>
        </w:div>
        <w:div w:id="1538279131">
          <w:marLeft w:val="640"/>
          <w:marRight w:val="0"/>
          <w:marTop w:val="0"/>
          <w:marBottom w:val="0"/>
          <w:divBdr>
            <w:top w:val="none" w:sz="0" w:space="0" w:color="auto"/>
            <w:left w:val="none" w:sz="0" w:space="0" w:color="auto"/>
            <w:bottom w:val="none" w:sz="0" w:space="0" w:color="auto"/>
            <w:right w:val="none" w:sz="0" w:space="0" w:color="auto"/>
          </w:divBdr>
        </w:div>
        <w:div w:id="1839421399">
          <w:marLeft w:val="640"/>
          <w:marRight w:val="0"/>
          <w:marTop w:val="0"/>
          <w:marBottom w:val="0"/>
          <w:divBdr>
            <w:top w:val="none" w:sz="0" w:space="0" w:color="auto"/>
            <w:left w:val="none" w:sz="0" w:space="0" w:color="auto"/>
            <w:bottom w:val="none" w:sz="0" w:space="0" w:color="auto"/>
            <w:right w:val="none" w:sz="0" w:space="0" w:color="auto"/>
          </w:divBdr>
        </w:div>
        <w:div w:id="1902327320">
          <w:marLeft w:val="640"/>
          <w:marRight w:val="0"/>
          <w:marTop w:val="0"/>
          <w:marBottom w:val="0"/>
          <w:divBdr>
            <w:top w:val="none" w:sz="0" w:space="0" w:color="auto"/>
            <w:left w:val="none" w:sz="0" w:space="0" w:color="auto"/>
            <w:bottom w:val="none" w:sz="0" w:space="0" w:color="auto"/>
            <w:right w:val="none" w:sz="0" w:space="0" w:color="auto"/>
          </w:divBdr>
        </w:div>
        <w:div w:id="1173454491">
          <w:marLeft w:val="640"/>
          <w:marRight w:val="0"/>
          <w:marTop w:val="0"/>
          <w:marBottom w:val="0"/>
          <w:divBdr>
            <w:top w:val="none" w:sz="0" w:space="0" w:color="auto"/>
            <w:left w:val="none" w:sz="0" w:space="0" w:color="auto"/>
            <w:bottom w:val="none" w:sz="0" w:space="0" w:color="auto"/>
            <w:right w:val="none" w:sz="0" w:space="0" w:color="auto"/>
          </w:divBdr>
        </w:div>
      </w:divsChild>
    </w:div>
    <w:div w:id="503402387">
      <w:bodyDiv w:val="1"/>
      <w:marLeft w:val="0"/>
      <w:marRight w:val="0"/>
      <w:marTop w:val="0"/>
      <w:marBottom w:val="0"/>
      <w:divBdr>
        <w:top w:val="none" w:sz="0" w:space="0" w:color="auto"/>
        <w:left w:val="none" w:sz="0" w:space="0" w:color="auto"/>
        <w:bottom w:val="none" w:sz="0" w:space="0" w:color="auto"/>
        <w:right w:val="none" w:sz="0" w:space="0" w:color="auto"/>
      </w:divBdr>
      <w:divsChild>
        <w:div w:id="1028486443">
          <w:marLeft w:val="640"/>
          <w:marRight w:val="0"/>
          <w:marTop w:val="0"/>
          <w:marBottom w:val="0"/>
          <w:divBdr>
            <w:top w:val="none" w:sz="0" w:space="0" w:color="auto"/>
            <w:left w:val="none" w:sz="0" w:space="0" w:color="auto"/>
            <w:bottom w:val="none" w:sz="0" w:space="0" w:color="auto"/>
            <w:right w:val="none" w:sz="0" w:space="0" w:color="auto"/>
          </w:divBdr>
        </w:div>
        <w:div w:id="232472257">
          <w:marLeft w:val="640"/>
          <w:marRight w:val="0"/>
          <w:marTop w:val="0"/>
          <w:marBottom w:val="0"/>
          <w:divBdr>
            <w:top w:val="none" w:sz="0" w:space="0" w:color="auto"/>
            <w:left w:val="none" w:sz="0" w:space="0" w:color="auto"/>
            <w:bottom w:val="none" w:sz="0" w:space="0" w:color="auto"/>
            <w:right w:val="none" w:sz="0" w:space="0" w:color="auto"/>
          </w:divBdr>
        </w:div>
        <w:div w:id="371929115">
          <w:marLeft w:val="640"/>
          <w:marRight w:val="0"/>
          <w:marTop w:val="0"/>
          <w:marBottom w:val="0"/>
          <w:divBdr>
            <w:top w:val="none" w:sz="0" w:space="0" w:color="auto"/>
            <w:left w:val="none" w:sz="0" w:space="0" w:color="auto"/>
            <w:bottom w:val="none" w:sz="0" w:space="0" w:color="auto"/>
            <w:right w:val="none" w:sz="0" w:space="0" w:color="auto"/>
          </w:divBdr>
        </w:div>
        <w:div w:id="470025142">
          <w:marLeft w:val="640"/>
          <w:marRight w:val="0"/>
          <w:marTop w:val="0"/>
          <w:marBottom w:val="0"/>
          <w:divBdr>
            <w:top w:val="none" w:sz="0" w:space="0" w:color="auto"/>
            <w:left w:val="none" w:sz="0" w:space="0" w:color="auto"/>
            <w:bottom w:val="none" w:sz="0" w:space="0" w:color="auto"/>
            <w:right w:val="none" w:sz="0" w:space="0" w:color="auto"/>
          </w:divBdr>
        </w:div>
        <w:div w:id="1430468551">
          <w:marLeft w:val="640"/>
          <w:marRight w:val="0"/>
          <w:marTop w:val="0"/>
          <w:marBottom w:val="0"/>
          <w:divBdr>
            <w:top w:val="none" w:sz="0" w:space="0" w:color="auto"/>
            <w:left w:val="none" w:sz="0" w:space="0" w:color="auto"/>
            <w:bottom w:val="none" w:sz="0" w:space="0" w:color="auto"/>
            <w:right w:val="none" w:sz="0" w:space="0" w:color="auto"/>
          </w:divBdr>
        </w:div>
        <w:div w:id="1757047887">
          <w:marLeft w:val="640"/>
          <w:marRight w:val="0"/>
          <w:marTop w:val="0"/>
          <w:marBottom w:val="0"/>
          <w:divBdr>
            <w:top w:val="none" w:sz="0" w:space="0" w:color="auto"/>
            <w:left w:val="none" w:sz="0" w:space="0" w:color="auto"/>
            <w:bottom w:val="none" w:sz="0" w:space="0" w:color="auto"/>
            <w:right w:val="none" w:sz="0" w:space="0" w:color="auto"/>
          </w:divBdr>
        </w:div>
        <w:div w:id="1066609507">
          <w:marLeft w:val="640"/>
          <w:marRight w:val="0"/>
          <w:marTop w:val="0"/>
          <w:marBottom w:val="0"/>
          <w:divBdr>
            <w:top w:val="none" w:sz="0" w:space="0" w:color="auto"/>
            <w:left w:val="none" w:sz="0" w:space="0" w:color="auto"/>
            <w:bottom w:val="none" w:sz="0" w:space="0" w:color="auto"/>
            <w:right w:val="none" w:sz="0" w:space="0" w:color="auto"/>
          </w:divBdr>
        </w:div>
        <w:div w:id="149754451">
          <w:marLeft w:val="640"/>
          <w:marRight w:val="0"/>
          <w:marTop w:val="0"/>
          <w:marBottom w:val="0"/>
          <w:divBdr>
            <w:top w:val="none" w:sz="0" w:space="0" w:color="auto"/>
            <w:left w:val="none" w:sz="0" w:space="0" w:color="auto"/>
            <w:bottom w:val="none" w:sz="0" w:space="0" w:color="auto"/>
            <w:right w:val="none" w:sz="0" w:space="0" w:color="auto"/>
          </w:divBdr>
        </w:div>
        <w:div w:id="302008548">
          <w:marLeft w:val="640"/>
          <w:marRight w:val="0"/>
          <w:marTop w:val="0"/>
          <w:marBottom w:val="0"/>
          <w:divBdr>
            <w:top w:val="none" w:sz="0" w:space="0" w:color="auto"/>
            <w:left w:val="none" w:sz="0" w:space="0" w:color="auto"/>
            <w:bottom w:val="none" w:sz="0" w:space="0" w:color="auto"/>
            <w:right w:val="none" w:sz="0" w:space="0" w:color="auto"/>
          </w:divBdr>
        </w:div>
        <w:div w:id="1966692270">
          <w:marLeft w:val="640"/>
          <w:marRight w:val="0"/>
          <w:marTop w:val="0"/>
          <w:marBottom w:val="0"/>
          <w:divBdr>
            <w:top w:val="none" w:sz="0" w:space="0" w:color="auto"/>
            <w:left w:val="none" w:sz="0" w:space="0" w:color="auto"/>
            <w:bottom w:val="none" w:sz="0" w:space="0" w:color="auto"/>
            <w:right w:val="none" w:sz="0" w:space="0" w:color="auto"/>
          </w:divBdr>
        </w:div>
        <w:div w:id="1335717990">
          <w:marLeft w:val="640"/>
          <w:marRight w:val="0"/>
          <w:marTop w:val="0"/>
          <w:marBottom w:val="0"/>
          <w:divBdr>
            <w:top w:val="none" w:sz="0" w:space="0" w:color="auto"/>
            <w:left w:val="none" w:sz="0" w:space="0" w:color="auto"/>
            <w:bottom w:val="none" w:sz="0" w:space="0" w:color="auto"/>
            <w:right w:val="none" w:sz="0" w:space="0" w:color="auto"/>
          </w:divBdr>
        </w:div>
        <w:div w:id="443891086">
          <w:marLeft w:val="640"/>
          <w:marRight w:val="0"/>
          <w:marTop w:val="0"/>
          <w:marBottom w:val="0"/>
          <w:divBdr>
            <w:top w:val="none" w:sz="0" w:space="0" w:color="auto"/>
            <w:left w:val="none" w:sz="0" w:space="0" w:color="auto"/>
            <w:bottom w:val="none" w:sz="0" w:space="0" w:color="auto"/>
            <w:right w:val="none" w:sz="0" w:space="0" w:color="auto"/>
          </w:divBdr>
        </w:div>
        <w:div w:id="417362150">
          <w:marLeft w:val="640"/>
          <w:marRight w:val="0"/>
          <w:marTop w:val="0"/>
          <w:marBottom w:val="0"/>
          <w:divBdr>
            <w:top w:val="none" w:sz="0" w:space="0" w:color="auto"/>
            <w:left w:val="none" w:sz="0" w:space="0" w:color="auto"/>
            <w:bottom w:val="none" w:sz="0" w:space="0" w:color="auto"/>
            <w:right w:val="none" w:sz="0" w:space="0" w:color="auto"/>
          </w:divBdr>
        </w:div>
        <w:div w:id="1618413213">
          <w:marLeft w:val="640"/>
          <w:marRight w:val="0"/>
          <w:marTop w:val="0"/>
          <w:marBottom w:val="0"/>
          <w:divBdr>
            <w:top w:val="none" w:sz="0" w:space="0" w:color="auto"/>
            <w:left w:val="none" w:sz="0" w:space="0" w:color="auto"/>
            <w:bottom w:val="none" w:sz="0" w:space="0" w:color="auto"/>
            <w:right w:val="none" w:sz="0" w:space="0" w:color="auto"/>
          </w:divBdr>
        </w:div>
        <w:div w:id="1044519418">
          <w:marLeft w:val="640"/>
          <w:marRight w:val="0"/>
          <w:marTop w:val="0"/>
          <w:marBottom w:val="0"/>
          <w:divBdr>
            <w:top w:val="none" w:sz="0" w:space="0" w:color="auto"/>
            <w:left w:val="none" w:sz="0" w:space="0" w:color="auto"/>
            <w:bottom w:val="none" w:sz="0" w:space="0" w:color="auto"/>
            <w:right w:val="none" w:sz="0" w:space="0" w:color="auto"/>
          </w:divBdr>
        </w:div>
        <w:div w:id="483543790">
          <w:marLeft w:val="640"/>
          <w:marRight w:val="0"/>
          <w:marTop w:val="0"/>
          <w:marBottom w:val="0"/>
          <w:divBdr>
            <w:top w:val="none" w:sz="0" w:space="0" w:color="auto"/>
            <w:left w:val="none" w:sz="0" w:space="0" w:color="auto"/>
            <w:bottom w:val="none" w:sz="0" w:space="0" w:color="auto"/>
            <w:right w:val="none" w:sz="0" w:space="0" w:color="auto"/>
          </w:divBdr>
        </w:div>
        <w:div w:id="953949441">
          <w:marLeft w:val="640"/>
          <w:marRight w:val="0"/>
          <w:marTop w:val="0"/>
          <w:marBottom w:val="0"/>
          <w:divBdr>
            <w:top w:val="none" w:sz="0" w:space="0" w:color="auto"/>
            <w:left w:val="none" w:sz="0" w:space="0" w:color="auto"/>
            <w:bottom w:val="none" w:sz="0" w:space="0" w:color="auto"/>
            <w:right w:val="none" w:sz="0" w:space="0" w:color="auto"/>
          </w:divBdr>
        </w:div>
        <w:div w:id="824853659">
          <w:marLeft w:val="640"/>
          <w:marRight w:val="0"/>
          <w:marTop w:val="0"/>
          <w:marBottom w:val="0"/>
          <w:divBdr>
            <w:top w:val="none" w:sz="0" w:space="0" w:color="auto"/>
            <w:left w:val="none" w:sz="0" w:space="0" w:color="auto"/>
            <w:bottom w:val="none" w:sz="0" w:space="0" w:color="auto"/>
            <w:right w:val="none" w:sz="0" w:space="0" w:color="auto"/>
          </w:divBdr>
        </w:div>
        <w:div w:id="2010599200">
          <w:marLeft w:val="640"/>
          <w:marRight w:val="0"/>
          <w:marTop w:val="0"/>
          <w:marBottom w:val="0"/>
          <w:divBdr>
            <w:top w:val="none" w:sz="0" w:space="0" w:color="auto"/>
            <w:left w:val="none" w:sz="0" w:space="0" w:color="auto"/>
            <w:bottom w:val="none" w:sz="0" w:space="0" w:color="auto"/>
            <w:right w:val="none" w:sz="0" w:space="0" w:color="auto"/>
          </w:divBdr>
        </w:div>
        <w:div w:id="690646604">
          <w:marLeft w:val="640"/>
          <w:marRight w:val="0"/>
          <w:marTop w:val="0"/>
          <w:marBottom w:val="0"/>
          <w:divBdr>
            <w:top w:val="none" w:sz="0" w:space="0" w:color="auto"/>
            <w:left w:val="none" w:sz="0" w:space="0" w:color="auto"/>
            <w:bottom w:val="none" w:sz="0" w:space="0" w:color="auto"/>
            <w:right w:val="none" w:sz="0" w:space="0" w:color="auto"/>
          </w:divBdr>
        </w:div>
        <w:div w:id="271324826">
          <w:marLeft w:val="640"/>
          <w:marRight w:val="0"/>
          <w:marTop w:val="0"/>
          <w:marBottom w:val="0"/>
          <w:divBdr>
            <w:top w:val="none" w:sz="0" w:space="0" w:color="auto"/>
            <w:left w:val="none" w:sz="0" w:space="0" w:color="auto"/>
            <w:bottom w:val="none" w:sz="0" w:space="0" w:color="auto"/>
            <w:right w:val="none" w:sz="0" w:space="0" w:color="auto"/>
          </w:divBdr>
        </w:div>
        <w:div w:id="463961957">
          <w:marLeft w:val="640"/>
          <w:marRight w:val="0"/>
          <w:marTop w:val="0"/>
          <w:marBottom w:val="0"/>
          <w:divBdr>
            <w:top w:val="none" w:sz="0" w:space="0" w:color="auto"/>
            <w:left w:val="none" w:sz="0" w:space="0" w:color="auto"/>
            <w:bottom w:val="none" w:sz="0" w:space="0" w:color="auto"/>
            <w:right w:val="none" w:sz="0" w:space="0" w:color="auto"/>
          </w:divBdr>
        </w:div>
        <w:div w:id="1942684950">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569192407">
      <w:bodyDiv w:val="1"/>
      <w:marLeft w:val="0"/>
      <w:marRight w:val="0"/>
      <w:marTop w:val="0"/>
      <w:marBottom w:val="0"/>
      <w:divBdr>
        <w:top w:val="none" w:sz="0" w:space="0" w:color="auto"/>
        <w:left w:val="none" w:sz="0" w:space="0" w:color="auto"/>
        <w:bottom w:val="none" w:sz="0" w:space="0" w:color="auto"/>
        <w:right w:val="none" w:sz="0" w:space="0" w:color="auto"/>
      </w:divBdr>
      <w:divsChild>
        <w:div w:id="263853928">
          <w:marLeft w:val="640"/>
          <w:marRight w:val="0"/>
          <w:marTop w:val="0"/>
          <w:marBottom w:val="0"/>
          <w:divBdr>
            <w:top w:val="none" w:sz="0" w:space="0" w:color="auto"/>
            <w:left w:val="none" w:sz="0" w:space="0" w:color="auto"/>
            <w:bottom w:val="none" w:sz="0" w:space="0" w:color="auto"/>
            <w:right w:val="none" w:sz="0" w:space="0" w:color="auto"/>
          </w:divBdr>
        </w:div>
        <w:div w:id="105005273">
          <w:marLeft w:val="640"/>
          <w:marRight w:val="0"/>
          <w:marTop w:val="0"/>
          <w:marBottom w:val="0"/>
          <w:divBdr>
            <w:top w:val="none" w:sz="0" w:space="0" w:color="auto"/>
            <w:left w:val="none" w:sz="0" w:space="0" w:color="auto"/>
            <w:bottom w:val="none" w:sz="0" w:space="0" w:color="auto"/>
            <w:right w:val="none" w:sz="0" w:space="0" w:color="auto"/>
          </w:divBdr>
        </w:div>
        <w:div w:id="1908762239">
          <w:marLeft w:val="640"/>
          <w:marRight w:val="0"/>
          <w:marTop w:val="0"/>
          <w:marBottom w:val="0"/>
          <w:divBdr>
            <w:top w:val="none" w:sz="0" w:space="0" w:color="auto"/>
            <w:left w:val="none" w:sz="0" w:space="0" w:color="auto"/>
            <w:bottom w:val="none" w:sz="0" w:space="0" w:color="auto"/>
            <w:right w:val="none" w:sz="0" w:space="0" w:color="auto"/>
          </w:divBdr>
        </w:div>
        <w:div w:id="967590457">
          <w:marLeft w:val="640"/>
          <w:marRight w:val="0"/>
          <w:marTop w:val="0"/>
          <w:marBottom w:val="0"/>
          <w:divBdr>
            <w:top w:val="none" w:sz="0" w:space="0" w:color="auto"/>
            <w:left w:val="none" w:sz="0" w:space="0" w:color="auto"/>
            <w:bottom w:val="none" w:sz="0" w:space="0" w:color="auto"/>
            <w:right w:val="none" w:sz="0" w:space="0" w:color="auto"/>
          </w:divBdr>
        </w:div>
        <w:div w:id="394746467">
          <w:marLeft w:val="640"/>
          <w:marRight w:val="0"/>
          <w:marTop w:val="0"/>
          <w:marBottom w:val="0"/>
          <w:divBdr>
            <w:top w:val="none" w:sz="0" w:space="0" w:color="auto"/>
            <w:left w:val="none" w:sz="0" w:space="0" w:color="auto"/>
            <w:bottom w:val="none" w:sz="0" w:space="0" w:color="auto"/>
            <w:right w:val="none" w:sz="0" w:space="0" w:color="auto"/>
          </w:divBdr>
        </w:div>
        <w:div w:id="701444796">
          <w:marLeft w:val="640"/>
          <w:marRight w:val="0"/>
          <w:marTop w:val="0"/>
          <w:marBottom w:val="0"/>
          <w:divBdr>
            <w:top w:val="none" w:sz="0" w:space="0" w:color="auto"/>
            <w:left w:val="none" w:sz="0" w:space="0" w:color="auto"/>
            <w:bottom w:val="none" w:sz="0" w:space="0" w:color="auto"/>
            <w:right w:val="none" w:sz="0" w:space="0" w:color="auto"/>
          </w:divBdr>
        </w:div>
        <w:div w:id="1618871153">
          <w:marLeft w:val="640"/>
          <w:marRight w:val="0"/>
          <w:marTop w:val="0"/>
          <w:marBottom w:val="0"/>
          <w:divBdr>
            <w:top w:val="none" w:sz="0" w:space="0" w:color="auto"/>
            <w:left w:val="none" w:sz="0" w:space="0" w:color="auto"/>
            <w:bottom w:val="none" w:sz="0" w:space="0" w:color="auto"/>
            <w:right w:val="none" w:sz="0" w:space="0" w:color="auto"/>
          </w:divBdr>
        </w:div>
        <w:div w:id="423573999">
          <w:marLeft w:val="640"/>
          <w:marRight w:val="0"/>
          <w:marTop w:val="0"/>
          <w:marBottom w:val="0"/>
          <w:divBdr>
            <w:top w:val="none" w:sz="0" w:space="0" w:color="auto"/>
            <w:left w:val="none" w:sz="0" w:space="0" w:color="auto"/>
            <w:bottom w:val="none" w:sz="0" w:space="0" w:color="auto"/>
            <w:right w:val="none" w:sz="0" w:space="0" w:color="auto"/>
          </w:divBdr>
        </w:div>
        <w:div w:id="207184186">
          <w:marLeft w:val="640"/>
          <w:marRight w:val="0"/>
          <w:marTop w:val="0"/>
          <w:marBottom w:val="0"/>
          <w:divBdr>
            <w:top w:val="none" w:sz="0" w:space="0" w:color="auto"/>
            <w:left w:val="none" w:sz="0" w:space="0" w:color="auto"/>
            <w:bottom w:val="none" w:sz="0" w:space="0" w:color="auto"/>
            <w:right w:val="none" w:sz="0" w:space="0" w:color="auto"/>
          </w:divBdr>
        </w:div>
        <w:div w:id="523327963">
          <w:marLeft w:val="640"/>
          <w:marRight w:val="0"/>
          <w:marTop w:val="0"/>
          <w:marBottom w:val="0"/>
          <w:divBdr>
            <w:top w:val="none" w:sz="0" w:space="0" w:color="auto"/>
            <w:left w:val="none" w:sz="0" w:space="0" w:color="auto"/>
            <w:bottom w:val="none" w:sz="0" w:space="0" w:color="auto"/>
            <w:right w:val="none" w:sz="0" w:space="0" w:color="auto"/>
          </w:divBdr>
        </w:div>
        <w:div w:id="1499345685">
          <w:marLeft w:val="640"/>
          <w:marRight w:val="0"/>
          <w:marTop w:val="0"/>
          <w:marBottom w:val="0"/>
          <w:divBdr>
            <w:top w:val="none" w:sz="0" w:space="0" w:color="auto"/>
            <w:left w:val="none" w:sz="0" w:space="0" w:color="auto"/>
            <w:bottom w:val="none" w:sz="0" w:space="0" w:color="auto"/>
            <w:right w:val="none" w:sz="0" w:space="0" w:color="auto"/>
          </w:divBdr>
        </w:div>
        <w:div w:id="1421369472">
          <w:marLeft w:val="640"/>
          <w:marRight w:val="0"/>
          <w:marTop w:val="0"/>
          <w:marBottom w:val="0"/>
          <w:divBdr>
            <w:top w:val="none" w:sz="0" w:space="0" w:color="auto"/>
            <w:left w:val="none" w:sz="0" w:space="0" w:color="auto"/>
            <w:bottom w:val="none" w:sz="0" w:space="0" w:color="auto"/>
            <w:right w:val="none" w:sz="0" w:space="0" w:color="auto"/>
          </w:divBdr>
        </w:div>
        <w:div w:id="789518650">
          <w:marLeft w:val="640"/>
          <w:marRight w:val="0"/>
          <w:marTop w:val="0"/>
          <w:marBottom w:val="0"/>
          <w:divBdr>
            <w:top w:val="none" w:sz="0" w:space="0" w:color="auto"/>
            <w:left w:val="none" w:sz="0" w:space="0" w:color="auto"/>
            <w:bottom w:val="none" w:sz="0" w:space="0" w:color="auto"/>
            <w:right w:val="none" w:sz="0" w:space="0" w:color="auto"/>
          </w:divBdr>
        </w:div>
        <w:div w:id="1463428629">
          <w:marLeft w:val="640"/>
          <w:marRight w:val="0"/>
          <w:marTop w:val="0"/>
          <w:marBottom w:val="0"/>
          <w:divBdr>
            <w:top w:val="none" w:sz="0" w:space="0" w:color="auto"/>
            <w:left w:val="none" w:sz="0" w:space="0" w:color="auto"/>
            <w:bottom w:val="none" w:sz="0" w:space="0" w:color="auto"/>
            <w:right w:val="none" w:sz="0" w:space="0" w:color="auto"/>
          </w:divBdr>
        </w:div>
        <w:div w:id="391928941">
          <w:marLeft w:val="640"/>
          <w:marRight w:val="0"/>
          <w:marTop w:val="0"/>
          <w:marBottom w:val="0"/>
          <w:divBdr>
            <w:top w:val="none" w:sz="0" w:space="0" w:color="auto"/>
            <w:left w:val="none" w:sz="0" w:space="0" w:color="auto"/>
            <w:bottom w:val="none" w:sz="0" w:space="0" w:color="auto"/>
            <w:right w:val="none" w:sz="0" w:space="0" w:color="auto"/>
          </w:divBdr>
        </w:div>
        <w:div w:id="1810828534">
          <w:marLeft w:val="640"/>
          <w:marRight w:val="0"/>
          <w:marTop w:val="0"/>
          <w:marBottom w:val="0"/>
          <w:divBdr>
            <w:top w:val="none" w:sz="0" w:space="0" w:color="auto"/>
            <w:left w:val="none" w:sz="0" w:space="0" w:color="auto"/>
            <w:bottom w:val="none" w:sz="0" w:space="0" w:color="auto"/>
            <w:right w:val="none" w:sz="0" w:space="0" w:color="auto"/>
          </w:divBdr>
        </w:div>
        <w:div w:id="1300380619">
          <w:marLeft w:val="640"/>
          <w:marRight w:val="0"/>
          <w:marTop w:val="0"/>
          <w:marBottom w:val="0"/>
          <w:divBdr>
            <w:top w:val="none" w:sz="0" w:space="0" w:color="auto"/>
            <w:left w:val="none" w:sz="0" w:space="0" w:color="auto"/>
            <w:bottom w:val="none" w:sz="0" w:space="0" w:color="auto"/>
            <w:right w:val="none" w:sz="0" w:space="0" w:color="auto"/>
          </w:divBdr>
        </w:div>
        <w:div w:id="83500380">
          <w:marLeft w:val="640"/>
          <w:marRight w:val="0"/>
          <w:marTop w:val="0"/>
          <w:marBottom w:val="0"/>
          <w:divBdr>
            <w:top w:val="none" w:sz="0" w:space="0" w:color="auto"/>
            <w:left w:val="none" w:sz="0" w:space="0" w:color="auto"/>
            <w:bottom w:val="none" w:sz="0" w:space="0" w:color="auto"/>
            <w:right w:val="none" w:sz="0" w:space="0" w:color="auto"/>
          </w:divBdr>
        </w:div>
        <w:div w:id="1571689859">
          <w:marLeft w:val="640"/>
          <w:marRight w:val="0"/>
          <w:marTop w:val="0"/>
          <w:marBottom w:val="0"/>
          <w:divBdr>
            <w:top w:val="none" w:sz="0" w:space="0" w:color="auto"/>
            <w:left w:val="none" w:sz="0" w:space="0" w:color="auto"/>
            <w:bottom w:val="none" w:sz="0" w:space="0" w:color="auto"/>
            <w:right w:val="none" w:sz="0" w:space="0" w:color="auto"/>
          </w:divBdr>
        </w:div>
        <w:div w:id="1217665576">
          <w:marLeft w:val="640"/>
          <w:marRight w:val="0"/>
          <w:marTop w:val="0"/>
          <w:marBottom w:val="0"/>
          <w:divBdr>
            <w:top w:val="none" w:sz="0" w:space="0" w:color="auto"/>
            <w:left w:val="none" w:sz="0" w:space="0" w:color="auto"/>
            <w:bottom w:val="none" w:sz="0" w:space="0" w:color="auto"/>
            <w:right w:val="none" w:sz="0" w:space="0" w:color="auto"/>
          </w:divBdr>
        </w:div>
        <w:div w:id="239142900">
          <w:marLeft w:val="640"/>
          <w:marRight w:val="0"/>
          <w:marTop w:val="0"/>
          <w:marBottom w:val="0"/>
          <w:divBdr>
            <w:top w:val="none" w:sz="0" w:space="0" w:color="auto"/>
            <w:left w:val="none" w:sz="0" w:space="0" w:color="auto"/>
            <w:bottom w:val="none" w:sz="0" w:space="0" w:color="auto"/>
            <w:right w:val="none" w:sz="0" w:space="0" w:color="auto"/>
          </w:divBdr>
        </w:div>
        <w:div w:id="527761665">
          <w:marLeft w:val="640"/>
          <w:marRight w:val="0"/>
          <w:marTop w:val="0"/>
          <w:marBottom w:val="0"/>
          <w:divBdr>
            <w:top w:val="none" w:sz="0" w:space="0" w:color="auto"/>
            <w:left w:val="none" w:sz="0" w:space="0" w:color="auto"/>
            <w:bottom w:val="none" w:sz="0" w:space="0" w:color="auto"/>
            <w:right w:val="none" w:sz="0" w:space="0" w:color="auto"/>
          </w:divBdr>
        </w:div>
        <w:div w:id="441387138">
          <w:marLeft w:val="640"/>
          <w:marRight w:val="0"/>
          <w:marTop w:val="0"/>
          <w:marBottom w:val="0"/>
          <w:divBdr>
            <w:top w:val="none" w:sz="0" w:space="0" w:color="auto"/>
            <w:left w:val="none" w:sz="0" w:space="0" w:color="auto"/>
            <w:bottom w:val="none" w:sz="0" w:space="0" w:color="auto"/>
            <w:right w:val="none" w:sz="0" w:space="0" w:color="auto"/>
          </w:divBdr>
        </w:div>
        <w:div w:id="2105763558">
          <w:marLeft w:val="640"/>
          <w:marRight w:val="0"/>
          <w:marTop w:val="0"/>
          <w:marBottom w:val="0"/>
          <w:divBdr>
            <w:top w:val="none" w:sz="0" w:space="0" w:color="auto"/>
            <w:left w:val="none" w:sz="0" w:space="0" w:color="auto"/>
            <w:bottom w:val="none" w:sz="0" w:space="0" w:color="auto"/>
            <w:right w:val="none" w:sz="0" w:space="0" w:color="auto"/>
          </w:divBdr>
        </w:div>
      </w:divsChild>
    </w:div>
    <w:div w:id="601651557">
      <w:bodyDiv w:val="1"/>
      <w:marLeft w:val="0"/>
      <w:marRight w:val="0"/>
      <w:marTop w:val="0"/>
      <w:marBottom w:val="0"/>
      <w:divBdr>
        <w:top w:val="none" w:sz="0" w:space="0" w:color="auto"/>
        <w:left w:val="none" w:sz="0" w:space="0" w:color="auto"/>
        <w:bottom w:val="none" w:sz="0" w:space="0" w:color="auto"/>
        <w:right w:val="none" w:sz="0" w:space="0" w:color="auto"/>
      </w:divBdr>
      <w:divsChild>
        <w:div w:id="1767799897">
          <w:marLeft w:val="640"/>
          <w:marRight w:val="0"/>
          <w:marTop w:val="0"/>
          <w:marBottom w:val="0"/>
          <w:divBdr>
            <w:top w:val="none" w:sz="0" w:space="0" w:color="auto"/>
            <w:left w:val="none" w:sz="0" w:space="0" w:color="auto"/>
            <w:bottom w:val="none" w:sz="0" w:space="0" w:color="auto"/>
            <w:right w:val="none" w:sz="0" w:space="0" w:color="auto"/>
          </w:divBdr>
        </w:div>
        <w:div w:id="249891844">
          <w:marLeft w:val="640"/>
          <w:marRight w:val="0"/>
          <w:marTop w:val="0"/>
          <w:marBottom w:val="0"/>
          <w:divBdr>
            <w:top w:val="none" w:sz="0" w:space="0" w:color="auto"/>
            <w:left w:val="none" w:sz="0" w:space="0" w:color="auto"/>
            <w:bottom w:val="none" w:sz="0" w:space="0" w:color="auto"/>
            <w:right w:val="none" w:sz="0" w:space="0" w:color="auto"/>
          </w:divBdr>
        </w:div>
        <w:div w:id="59181596">
          <w:marLeft w:val="640"/>
          <w:marRight w:val="0"/>
          <w:marTop w:val="0"/>
          <w:marBottom w:val="0"/>
          <w:divBdr>
            <w:top w:val="none" w:sz="0" w:space="0" w:color="auto"/>
            <w:left w:val="none" w:sz="0" w:space="0" w:color="auto"/>
            <w:bottom w:val="none" w:sz="0" w:space="0" w:color="auto"/>
            <w:right w:val="none" w:sz="0" w:space="0" w:color="auto"/>
          </w:divBdr>
        </w:div>
        <w:div w:id="1665741020">
          <w:marLeft w:val="640"/>
          <w:marRight w:val="0"/>
          <w:marTop w:val="0"/>
          <w:marBottom w:val="0"/>
          <w:divBdr>
            <w:top w:val="none" w:sz="0" w:space="0" w:color="auto"/>
            <w:left w:val="none" w:sz="0" w:space="0" w:color="auto"/>
            <w:bottom w:val="none" w:sz="0" w:space="0" w:color="auto"/>
            <w:right w:val="none" w:sz="0" w:space="0" w:color="auto"/>
          </w:divBdr>
        </w:div>
        <w:div w:id="1905725411">
          <w:marLeft w:val="640"/>
          <w:marRight w:val="0"/>
          <w:marTop w:val="0"/>
          <w:marBottom w:val="0"/>
          <w:divBdr>
            <w:top w:val="none" w:sz="0" w:space="0" w:color="auto"/>
            <w:left w:val="none" w:sz="0" w:space="0" w:color="auto"/>
            <w:bottom w:val="none" w:sz="0" w:space="0" w:color="auto"/>
            <w:right w:val="none" w:sz="0" w:space="0" w:color="auto"/>
          </w:divBdr>
        </w:div>
        <w:div w:id="1958441165">
          <w:marLeft w:val="640"/>
          <w:marRight w:val="0"/>
          <w:marTop w:val="0"/>
          <w:marBottom w:val="0"/>
          <w:divBdr>
            <w:top w:val="none" w:sz="0" w:space="0" w:color="auto"/>
            <w:left w:val="none" w:sz="0" w:space="0" w:color="auto"/>
            <w:bottom w:val="none" w:sz="0" w:space="0" w:color="auto"/>
            <w:right w:val="none" w:sz="0" w:space="0" w:color="auto"/>
          </w:divBdr>
        </w:div>
        <w:div w:id="127206988">
          <w:marLeft w:val="640"/>
          <w:marRight w:val="0"/>
          <w:marTop w:val="0"/>
          <w:marBottom w:val="0"/>
          <w:divBdr>
            <w:top w:val="none" w:sz="0" w:space="0" w:color="auto"/>
            <w:left w:val="none" w:sz="0" w:space="0" w:color="auto"/>
            <w:bottom w:val="none" w:sz="0" w:space="0" w:color="auto"/>
            <w:right w:val="none" w:sz="0" w:space="0" w:color="auto"/>
          </w:divBdr>
        </w:div>
        <w:div w:id="272327490">
          <w:marLeft w:val="640"/>
          <w:marRight w:val="0"/>
          <w:marTop w:val="0"/>
          <w:marBottom w:val="0"/>
          <w:divBdr>
            <w:top w:val="none" w:sz="0" w:space="0" w:color="auto"/>
            <w:left w:val="none" w:sz="0" w:space="0" w:color="auto"/>
            <w:bottom w:val="none" w:sz="0" w:space="0" w:color="auto"/>
            <w:right w:val="none" w:sz="0" w:space="0" w:color="auto"/>
          </w:divBdr>
        </w:div>
        <w:div w:id="191304959">
          <w:marLeft w:val="640"/>
          <w:marRight w:val="0"/>
          <w:marTop w:val="0"/>
          <w:marBottom w:val="0"/>
          <w:divBdr>
            <w:top w:val="none" w:sz="0" w:space="0" w:color="auto"/>
            <w:left w:val="none" w:sz="0" w:space="0" w:color="auto"/>
            <w:bottom w:val="none" w:sz="0" w:space="0" w:color="auto"/>
            <w:right w:val="none" w:sz="0" w:space="0" w:color="auto"/>
          </w:divBdr>
        </w:div>
        <w:div w:id="249823869">
          <w:marLeft w:val="640"/>
          <w:marRight w:val="0"/>
          <w:marTop w:val="0"/>
          <w:marBottom w:val="0"/>
          <w:divBdr>
            <w:top w:val="none" w:sz="0" w:space="0" w:color="auto"/>
            <w:left w:val="none" w:sz="0" w:space="0" w:color="auto"/>
            <w:bottom w:val="none" w:sz="0" w:space="0" w:color="auto"/>
            <w:right w:val="none" w:sz="0" w:space="0" w:color="auto"/>
          </w:divBdr>
        </w:div>
        <w:div w:id="1929805781">
          <w:marLeft w:val="640"/>
          <w:marRight w:val="0"/>
          <w:marTop w:val="0"/>
          <w:marBottom w:val="0"/>
          <w:divBdr>
            <w:top w:val="none" w:sz="0" w:space="0" w:color="auto"/>
            <w:left w:val="none" w:sz="0" w:space="0" w:color="auto"/>
            <w:bottom w:val="none" w:sz="0" w:space="0" w:color="auto"/>
            <w:right w:val="none" w:sz="0" w:space="0" w:color="auto"/>
          </w:divBdr>
        </w:div>
        <w:div w:id="751047286">
          <w:marLeft w:val="640"/>
          <w:marRight w:val="0"/>
          <w:marTop w:val="0"/>
          <w:marBottom w:val="0"/>
          <w:divBdr>
            <w:top w:val="none" w:sz="0" w:space="0" w:color="auto"/>
            <w:left w:val="none" w:sz="0" w:space="0" w:color="auto"/>
            <w:bottom w:val="none" w:sz="0" w:space="0" w:color="auto"/>
            <w:right w:val="none" w:sz="0" w:space="0" w:color="auto"/>
          </w:divBdr>
        </w:div>
        <w:div w:id="1146699357">
          <w:marLeft w:val="640"/>
          <w:marRight w:val="0"/>
          <w:marTop w:val="0"/>
          <w:marBottom w:val="0"/>
          <w:divBdr>
            <w:top w:val="none" w:sz="0" w:space="0" w:color="auto"/>
            <w:left w:val="none" w:sz="0" w:space="0" w:color="auto"/>
            <w:bottom w:val="none" w:sz="0" w:space="0" w:color="auto"/>
            <w:right w:val="none" w:sz="0" w:space="0" w:color="auto"/>
          </w:divBdr>
        </w:div>
        <w:div w:id="77337376">
          <w:marLeft w:val="640"/>
          <w:marRight w:val="0"/>
          <w:marTop w:val="0"/>
          <w:marBottom w:val="0"/>
          <w:divBdr>
            <w:top w:val="none" w:sz="0" w:space="0" w:color="auto"/>
            <w:left w:val="none" w:sz="0" w:space="0" w:color="auto"/>
            <w:bottom w:val="none" w:sz="0" w:space="0" w:color="auto"/>
            <w:right w:val="none" w:sz="0" w:space="0" w:color="auto"/>
          </w:divBdr>
        </w:div>
        <w:div w:id="988095763">
          <w:marLeft w:val="640"/>
          <w:marRight w:val="0"/>
          <w:marTop w:val="0"/>
          <w:marBottom w:val="0"/>
          <w:divBdr>
            <w:top w:val="none" w:sz="0" w:space="0" w:color="auto"/>
            <w:left w:val="none" w:sz="0" w:space="0" w:color="auto"/>
            <w:bottom w:val="none" w:sz="0" w:space="0" w:color="auto"/>
            <w:right w:val="none" w:sz="0" w:space="0" w:color="auto"/>
          </w:divBdr>
        </w:div>
        <w:div w:id="1260135780">
          <w:marLeft w:val="640"/>
          <w:marRight w:val="0"/>
          <w:marTop w:val="0"/>
          <w:marBottom w:val="0"/>
          <w:divBdr>
            <w:top w:val="none" w:sz="0" w:space="0" w:color="auto"/>
            <w:left w:val="none" w:sz="0" w:space="0" w:color="auto"/>
            <w:bottom w:val="none" w:sz="0" w:space="0" w:color="auto"/>
            <w:right w:val="none" w:sz="0" w:space="0" w:color="auto"/>
          </w:divBdr>
        </w:div>
        <w:div w:id="327557434">
          <w:marLeft w:val="640"/>
          <w:marRight w:val="0"/>
          <w:marTop w:val="0"/>
          <w:marBottom w:val="0"/>
          <w:divBdr>
            <w:top w:val="none" w:sz="0" w:space="0" w:color="auto"/>
            <w:left w:val="none" w:sz="0" w:space="0" w:color="auto"/>
            <w:bottom w:val="none" w:sz="0" w:space="0" w:color="auto"/>
            <w:right w:val="none" w:sz="0" w:space="0" w:color="auto"/>
          </w:divBdr>
        </w:div>
        <w:div w:id="1388259360">
          <w:marLeft w:val="640"/>
          <w:marRight w:val="0"/>
          <w:marTop w:val="0"/>
          <w:marBottom w:val="0"/>
          <w:divBdr>
            <w:top w:val="none" w:sz="0" w:space="0" w:color="auto"/>
            <w:left w:val="none" w:sz="0" w:space="0" w:color="auto"/>
            <w:bottom w:val="none" w:sz="0" w:space="0" w:color="auto"/>
            <w:right w:val="none" w:sz="0" w:space="0" w:color="auto"/>
          </w:divBdr>
        </w:div>
        <w:div w:id="2036809774">
          <w:marLeft w:val="640"/>
          <w:marRight w:val="0"/>
          <w:marTop w:val="0"/>
          <w:marBottom w:val="0"/>
          <w:divBdr>
            <w:top w:val="none" w:sz="0" w:space="0" w:color="auto"/>
            <w:left w:val="none" w:sz="0" w:space="0" w:color="auto"/>
            <w:bottom w:val="none" w:sz="0" w:space="0" w:color="auto"/>
            <w:right w:val="none" w:sz="0" w:space="0" w:color="auto"/>
          </w:divBdr>
        </w:div>
        <w:div w:id="1065447699">
          <w:marLeft w:val="640"/>
          <w:marRight w:val="0"/>
          <w:marTop w:val="0"/>
          <w:marBottom w:val="0"/>
          <w:divBdr>
            <w:top w:val="none" w:sz="0" w:space="0" w:color="auto"/>
            <w:left w:val="none" w:sz="0" w:space="0" w:color="auto"/>
            <w:bottom w:val="none" w:sz="0" w:space="0" w:color="auto"/>
            <w:right w:val="none" w:sz="0" w:space="0" w:color="auto"/>
          </w:divBdr>
        </w:div>
        <w:div w:id="448135172">
          <w:marLeft w:val="640"/>
          <w:marRight w:val="0"/>
          <w:marTop w:val="0"/>
          <w:marBottom w:val="0"/>
          <w:divBdr>
            <w:top w:val="none" w:sz="0" w:space="0" w:color="auto"/>
            <w:left w:val="none" w:sz="0" w:space="0" w:color="auto"/>
            <w:bottom w:val="none" w:sz="0" w:space="0" w:color="auto"/>
            <w:right w:val="none" w:sz="0" w:space="0" w:color="auto"/>
          </w:divBdr>
        </w:div>
        <w:div w:id="644240007">
          <w:marLeft w:val="640"/>
          <w:marRight w:val="0"/>
          <w:marTop w:val="0"/>
          <w:marBottom w:val="0"/>
          <w:divBdr>
            <w:top w:val="none" w:sz="0" w:space="0" w:color="auto"/>
            <w:left w:val="none" w:sz="0" w:space="0" w:color="auto"/>
            <w:bottom w:val="none" w:sz="0" w:space="0" w:color="auto"/>
            <w:right w:val="none" w:sz="0" w:space="0" w:color="auto"/>
          </w:divBdr>
        </w:div>
      </w:divsChild>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710419211">
      <w:bodyDiv w:val="1"/>
      <w:marLeft w:val="0"/>
      <w:marRight w:val="0"/>
      <w:marTop w:val="0"/>
      <w:marBottom w:val="0"/>
      <w:divBdr>
        <w:top w:val="none" w:sz="0" w:space="0" w:color="auto"/>
        <w:left w:val="none" w:sz="0" w:space="0" w:color="auto"/>
        <w:bottom w:val="none" w:sz="0" w:space="0" w:color="auto"/>
        <w:right w:val="none" w:sz="0" w:space="0" w:color="auto"/>
      </w:divBdr>
    </w:div>
    <w:div w:id="712733211">
      <w:bodyDiv w:val="1"/>
      <w:marLeft w:val="0"/>
      <w:marRight w:val="0"/>
      <w:marTop w:val="0"/>
      <w:marBottom w:val="0"/>
      <w:divBdr>
        <w:top w:val="none" w:sz="0" w:space="0" w:color="auto"/>
        <w:left w:val="none" w:sz="0" w:space="0" w:color="auto"/>
        <w:bottom w:val="none" w:sz="0" w:space="0" w:color="auto"/>
        <w:right w:val="none" w:sz="0" w:space="0" w:color="auto"/>
      </w:divBdr>
      <w:divsChild>
        <w:div w:id="410125599">
          <w:marLeft w:val="640"/>
          <w:marRight w:val="0"/>
          <w:marTop w:val="0"/>
          <w:marBottom w:val="0"/>
          <w:divBdr>
            <w:top w:val="none" w:sz="0" w:space="0" w:color="auto"/>
            <w:left w:val="none" w:sz="0" w:space="0" w:color="auto"/>
            <w:bottom w:val="none" w:sz="0" w:space="0" w:color="auto"/>
            <w:right w:val="none" w:sz="0" w:space="0" w:color="auto"/>
          </w:divBdr>
        </w:div>
        <w:div w:id="81994414">
          <w:marLeft w:val="640"/>
          <w:marRight w:val="0"/>
          <w:marTop w:val="0"/>
          <w:marBottom w:val="0"/>
          <w:divBdr>
            <w:top w:val="none" w:sz="0" w:space="0" w:color="auto"/>
            <w:left w:val="none" w:sz="0" w:space="0" w:color="auto"/>
            <w:bottom w:val="none" w:sz="0" w:space="0" w:color="auto"/>
            <w:right w:val="none" w:sz="0" w:space="0" w:color="auto"/>
          </w:divBdr>
        </w:div>
        <w:div w:id="2010408053">
          <w:marLeft w:val="640"/>
          <w:marRight w:val="0"/>
          <w:marTop w:val="0"/>
          <w:marBottom w:val="0"/>
          <w:divBdr>
            <w:top w:val="none" w:sz="0" w:space="0" w:color="auto"/>
            <w:left w:val="none" w:sz="0" w:space="0" w:color="auto"/>
            <w:bottom w:val="none" w:sz="0" w:space="0" w:color="auto"/>
            <w:right w:val="none" w:sz="0" w:space="0" w:color="auto"/>
          </w:divBdr>
        </w:div>
        <w:div w:id="227226139">
          <w:marLeft w:val="640"/>
          <w:marRight w:val="0"/>
          <w:marTop w:val="0"/>
          <w:marBottom w:val="0"/>
          <w:divBdr>
            <w:top w:val="none" w:sz="0" w:space="0" w:color="auto"/>
            <w:left w:val="none" w:sz="0" w:space="0" w:color="auto"/>
            <w:bottom w:val="none" w:sz="0" w:space="0" w:color="auto"/>
            <w:right w:val="none" w:sz="0" w:space="0" w:color="auto"/>
          </w:divBdr>
        </w:div>
        <w:div w:id="1392074992">
          <w:marLeft w:val="640"/>
          <w:marRight w:val="0"/>
          <w:marTop w:val="0"/>
          <w:marBottom w:val="0"/>
          <w:divBdr>
            <w:top w:val="none" w:sz="0" w:space="0" w:color="auto"/>
            <w:left w:val="none" w:sz="0" w:space="0" w:color="auto"/>
            <w:bottom w:val="none" w:sz="0" w:space="0" w:color="auto"/>
            <w:right w:val="none" w:sz="0" w:space="0" w:color="auto"/>
          </w:divBdr>
        </w:div>
        <w:div w:id="2010136524">
          <w:marLeft w:val="640"/>
          <w:marRight w:val="0"/>
          <w:marTop w:val="0"/>
          <w:marBottom w:val="0"/>
          <w:divBdr>
            <w:top w:val="none" w:sz="0" w:space="0" w:color="auto"/>
            <w:left w:val="none" w:sz="0" w:space="0" w:color="auto"/>
            <w:bottom w:val="none" w:sz="0" w:space="0" w:color="auto"/>
            <w:right w:val="none" w:sz="0" w:space="0" w:color="auto"/>
          </w:divBdr>
        </w:div>
        <w:div w:id="155191243">
          <w:marLeft w:val="640"/>
          <w:marRight w:val="0"/>
          <w:marTop w:val="0"/>
          <w:marBottom w:val="0"/>
          <w:divBdr>
            <w:top w:val="none" w:sz="0" w:space="0" w:color="auto"/>
            <w:left w:val="none" w:sz="0" w:space="0" w:color="auto"/>
            <w:bottom w:val="none" w:sz="0" w:space="0" w:color="auto"/>
            <w:right w:val="none" w:sz="0" w:space="0" w:color="auto"/>
          </w:divBdr>
        </w:div>
        <w:div w:id="77598724">
          <w:marLeft w:val="640"/>
          <w:marRight w:val="0"/>
          <w:marTop w:val="0"/>
          <w:marBottom w:val="0"/>
          <w:divBdr>
            <w:top w:val="none" w:sz="0" w:space="0" w:color="auto"/>
            <w:left w:val="none" w:sz="0" w:space="0" w:color="auto"/>
            <w:bottom w:val="none" w:sz="0" w:space="0" w:color="auto"/>
            <w:right w:val="none" w:sz="0" w:space="0" w:color="auto"/>
          </w:divBdr>
        </w:div>
        <w:div w:id="1972897629">
          <w:marLeft w:val="640"/>
          <w:marRight w:val="0"/>
          <w:marTop w:val="0"/>
          <w:marBottom w:val="0"/>
          <w:divBdr>
            <w:top w:val="none" w:sz="0" w:space="0" w:color="auto"/>
            <w:left w:val="none" w:sz="0" w:space="0" w:color="auto"/>
            <w:bottom w:val="none" w:sz="0" w:space="0" w:color="auto"/>
            <w:right w:val="none" w:sz="0" w:space="0" w:color="auto"/>
          </w:divBdr>
        </w:div>
        <w:div w:id="1943030254">
          <w:marLeft w:val="640"/>
          <w:marRight w:val="0"/>
          <w:marTop w:val="0"/>
          <w:marBottom w:val="0"/>
          <w:divBdr>
            <w:top w:val="none" w:sz="0" w:space="0" w:color="auto"/>
            <w:left w:val="none" w:sz="0" w:space="0" w:color="auto"/>
            <w:bottom w:val="none" w:sz="0" w:space="0" w:color="auto"/>
            <w:right w:val="none" w:sz="0" w:space="0" w:color="auto"/>
          </w:divBdr>
        </w:div>
        <w:div w:id="1133210446">
          <w:marLeft w:val="640"/>
          <w:marRight w:val="0"/>
          <w:marTop w:val="0"/>
          <w:marBottom w:val="0"/>
          <w:divBdr>
            <w:top w:val="none" w:sz="0" w:space="0" w:color="auto"/>
            <w:left w:val="none" w:sz="0" w:space="0" w:color="auto"/>
            <w:bottom w:val="none" w:sz="0" w:space="0" w:color="auto"/>
            <w:right w:val="none" w:sz="0" w:space="0" w:color="auto"/>
          </w:divBdr>
        </w:div>
        <w:div w:id="797836436">
          <w:marLeft w:val="640"/>
          <w:marRight w:val="0"/>
          <w:marTop w:val="0"/>
          <w:marBottom w:val="0"/>
          <w:divBdr>
            <w:top w:val="none" w:sz="0" w:space="0" w:color="auto"/>
            <w:left w:val="none" w:sz="0" w:space="0" w:color="auto"/>
            <w:bottom w:val="none" w:sz="0" w:space="0" w:color="auto"/>
            <w:right w:val="none" w:sz="0" w:space="0" w:color="auto"/>
          </w:divBdr>
        </w:div>
        <w:div w:id="504974370">
          <w:marLeft w:val="640"/>
          <w:marRight w:val="0"/>
          <w:marTop w:val="0"/>
          <w:marBottom w:val="0"/>
          <w:divBdr>
            <w:top w:val="none" w:sz="0" w:space="0" w:color="auto"/>
            <w:left w:val="none" w:sz="0" w:space="0" w:color="auto"/>
            <w:bottom w:val="none" w:sz="0" w:space="0" w:color="auto"/>
            <w:right w:val="none" w:sz="0" w:space="0" w:color="auto"/>
          </w:divBdr>
        </w:div>
        <w:div w:id="1444806745">
          <w:marLeft w:val="640"/>
          <w:marRight w:val="0"/>
          <w:marTop w:val="0"/>
          <w:marBottom w:val="0"/>
          <w:divBdr>
            <w:top w:val="none" w:sz="0" w:space="0" w:color="auto"/>
            <w:left w:val="none" w:sz="0" w:space="0" w:color="auto"/>
            <w:bottom w:val="none" w:sz="0" w:space="0" w:color="auto"/>
            <w:right w:val="none" w:sz="0" w:space="0" w:color="auto"/>
          </w:divBdr>
        </w:div>
        <w:div w:id="1538198950">
          <w:marLeft w:val="640"/>
          <w:marRight w:val="0"/>
          <w:marTop w:val="0"/>
          <w:marBottom w:val="0"/>
          <w:divBdr>
            <w:top w:val="none" w:sz="0" w:space="0" w:color="auto"/>
            <w:left w:val="none" w:sz="0" w:space="0" w:color="auto"/>
            <w:bottom w:val="none" w:sz="0" w:space="0" w:color="auto"/>
            <w:right w:val="none" w:sz="0" w:space="0" w:color="auto"/>
          </w:divBdr>
        </w:div>
        <w:div w:id="879127294">
          <w:marLeft w:val="640"/>
          <w:marRight w:val="0"/>
          <w:marTop w:val="0"/>
          <w:marBottom w:val="0"/>
          <w:divBdr>
            <w:top w:val="none" w:sz="0" w:space="0" w:color="auto"/>
            <w:left w:val="none" w:sz="0" w:space="0" w:color="auto"/>
            <w:bottom w:val="none" w:sz="0" w:space="0" w:color="auto"/>
            <w:right w:val="none" w:sz="0" w:space="0" w:color="auto"/>
          </w:divBdr>
        </w:div>
        <w:div w:id="877739192">
          <w:marLeft w:val="640"/>
          <w:marRight w:val="0"/>
          <w:marTop w:val="0"/>
          <w:marBottom w:val="0"/>
          <w:divBdr>
            <w:top w:val="none" w:sz="0" w:space="0" w:color="auto"/>
            <w:left w:val="none" w:sz="0" w:space="0" w:color="auto"/>
            <w:bottom w:val="none" w:sz="0" w:space="0" w:color="auto"/>
            <w:right w:val="none" w:sz="0" w:space="0" w:color="auto"/>
          </w:divBdr>
        </w:div>
        <w:div w:id="1900557789">
          <w:marLeft w:val="640"/>
          <w:marRight w:val="0"/>
          <w:marTop w:val="0"/>
          <w:marBottom w:val="0"/>
          <w:divBdr>
            <w:top w:val="none" w:sz="0" w:space="0" w:color="auto"/>
            <w:left w:val="none" w:sz="0" w:space="0" w:color="auto"/>
            <w:bottom w:val="none" w:sz="0" w:space="0" w:color="auto"/>
            <w:right w:val="none" w:sz="0" w:space="0" w:color="auto"/>
          </w:divBdr>
        </w:div>
        <w:div w:id="2061199574">
          <w:marLeft w:val="640"/>
          <w:marRight w:val="0"/>
          <w:marTop w:val="0"/>
          <w:marBottom w:val="0"/>
          <w:divBdr>
            <w:top w:val="none" w:sz="0" w:space="0" w:color="auto"/>
            <w:left w:val="none" w:sz="0" w:space="0" w:color="auto"/>
            <w:bottom w:val="none" w:sz="0" w:space="0" w:color="auto"/>
            <w:right w:val="none" w:sz="0" w:space="0" w:color="auto"/>
          </w:divBdr>
        </w:div>
        <w:div w:id="73017756">
          <w:marLeft w:val="640"/>
          <w:marRight w:val="0"/>
          <w:marTop w:val="0"/>
          <w:marBottom w:val="0"/>
          <w:divBdr>
            <w:top w:val="none" w:sz="0" w:space="0" w:color="auto"/>
            <w:left w:val="none" w:sz="0" w:space="0" w:color="auto"/>
            <w:bottom w:val="none" w:sz="0" w:space="0" w:color="auto"/>
            <w:right w:val="none" w:sz="0" w:space="0" w:color="auto"/>
          </w:divBdr>
        </w:div>
        <w:div w:id="1384528060">
          <w:marLeft w:val="640"/>
          <w:marRight w:val="0"/>
          <w:marTop w:val="0"/>
          <w:marBottom w:val="0"/>
          <w:divBdr>
            <w:top w:val="none" w:sz="0" w:space="0" w:color="auto"/>
            <w:left w:val="none" w:sz="0" w:space="0" w:color="auto"/>
            <w:bottom w:val="none" w:sz="0" w:space="0" w:color="auto"/>
            <w:right w:val="none" w:sz="0" w:space="0" w:color="auto"/>
          </w:divBdr>
        </w:div>
        <w:div w:id="217858979">
          <w:marLeft w:val="640"/>
          <w:marRight w:val="0"/>
          <w:marTop w:val="0"/>
          <w:marBottom w:val="0"/>
          <w:divBdr>
            <w:top w:val="none" w:sz="0" w:space="0" w:color="auto"/>
            <w:left w:val="none" w:sz="0" w:space="0" w:color="auto"/>
            <w:bottom w:val="none" w:sz="0" w:space="0" w:color="auto"/>
            <w:right w:val="none" w:sz="0" w:space="0" w:color="auto"/>
          </w:divBdr>
        </w:div>
        <w:div w:id="1347369385">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790980826">
      <w:bodyDiv w:val="1"/>
      <w:marLeft w:val="0"/>
      <w:marRight w:val="0"/>
      <w:marTop w:val="0"/>
      <w:marBottom w:val="0"/>
      <w:divBdr>
        <w:top w:val="none" w:sz="0" w:space="0" w:color="auto"/>
        <w:left w:val="none" w:sz="0" w:space="0" w:color="auto"/>
        <w:bottom w:val="none" w:sz="0" w:space="0" w:color="auto"/>
        <w:right w:val="none" w:sz="0" w:space="0" w:color="auto"/>
      </w:divBdr>
      <w:divsChild>
        <w:div w:id="539126297">
          <w:marLeft w:val="640"/>
          <w:marRight w:val="0"/>
          <w:marTop w:val="0"/>
          <w:marBottom w:val="0"/>
          <w:divBdr>
            <w:top w:val="none" w:sz="0" w:space="0" w:color="auto"/>
            <w:left w:val="none" w:sz="0" w:space="0" w:color="auto"/>
            <w:bottom w:val="none" w:sz="0" w:space="0" w:color="auto"/>
            <w:right w:val="none" w:sz="0" w:space="0" w:color="auto"/>
          </w:divBdr>
        </w:div>
        <w:div w:id="1767916515">
          <w:marLeft w:val="640"/>
          <w:marRight w:val="0"/>
          <w:marTop w:val="0"/>
          <w:marBottom w:val="0"/>
          <w:divBdr>
            <w:top w:val="none" w:sz="0" w:space="0" w:color="auto"/>
            <w:left w:val="none" w:sz="0" w:space="0" w:color="auto"/>
            <w:bottom w:val="none" w:sz="0" w:space="0" w:color="auto"/>
            <w:right w:val="none" w:sz="0" w:space="0" w:color="auto"/>
          </w:divBdr>
        </w:div>
        <w:div w:id="1992054381">
          <w:marLeft w:val="640"/>
          <w:marRight w:val="0"/>
          <w:marTop w:val="0"/>
          <w:marBottom w:val="0"/>
          <w:divBdr>
            <w:top w:val="none" w:sz="0" w:space="0" w:color="auto"/>
            <w:left w:val="none" w:sz="0" w:space="0" w:color="auto"/>
            <w:bottom w:val="none" w:sz="0" w:space="0" w:color="auto"/>
            <w:right w:val="none" w:sz="0" w:space="0" w:color="auto"/>
          </w:divBdr>
        </w:div>
        <w:div w:id="1103763741">
          <w:marLeft w:val="640"/>
          <w:marRight w:val="0"/>
          <w:marTop w:val="0"/>
          <w:marBottom w:val="0"/>
          <w:divBdr>
            <w:top w:val="none" w:sz="0" w:space="0" w:color="auto"/>
            <w:left w:val="none" w:sz="0" w:space="0" w:color="auto"/>
            <w:bottom w:val="none" w:sz="0" w:space="0" w:color="auto"/>
            <w:right w:val="none" w:sz="0" w:space="0" w:color="auto"/>
          </w:divBdr>
        </w:div>
        <w:div w:id="1963608645">
          <w:marLeft w:val="640"/>
          <w:marRight w:val="0"/>
          <w:marTop w:val="0"/>
          <w:marBottom w:val="0"/>
          <w:divBdr>
            <w:top w:val="none" w:sz="0" w:space="0" w:color="auto"/>
            <w:left w:val="none" w:sz="0" w:space="0" w:color="auto"/>
            <w:bottom w:val="none" w:sz="0" w:space="0" w:color="auto"/>
            <w:right w:val="none" w:sz="0" w:space="0" w:color="auto"/>
          </w:divBdr>
        </w:div>
        <w:div w:id="1184395744">
          <w:marLeft w:val="640"/>
          <w:marRight w:val="0"/>
          <w:marTop w:val="0"/>
          <w:marBottom w:val="0"/>
          <w:divBdr>
            <w:top w:val="none" w:sz="0" w:space="0" w:color="auto"/>
            <w:left w:val="none" w:sz="0" w:space="0" w:color="auto"/>
            <w:bottom w:val="none" w:sz="0" w:space="0" w:color="auto"/>
            <w:right w:val="none" w:sz="0" w:space="0" w:color="auto"/>
          </w:divBdr>
        </w:div>
        <w:div w:id="1283069962">
          <w:marLeft w:val="640"/>
          <w:marRight w:val="0"/>
          <w:marTop w:val="0"/>
          <w:marBottom w:val="0"/>
          <w:divBdr>
            <w:top w:val="none" w:sz="0" w:space="0" w:color="auto"/>
            <w:left w:val="none" w:sz="0" w:space="0" w:color="auto"/>
            <w:bottom w:val="none" w:sz="0" w:space="0" w:color="auto"/>
            <w:right w:val="none" w:sz="0" w:space="0" w:color="auto"/>
          </w:divBdr>
        </w:div>
        <w:div w:id="1113132887">
          <w:marLeft w:val="640"/>
          <w:marRight w:val="0"/>
          <w:marTop w:val="0"/>
          <w:marBottom w:val="0"/>
          <w:divBdr>
            <w:top w:val="none" w:sz="0" w:space="0" w:color="auto"/>
            <w:left w:val="none" w:sz="0" w:space="0" w:color="auto"/>
            <w:bottom w:val="none" w:sz="0" w:space="0" w:color="auto"/>
            <w:right w:val="none" w:sz="0" w:space="0" w:color="auto"/>
          </w:divBdr>
        </w:div>
        <w:div w:id="385645936">
          <w:marLeft w:val="640"/>
          <w:marRight w:val="0"/>
          <w:marTop w:val="0"/>
          <w:marBottom w:val="0"/>
          <w:divBdr>
            <w:top w:val="none" w:sz="0" w:space="0" w:color="auto"/>
            <w:left w:val="none" w:sz="0" w:space="0" w:color="auto"/>
            <w:bottom w:val="none" w:sz="0" w:space="0" w:color="auto"/>
            <w:right w:val="none" w:sz="0" w:space="0" w:color="auto"/>
          </w:divBdr>
        </w:div>
        <w:div w:id="1693871173">
          <w:marLeft w:val="640"/>
          <w:marRight w:val="0"/>
          <w:marTop w:val="0"/>
          <w:marBottom w:val="0"/>
          <w:divBdr>
            <w:top w:val="none" w:sz="0" w:space="0" w:color="auto"/>
            <w:left w:val="none" w:sz="0" w:space="0" w:color="auto"/>
            <w:bottom w:val="none" w:sz="0" w:space="0" w:color="auto"/>
            <w:right w:val="none" w:sz="0" w:space="0" w:color="auto"/>
          </w:divBdr>
        </w:div>
        <w:div w:id="1197042398">
          <w:marLeft w:val="640"/>
          <w:marRight w:val="0"/>
          <w:marTop w:val="0"/>
          <w:marBottom w:val="0"/>
          <w:divBdr>
            <w:top w:val="none" w:sz="0" w:space="0" w:color="auto"/>
            <w:left w:val="none" w:sz="0" w:space="0" w:color="auto"/>
            <w:bottom w:val="none" w:sz="0" w:space="0" w:color="auto"/>
            <w:right w:val="none" w:sz="0" w:space="0" w:color="auto"/>
          </w:divBdr>
        </w:div>
        <w:div w:id="1924338114">
          <w:marLeft w:val="640"/>
          <w:marRight w:val="0"/>
          <w:marTop w:val="0"/>
          <w:marBottom w:val="0"/>
          <w:divBdr>
            <w:top w:val="none" w:sz="0" w:space="0" w:color="auto"/>
            <w:left w:val="none" w:sz="0" w:space="0" w:color="auto"/>
            <w:bottom w:val="none" w:sz="0" w:space="0" w:color="auto"/>
            <w:right w:val="none" w:sz="0" w:space="0" w:color="auto"/>
          </w:divBdr>
        </w:div>
        <w:div w:id="1590693407">
          <w:marLeft w:val="640"/>
          <w:marRight w:val="0"/>
          <w:marTop w:val="0"/>
          <w:marBottom w:val="0"/>
          <w:divBdr>
            <w:top w:val="none" w:sz="0" w:space="0" w:color="auto"/>
            <w:left w:val="none" w:sz="0" w:space="0" w:color="auto"/>
            <w:bottom w:val="none" w:sz="0" w:space="0" w:color="auto"/>
            <w:right w:val="none" w:sz="0" w:space="0" w:color="auto"/>
          </w:divBdr>
        </w:div>
        <w:div w:id="1247573000">
          <w:marLeft w:val="640"/>
          <w:marRight w:val="0"/>
          <w:marTop w:val="0"/>
          <w:marBottom w:val="0"/>
          <w:divBdr>
            <w:top w:val="none" w:sz="0" w:space="0" w:color="auto"/>
            <w:left w:val="none" w:sz="0" w:space="0" w:color="auto"/>
            <w:bottom w:val="none" w:sz="0" w:space="0" w:color="auto"/>
            <w:right w:val="none" w:sz="0" w:space="0" w:color="auto"/>
          </w:divBdr>
        </w:div>
        <w:div w:id="317072676">
          <w:marLeft w:val="640"/>
          <w:marRight w:val="0"/>
          <w:marTop w:val="0"/>
          <w:marBottom w:val="0"/>
          <w:divBdr>
            <w:top w:val="none" w:sz="0" w:space="0" w:color="auto"/>
            <w:left w:val="none" w:sz="0" w:space="0" w:color="auto"/>
            <w:bottom w:val="none" w:sz="0" w:space="0" w:color="auto"/>
            <w:right w:val="none" w:sz="0" w:space="0" w:color="auto"/>
          </w:divBdr>
        </w:div>
        <w:div w:id="1518693989">
          <w:marLeft w:val="640"/>
          <w:marRight w:val="0"/>
          <w:marTop w:val="0"/>
          <w:marBottom w:val="0"/>
          <w:divBdr>
            <w:top w:val="none" w:sz="0" w:space="0" w:color="auto"/>
            <w:left w:val="none" w:sz="0" w:space="0" w:color="auto"/>
            <w:bottom w:val="none" w:sz="0" w:space="0" w:color="auto"/>
            <w:right w:val="none" w:sz="0" w:space="0" w:color="auto"/>
          </w:divBdr>
        </w:div>
        <w:div w:id="869993915">
          <w:marLeft w:val="640"/>
          <w:marRight w:val="0"/>
          <w:marTop w:val="0"/>
          <w:marBottom w:val="0"/>
          <w:divBdr>
            <w:top w:val="none" w:sz="0" w:space="0" w:color="auto"/>
            <w:left w:val="none" w:sz="0" w:space="0" w:color="auto"/>
            <w:bottom w:val="none" w:sz="0" w:space="0" w:color="auto"/>
            <w:right w:val="none" w:sz="0" w:space="0" w:color="auto"/>
          </w:divBdr>
        </w:div>
        <w:div w:id="1354452893">
          <w:marLeft w:val="640"/>
          <w:marRight w:val="0"/>
          <w:marTop w:val="0"/>
          <w:marBottom w:val="0"/>
          <w:divBdr>
            <w:top w:val="none" w:sz="0" w:space="0" w:color="auto"/>
            <w:left w:val="none" w:sz="0" w:space="0" w:color="auto"/>
            <w:bottom w:val="none" w:sz="0" w:space="0" w:color="auto"/>
            <w:right w:val="none" w:sz="0" w:space="0" w:color="auto"/>
          </w:divBdr>
        </w:div>
        <w:div w:id="1583679189">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35740455">
      <w:bodyDiv w:val="1"/>
      <w:marLeft w:val="0"/>
      <w:marRight w:val="0"/>
      <w:marTop w:val="0"/>
      <w:marBottom w:val="0"/>
      <w:divBdr>
        <w:top w:val="none" w:sz="0" w:space="0" w:color="auto"/>
        <w:left w:val="none" w:sz="0" w:space="0" w:color="auto"/>
        <w:bottom w:val="none" w:sz="0" w:space="0" w:color="auto"/>
        <w:right w:val="none" w:sz="0" w:space="0" w:color="auto"/>
      </w:divBdr>
      <w:divsChild>
        <w:div w:id="157965481">
          <w:marLeft w:val="640"/>
          <w:marRight w:val="0"/>
          <w:marTop w:val="0"/>
          <w:marBottom w:val="0"/>
          <w:divBdr>
            <w:top w:val="none" w:sz="0" w:space="0" w:color="auto"/>
            <w:left w:val="none" w:sz="0" w:space="0" w:color="auto"/>
            <w:bottom w:val="none" w:sz="0" w:space="0" w:color="auto"/>
            <w:right w:val="none" w:sz="0" w:space="0" w:color="auto"/>
          </w:divBdr>
        </w:div>
        <w:div w:id="1712343039">
          <w:marLeft w:val="640"/>
          <w:marRight w:val="0"/>
          <w:marTop w:val="0"/>
          <w:marBottom w:val="0"/>
          <w:divBdr>
            <w:top w:val="none" w:sz="0" w:space="0" w:color="auto"/>
            <w:left w:val="none" w:sz="0" w:space="0" w:color="auto"/>
            <w:bottom w:val="none" w:sz="0" w:space="0" w:color="auto"/>
            <w:right w:val="none" w:sz="0" w:space="0" w:color="auto"/>
          </w:divBdr>
        </w:div>
        <w:div w:id="518198064">
          <w:marLeft w:val="640"/>
          <w:marRight w:val="0"/>
          <w:marTop w:val="0"/>
          <w:marBottom w:val="0"/>
          <w:divBdr>
            <w:top w:val="none" w:sz="0" w:space="0" w:color="auto"/>
            <w:left w:val="none" w:sz="0" w:space="0" w:color="auto"/>
            <w:bottom w:val="none" w:sz="0" w:space="0" w:color="auto"/>
            <w:right w:val="none" w:sz="0" w:space="0" w:color="auto"/>
          </w:divBdr>
        </w:div>
        <w:div w:id="952177811">
          <w:marLeft w:val="640"/>
          <w:marRight w:val="0"/>
          <w:marTop w:val="0"/>
          <w:marBottom w:val="0"/>
          <w:divBdr>
            <w:top w:val="none" w:sz="0" w:space="0" w:color="auto"/>
            <w:left w:val="none" w:sz="0" w:space="0" w:color="auto"/>
            <w:bottom w:val="none" w:sz="0" w:space="0" w:color="auto"/>
            <w:right w:val="none" w:sz="0" w:space="0" w:color="auto"/>
          </w:divBdr>
        </w:div>
        <w:div w:id="1199663555">
          <w:marLeft w:val="640"/>
          <w:marRight w:val="0"/>
          <w:marTop w:val="0"/>
          <w:marBottom w:val="0"/>
          <w:divBdr>
            <w:top w:val="none" w:sz="0" w:space="0" w:color="auto"/>
            <w:left w:val="none" w:sz="0" w:space="0" w:color="auto"/>
            <w:bottom w:val="none" w:sz="0" w:space="0" w:color="auto"/>
            <w:right w:val="none" w:sz="0" w:space="0" w:color="auto"/>
          </w:divBdr>
        </w:div>
        <w:div w:id="1990207251">
          <w:marLeft w:val="640"/>
          <w:marRight w:val="0"/>
          <w:marTop w:val="0"/>
          <w:marBottom w:val="0"/>
          <w:divBdr>
            <w:top w:val="none" w:sz="0" w:space="0" w:color="auto"/>
            <w:left w:val="none" w:sz="0" w:space="0" w:color="auto"/>
            <w:bottom w:val="none" w:sz="0" w:space="0" w:color="auto"/>
            <w:right w:val="none" w:sz="0" w:space="0" w:color="auto"/>
          </w:divBdr>
        </w:div>
        <w:div w:id="184826536">
          <w:marLeft w:val="640"/>
          <w:marRight w:val="0"/>
          <w:marTop w:val="0"/>
          <w:marBottom w:val="0"/>
          <w:divBdr>
            <w:top w:val="none" w:sz="0" w:space="0" w:color="auto"/>
            <w:left w:val="none" w:sz="0" w:space="0" w:color="auto"/>
            <w:bottom w:val="none" w:sz="0" w:space="0" w:color="auto"/>
            <w:right w:val="none" w:sz="0" w:space="0" w:color="auto"/>
          </w:divBdr>
        </w:div>
        <w:div w:id="1203136091">
          <w:marLeft w:val="640"/>
          <w:marRight w:val="0"/>
          <w:marTop w:val="0"/>
          <w:marBottom w:val="0"/>
          <w:divBdr>
            <w:top w:val="none" w:sz="0" w:space="0" w:color="auto"/>
            <w:left w:val="none" w:sz="0" w:space="0" w:color="auto"/>
            <w:bottom w:val="none" w:sz="0" w:space="0" w:color="auto"/>
            <w:right w:val="none" w:sz="0" w:space="0" w:color="auto"/>
          </w:divBdr>
        </w:div>
        <w:div w:id="1180965684">
          <w:marLeft w:val="640"/>
          <w:marRight w:val="0"/>
          <w:marTop w:val="0"/>
          <w:marBottom w:val="0"/>
          <w:divBdr>
            <w:top w:val="none" w:sz="0" w:space="0" w:color="auto"/>
            <w:left w:val="none" w:sz="0" w:space="0" w:color="auto"/>
            <w:bottom w:val="none" w:sz="0" w:space="0" w:color="auto"/>
            <w:right w:val="none" w:sz="0" w:space="0" w:color="auto"/>
          </w:divBdr>
        </w:div>
        <w:div w:id="719670549">
          <w:marLeft w:val="640"/>
          <w:marRight w:val="0"/>
          <w:marTop w:val="0"/>
          <w:marBottom w:val="0"/>
          <w:divBdr>
            <w:top w:val="none" w:sz="0" w:space="0" w:color="auto"/>
            <w:left w:val="none" w:sz="0" w:space="0" w:color="auto"/>
            <w:bottom w:val="none" w:sz="0" w:space="0" w:color="auto"/>
            <w:right w:val="none" w:sz="0" w:space="0" w:color="auto"/>
          </w:divBdr>
        </w:div>
        <w:div w:id="1279987174">
          <w:marLeft w:val="640"/>
          <w:marRight w:val="0"/>
          <w:marTop w:val="0"/>
          <w:marBottom w:val="0"/>
          <w:divBdr>
            <w:top w:val="none" w:sz="0" w:space="0" w:color="auto"/>
            <w:left w:val="none" w:sz="0" w:space="0" w:color="auto"/>
            <w:bottom w:val="none" w:sz="0" w:space="0" w:color="auto"/>
            <w:right w:val="none" w:sz="0" w:space="0" w:color="auto"/>
          </w:divBdr>
        </w:div>
        <w:div w:id="1167596772">
          <w:marLeft w:val="640"/>
          <w:marRight w:val="0"/>
          <w:marTop w:val="0"/>
          <w:marBottom w:val="0"/>
          <w:divBdr>
            <w:top w:val="none" w:sz="0" w:space="0" w:color="auto"/>
            <w:left w:val="none" w:sz="0" w:space="0" w:color="auto"/>
            <w:bottom w:val="none" w:sz="0" w:space="0" w:color="auto"/>
            <w:right w:val="none" w:sz="0" w:space="0" w:color="auto"/>
          </w:divBdr>
        </w:div>
        <w:div w:id="1619097545">
          <w:marLeft w:val="640"/>
          <w:marRight w:val="0"/>
          <w:marTop w:val="0"/>
          <w:marBottom w:val="0"/>
          <w:divBdr>
            <w:top w:val="none" w:sz="0" w:space="0" w:color="auto"/>
            <w:left w:val="none" w:sz="0" w:space="0" w:color="auto"/>
            <w:bottom w:val="none" w:sz="0" w:space="0" w:color="auto"/>
            <w:right w:val="none" w:sz="0" w:space="0" w:color="auto"/>
          </w:divBdr>
        </w:div>
        <w:div w:id="7222143">
          <w:marLeft w:val="640"/>
          <w:marRight w:val="0"/>
          <w:marTop w:val="0"/>
          <w:marBottom w:val="0"/>
          <w:divBdr>
            <w:top w:val="none" w:sz="0" w:space="0" w:color="auto"/>
            <w:left w:val="none" w:sz="0" w:space="0" w:color="auto"/>
            <w:bottom w:val="none" w:sz="0" w:space="0" w:color="auto"/>
            <w:right w:val="none" w:sz="0" w:space="0" w:color="auto"/>
          </w:divBdr>
        </w:div>
        <w:div w:id="796069134">
          <w:marLeft w:val="640"/>
          <w:marRight w:val="0"/>
          <w:marTop w:val="0"/>
          <w:marBottom w:val="0"/>
          <w:divBdr>
            <w:top w:val="none" w:sz="0" w:space="0" w:color="auto"/>
            <w:left w:val="none" w:sz="0" w:space="0" w:color="auto"/>
            <w:bottom w:val="none" w:sz="0" w:space="0" w:color="auto"/>
            <w:right w:val="none" w:sz="0" w:space="0" w:color="auto"/>
          </w:divBdr>
        </w:div>
        <w:div w:id="1369067841">
          <w:marLeft w:val="640"/>
          <w:marRight w:val="0"/>
          <w:marTop w:val="0"/>
          <w:marBottom w:val="0"/>
          <w:divBdr>
            <w:top w:val="none" w:sz="0" w:space="0" w:color="auto"/>
            <w:left w:val="none" w:sz="0" w:space="0" w:color="auto"/>
            <w:bottom w:val="none" w:sz="0" w:space="0" w:color="auto"/>
            <w:right w:val="none" w:sz="0" w:space="0" w:color="auto"/>
          </w:divBdr>
        </w:div>
        <w:div w:id="972635280">
          <w:marLeft w:val="640"/>
          <w:marRight w:val="0"/>
          <w:marTop w:val="0"/>
          <w:marBottom w:val="0"/>
          <w:divBdr>
            <w:top w:val="none" w:sz="0" w:space="0" w:color="auto"/>
            <w:left w:val="none" w:sz="0" w:space="0" w:color="auto"/>
            <w:bottom w:val="none" w:sz="0" w:space="0" w:color="auto"/>
            <w:right w:val="none" w:sz="0" w:space="0" w:color="auto"/>
          </w:divBdr>
        </w:div>
        <w:div w:id="1992174221">
          <w:marLeft w:val="640"/>
          <w:marRight w:val="0"/>
          <w:marTop w:val="0"/>
          <w:marBottom w:val="0"/>
          <w:divBdr>
            <w:top w:val="none" w:sz="0" w:space="0" w:color="auto"/>
            <w:left w:val="none" w:sz="0" w:space="0" w:color="auto"/>
            <w:bottom w:val="none" w:sz="0" w:space="0" w:color="auto"/>
            <w:right w:val="none" w:sz="0" w:space="0" w:color="auto"/>
          </w:divBdr>
        </w:div>
        <w:div w:id="163739780">
          <w:marLeft w:val="640"/>
          <w:marRight w:val="0"/>
          <w:marTop w:val="0"/>
          <w:marBottom w:val="0"/>
          <w:divBdr>
            <w:top w:val="none" w:sz="0" w:space="0" w:color="auto"/>
            <w:left w:val="none" w:sz="0" w:space="0" w:color="auto"/>
            <w:bottom w:val="none" w:sz="0" w:space="0" w:color="auto"/>
            <w:right w:val="none" w:sz="0" w:space="0" w:color="auto"/>
          </w:divBdr>
        </w:div>
        <w:div w:id="506406692">
          <w:marLeft w:val="640"/>
          <w:marRight w:val="0"/>
          <w:marTop w:val="0"/>
          <w:marBottom w:val="0"/>
          <w:divBdr>
            <w:top w:val="none" w:sz="0" w:space="0" w:color="auto"/>
            <w:left w:val="none" w:sz="0" w:space="0" w:color="auto"/>
            <w:bottom w:val="none" w:sz="0" w:space="0" w:color="auto"/>
            <w:right w:val="none" w:sz="0" w:space="0" w:color="auto"/>
          </w:divBdr>
        </w:div>
        <w:div w:id="616646628">
          <w:marLeft w:val="640"/>
          <w:marRight w:val="0"/>
          <w:marTop w:val="0"/>
          <w:marBottom w:val="0"/>
          <w:divBdr>
            <w:top w:val="none" w:sz="0" w:space="0" w:color="auto"/>
            <w:left w:val="none" w:sz="0" w:space="0" w:color="auto"/>
            <w:bottom w:val="none" w:sz="0" w:space="0" w:color="auto"/>
            <w:right w:val="none" w:sz="0" w:space="0" w:color="auto"/>
          </w:divBdr>
        </w:div>
        <w:div w:id="476186592">
          <w:marLeft w:val="640"/>
          <w:marRight w:val="0"/>
          <w:marTop w:val="0"/>
          <w:marBottom w:val="0"/>
          <w:divBdr>
            <w:top w:val="none" w:sz="0" w:space="0" w:color="auto"/>
            <w:left w:val="none" w:sz="0" w:space="0" w:color="auto"/>
            <w:bottom w:val="none" w:sz="0" w:space="0" w:color="auto"/>
            <w:right w:val="none" w:sz="0" w:space="0" w:color="auto"/>
          </w:divBdr>
        </w:div>
        <w:div w:id="548148144">
          <w:marLeft w:val="640"/>
          <w:marRight w:val="0"/>
          <w:marTop w:val="0"/>
          <w:marBottom w:val="0"/>
          <w:divBdr>
            <w:top w:val="none" w:sz="0" w:space="0" w:color="auto"/>
            <w:left w:val="none" w:sz="0" w:space="0" w:color="auto"/>
            <w:bottom w:val="none" w:sz="0" w:space="0" w:color="auto"/>
            <w:right w:val="none" w:sz="0" w:space="0" w:color="auto"/>
          </w:divBdr>
        </w:div>
        <w:div w:id="1704359557">
          <w:marLeft w:val="640"/>
          <w:marRight w:val="0"/>
          <w:marTop w:val="0"/>
          <w:marBottom w:val="0"/>
          <w:divBdr>
            <w:top w:val="none" w:sz="0" w:space="0" w:color="auto"/>
            <w:left w:val="none" w:sz="0" w:space="0" w:color="auto"/>
            <w:bottom w:val="none" w:sz="0" w:space="0" w:color="auto"/>
            <w:right w:val="none" w:sz="0" w:space="0" w:color="auto"/>
          </w:divBdr>
        </w:div>
        <w:div w:id="1694069049">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102408945">
      <w:bodyDiv w:val="1"/>
      <w:marLeft w:val="0"/>
      <w:marRight w:val="0"/>
      <w:marTop w:val="0"/>
      <w:marBottom w:val="0"/>
      <w:divBdr>
        <w:top w:val="none" w:sz="0" w:space="0" w:color="auto"/>
        <w:left w:val="none" w:sz="0" w:space="0" w:color="auto"/>
        <w:bottom w:val="none" w:sz="0" w:space="0" w:color="auto"/>
        <w:right w:val="none" w:sz="0" w:space="0" w:color="auto"/>
      </w:divBdr>
      <w:divsChild>
        <w:div w:id="1398628787">
          <w:marLeft w:val="640"/>
          <w:marRight w:val="0"/>
          <w:marTop w:val="0"/>
          <w:marBottom w:val="0"/>
          <w:divBdr>
            <w:top w:val="none" w:sz="0" w:space="0" w:color="auto"/>
            <w:left w:val="none" w:sz="0" w:space="0" w:color="auto"/>
            <w:bottom w:val="none" w:sz="0" w:space="0" w:color="auto"/>
            <w:right w:val="none" w:sz="0" w:space="0" w:color="auto"/>
          </w:divBdr>
        </w:div>
        <w:div w:id="1144616445">
          <w:marLeft w:val="640"/>
          <w:marRight w:val="0"/>
          <w:marTop w:val="0"/>
          <w:marBottom w:val="0"/>
          <w:divBdr>
            <w:top w:val="none" w:sz="0" w:space="0" w:color="auto"/>
            <w:left w:val="none" w:sz="0" w:space="0" w:color="auto"/>
            <w:bottom w:val="none" w:sz="0" w:space="0" w:color="auto"/>
            <w:right w:val="none" w:sz="0" w:space="0" w:color="auto"/>
          </w:divBdr>
        </w:div>
        <w:div w:id="171378102">
          <w:marLeft w:val="640"/>
          <w:marRight w:val="0"/>
          <w:marTop w:val="0"/>
          <w:marBottom w:val="0"/>
          <w:divBdr>
            <w:top w:val="none" w:sz="0" w:space="0" w:color="auto"/>
            <w:left w:val="none" w:sz="0" w:space="0" w:color="auto"/>
            <w:bottom w:val="none" w:sz="0" w:space="0" w:color="auto"/>
            <w:right w:val="none" w:sz="0" w:space="0" w:color="auto"/>
          </w:divBdr>
        </w:div>
        <w:div w:id="374349698">
          <w:marLeft w:val="640"/>
          <w:marRight w:val="0"/>
          <w:marTop w:val="0"/>
          <w:marBottom w:val="0"/>
          <w:divBdr>
            <w:top w:val="none" w:sz="0" w:space="0" w:color="auto"/>
            <w:left w:val="none" w:sz="0" w:space="0" w:color="auto"/>
            <w:bottom w:val="none" w:sz="0" w:space="0" w:color="auto"/>
            <w:right w:val="none" w:sz="0" w:space="0" w:color="auto"/>
          </w:divBdr>
        </w:div>
        <w:div w:id="1586455304">
          <w:marLeft w:val="640"/>
          <w:marRight w:val="0"/>
          <w:marTop w:val="0"/>
          <w:marBottom w:val="0"/>
          <w:divBdr>
            <w:top w:val="none" w:sz="0" w:space="0" w:color="auto"/>
            <w:left w:val="none" w:sz="0" w:space="0" w:color="auto"/>
            <w:bottom w:val="none" w:sz="0" w:space="0" w:color="auto"/>
            <w:right w:val="none" w:sz="0" w:space="0" w:color="auto"/>
          </w:divBdr>
        </w:div>
        <w:div w:id="1382904872">
          <w:marLeft w:val="640"/>
          <w:marRight w:val="0"/>
          <w:marTop w:val="0"/>
          <w:marBottom w:val="0"/>
          <w:divBdr>
            <w:top w:val="none" w:sz="0" w:space="0" w:color="auto"/>
            <w:left w:val="none" w:sz="0" w:space="0" w:color="auto"/>
            <w:bottom w:val="none" w:sz="0" w:space="0" w:color="auto"/>
            <w:right w:val="none" w:sz="0" w:space="0" w:color="auto"/>
          </w:divBdr>
        </w:div>
        <w:div w:id="1141726552">
          <w:marLeft w:val="640"/>
          <w:marRight w:val="0"/>
          <w:marTop w:val="0"/>
          <w:marBottom w:val="0"/>
          <w:divBdr>
            <w:top w:val="none" w:sz="0" w:space="0" w:color="auto"/>
            <w:left w:val="none" w:sz="0" w:space="0" w:color="auto"/>
            <w:bottom w:val="none" w:sz="0" w:space="0" w:color="auto"/>
            <w:right w:val="none" w:sz="0" w:space="0" w:color="auto"/>
          </w:divBdr>
        </w:div>
        <w:div w:id="496581656">
          <w:marLeft w:val="640"/>
          <w:marRight w:val="0"/>
          <w:marTop w:val="0"/>
          <w:marBottom w:val="0"/>
          <w:divBdr>
            <w:top w:val="none" w:sz="0" w:space="0" w:color="auto"/>
            <w:left w:val="none" w:sz="0" w:space="0" w:color="auto"/>
            <w:bottom w:val="none" w:sz="0" w:space="0" w:color="auto"/>
            <w:right w:val="none" w:sz="0" w:space="0" w:color="auto"/>
          </w:divBdr>
        </w:div>
        <w:div w:id="116488364">
          <w:marLeft w:val="640"/>
          <w:marRight w:val="0"/>
          <w:marTop w:val="0"/>
          <w:marBottom w:val="0"/>
          <w:divBdr>
            <w:top w:val="none" w:sz="0" w:space="0" w:color="auto"/>
            <w:left w:val="none" w:sz="0" w:space="0" w:color="auto"/>
            <w:bottom w:val="none" w:sz="0" w:space="0" w:color="auto"/>
            <w:right w:val="none" w:sz="0" w:space="0" w:color="auto"/>
          </w:divBdr>
        </w:div>
        <w:div w:id="50808697">
          <w:marLeft w:val="640"/>
          <w:marRight w:val="0"/>
          <w:marTop w:val="0"/>
          <w:marBottom w:val="0"/>
          <w:divBdr>
            <w:top w:val="none" w:sz="0" w:space="0" w:color="auto"/>
            <w:left w:val="none" w:sz="0" w:space="0" w:color="auto"/>
            <w:bottom w:val="none" w:sz="0" w:space="0" w:color="auto"/>
            <w:right w:val="none" w:sz="0" w:space="0" w:color="auto"/>
          </w:divBdr>
        </w:div>
        <w:div w:id="243993240">
          <w:marLeft w:val="640"/>
          <w:marRight w:val="0"/>
          <w:marTop w:val="0"/>
          <w:marBottom w:val="0"/>
          <w:divBdr>
            <w:top w:val="none" w:sz="0" w:space="0" w:color="auto"/>
            <w:left w:val="none" w:sz="0" w:space="0" w:color="auto"/>
            <w:bottom w:val="none" w:sz="0" w:space="0" w:color="auto"/>
            <w:right w:val="none" w:sz="0" w:space="0" w:color="auto"/>
          </w:divBdr>
        </w:div>
        <w:div w:id="1904028238">
          <w:marLeft w:val="640"/>
          <w:marRight w:val="0"/>
          <w:marTop w:val="0"/>
          <w:marBottom w:val="0"/>
          <w:divBdr>
            <w:top w:val="none" w:sz="0" w:space="0" w:color="auto"/>
            <w:left w:val="none" w:sz="0" w:space="0" w:color="auto"/>
            <w:bottom w:val="none" w:sz="0" w:space="0" w:color="auto"/>
            <w:right w:val="none" w:sz="0" w:space="0" w:color="auto"/>
          </w:divBdr>
        </w:div>
        <w:div w:id="2057318723">
          <w:marLeft w:val="640"/>
          <w:marRight w:val="0"/>
          <w:marTop w:val="0"/>
          <w:marBottom w:val="0"/>
          <w:divBdr>
            <w:top w:val="none" w:sz="0" w:space="0" w:color="auto"/>
            <w:left w:val="none" w:sz="0" w:space="0" w:color="auto"/>
            <w:bottom w:val="none" w:sz="0" w:space="0" w:color="auto"/>
            <w:right w:val="none" w:sz="0" w:space="0" w:color="auto"/>
          </w:divBdr>
        </w:div>
        <w:div w:id="2070420844">
          <w:marLeft w:val="640"/>
          <w:marRight w:val="0"/>
          <w:marTop w:val="0"/>
          <w:marBottom w:val="0"/>
          <w:divBdr>
            <w:top w:val="none" w:sz="0" w:space="0" w:color="auto"/>
            <w:left w:val="none" w:sz="0" w:space="0" w:color="auto"/>
            <w:bottom w:val="none" w:sz="0" w:space="0" w:color="auto"/>
            <w:right w:val="none" w:sz="0" w:space="0" w:color="auto"/>
          </w:divBdr>
        </w:div>
        <w:div w:id="1232933270">
          <w:marLeft w:val="640"/>
          <w:marRight w:val="0"/>
          <w:marTop w:val="0"/>
          <w:marBottom w:val="0"/>
          <w:divBdr>
            <w:top w:val="none" w:sz="0" w:space="0" w:color="auto"/>
            <w:left w:val="none" w:sz="0" w:space="0" w:color="auto"/>
            <w:bottom w:val="none" w:sz="0" w:space="0" w:color="auto"/>
            <w:right w:val="none" w:sz="0" w:space="0" w:color="auto"/>
          </w:divBdr>
        </w:div>
        <w:div w:id="1099640513">
          <w:marLeft w:val="640"/>
          <w:marRight w:val="0"/>
          <w:marTop w:val="0"/>
          <w:marBottom w:val="0"/>
          <w:divBdr>
            <w:top w:val="none" w:sz="0" w:space="0" w:color="auto"/>
            <w:left w:val="none" w:sz="0" w:space="0" w:color="auto"/>
            <w:bottom w:val="none" w:sz="0" w:space="0" w:color="auto"/>
            <w:right w:val="none" w:sz="0" w:space="0" w:color="auto"/>
          </w:divBdr>
        </w:div>
        <w:div w:id="819348278">
          <w:marLeft w:val="640"/>
          <w:marRight w:val="0"/>
          <w:marTop w:val="0"/>
          <w:marBottom w:val="0"/>
          <w:divBdr>
            <w:top w:val="none" w:sz="0" w:space="0" w:color="auto"/>
            <w:left w:val="none" w:sz="0" w:space="0" w:color="auto"/>
            <w:bottom w:val="none" w:sz="0" w:space="0" w:color="auto"/>
            <w:right w:val="none" w:sz="0" w:space="0" w:color="auto"/>
          </w:divBdr>
        </w:div>
        <w:div w:id="2068719920">
          <w:marLeft w:val="640"/>
          <w:marRight w:val="0"/>
          <w:marTop w:val="0"/>
          <w:marBottom w:val="0"/>
          <w:divBdr>
            <w:top w:val="none" w:sz="0" w:space="0" w:color="auto"/>
            <w:left w:val="none" w:sz="0" w:space="0" w:color="auto"/>
            <w:bottom w:val="none" w:sz="0" w:space="0" w:color="auto"/>
            <w:right w:val="none" w:sz="0" w:space="0" w:color="auto"/>
          </w:divBdr>
        </w:div>
        <w:div w:id="986011116">
          <w:marLeft w:val="640"/>
          <w:marRight w:val="0"/>
          <w:marTop w:val="0"/>
          <w:marBottom w:val="0"/>
          <w:divBdr>
            <w:top w:val="none" w:sz="0" w:space="0" w:color="auto"/>
            <w:left w:val="none" w:sz="0" w:space="0" w:color="auto"/>
            <w:bottom w:val="none" w:sz="0" w:space="0" w:color="auto"/>
            <w:right w:val="none" w:sz="0" w:space="0" w:color="auto"/>
          </w:divBdr>
        </w:div>
        <w:div w:id="1544638515">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70819538">
      <w:bodyDiv w:val="1"/>
      <w:marLeft w:val="0"/>
      <w:marRight w:val="0"/>
      <w:marTop w:val="0"/>
      <w:marBottom w:val="0"/>
      <w:divBdr>
        <w:top w:val="none" w:sz="0" w:space="0" w:color="auto"/>
        <w:left w:val="none" w:sz="0" w:space="0" w:color="auto"/>
        <w:bottom w:val="none" w:sz="0" w:space="0" w:color="auto"/>
        <w:right w:val="none" w:sz="0" w:space="0" w:color="auto"/>
      </w:divBdr>
      <w:divsChild>
        <w:div w:id="1263031356">
          <w:marLeft w:val="640"/>
          <w:marRight w:val="0"/>
          <w:marTop w:val="0"/>
          <w:marBottom w:val="0"/>
          <w:divBdr>
            <w:top w:val="none" w:sz="0" w:space="0" w:color="auto"/>
            <w:left w:val="none" w:sz="0" w:space="0" w:color="auto"/>
            <w:bottom w:val="none" w:sz="0" w:space="0" w:color="auto"/>
            <w:right w:val="none" w:sz="0" w:space="0" w:color="auto"/>
          </w:divBdr>
        </w:div>
        <w:div w:id="788276548">
          <w:marLeft w:val="640"/>
          <w:marRight w:val="0"/>
          <w:marTop w:val="0"/>
          <w:marBottom w:val="0"/>
          <w:divBdr>
            <w:top w:val="none" w:sz="0" w:space="0" w:color="auto"/>
            <w:left w:val="none" w:sz="0" w:space="0" w:color="auto"/>
            <w:bottom w:val="none" w:sz="0" w:space="0" w:color="auto"/>
            <w:right w:val="none" w:sz="0" w:space="0" w:color="auto"/>
          </w:divBdr>
        </w:div>
        <w:div w:id="659970409">
          <w:marLeft w:val="640"/>
          <w:marRight w:val="0"/>
          <w:marTop w:val="0"/>
          <w:marBottom w:val="0"/>
          <w:divBdr>
            <w:top w:val="none" w:sz="0" w:space="0" w:color="auto"/>
            <w:left w:val="none" w:sz="0" w:space="0" w:color="auto"/>
            <w:bottom w:val="none" w:sz="0" w:space="0" w:color="auto"/>
            <w:right w:val="none" w:sz="0" w:space="0" w:color="auto"/>
          </w:divBdr>
        </w:div>
        <w:div w:id="873614432">
          <w:marLeft w:val="640"/>
          <w:marRight w:val="0"/>
          <w:marTop w:val="0"/>
          <w:marBottom w:val="0"/>
          <w:divBdr>
            <w:top w:val="none" w:sz="0" w:space="0" w:color="auto"/>
            <w:left w:val="none" w:sz="0" w:space="0" w:color="auto"/>
            <w:bottom w:val="none" w:sz="0" w:space="0" w:color="auto"/>
            <w:right w:val="none" w:sz="0" w:space="0" w:color="auto"/>
          </w:divBdr>
        </w:div>
        <w:div w:id="226578460">
          <w:marLeft w:val="640"/>
          <w:marRight w:val="0"/>
          <w:marTop w:val="0"/>
          <w:marBottom w:val="0"/>
          <w:divBdr>
            <w:top w:val="none" w:sz="0" w:space="0" w:color="auto"/>
            <w:left w:val="none" w:sz="0" w:space="0" w:color="auto"/>
            <w:bottom w:val="none" w:sz="0" w:space="0" w:color="auto"/>
            <w:right w:val="none" w:sz="0" w:space="0" w:color="auto"/>
          </w:divBdr>
        </w:div>
        <w:div w:id="1653755663">
          <w:marLeft w:val="640"/>
          <w:marRight w:val="0"/>
          <w:marTop w:val="0"/>
          <w:marBottom w:val="0"/>
          <w:divBdr>
            <w:top w:val="none" w:sz="0" w:space="0" w:color="auto"/>
            <w:left w:val="none" w:sz="0" w:space="0" w:color="auto"/>
            <w:bottom w:val="none" w:sz="0" w:space="0" w:color="auto"/>
            <w:right w:val="none" w:sz="0" w:space="0" w:color="auto"/>
          </w:divBdr>
        </w:div>
        <w:div w:id="572197689">
          <w:marLeft w:val="640"/>
          <w:marRight w:val="0"/>
          <w:marTop w:val="0"/>
          <w:marBottom w:val="0"/>
          <w:divBdr>
            <w:top w:val="none" w:sz="0" w:space="0" w:color="auto"/>
            <w:left w:val="none" w:sz="0" w:space="0" w:color="auto"/>
            <w:bottom w:val="none" w:sz="0" w:space="0" w:color="auto"/>
            <w:right w:val="none" w:sz="0" w:space="0" w:color="auto"/>
          </w:divBdr>
        </w:div>
        <w:div w:id="389111165">
          <w:marLeft w:val="640"/>
          <w:marRight w:val="0"/>
          <w:marTop w:val="0"/>
          <w:marBottom w:val="0"/>
          <w:divBdr>
            <w:top w:val="none" w:sz="0" w:space="0" w:color="auto"/>
            <w:left w:val="none" w:sz="0" w:space="0" w:color="auto"/>
            <w:bottom w:val="none" w:sz="0" w:space="0" w:color="auto"/>
            <w:right w:val="none" w:sz="0" w:space="0" w:color="auto"/>
          </w:divBdr>
        </w:div>
        <w:div w:id="634682837">
          <w:marLeft w:val="640"/>
          <w:marRight w:val="0"/>
          <w:marTop w:val="0"/>
          <w:marBottom w:val="0"/>
          <w:divBdr>
            <w:top w:val="none" w:sz="0" w:space="0" w:color="auto"/>
            <w:left w:val="none" w:sz="0" w:space="0" w:color="auto"/>
            <w:bottom w:val="none" w:sz="0" w:space="0" w:color="auto"/>
            <w:right w:val="none" w:sz="0" w:space="0" w:color="auto"/>
          </w:divBdr>
        </w:div>
        <w:div w:id="269901034">
          <w:marLeft w:val="640"/>
          <w:marRight w:val="0"/>
          <w:marTop w:val="0"/>
          <w:marBottom w:val="0"/>
          <w:divBdr>
            <w:top w:val="none" w:sz="0" w:space="0" w:color="auto"/>
            <w:left w:val="none" w:sz="0" w:space="0" w:color="auto"/>
            <w:bottom w:val="none" w:sz="0" w:space="0" w:color="auto"/>
            <w:right w:val="none" w:sz="0" w:space="0" w:color="auto"/>
          </w:divBdr>
        </w:div>
        <w:div w:id="379939839">
          <w:marLeft w:val="640"/>
          <w:marRight w:val="0"/>
          <w:marTop w:val="0"/>
          <w:marBottom w:val="0"/>
          <w:divBdr>
            <w:top w:val="none" w:sz="0" w:space="0" w:color="auto"/>
            <w:left w:val="none" w:sz="0" w:space="0" w:color="auto"/>
            <w:bottom w:val="none" w:sz="0" w:space="0" w:color="auto"/>
            <w:right w:val="none" w:sz="0" w:space="0" w:color="auto"/>
          </w:divBdr>
        </w:div>
        <w:div w:id="1089157679">
          <w:marLeft w:val="640"/>
          <w:marRight w:val="0"/>
          <w:marTop w:val="0"/>
          <w:marBottom w:val="0"/>
          <w:divBdr>
            <w:top w:val="none" w:sz="0" w:space="0" w:color="auto"/>
            <w:left w:val="none" w:sz="0" w:space="0" w:color="auto"/>
            <w:bottom w:val="none" w:sz="0" w:space="0" w:color="auto"/>
            <w:right w:val="none" w:sz="0" w:space="0" w:color="auto"/>
          </w:divBdr>
        </w:div>
        <w:div w:id="1062799713">
          <w:marLeft w:val="640"/>
          <w:marRight w:val="0"/>
          <w:marTop w:val="0"/>
          <w:marBottom w:val="0"/>
          <w:divBdr>
            <w:top w:val="none" w:sz="0" w:space="0" w:color="auto"/>
            <w:left w:val="none" w:sz="0" w:space="0" w:color="auto"/>
            <w:bottom w:val="none" w:sz="0" w:space="0" w:color="auto"/>
            <w:right w:val="none" w:sz="0" w:space="0" w:color="auto"/>
          </w:divBdr>
        </w:div>
        <w:div w:id="1437024946">
          <w:marLeft w:val="640"/>
          <w:marRight w:val="0"/>
          <w:marTop w:val="0"/>
          <w:marBottom w:val="0"/>
          <w:divBdr>
            <w:top w:val="none" w:sz="0" w:space="0" w:color="auto"/>
            <w:left w:val="none" w:sz="0" w:space="0" w:color="auto"/>
            <w:bottom w:val="none" w:sz="0" w:space="0" w:color="auto"/>
            <w:right w:val="none" w:sz="0" w:space="0" w:color="auto"/>
          </w:divBdr>
        </w:div>
        <w:div w:id="901646067">
          <w:marLeft w:val="640"/>
          <w:marRight w:val="0"/>
          <w:marTop w:val="0"/>
          <w:marBottom w:val="0"/>
          <w:divBdr>
            <w:top w:val="none" w:sz="0" w:space="0" w:color="auto"/>
            <w:left w:val="none" w:sz="0" w:space="0" w:color="auto"/>
            <w:bottom w:val="none" w:sz="0" w:space="0" w:color="auto"/>
            <w:right w:val="none" w:sz="0" w:space="0" w:color="auto"/>
          </w:divBdr>
        </w:div>
        <w:div w:id="648483635">
          <w:marLeft w:val="640"/>
          <w:marRight w:val="0"/>
          <w:marTop w:val="0"/>
          <w:marBottom w:val="0"/>
          <w:divBdr>
            <w:top w:val="none" w:sz="0" w:space="0" w:color="auto"/>
            <w:left w:val="none" w:sz="0" w:space="0" w:color="auto"/>
            <w:bottom w:val="none" w:sz="0" w:space="0" w:color="auto"/>
            <w:right w:val="none" w:sz="0" w:space="0" w:color="auto"/>
          </w:divBdr>
        </w:div>
        <w:div w:id="484010987">
          <w:marLeft w:val="640"/>
          <w:marRight w:val="0"/>
          <w:marTop w:val="0"/>
          <w:marBottom w:val="0"/>
          <w:divBdr>
            <w:top w:val="none" w:sz="0" w:space="0" w:color="auto"/>
            <w:left w:val="none" w:sz="0" w:space="0" w:color="auto"/>
            <w:bottom w:val="none" w:sz="0" w:space="0" w:color="auto"/>
            <w:right w:val="none" w:sz="0" w:space="0" w:color="auto"/>
          </w:divBdr>
        </w:div>
        <w:div w:id="990599176">
          <w:marLeft w:val="640"/>
          <w:marRight w:val="0"/>
          <w:marTop w:val="0"/>
          <w:marBottom w:val="0"/>
          <w:divBdr>
            <w:top w:val="none" w:sz="0" w:space="0" w:color="auto"/>
            <w:left w:val="none" w:sz="0" w:space="0" w:color="auto"/>
            <w:bottom w:val="none" w:sz="0" w:space="0" w:color="auto"/>
            <w:right w:val="none" w:sz="0" w:space="0" w:color="auto"/>
          </w:divBdr>
        </w:div>
        <w:div w:id="1213881152">
          <w:marLeft w:val="640"/>
          <w:marRight w:val="0"/>
          <w:marTop w:val="0"/>
          <w:marBottom w:val="0"/>
          <w:divBdr>
            <w:top w:val="none" w:sz="0" w:space="0" w:color="auto"/>
            <w:left w:val="none" w:sz="0" w:space="0" w:color="auto"/>
            <w:bottom w:val="none" w:sz="0" w:space="0" w:color="auto"/>
            <w:right w:val="none" w:sz="0" w:space="0" w:color="auto"/>
          </w:divBdr>
        </w:div>
        <w:div w:id="1394933861">
          <w:marLeft w:val="640"/>
          <w:marRight w:val="0"/>
          <w:marTop w:val="0"/>
          <w:marBottom w:val="0"/>
          <w:divBdr>
            <w:top w:val="none" w:sz="0" w:space="0" w:color="auto"/>
            <w:left w:val="none" w:sz="0" w:space="0" w:color="auto"/>
            <w:bottom w:val="none" w:sz="0" w:space="0" w:color="auto"/>
            <w:right w:val="none" w:sz="0" w:space="0" w:color="auto"/>
          </w:divBdr>
        </w:div>
        <w:div w:id="939996737">
          <w:marLeft w:val="640"/>
          <w:marRight w:val="0"/>
          <w:marTop w:val="0"/>
          <w:marBottom w:val="0"/>
          <w:divBdr>
            <w:top w:val="none" w:sz="0" w:space="0" w:color="auto"/>
            <w:left w:val="none" w:sz="0" w:space="0" w:color="auto"/>
            <w:bottom w:val="none" w:sz="0" w:space="0" w:color="auto"/>
            <w:right w:val="none" w:sz="0" w:space="0" w:color="auto"/>
          </w:divBdr>
        </w:div>
        <w:div w:id="1932740774">
          <w:marLeft w:val="640"/>
          <w:marRight w:val="0"/>
          <w:marTop w:val="0"/>
          <w:marBottom w:val="0"/>
          <w:divBdr>
            <w:top w:val="none" w:sz="0" w:space="0" w:color="auto"/>
            <w:left w:val="none" w:sz="0" w:space="0" w:color="auto"/>
            <w:bottom w:val="none" w:sz="0" w:space="0" w:color="auto"/>
            <w:right w:val="none" w:sz="0" w:space="0" w:color="auto"/>
          </w:divBdr>
        </w:div>
        <w:div w:id="575897366">
          <w:marLeft w:val="640"/>
          <w:marRight w:val="0"/>
          <w:marTop w:val="0"/>
          <w:marBottom w:val="0"/>
          <w:divBdr>
            <w:top w:val="none" w:sz="0" w:space="0" w:color="auto"/>
            <w:left w:val="none" w:sz="0" w:space="0" w:color="auto"/>
            <w:bottom w:val="none" w:sz="0" w:space="0" w:color="auto"/>
            <w:right w:val="none" w:sz="0" w:space="0" w:color="auto"/>
          </w:divBdr>
        </w:div>
        <w:div w:id="240023666">
          <w:marLeft w:val="640"/>
          <w:marRight w:val="0"/>
          <w:marTop w:val="0"/>
          <w:marBottom w:val="0"/>
          <w:divBdr>
            <w:top w:val="none" w:sz="0" w:space="0" w:color="auto"/>
            <w:left w:val="none" w:sz="0" w:space="0" w:color="auto"/>
            <w:bottom w:val="none" w:sz="0" w:space="0" w:color="auto"/>
            <w:right w:val="none" w:sz="0" w:space="0" w:color="auto"/>
          </w:divBdr>
        </w:div>
        <w:div w:id="1386174881">
          <w:marLeft w:val="640"/>
          <w:marRight w:val="0"/>
          <w:marTop w:val="0"/>
          <w:marBottom w:val="0"/>
          <w:divBdr>
            <w:top w:val="none" w:sz="0" w:space="0" w:color="auto"/>
            <w:left w:val="none" w:sz="0" w:space="0" w:color="auto"/>
            <w:bottom w:val="none" w:sz="0" w:space="0" w:color="auto"/>
            <w:right w:val="none" w:sz="0" w:space="0" w:color="auto"/>
          </w:divBdr>
        </w:div>
        <w:div w:id="550074515">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299527538">
      <w:bodyDiv w:val="1"/>
      <w:marLeft w:val="0"/>
      <w:marRight w:val="0"/>
      <w:marTop w:val="0"/>
      <w:marBottom w:val="0"/>
      <w:divBdr>
        <w:top w:val="none" w:sz="0" w:space="0" w:color="auto"/>
        <w:left w:val="none" w:sz="0" w:space="0" w:color="auto"/>
        <w:bottom w:val="none" w:sz="0" w:space="0" w:color="auto"/>
        <w:right w:val="none" w:sz="0" w:space="0" w:color="auto"/>
      </w:divBdr>
      <w:divsChild>
        <w:div w:id="1191988646">
          <w:marLeft w:val="640"/>
          <w:marRight w:val="0"/>
          <w:marTop w:val="0"/>
          <w:marBottom w:val="0"/>
          <w:divBdr>
            <w:top w:val="none" w:sz="0" w:space="0" w:color="auto"/>
            <w:left w:val="none" w:sz="0" w:space="0" w:color="auto"/>
            <w:bottom w:val="none" w:sz="0" w:space="0" w:color="auto"/>
            <w:right w:val="none" w:sz="0" w:space="0" w:color="auto"/>
          </w:divBdr>
        </w:div>
        <w:div w:id="1769740214">
          <w:marLeft w:val="640"/>
          <w:marRight w:val="0"/>
          <w:marTop w:val="0"/>
          <w:marBottom w:val="0"/>
          <w:divBdr>
            <w:top w:val="none" w:sz="0" w:space="0" w:color="auto"/>
            <w:left w:val="none" w:sz="0" w:space="0" w:color="auto"/>
            <w:bottom w:val="none" w:sz="0" w:space="0" w:color="auto"/>
            <w:right w:val="none" w:sz="0" w:space="0" w:color="auto"/>
          </w:divBdr>
        </w:div>
        <w:div w:id="807279973">
          <w:marLeft w:val="640"/>
          <w:marRight w:val="0"/>
          <w:marTop w:val="0"/>
          <w:marBottom w:val="0"/>
          <w:divBdr>
            <w:top w:val="none" w:sz="0" w:space="0" w:color="auto"/>
            <w:left w:val="none" w:sz="0" w:space="0" w:color="auto"/>
            <w:bottom w:val="none" w:sz="0" w:space="0" w:color="auto"/>
            <w:right w:val="none" w:sz="0" w:space="0" w:color="auto"/>
          </w:divBdr>
        </w:div>
        <w:div w:id="1063606254">
          <w:marLeft w:val="640"/>
          <w:marRight w:val="0"/>
          <w:marTop w:val="0"/>
          <w:marBottom w:val="0"/>
          <w:divBdr>
            <w:top w:val="none" w:sz="0" w:space="0" w:color="auto"/>
            <w:left w:val="none" w:sz="0" w:space="0" w:color="auto"/>
            <w:bottom w:val="none" w:sz="0" w:space="0" w:color="auto"/>
            <w:right w:val="none" w:sz="0" w:space="0" w:color="auto"/>
          </w:divBdr>
        </w:div>
        <w:div w:id="1523977981">
          <w:marLeft w:val="640"/>
          <w:marRight w:val="0"/>
          <w:marTop w:val="0"/>
          <w:marBottom w:val="0"/>
          <w:divBdr>
            <w:top w:val="none" w:sz="0" w:space="0" w:color="auto"/>
            <w:left w:val="none" w:sz="0" w:space="0" w:color="auto"/>
            <w:bottom w:val="none" w:sz="0" w:space="0" w:color="auto"/>
            <w:right w:val="none" w:sz="0" w:space="0" w:color="auto"/>
          </w:divBdr>
        </w:div>
        <w:div w:id="2078940027">
          <w:marLeft w:val="640"/>
          <w:marRight w:val="0"/>
          <w:marTop w:val="0"/>
          <w:marBottom w:val="0"/>
          <w:divBdr>
            <w:top w:val="none" w:sz="0" w:space="0" w:color="auto"/>
            <w:left w:val="none" w:sz="0" w:space="0" w:color="auto"/>
            <w:bottom w:val="none" w:sz="0" w:space="0" w:color="auto"/>
            <w:right w:val="none" w:sz="0" w:space="0" w:color="auto"/>
          </w:divBdr>
        </w:div>
        <w:div w:id="1199275017">
          <w:marLeft w:val="640"/>
          <w:marRight w:val="0"/>
          <w:marTop w:val="0"/>
          <w:marBottom w:val="0"/>
          <w:divBdr>
            <w:top w:val="none" w:sz="0" w:space="0" w:color="auto"/>
            <w:left w:val="none" w:sz="0" w:space="0" w:color="auto"/>
            <w:bottom w:val="none" w:sz="0" w:space="0" w:color="auto"/>
            <w:right w:val="none" w:sz="0" w:space="0" w:color="auto"/>
          </w:divBdr>
        </w:div>
        <w:div w:id="530459573">
          <w:marLeft w:val="640"/>
          <w:marRight w:val="0"/>
          <w:marTop w:val="0"/>
          <w:marBottom w:val="0"/>
          <w:divBdr>
            <w:top w:val="none" w:sz="0" w:space="0" w:color="auto"/>
            <w:left w:val="none" w:sz="0" w:space="0" w:color="auto"/>
            <w:bottom w:val="none" w:sz="0" w:space="0" w:color="auto"/>
            <w:right w:val="none" w:sz="0" w:space="0" w:color="auto"/>
          </w:divBdr>
        </w:div>
        <w:div w:id="1176766993">
          <w:marLeft w:val="640"/>
          <w:marRight w:val="0"/>
          <w:marTop w:val="0"/>
          <w:marBottom w:val="0"/>
          <w:divBdr>
            <w:top w:val="none" w:sz="0" w:space="0" w:color="auto"/>
            <w:left w:val="none" w:sz="0" w:space="0" w:color="auto"/>
            <w:bottom w:val="none" w:sz="0" w:space="0" w:color="auto"/>
            <w:right w:val="none" w:sz="0" w:space="0" w:color="auto"/>
          </w:divBdr>
        </w:div>
        <w:div w:id="675963212">
          <w:marLeft w:val="640"/>
          <w:marRight w:val="0"/>
          <w:marTop w:val="0"/>
          <w:marBottom w:val="0"/>
          <w:divBdr>
            <w:top w:val="none" w:sz="0" w:space="0" w:color="auto"/>
            <w:left w:val="none" w:sz="0" w:space="0" w:color="auto"/>
            <w:bottom w:val="none" w:sz="0" w:space="0" w:color="auto"/>
            <w:right w:val="none" w:sz="0" w:space="0" w:color="auto"/>
          </w:divBdr>
        </w:div>
        <w:div w:id="1199974833">
          <w:marLeft w:val="640"/>
          <w:marRight w:val="0"/>
          <w:marTop w:val="0"/>
          <w:marBottom w:val="0"/>
          <w:divBdr>
            <w:top w:val="none" w:sz="0" w:space="0" w:color="auto"/>
            <w:left w:val="none" w:sz="0" w:space="0" w:color="auto"/>
            <w:bottom w:val="none" w:sz="0" w:space="0" w:color="auto"/>
            <w:right w:val="none" w:sz="0" w:space="0" w:color="auto"/>
          </w:divBdr>
        </w:div>
        <w:div w:id="284971970">
          <w:marLeft w:val="640"/>
          <w:marRight w:val="0"/>
          <w:marTop w:val="0"/>
          <w:marBottom w:val="0"/>
          <w:divBdr>
            <w:top w:val="none" w:sz="0" w:space="0" w:color="auto"/>
            <w:left w:val="none" w:sz="0" w:space="0" w:color="auto"/>
            <w:bottom w:val="none" w:sz="0" w:space="0" w:color="auto"/>
            <w:right w:val="none" w:sz="0" w:space="0" w:color="auto"/>
          </w:divBdr>
        </w:div>
        <w:div w:id="1518931048">
          <w:marLeft w:val="640"/>
          <w:marRight w:val="0"/>
          <w:marTop w:val="0"/>
          <w:marBottom w:val="0"/>
          <w:divBdr>
            <w:top w:val="none" w:sz="0" w:space="0" w:color="auto"/>
            <w:left w:val="none" w:sz="0" w:space="0" w:color="auto"/>
            <w:bottom w:val="none" w:sz="0" w:space="0" w:color="auto"/>
            <w:right w:val="none" w:sz="0" w:space="0" w:color="auto"/>
          </w:divBdr>
        </w:div>
        <w:div w:id="2141457617">
          <w:marLeft w:val="640"/>
          <w:marRight w:val="0"/>
          <w:marTop w:val="0"/>
          <w:marBottom w:val="0"/>
          <w:divBdr>
            <w:top w:val="none" w:sz="0" w:space="0" w:color="auto"/>
            <w:left w:val="none" w:sz="0" w:space="0" w:color="auto"/>
            <w:bottom w:val="none" w:sz="0" w:space="0" w:color="auto"/>
            <w:right w:val="none" w:sz="0" w:space="0" w:color="auto"/>
          </w:divBdr>
        </w:div>
        <w:div w:id="909734108">
          <w:marLeft w:val="640"/>
          <w:marRight w:val="0"/>
          <w:marTop w:val="0"/>
          <w:marBottom w:val="0"/>
          <w:divBdr>
            <w:top w:val="none" w:sz="0" w:space="0" w:color="auto"/>
            <w:left w:val="none" w:sz="0" w:space="0" w:color="auto"/>
            <w:bottom w:val="none" w:sz="0" w:space="0" w:color="auto"/>
            <w:right w:val="none" w:sz="0" w:space="0" w:color="auto"/>
          </w:divBdr>
        </w:div>
        <w:div w:id="1501431518">
          <w:marLeft w:val="640"/>
          <w:marRight w:val="0"/>
          <w:marTop w:val="0"/>
          <w:marBottom w:val="0"/>
          <w:divBdr>
            <w:top w:val="none" w:sz="0" w:space="0" w:color="auto"/>
            <w:left w:val="none" w:sz="0" w:space="0" w:color="auto"/>
            <w:bottom w:val="none" w:sz="0" w:space="0" w:color="auto"/>
            <w:right w:val="none" w:sz="0" w:space="0" w:color="auto"/>
          </w:divBdr>
        </w:div>
        <w:div w:id="1806895753">
          <w:marLeft w:val="640"/>
          <w:marRight w:val="0"/>
          <w:marTop w:val="0"/>
          <w:marBottom w:val="0"/>
          <w:divBdr>
            <w:top w:val="none" w:sz="0" w:space="0" w:color="auto"/>
            <w:left w:val="none" w:sz="0" w:space="0" w:color="auto"/>
            <w:bottom w:val="none" w:sz="0" w:space="0" w:color="auto"/>
            <w:right w:val="none" w:sz="0" w:space="0" w:color="auto"/>
          </w:divBdr>
        </w:div>
        <w:div w:id="695161534">
          <w:marLeft w:val="640"/>
          <w:marRight w:val="0"/>
          <w:marTop w:val="0"/>
          <w:marBottom w:val="0"/>
          <w:divBdr>
            <w:top w:val="none" w:sz="0" w:space="0" w:color="auto"/>
            <w:left w:val="none" w:sz="0" w:space="0" w:color="auto"/>
            <w:bottom w:val="none" w:sz="0" w:space="0" w:color="auto"/>
            <w:right w:val="none" w:sz="0" w:space="0" w:color="auto"/>
          </w:divBdr>
        </w:div>
        <w:div w:id="1829204510">
          <w:marLeft w:val="640"/>
          <w:marRight w:val="0"/>
          <w:marTop w:val="0"/>
          <w:marBottom w:val="0"/>
          <w:divBdr>
            <w:top w:val="none" w:sz="0" w:space="0" w:color="auto"/>
            <w:left w:val="none" w:sz="0" w:space="0" w:color="auto"/>
            <w:bottom w:val="none" w:sz="0" w:space="0" w:color="auto"/>
            <w:right w:val="none" w:sz="0" w:space="0" w:color="auto"/>
          </w:divBdr>
        </w:div>
        <w:div w:id="82148873">
          <w:marLeft w:val="640"/>
          <w:marRight w:val="0"/>
          <w:marTop w:val="0"/>
          <w:marBottom w:val="0"/>
          <w:divBdr>
            <w:top w:val="none" w:sz="0" w:space="0" w:color="auto"/>
            <w:left w:val="none" w:sz="0" w:space="0" w:color="auto"/>
            <w:bottom w:val="none" w:sz="0" w:space="0" w:color="auto"/>
            <w:right w:val="none" w:sz="0" w:space="0" w:color="auto"/>
          </w:divBdr>
        </w:div>
        <w:div w:id="1031110305">
          <w:marLeft w:val="640"/>
          <w:marRight w:val="0"/>
          <w:marTop w:val="0"/>
          <w:marBottom w:val="0"/>
          <w:divBdr>
            <w:top w:val="none" w:sz="0" w:space="0" w:color="auto"/>
            <w:left w:val="none" w:sz="0" w:space="0" w:color="auto"/>
            <w:bottom w:val="none" w:sz="0" w:space="0" w:color="auto"/>
            <w:right w:val="none" w:sz="0" w:space="0" w:color="auto"/>
          </w:divBdr>
        </w:div>
        <w:div w:id="33119735">
          <w:marLeft w:val="640"/>
          <w:marRight w:val="0"/>
          <w:marTop w:val="0"/>
          <w:marBottom w:val="0"/>
          <w:divBdr>
            <w:top w:val="none" w:sz="0" w:space="0" w:color="auto"/>
            <w:left w:val="none" w:sz="0" w:space="0" w:color="auto"/>
            <w:bottom w:val="none" w:sz="0" w:space="0" w:color="auto"/>
            <w:right w:val="none" w:sz="0" w:space="0" w:color="auto"/>
          </w:divBdr>
        </w:div>
        <w:div w:id="1861818137">
          <w:marLeft w:val="640"/>
          <w:marRight w:val="0"/>
          <w:marTop w:val="0"/>
          <w:marBottom w:val="0"/>
          <w:divBdr>
            <w:top w:val="none" w:sz="0" w:space="0" w:color="auto"/>
            <w:left w:val="none" w:sz="0" w:space="0" w:color="auto"/>
            <w:bottom w:val="none" w:sz="0" w:space="0" w:color="auto"/>
            <w:right w:val="none" w:sz="0" w:space="0" w:color="auto"/>
          </w:divBdr>
        </w:div>
        <w:div w:id="479083336">
          <w:marLeft w:val="640"/>
          <w:marRight w:val="0"/>
          <w:marTop w:val="0"/>
          <w:marBottom w:val="0"/>
          <w:divBdr>
            <w:top w:val="none" w:sz="0" w:space="0" w:color="auto"/>
            <w:left w:val="none" w:sz="0" w:space="0" w:color="auto"/>
            <w:bottom w:val="none" w:sz="0" w:space="0" w:color="auto"/>
            <w:right w:val="none" w:sz="0" w:space="0" w:color="auto"/>
          </w:divBdr>
        </w:div>
        <w:div w:id="1455712035">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53067285">
      <w:bodyDiv w:val="1"/>
      <w:marLeft w:val="0"/>
      <w:marRight w:val="0"/>
      <w:marTop w:val="0"/>
      <w:marBottom w:val="0"/>
      <w:divBdr>
        <w:top w:val="none" w:sz="0" w:space="0" w:color="auto"/>
        <w:left w:val="none" w:sz="0" w:space="0" w:color="auto"/>
        <w:bottom w:val="none" w:sz="0" w:space="0" w:color="auto"/>
        <w:right w:val="none" w:sz="0" w:space="0" w:color="auto"/>
      </w:divBdr>
      <w:divsChild>
        <w:div w:id="141434164">
          <w:marLeft w:val="640"/>
          <w:marRight w:val="0"/>
          <w:marTop w:val="0"/>
          <w:marBottom w:val="0"/>
          <w:divBdr>
            <w:top w:val="none" w:sz="0" w:space="0" w:color="auto"/>
            <w:left w:val="none" w:sz="0" w:space="0" w:color="auto"/>
            <w:bottom w:val="none" w:sz="0" w:space="0" w:color="auto"/>
            <w:right w:val="none" w:sz="0" w:space="0" w:color="auto"/>
          </w:divBdr>
        </w:div>
        <w:div w:id="1861123949">
          <w:marLeft w:val="640"/>
          <w:marRight w:val="0"/>
          <w:marTop w:val="0"/>
          <w:marBottom w:val="0"/>
          <w:divBdr>
            <w:top w:val="none" w:sz="0" w:space="0" w:color="auto"/>
            <w:left w:val="none" w:sz="0" w:space="0" w:color="auto"/>
            <w:bottom w:val="none" w:sz="0" w:space="0" w:color="auto"/>
            <w:right w:val="none" w:sz="0" w:space="0" w:color="auto"/>
          </w:divBdr>
        </w:div>
        <w:div w:id="481049272">
          <w:marLeft w:val="640"/>
          <w:marRight w:val="0"/>
          <w:marTop w:val="0"/>
          <w:marBottom w:val="0"/>
          <w:divBdr>
            <w:top w:val="none" w:sz="0" w:space="0" w:color="auto"/>
            <w:left w:val="none" w:sz="0" w:space="0" w:color="auto"/>
            <w:bottom w:val="none" w:sz="0" w:space="0" w:color="auto"/>
            <w:right w:val="none" w:sz="0" w:space="0" w:color="auto"/>
          </w:divBdr>
        </w:div>
        <w:div w:id="770206595">
          <w:marLeft w:val="640"/>
          <w:marRight w:val="0"/>
          <w:marTop w:val="0"/>
          <w:marBottom w:val="0"/>
          <w:divBdr>
            <w:top w:val="none" w:sz="0" w:space="0" w:color="auto"/>
            <w:left w:val="none" w:sz="0" w:space="0" w:color="auto"/>
            <w:bottom w:val="none" w:sz="0" w:space="0" w:color="auto"/>
            <w:right w:val="none" w:sz="0" w:space="0" w:color="auto"/>
          </w:divBdr>
        </w:div>
        <w:div w:id="877933255">
          <w:marLeft w:val="640"/>
          <w:marRight w:val="0"/>
          <w:marTop w:val="0"/>
          <w:marBottom w:val="0"/>
          <w:divBdr>
            <w:top w:val="none" w:sz="0" w:space="0" w:color="auto"/>
            <w:left w:val="none" w:sz="0" w:space="0" w:color="auto"/>
            <w:bottom w:val="none" w:sz="0" w:space="0" w:color="auto"/>
            <w:right w:val="none" w:sz="0" w:space="0" w:color="auto"/>
          </w:divBdr>
        </w:div>
        <w:div w:id="316498648">
          <w:marLeft w:val="640"/>
          <w:marRight w:val="0"/>
          <w:marTop w:val="0"/>
          <w:marBottom w:val="0"/>
          <w:divBdr>
            <w:top w:val="none" w:sz="0" w:space="0" w:color="auto"/>
            <w:left w:val="none" w:sz="0" w:space="0" w:color="auto"/>
            <w:bottom w:val="none" w:sz="0" w:space="0" w:color="auto"/>
            <w:right w:val="none" w:sz="0" w:space="0" w:color="auto"/>
          </w:divBdr>
        </w:div>
        <w:div w:id="672993535">
          <w:marLeft w:val="640"/>
          <w:marRight w:val="0"/>
          <w:marTop w:val="0"/>
          <w:marBottom w:val="0"/>
          <w:divBdr>
            <w:top w:val="none" w:sz="0" w:space="0" w:color="auto"/>
            <w:left w:val="none" w:sz="0" w:space="0" w:color="auto"/>
            <w:bottom w:val="none" w:sz="0" w:space="0" w:color="auto"/>
            <w:right w:val="none" w:sz="0" w:space="0" w:color="auto"/>
          </w:divBdr>
        </w:div>
        <w:div w:id="293143400">
          <w:marLeft w:val="640"/>
          <w:marRight w:val="0"/>
          <w:marTop w:val="0"/>
          <w:marBottom w:val="0"/>
          <w:divBdr>
            <w:top w:val="none" w:sz="0" w:space="0" w:color="auto"/>
            <w:left w:val="none" w:sz="0" w:space="0" w:color="auto"/>
            <w:bottom w:val="none" w:sz="0" w:space="0" w:color="auto"/>
            <w:right w:val="none" w:sz="0" w:space="0" w:color="auto"/>
          </w:divBdr>
        </w:div>
        <w:div w:id="691418901">
          <w:marLeft w:val="640"/>
          <w:marRight w:val="0"/>
          <w:marTop w:val="0"/>
          <w:marBottom w:val="0"/>
          <w:divBdr>
            <w:top w:val="none" w:sz="0" w:space="0" w:color="auto"/>
            <w:left w:val="none" w:sz="0" w:space="0" w:color="auto"/>
            <w:bottom w:val="none" w:sz="0" w:space="0" w:color="auto"/>
            <w:right w:val="none" w:sz="0" w:space="0" w:color="auto"/>
          </w:divBdr>
        </w:div>
        <w:div w:id="1098909938">
          <w:marLeft w:val="640"/>
          <w:marRight w:val="0"/>
          <w:marTop w:val="0"/>
          <w:marBottom w:val="0"/>
          <w:divBdr>
            <w:top w:val="none" w:sz="0" w:space="0" w:color="auto"/>
            <w:left w:val="none" w:sz="0" w:space="0" w:color="auto"/>
            <w:bottom w:val="none" w:sz="0" w:space="0" w:color="auto"/>
            <w:right w:val="none" w:sz="0" w:space="0" w:color="auto"/>
          </w:divBdr>
        </w:div>
        <w:div w:id="1163160257">
          <w:marLeft w:val="640"/>
          <w:marRight w:val="0"/>
          <w:marTop w:val="0"/>
          <w:marBottom w:val="0"/>
          <w:divBdr>
            <w:top w:val="none" w:sz="0" w:space="0" w:color="auto"/>
            <w:left w:val="none" w:sz="0" w:space="0" w:color="auto"/>
            <w:bottom w:val="none" w:sz="0" w:space="0" w:color="auto"/>
            <w:right w:val="none" w:sz="0" w:space="0" w:color="auto"/>
          </w:divBdr>
        </w:div>
        <w:div w:id="393042994">
          <w:marLeft w:val="640"/>
          <w:marRight w:val="0"/>
          <w:marTop w:val="0"/>
          <w:marBottom w:val="0"/>
          <w:divBdr>
            <w:top w:val="none" w:sz="0" w:space="0" w:color="auto"/>
            <w:left w:val="none" w:sz="0" w:space="0" w:color="auto"/>
            <w:bottom w:val="none" w:sz="0" w:space="0" w:color="auto"/>
            <w:right w:val="none" w:sz="0" w:space="0" w:color="auto"/>
          </w:divBdr>
        </w:div>
        <w:div w:id="334889293">
          <w:marLeft w:val="640"/>
          <w:marRight w:val="0"/>
          <w:marTop w:val="0"/>
          <w:marBottom w:val="0"/>
          <w:divBdr>
            <w:top w:val="none" w:sz="0" w:space="0" w:color="auto"/>
            <w:left w:val="none" w:sz="0" w:space="0" w:color="auto"/>
            <w:bottom w:val="none" w:sz="0" w:space="0" w:color="auto"/>
            <w:right w:val="none" w:sz="0" w:space="0" w:color="auto"/>
          </w:divBdr>
        </w:div>
        <w:div w:id="1750928322">
          <w:marLeft w:val="640"/>
          <w:marRight w:val="0"/>
          <w:marTop w:val="0"/>
          <w:marBottom w:val="0"/>
          <w:divBdr>
            <w:top w:val="none" w:sz="0" w:space="0" w:color="auto"/>
            <w:left w:val="none" w:sz="0" w:space="0" w:color="auto"/>
            <w:bottom w:val="none" w:sz="0" w:space="0" w:color="auto"/>
            <w:right w:val="none" w:sz="0" w:space="0" w:color="auto"/>
          </w:divBdr>
        </w:div>
        <w:div w:id="579828742">
          <w:marLeft w:val="640"/>
          <w:marRight w:val="0"/>
          <w:marTop w:val="0"/>
          <w:marBottom w:val="0"/>
          <w:divBdr>
            <w:top w:val="none" w:sz="0" w:space="0" w:color="auto"/>
            <w:left w:val="none" w:sz="0" w:space="0" w:color="auto"/>
            <w:bottom w:val="none" w:sz="0" w:space="0" w:color="auto"/>
            <w:right w:val="none" w:sz="0" w:space="0" w:color="auto"/>
          </w:divBdr>
        </w:div>
        <w:div w:id="528956697">
          <w:marLeft w:val="640"/>
          <w:marRight w:val="0"/>
          <w:marTop w:val="0"/>
          <w:marBottom w:val="0"/>
          <w:divBdr>
            <w:top w:val="none" w:sz="0" w:space="0" w:color="auto"/>
            <w:left w:val="none" w:sz="0" w:space="0" w:color="auto"/>
            <w:bottom w:val="none" w:sz="0" w:space="0" w:color="auto"/>
            <w:right w:val="none" w:sz="0" w:space="0" w:color="auto"/>
          </w:divBdr>
        </w:div>
        <w:div w:id="330066407">
          <w:marLeft w:val="640"/>
          <w:marRight w:val="0"/>
          <w:marTop w:val="0"/>
          <w:marBottom w:val="0"/>
          <w:divBdr>
            <w:top w:val="none" w:sz="0" w:space="0" w:color="auto"/>
            <w:left w:val="none" w:sz="0" w:space="0" w:color="auto"/>
            <w:bottom w:val="none" w:sz="0" w:space="0" w:color="auto"/>
            <w:right w:val="none" w:sz="0" w:space="0" w:color="auto"/>
          </w:divBdr>
        </w:div>
        <w:div w:id="1816146465">
          <w:marLeft w:val="640"/>
          <w:marRight w:val="0"/>
          <w:marTop w:val="0"/>
          <w:marBottom w:val="0"/>
          <w:divBdr>
            <w:top w:val="none" w:sz="0" w:space="0" w:color="auto"/>
            <w:left w:val="none" w:sz="0" w:space="0" w:color="auto"/>
            <w:bottom w:val="none" w:sz="0" w:space="0" w:color="auto"/>
            <w:right w:val="none" w:sz="0" w:space="0" w:color="auto"/>
          </w:divBdr>
        </w:div>
        <w:div w:id="1050346796">
          <w:marLeft w:val="640"/>
          <w:marRight w:val="0"/>
          <w:marTop w:val="0"/>
          <w:marBottom w:val="0"/>
          <w:divBdr>
            <w:top w:val="none" w:sz="0" w:space="0" w:color="auto"/>
            <w:left w:val="none" w:sz="0" w:space="0" w:color="auto"/>
            <w:bottom w:val="none" w:sz="0" w:space="0" w:color="auto"/>
            <w:right w:val="none" w:sz="0" w:space="0" w:color="auto"/>
          </w:divBdr>
        </w:div>
        <w:div w:id="54014474">
          <w:marLeft w:val="640"/>
          <w:marRight w:val="0"/>
          <w:marTop w:val="0"/>
          <w:marBottom w:val="0"/>
          <w:divBdr>
            <w:top w:val="none" w:sz="0" w:space="0" w:color="auto"/>
            <w:left w:val="none" w:sz="0" w:space="0" w:color="auto"/>
            <w:bottom w:val="none" w:sz="0" w:space="0" w:color="auto"/>
            <w:right w:val="none" w:sz="0" w:space="0" w:color="auto"/>
          </w:divBdr>
        </w:div>
        <w:div w:id="1378893129">
          <w:marLeft w:val="640"/>
          <w:marRight w:val="0"/>
          <w:marTop w:val="0"/>
          <w:marBottom w:val="0"/>
          <w:divBdr>
            <w:top w:val="none" w:sz="0" w:space="0" w:color="auto"/>
            <w:left w:val="none" w:sz="0" w:space="0" w:color="auto"/>
            <w:bottom w:val="none" w:sz="0" w:space="0" w:color="auto"/>
            <w:right w:val="none" w:sz="0" w:space="0" w:color="auto"/>
          </w:divBdr>
        </w:div>
        <w:div w:id="1005132039">
          <w:marLeft w:val="640"/>
          <w:marRight w:val="0"/>
          <w:marTop w:val="0"/>
          <w:marBottom w:val="0"/>
          <w:divBdr>
            <w:top w:val="none" w:sz="0" w:space="0" w:color="auto"/>
            <w:left w:val="none" w:sz="0" w:space="0" w:color="auto"/>
            <w:bottom w:val="none" w:sz="0" w:space="0" w:color="auto"/>
            <w:right w:val="none" w:sz="0" w:space="0" w:color="auto"/>
          </w:divBdr>
        </w:div>
        <w:div w:id="828711699">
          <w:marLeft w:val="640"/>
          <w:marRight w:val="0"/>
          <w:marTop w:val="0"/>
          <w:marBottom w:val="0"/>
          <w:divBdr>
            <w:top w:val="none" w:sz="0" w:space="0" w:color="auto"/>
            <w:left w:val="none" w:sz="0" w:space="0" w:color="auto"/>
            <w:bottom w:val="none" w:sz="0" w:space="0" w:color="auto"/>
            <w:right w:val="none" w:sz="0" w:space="0" w:color="auto"/>
          </w:divBdr>
        </w:div>
        <w:div w:id="445006689">
          <w:marLeft w:val="640"/>
          <w:marRight w:val="0"/>
          <w:marTop w:val="0"/>
          <w:marBottom w:val="0"/>
          <w:divBdr>
            <w:top w:val="none" w:sz="0" w:space="0" w:color="auto"/>
            <w:left w:val="none" w:sz="0" w:space="0" w:color="auto"/>
            <w:bottom w:val="none" w:sz="0" w:space="0" w:color="auto"/>
            <w:right w:val="none" w:sz="0" w:space="0" w:color="auto"/>
          </w:divBdr>
        </w:div>
        <w:div w:id="207500540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67235121">
      <w:bodyDiv w:val="1"/>
      <w:marLeft w:val="0"/>
      <w:marRight w:val="0"/>
      <w:marTop w:val="0"/>
      <w:marBottom w:val="0"/>
      <w:divBdr>
        <w:top w:val="none" w:sz="0" w:space="0" w:color="auto"/>
        <w:left w:val="none" w:sz="0" w:space="0" w:color="auto"/>
        <w:bottom w:val="none" w:sz="0" w:space="0" w:color="auto"/>
        <w:right w:val="none" w:sz="0" w:space="0" w:color="auto"/>
      </w:divBdr>
      <w:divsChild>
        <w:div w:id="560360810">
          <w:marLeft w:val="640"/>
          <w:marRight w:val="0"/>
          <w:marTop w:val="0"/>
          <w:marBottom w:val="0"/>
          <w:divBdr>
            <w:top w:val="none" w:sz="0" w:space="0" w:color="auto"/>
            <w:left w:val="none" w:sz="0" w:space="0" w:color="auto"/>
            <w:bottom w:val="none" w:sz="0" w:space="0" w:color="auto"/>
            <w:right w:val="none" w:sz="0" w:space="0" w:color="auto"/>
          </w:divBdr>
        </w:div>
        <w:div w:id="888537885">
          <w:marLeft w:val="640"/>
          <w:marRight w:val="0"/>
          <w:marTop w:val="0"/>
          <w:marBottom w:val="0"/>
          <w:divBdr>
            <w:top w:val="none" w:sz="0" w:space="0" w:color="auto"/>
            <w:left w:val="none" w:sz="0" w:space="0" w:color="auto"/>
            <w:bottom w:val="none" w:sz="0" w:space="0" w:color="auto"/>
            <w:right w:val="none" w:sz="0" w:space="0" w:color="auto"/>
          </w:divBdr>
        </w:div>
        <w:div w:id="145829701">
          <w:marLeft w:val="640"/>
          <w:marRight w:val="0"/>
          <w:marTop w:val="0"/>
          <w:marBottom w:val="0"/>
          <w:divBdr>
            <w:top w:val="none" w:sz="0" w:space="0" w:color="auto"/>
            <w:left w:val="none" w:sz="0" w:space="0" w:color="auto"/>
            <w:bottom w:val="none" w:sz="0" w:space="0" w:color="auto"/>
            <w:right w:val="none" w:sz="0" w:space="0" w:color="auto"/>
          </w:divBdr>
        </w:div>
        <w:div w:id="2001351538">
          <w:marLeft w:val="640"/>
          <w:marRight w:val="0"/>
          <w:marTop w:val="0"/>
          <w:marBottom w:val="0"/>
          <w:divBdr>
            <w:top w:val="none" w:sz="0" w:space="0" w:color="auto"/>
            <w:left w:val="none" w:sz="0" w:space="0" w:color="auto"/>
            <w:bottom w:val="none" w:sz="0" w:space="0" w:color="auto"/>
            <w:right w:val="none" w:sz="0" w:space="0" w:color="auto"/>
          </w:divBdr>
        </w:div>
        <w:div w:id="997807216">
          <w:marLeft w:val="640"/>
          <w:marRight w:val="0"/>
          <w:marTop w:val="0"/>
          <w:marBottom w:val="0"/>
          <w:divBdr>
            <w:top w:val="none" w:sz="0" w:space="0" w:color="auto"/>
            <w:left w:val="none" w:sz="0" w:space="0" w:color="auto"/>
            <w:bottom w:val="none" w:sz="0" w:space="0" w:color="auto"/>
            <w:right w:val="none" w:sz="0" w:space="0" w:color="auto"/>
          </w:divBdr>
        </w:div>
        <w:div w:id="1851524645">
          <w:marLeft w:val="640"/>
          <w:marRight w:val="0"/>
          <w:marTop w:val="0"/>
          <w:marBottom w:val="0"/>
          <w:divBdr>
            <w:top w:val="none" w:sz="0" w:space="0" w:color="auto"/>
            <w:left w:val="none" w:sz="0" w:space="0" w:color="auto"/>
            <w:bottom w:val="none" w:sz="0" w:space="0" w:color="auto"/>
            <w:right w:val="none" w:sz="0" w:space="0" w:color="auto"/>
          </w:divBdr>
        </w:div>
        <w:div w:id="829297048">
          <w:marLeft w:val="640"/>
          <w:marRight w:val="0"/>
          <w:marTop w:val="0"/>
          <w:marBottom w:val="0"/>
          <w:divBdr>
            <w:top w:val="none" w:sz="0" w:space="0" w:color="auto"/>
            <w:left w:val="none" w:sz="0" w:space="0" w:color="auto"/>
            <w:bottom w:val="none" w:sz="0" w:space="0" w:color="auto"/>
            <w:right w:val="none" w:sz="0" w:space="0" w:color="auto"/>
          </w:divBdr>
        </w:div>
        <w:div w:id="2143619201">
          <w:marLeft w:val="640"/>
          <w:marRight w:val="0"/>
          <w:marTop w:val="0"/>
          <w:marBottom w:val="0"/>
          <w:divBdr>
            <w:top w:val="none" w:sz="0" w:space="0" w:color="auto"/>
            <w:left w:val="none" w:sz="0" w:space="0" w:color="auto"/>
            <w:bottom w:val="none" w:sz="0" w:space="0" w:color="auto"/>
            <w:right w:val="none" w:sz="0" w:space="0" w:color="auto"/>
          </w:divBdr>
        </w:div>
        <w:div w:id="1161509178">
          <w:marLeft w:val="640"/>
          <w:marRight w:val="0"/>
          <w:marTop w:val="0"/>
          <w:marBottom w:val="0"/>
          <w:divBdr>
            <w:top w:val="none" w:sz="0" w:space="0" w:color="auto"/>
            <w:left w:val="none" w:sz="0" w:space="0" w:color="auto"/>
            <w:bottom w:val="none" w:sz="0" w:space="0" w:color="auto"/>
            <w:right w:val="none" w:sz="0" w:space="0" w:color="auto"/>
          </w:divBdr>
        </w:div>
        <w:div w:id="1928464274">
          <w:marLeft w:val="640"/>
          <w:marRight w:val="0"/>
          <w:marTop w:val="0"/>
          <w:marBottom w:val="0"/>
          <w:divBdr>
            <w:top w:val="none" w:sz="0" w:space="0" w:color="auto"/>
            <w:left w:val="none" w:sz="0" w:space="0" w:color="auto"/>
            <w:bottom w:val="none" w:sz="0" w:space="0" w:color="auto"/>
            <w:right w:val="none" w:sz="0" w:space="0" w:color="auto"/>
          </w:divBdr>
        </w:div>
        <w:div w:id="1740782060">
          <w:marLeft w:val="640"/>
          <w:marRight w:val="0"/>
          <w:marTop w:val="0"/>
          <w:marBottom w:val="0"/>
          <w:divBdr>
            <w:top w:val="none" w:sz="0" w:space="0" w:color="auto"/>
            <w:left w:val="none" w:sz="0" w:space="0" w:color="auto"/>
            <w:bottom w:val="none" w:sz="0" w:space="0" w:color="auto"/>
            <w:right w:val="none" w:sz="0" w:space="0" w:color="auto"/>
          </w:divBdr>
        </w:div>
        <w:div w:id="651562652">
          <w:marLeft w:val="640"/>
          <w:marRight w:val="0"/>
          <w:marTop w:val="0"/>
          <w:marBottom w:val="0"/>
          <w:divBdr>
            <w:top w:val="none" w:sz="0" w:space="0" w:color="auto"/>
            <w:left w:val="none" w:sz="0" w:space="0" w:color="auto"/>
            <w:bottom w:val="none" w:sz="0" w:space="0" w:color="auto"/>
            <w:right w:val="none" w:sz="0" w:space="0" w:color="auto"/>
          </w:divBdr>
        </w:div>
        <w:div w:id="2133936520">
          <w:marLeft w:val="640"/>
          <w:marRight w:val="0"/>
          <w:marTop w:val="0"/>
          <w:marBottom w:val="0"/>
          <w:divBdr>
            <w:top w:val="none" w:sz="0" w:space="0" w:color="auto"/>
            <w:left w:val="none" w:sz="0" w:space="0" w:color="auto"/>
            <w:bottom w:val="none" w:sz="0" w:space="0" w:color="auto"/>
            <w:right w:val="none" w:sz="0" w:space="0" w:color="auto"/>
          </w:divBdr>
        </w:div>
        <w:div w:id="287976154">
          <w:marLeft w:val="640"/>
          <w:marRight w:val="0"/>
          <w:marTop w:val="0"/>
          <w:marBottom w:val="0"/>
          <w:divBdr>
            <w:top w:val="none" w:sz="0" w:space="0" w:color="auto"/>
            <w:left w:val="none" w:sz="0" w:space="0" w:color="auto"/>
            <w:bottom w:val="none" w:sz="0" w:space="0" w:color="auto"/>
            <w:right w:val="none" w:sz="0" w:space="0" w:color="auto"/>
          </w:divBdr>
        </w:div>
        <w:div w:id="26684080">
          <w:marLeft w:val="640"/>
          <w:marRight w:val="0"/>
          <w:marTop w:val="0"/>
          <w:marBottom w:val="0"/>
          <w:divBdr>
            <w:top w:val="none" w:sz="0" w:space="0" w:color="auto"/>
            <w:left w:val="none" w:sz="0" w:space="0" w:color="auto"/>
            <w:bottom w:val="none" w:sz="0" w:space="0" w:color="auto"/>
            <w:right w:val="none" w:sz="0" w:space="0" w:color="auto"/>
          </w:divBdr>
        </w:div>
        <w:div w:id="1125394997">
          <w:marLeft w:val="640"/>
          <w:marRight w:val="0"/>
          <w:marTop w:val="0"/>
          <w:marBottom w:val="0"/>
          <w:divBdr>
            <w:top w:val="none" w:sz="0" w:space="0" w:color="auto"/>
            <w:left w:val="none" w:sz="0" w:space="0" w:color="auto"/>
            <w:bottom w:val="none" w:sz="0" w:space="0" w:color="auto"/>
            <w:right w:val="none" w:sz="0" w:space="0" w:color="auto"/>
          </w:divBdr>
        </w:div>
        <w:div w:id="1488404532">
          <w:marLeft w:val="640"/>
          <w:marRight w:val="0"/>
          <w:marTop w:val="0"/>
          <w:marBottom w:val="0"/>
          <w:divBdr>
            <w:top w:val="none" w:sz="0" w:space="0" w:color="auto"/>
            <w:left w:val="none" w:sz="0" w:space="0" w:color="auto"/>
            <w:bottom w:val="none" w:sz="0" w:space="0" w:color="auto"/>
            <w:right w:val="none" w:sz="0" w:space="0" w:color="auto"/>
          </w:divBdr>
        </w:div>
        <w:div w:id="830025975">
          <w:marLeft w:val="640"/>
          <w:marRight w:val="0"/>
          <w:marTop w:val="0"/>
          <w:marBottom w:val="0"/>
          <w:divBdr>
            <w:top w:val="none" w:sz="0" w:space="0" w:color="auto"/>
            <w:left w:val="none" w:sz="0" w:space="0" w:color="auto"/>
            <w:bottom w:val="none" w:sz="0" w:space="0" w:color="auto"/>
            <w:right w:val="none" w:sz="0" w:space="0" w:color="auto"/>
          </w:divBdr>
        </w:div>
        <w:div w:id="149490548">
          <w:marLeft w:val="640"/>
          <w:marRight w:val="0"/>
          <w:marTop w:val="0"/>
          <w:marBottom w:val="0"/>
          <w:divBdr>
            <w:top w:val="none" w:sz="0" w:space="0" w:color="auto"/>
            <w:left w:val="none" w:sz="0" w:space="0" w:color="auto"/>
            <w:bottom w:val="none" w:sz="0" w:space="0" w:color="auto"/>
            <w:right w:val="none" w:sz="0" w:space="0" w:color="auto"/>
          </w:divBdr>
        </w:div>
        <w:div w:id="1645964577">
          <w:marLeft w:val="640"/>
          <w:marRight w:val="0"/>
          <w:marTop w:val="0"/>
          <w:marBottom w:val="0"/>
          <w:divBdr>
            <w:top w:val="none" w:sz="0" w:space="0" w:color="auto"/>
            <w:left w:val="none" w:sz="0" w:space="0" w:color="auto"/>
            <w:bottom w:val="none" w:sz="0" w:space="0" w:color="auto"/>
            <w:right w:val="none" w:sz="0" w:space="0" w:color="auto"/>
          </w:divBdr>
        </w:div>
        <w:div w:id="923147908">
          <w:marLeft w:val="640"/>
          <w:marRight w:val="0"/>
          <w:marTop w:val="0"/>
          <w:marBottom w:val="0"/>
          <w:divBdr>
            <w:top w:val="none" w:sz="0" w:space="0" w:color="auto"/>
            <w:left w:val="none" w:sz="0" w:space="0" w:color="auto"/>
            <w:bottom w:val="none" w:sz="0" w:space="0" w:color="auto"/>
            <w:right w:val="none" w:sz="0" w:space="0" w:color="auto"/>
          </w:divBdr>
        </w:div>
        <w:div w:id="1107433012">
          <w:marLeft w:val="640"/>
          <w:marRight w:val="0"/>
          <w:marTop w:val="0"/>
          <w:marBottom w:val="0"/>
          <w:divBdr>
            <w:top w:val="none" w:sz="0" w:space="0" w:color="auto"/>
            <w:left w:val="none" w:sz="0" w:space="0" w:color="auto"/>
            <w:bottom w:val="none" w:sz="0" w:space="0" w:color="auto"/>
            <w:right w:val="none" w:sz="0" w:space="0" w:color="auto"/>
          </w:divBdr>
        </w:div>
        <w:div w:id="1442990221">
          <w:marLeft w:val="640"/>
          <w:marRight w:val="0"/>
          <w:marTop w:val="0"/>
          <w:marBottom w:val="0"/>
          <w:divBdr>
            <w:top w:val="none" w:sz="0" w:space="0" w:color="auto"/>
            <w:left w:val="none" w:sz="0" w:space="0" w:color="auto"/>
            <w:bottom w:val="none" w:sz="0" w:space="0" w:color="auto"/>
            <w:right w:val="none" w:sz="0" w:space="0" w:color="auto"/>
          </w:divBdr>
        </w:div>
        <w:div w:id="2035307598">
          <w:marLeft w:val="640"/>
          <w:marRight w:val="0"/>
          <w:marTop w:val="0"/>
          <w:marBottom w:val="0"/>
          <w:divBdr>
            <w:top w:val="none" w:sz="0" w:space="0" w:color="auto"/>
            <w:left w:val="none" w:sz="0" w:space="0" w:color="auto"/>
            <w:bottom w:val="none" w:sz="0" w:space="0" w:color="auto"/>
            <w:right w:val="none" w:sz="0" w:space="0" w:color="auto"/>
          </w:divBdr>
        </w:div>
        <w:div w:id="1218668045">
          <w:marLeft w:val="640"/>
          <w:marRight w:val="0"/>
          <w:marTop w:val="0"/>
          <w:marBottom w:val="0"/>
          <w:divBdr>
            <w:top w:val="none" w:sz="0" w:space="0" w:color="auto"/>
            <w:left w:val="none" w:sz="0" w:space="0" w:color="auto"/>
            <w:bottom w:val="none" w:sz="0" w:space="0" w:color="auto"/>
            <w:right w:val="none" w:sz="0" w:space="0" w:color="auto"/>
          </w:divBdr>
        </w:div>
        <w:div w:id="442111517">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75177481">
      <w:bodyDiv w:val="1"/>
      <w:marLeft w:val="0"/>
      <w:marRight w:val="0"/>
      <w:marTop w:val="0"/>
      <w:marBottom w:val="0"/>
      <w:divBdr>
        <w:top w:val="none" w:sz="0" w:space="0" w:color="auto"/>
        <w:left w:val="none" w:sz="0" w:space="0" w:color="auto"/>
        <w:bottom w:val="none" w:sz="0" w:space="0" w:color="auto"/>
        <w:right w:val="none" w:sz="0" w:space="0" w:color="auto"/>
      </w:divBdr>
      <w:divsChild>
        <w:div w:id="1778211667">
          <w:marLeft w:val="640"/>
          <w:marRight w:val="0"/>
          <w:marTop w:val="0"/>
          <w:marBottom w:val="0"/>
          <w:divBdr>
            <w:top w:val="none" w:sz="0" w:space="0" w:color="auto"/>
            <w:left w:val="none" w:sz="0" w:space="0" w:color="auto"/>
            <w:bottom w:val="none" w:sz="0" w:space="0" w:color="auto"/>
            <w:right w:val="none" w:sz="0" w:space="0" w:color="auto"/>
          </w:divBdr>
        </w:div>
        <w:div w:id="382364770">
          <w:marLeft w:val="640"/>
          <w:marRight w:val="0"/>
          <w:marTop w:val="0"/>
          <w:marBottom w:val="0"/>
          <w:divBdr>
            <w:top w:val="none" w:sz="0" w:space="0" w:color="auto"/>
            <w:left w:val="none" w:sz="0" w:space="0" w:color="auto"/>
            <w:bottom w:val="none" w:sz="0" w:space="0" w:color="auto"/>
            <w:right w:val="none" w:sz="0" w:space="0" w:color="auto"/>
          </w:divBdr>
        </w:div>
        <w:div w:id="195390298">
          <w:marLeft w:val="640"/>
          <w:marRight w:val="0"/>
          <w:marTop w:val="0"/>
          <w:marBottom w:val="0"/>
          <w:divBdr>
            <w:top w:val="none" w:sz="0" w:space="0" w:color="auto"/>
            <w:left w:val="none" w:sz="0" w:space="0" w:color="auto"/>
            <w:bottom w:val="none" w:sz="0" w:space="0" w:color="auto"/>
            <w:right w:val="none" w:sz="0" w:space="0" w:color="auto"/>
          </w:divBdr>
        </w:div>
        <w:div w:id="2066101239">
          <w:marLeft w:val="640"/>
          <w:marRight w:val="0"/>
          <w:marTop w:val="0"/>
          <w:marBottom w:val="0"/>
          <w:divBdr>
            <w:top w:val="none" w:sz="0" w:space="0" w:color="auto"/>
            <w:left w:val="none" w:sz="0" w:space="0" w:color="auto"/>
            <w:bottom w:val="none" w:sz="0" w:space="0" w:color="auto"/>
            <w:right w:val="none" w:sz="0" w:space="0" w:color="auto"/>
          </w:divBdr>
        </w:div>
        <w:div w:id="645008715">
          <w:marLeft w:val="640"/>
          <w:marRight w:val="0"/>
          <w:marTop w:val="0"/>
          <w:marBottom w:val="0"/>
          <w:divBdr>
            <w:top w:val="none" w:sz="0" w:space="0" w:color="auto"/>
            <w:left w:val="none" w:sz="0" w:space="0" w:color="auto"/>
            <w:bottom w:val="none" w:sz="0" w:space="0" w:color="auto"/>
            <w:right w:val="none" w:sz="0" w:space="0" w:color="auto"/>
          </w:divBdr>
        </w:div>
        <w:div w:id="307249494">
          <w:marLeft w:val="640"/>
          <w:marRight w:val="0"/>
          <w:marTop w:val="0"/>
          <w:marBottom w:val="0"/>
          <w:divBdr>
            <w:top w:val="none" w:sz="0" w:space="0" w:color="auto"/>
            <w:left w:val="none" w:sz="0" w:space="0" w:color="auto"/>
            <w:bottom w:val="none" w:sz="0" w:space="0" w:color="auto"/>
            <w:right w:val="none" w:sz="0" w:space="0" w:color="auto"/>
          </w:divBdr>
        </w:div>
        <w:div w:id="264457146">
          <w:marLeft w:val="640"/>
          <w:marRight w:val="0"/>
          <w:marTop w:val="0"/>
          <w:marBottom w:val="0"/>
          <w:divBdr>
            <w:top w:val="none" w:sz="0" w:space="0" w:color="auto"/>
            <w:left w:val="none" w:sz="0" w:space="0" w:color="auto"/>
            <w:bottom w:val="none" w:sz="0" w:space="0" w:color="auto"/>
            <w:right w:val="none" w:sz="0" w:space="0" w:color="auto"/>
          </w:divBdr>
        </w:div>
        <w:div w:id="1309944629">
          <w:marLeft w:val="640"/>
          <w:marRight w:val="0"/>
          <w:marTop w:val="0"/>
          <w:marBottom w:val="0"/>
          <w:divBdr>
            <w:top w:val="none" w:sz="0" w:space="0" w:color="auto"/>
            <w:left w:val="none" w:sz="0" w:space="0" w:color="auto"/>
            <w:bottom w:val="none" w:sz="0" w:space="0" w:color="auto"/>
            <w:right w:val="none" w:sz="0" w:space="0" w:color="auto"/>
          </w:divBdr>
        </w:div>
        <w:div w:id="517963011">
          <w:marLeft w:val="640"/>
          <w:marRight w:val="0"/>
          <w:marTop w:val="0"/>
          <w:marBottom w:val="0"/>
          <w:divBdr>
            <w:top w:val="none" w:sz="0" w:space="0" w:color="auto"/>
            <w:left w:val="none" w:sz="0" w:space="0" w:color="auto"/>
            <w:bottom w:val="none" w:sz="0" w:space="0" w:color="auto"/>
            <w:right w:val="none" w:sz="0" w:space="0" w:color="auto"/>
          </w:divBdr>
        </w:div>
        <w:div w:id="2123258600">
          <w:marLeft w:val="640"/>
          <w:marRight w:val="0"/>
          <w:marTop w:val="0"/>
          <w:marBottom w:val="0"/>
          <w:divBdr>
            <w:top w:val="none" w:sz="0" w:space="0" w:color="auto"/>
            <w:left w:val="none" w:sz="0" w:space="0" w:color="auto"/>
            <w:bottom w:val="none" w:sz="0" w:space="0" w:color="auto"/>
            <w:right w:val="none" w:sz="0" w:space="0" w:color="auto"/>
          </w:divBdr>
        </w:div>
        <w:div w:id="717045384">
          <w:marLeft w:val="640"/>
          <w:marRight w:val="0"/>
          <w:marTop w:val="0"/>
          <w:marBottom w:val="0"/>
          <w:divBdr>
            <w:top w:val="none" w:sz="0" w:space="0" w:color="auto"/>
            <w:left w:val="none" w:sz="0" w:space="0" w:color="auto"/>
            <w:bottom w:val="none" w:sz="0" w:space="0" w:color="auto"/>
            <w:right w:val="none" w:sz="0" w:space="0" w:color="auto"/>
          </w:divBdr>
        </w:div>
        <w:div w:id="248777073">
          <w:marLeft w:val="640"/>
          <w:marRight w:val="0"/>
          <w:marTop w:val="0"/>
          <w:marBottom w:val="0"/>
          <w:divBdr>
            <w:top w:val="none" w:sz="0" w:space="0" w:color="auto"/>
            <w:left w:val="none" w:sz="0" w:space="0" w:color="auto"/>
            <w:bottom w:val="none" w:sz="0" w:space="0" w:color="auto"/>
            <w:right w:val="none" w:sz="0" w:space="0" w:color="auto"/>
          </w:divBdr>
        </w:div>
        <w:div w:id="1014307656">
          <w:marLeft w:val="640"/>
          <w:marRight w:val="0"/>
          <w:marTop w:val="0"/>
          <w:marBottom w:val="0"/>
          <w:divBdr>
            <w:top w:val="none" w:sz="0" w:space="0" w:color="auto"/>
            <w:left w:val="none" w:sz="0" w:space="0" w:color="auto"/>
            <w:bottom w:val="none" w:sz="0" w:space="0" w:color="auto"/>
            <w:right w:val="none" w:sz="0" w:space="0" w:color="auto"/>
          </w:divBdr>
        </w:div>
        <w:div w:id="599918706">
          <w:marLeft w:val="640"/>
          <w:marRight w:val="0"/>
          <w:marTop w:val="0"/>
          <w:marBottom w:val="0"/>
          <w:divBdr>
            <w:top w:val="none" w:sz="0" w:space="0" w:color="auto"/>
            <w:left w:val="none" w:sz="0" w:space="0" w:color="auto"/>
            <w:bottom w:val="none" w:sz="0" w:space="0" w:color="auto"/>
            <w:right w:val="none" w:sz="0" w:space="0" w:color="auto"/>
          </w:divBdr>
        </w:div>
        <w:div w:id="193662192">
          <w:marLeft w:val="640"/>
          <w:marRight w:val="0"/>
          <w:marTop w:val="0"/>
          <w:marBottom w:val="0"/>
          <w:divBdr>
            <w:top w:val="none" w:sz="0" w:space="0" w:color="auto"/>
            <w:left w:val="none" w:sz="0" w:space="0" w:color="auto"/>
            <w:bottom w:val="none" w:sz="0" w:space="0" w:color="auto"/>
            <w:right w:val="none" w:sz="0" w:space="0" w:color="auto"/>
          </w:divBdr>
        </w:div>
        <w:div w:id="1906137341">
          <w:marLeft w:val="640"/>
          <w:marRight w:val="0"/>
          <w:marTop w:val="0"/>
          <w:marBottom w:val="0"/>
          <w:divBdr>
            <w:top w:val="none" w:sz="0" w:space="0" w:color="auto"/>
            <w:left w:val="none" w:sz="0" w:space="0" w:color="auto"/>
            <w:bottom w:val="none" w:sz="0" w:space="0" w:color="auto"/>
            <w:right w:val="none" w:sz="0" w:space="0" w:color="auto"/>
          </w:divBdr>
        </w:div>
        <w:div w:id="249971373">
          <w:marLeft w:val="640"/>
          <w:marRight w:val="0"/>
          <w:marTop w:val="0"/>
          <w:marBottom w:val="0"/>
          <w:divBdr>
            <w:top w:val="none" w:sz="0" w:space="0" w:color="auto"/>
            <w:left w:val="none" w:sz="0" w:space="0" w:color="auto"/>
            <w:bottom w:val="none" w:sz="0" w:space="0" w:color="auto"/>
            <w:right w:val="none" w:sz="0" w:space="0" w:color="auto"/>
          </w:divBdr>
        </w:div>
        <w:div w:id="140923382">
          <w:marLeft w:val="640"/>
          <w:marRight w:val="0"/>
          <w:marTop w:val="0"/>
          <w:marBottom w:val="0"/>
          <w:divBdr>
            <w:top w:val="none" w:sz="0" w:space="0" w:color="auto"/>
            <w:left w:val="none" w:sz="0" w:space="0" w:color="auto"/>
            <w:bottom w:val="none" w:sz="0" w:space="0" w:color="auto"/>
            <w:right w:val="none" w:sz="0" w:space="0" w:color="auto"/>
          </w:divBdr>
        </w:div>
        <w:div w:id="2051028362">
          <w:marLeft w:val="640"/>
          <w:marRight w:val="0"/>
          <w:marTop w:val="0"/>
          <w:marBottom w:val="0"/>
          <w:divBdr>
            <w:top w:val="none" w:sz="0" w:space="0" w:color="auto"/>
            <w:left w:val="none" w:sz="0" w:space="0" w:color="auto"/>
            <w:bottom w:val="none" w:sz="0" w:space="0" w:color="auto"/>
            <w:right w:val="none" w:sz="0" w:space="0" w:color="auto"/>
          </w:divBdr>
        </w:div>
        <w:div w:id="2102411333">
          <w:marLeft w:val="640"/>
          <w:marRight w:val="0"/>
          <w:marTop w:val="0"/>
          <w:marBottom w:val="0"/>
          <w:divBdr>
            <w:top w:val="none" w:sz="0" w:space="0" w:color="auto"/>
            <w:left w:val="none" w:sz="0" w:space="0" w:color="auto"/>
            <w:bottom w:val="none" w:sz="0" w:space="0" w:color="auto"/>
            <w:right w:val="none" w:sz="0" w:space="0" w:color="auto"/>
          </w:divBdr>
        </w:div>
        <w:div w:id="1114907089">
          <w:marLeft w:val="640"/>
          <w:marRight w:val="0"/>
          <w:marTop w:val="0"/>
          <w:marBottom w:val="0"/>
          <w:divBdr>
            <w:top w:val="none" w:sz="0" w:space="0" w:color="auto"/>
            <w:left w:val="none" w:sz="0" w:space="0" w:color="auto"/>
            <w:bottom w:val="none" w:sz="0" w:space="0" w:color="auto"/>
            <w:right w:val="none" w:sz="0" w:space="0" w:color="auto"/>
          </w:divBdr>
        </w:div>
        <w:div w:id="1509440655">
          <w:marLeft w:val="640"/>
          <w:marRight w:val="0"/>
          <w:marTop w:val="0"/>
          <w:marBottom w:val="0"/>
          <w:divBdr>
            <w:top w:val="none" w:sz="0" w:space="0" w:color="auto"/>
            <w:left w:val="none" w:sz="0" w:space="0" w:color="auto"/>
            <w:bottom w:val="none" w:sz="0" w:space="0" w:color="auto"/>
            <w:right w:val="none" w:sz="0" w:space="0" w:color="auto"/>
          </w:divBdr>
        </w:div>
        <w:div w:id="1389571234">
          <w:marLeft w:val="640"/>
          <w:marRight w:val="0"/>
          <w:marTop w:val="0"/>
          <w:marBottom w:val="0"/>
          <w:divBdr>
            <w:top w:val="none" w:sz="0" w:space="0" w:color="auto"/>
            <w:left w:val="none" w:sz="0" w:space="0" w:color="auto"/>
            <w:bottom w:val="none" w:sz="0" w:space="0" w:color="auto"/>
            <w:right w:val="none" w:sz="0" w:space="0" w:color="auto"/>
          </w:divBdr>
        </w:div>
        <w:div w:id="1350644774">
          <w:marLeft w:val="640"/>
          <w:marRight w:val="0"/>
          <w:marTop w:val="0"/>
          <w:marBottom w:val="0"/>
          <w:divBdr>
            <w:top w:val="none" w:sz="0" w:space="0" w:color="auto"/>
            <w:left w:val="none" w:sz="0" w:space="0" w:color="auto"/>
            <w:bottom w:val="none" w:sz="0" w:space="0" w:color="auto"/>
            <w:right w:val="none" w:sz="0" w:space="0" w:color="auto"/>
          </w:divBdr>
        </w:div>
        <w:div w:id="611596531">
          <w:marLeft w:val="640"/>
          <w:marRight w:val="0"/>
          <w:marTop w:val="0"/>
          <w:marBottom w:val="0"/>
          <w:divBdr>
            <w:top w:val="none" w:sz="0" w:space="0" w:color="auto"/>
            <w:left w:val="none" w:sz="0" w:space="0" w:color="auto"/>
            <w:bottom w:val="none" w:sz="0" w:space="0" w:color="auto"/>
            <w:right w:val="none" w:sz="0" w:space="0" w:color="auto"/>
          </w:divBdr>
        </w:div>
      </w:divsChild>
    </w:div>
    <w:div w:id="1488742175">
      <w:bodyDiv w:val="1"/>
      <w:marLeft w:val="0"/>
      <w:marRight w:val="0"/>
      <w:marTop w:val="0"/>
      <w:marBottom w:val="0"/>
      <w:divBdr>
        <w:top w:val="none" w:sz="0" w:space="0" w:color="auto"/>
        <w:left w:val="none" w:sz="0" w:space="0" w:color="auto"/>
        <w:bottom w:val="none" w:sz="0" w:space="0" w:color="auto"/>
        <w:right w:val="none" w:sz="0" w:space="0" w:color="auto"/>
      </w:divBdr>
      <w:divsChild>
        <w:div w:id="724643850">
          <w:marLeft w:val="640"/>
          <w:marRight w:val="0"/>
          <w:marTop w:val="0"/>
          <w:marBottom w:val="0"/>
          <w:divBdr>
            <w:top w:val="none" w:sz="0" w:space="0" w:color="auto"/>
            <w:left w:val="none" w:sz="0" w:space="0" w:color="auto"/>
            <w:bottom w:val="none" w:sz="0" w:space="0" w:color="auto"/>
            <w:right w:val="none" w:sz="0" w:space="0" w:color="auto"/>
          </w:divBdr>
        </w:div>
        <w:div w:id="13306197">
          <w:marLeft w:val="640"/>
          <w:marRight w:val="0"/>
          <w:marTop w:val="0"/>
          <w:marBottom w:val="0"/>
          <w:divBdr>
            <w:top w:val="none" w:sz="0" w:space="0" w:color="auto"/>
            <w:left w:val="none" w:sz="0" w:space="0" w:color="auto"/>
            <w:bottom w:val="none" w:sz="0" w:space="0" w:color="auto"/>
            <w:right w:val="none" w:sz="0" w:space="0" w:color="auto"/>
          </w:divBdr>
        </w:div>
        <w:div w:id="384916346">
          <w:marLeft w:val="640"/>
          <w:marRight w:val="0"/>
          <w:marTop w:val="0"/>
          <w:marBottom w:val="0"/>
          <w:divBdr>
            <w:top w:val="none" w:sz="0" w:space="0" w:color="auto"/>
            <w:left w:val="none" w:sz="0" w:space="0" w:color="auto"/>
            <w:bottom w:val="none" w:sz="0" w:space="0" w:color="auto"/>
            <w:right w:val="none" w:sz="0" w:space="0" w:color="auto"/>
          </w:divBdr>
        </w:div>
        <w:div w:id="1805856143">
          <w:marLeft w:val="640"/>
          <w:marRight w:val="0"/>
          <w:marTop w:val="0"/>
          <w:marBottom w:val="0"/>
          <w:divBdr>
            <w:top w:val="none" w:sz="0" w:space="0" w:color="auto"/>
            <w:left w:val="none" w:sz="0" w:space="0" w:color="auto"/>
            <w:bottom w:val="none" w:sz="0" w:space="0" w:color="auto"/>
            <w:right w:val="none" w:sz="0" w:space="0" w:color="auto"/>
          </w:divBdr>
        </w:div>
        <w:div w:id="1485582231">
          <w:marLeft w:val="640"/>
          <w:marRight w:val="0"/>
          <w:marTop w:val="0"/>
          <w:marBottom w:val="0"/>
          <w:divBdr>
            <w:top w:val="none" w:sz="0" w:space="0" w:color="auto"/>
            <w:left w:val="none" w:sz="0" w:space="0" w:color="auto"/>
            <w:bottom w:val="none" w:sz="0" w:space="0" w:color="auto"/>
            <w:right w:val="none" w:sz="0" w:space="0" w:color="auto"/>
          </w:divBdr>
        </w:div>
        <w:div w:id="1327854635">
          <w:marLeft w:val="640"/>
          <w:marRight w:val="0"/>
          <w:marTop w:val="0"/>
          <w:marBottom w:val="0"/>
          <w:divBdr>
            <w:top w:val="none" w:sz="0" w:space="0" w:color="auto"/>
            <w:left w:val="none" w:sz="0" w:space="0" w:color="auto"/>
            <w:bottom w:val="none" w:sz="0" w:space="0" w:color="auto"/>
            <w:right w:val="none" w:sz="0" w:space="0" w:color="auto"/>
          </w:divBdr>
        </w:div>
        <w:div w:id="1380930759">
          <w:marLeft w:val="640"/>
          <w:marRight w:val="0"/>
          <w:marTop w:val="0"/>
          <w:marBottom w:val="0"/>
          <w:divBdr>
            <w:top w:val="none" w:sz="0" w:space="0" w:color="auto"/>
            <w:left w:val="none" w:sz="0" w:space="0" w:color="auto"/>
            <w:bottom w:val="none" w:sz="0" w:space="0" w:color="auto"/>
            <w:right w:val="none" w:sz="0" w:space="0" w:color="auto"/>
          </w:divBdr>
        </w:div>
        <w:div w:id="38209575">
          <w:marLeft w:val="640"/>
          <w:marRight w:val="0"/>
          <w:marTop w:val="0"/>
          <w:marBottom w:val="0"/>
          <w:divBdr>
            <w:top w:val="none" w:sz="0" w:space="0" w:color="auto"/>
            <w:left w:val="none" w:sz="0" w:space="0" w:color="auto"/>
            <w:bottom w:val="none" w:sz="0" w:space="0" w:color="auto"/>
            <w:right w:val="none" w:sz="0" w:space="0" w:color="auto"/>
          </w:divBdr>
        </w:div>
        <w:div w:id="1118109846">
          <w:marLeft w:val="640"/>
          <w:marRight w:val="0"/>
          <w:marTop w:val="0"/>
          <w:marBottom w:val="0"/>
          <w:divBdr>
            <w:top w:val="none" w:sz="0" w:space="0" w:color="auto"/>
            <w:left w:val="none" w:sz="0" w:space="0" w:color="auto"/>
            <w:bottom w:val="none" w:sz="0" w:space="0" w:color="auto"/>
            <w:right w:val="none" w:sz="0" w:space="0" w:color="auto"/>
          </w:divBdr>
        </w:div>
        <w:div w:id="1918711549">
          <w:marLeft w:val="640"/>
          <w:marRight w:val="0"/>
          <w:marTop w:val="0"/>
          <w:marBottom w:val="0"/>
          <w:divBdr>
            <w:top w:val="none" w:sz="0" w:space="0" w:color="auto"/>
            <w:left w:val="none" w:sz="0" w:space="0" w:color="auto"/>
            <w:bottom w:val="none" w:sz="0" w:space="0" w:color="auto"/>
            <w:right w:val="none" w:sz="0" w:space="0" w:color="auto"/>
          </w:divBdr>
        </w:div>
        <w:div w:id="393744659">
          <w:marLeft w:val="640"/>
          <w:marRight w:val="0"/>
          <w:marTop w:val="0"/>
          <w:marBottom w:val="0"/>
          <w:divBdr>
            <w:top w:val="none" w:sz="0" w:space="0" w:color="auto"/>
            <w:left w:val="none" w:sz="0" w:space="0" w:color="auto"/>
            <w:bottom w:val="none" w:sz="0" w:space="0" w:color="auto"/>
            <w:right w:val="none" w:sz="0" w:space="0" w:color="auto"/>
          </w:divBdr>
        </w:div>
        <w:div w:id="119805514">
          <w:marLeft w:val="640"/>
          <w:marRight w:val="0"/>
          <w:marTop w:val="0"/>
          <w:marBottom w:val="0"/>
          <w:divBdr>
            <w:top w:val="none" w:sz="0" w:space="0" w:color="auto"/>
            <w:left w:val="none" w:sz="0" w:space="0" w:color="auto"/>
            <w:bottom w:val="none" w:sz="0" w:space="0" w:color="auto"/>
            <w:right w:val="none" w:sz="0" w:space="0" w:color="auto"/>
          </w:divBdr>
        </w:div>
        <w:div w:id="474569762">
          <w:marLeft w:val="640"/>
          <w:marRight w:val="0"/>
          <w:marTop w:val="0"/>
          <w:marBottom w:val="0"/>
          <w:divBdr>
            <w:top w:val="none" w:sz="0" w:space="0" w:color="auto"/>
            <w:left w:val="none" w:sz="0" w:space="0" w:color="auto"/>
            <w:bottom w:val="none" w:sz="0" w:space="0" w:color="auto"/>
            <w:right w:val="none" w:sz="0" w:space="0" w:color="auto"/>
          </w:divBdr>
        </w:div>
        <w:div w:id="832065536">
          <w:marLeft w:val="640"/>
          <w:marRight w:val="0"/>
          <w:marTop w:val="0"/>
          <w:marBottom w:val="0"/>
          <w:divBdr>
            <w:top w:val="none" w:sz="0" w:space="0" w:color="auto"/>
            <w:left w:val="none" w:sz="0" w:space="0" w:color="auto"/>
            <w:bottom w:val="none" w:sz="0" w:space="0" w:color="auto"/>
            <w:right w:val="none" w:sz="0" w:space="0" w:color="auto"/>
          </w:divBdr>
        </w:div>
        <w:div w:id="516358253">
          <w:marLeft w:val="640"/>
          <w:marRight w:val="0"/>
          <w:marTop w:val="0"/>
          <w:marBottom w:val="0"/>
          <w:divBdr>
            <w:top w:val="none" w:sz="0" w:space="0" w:color="auto"/>
            <w:left w:val="none" w:sz="0" w:space="0" w:color="auto"/>
            <w:bottom w:val="none" w:sz="0" w:space="0" w:color="auto"/>
            <w:right w:val="none" w:sz="0" w:space="0" w:color="auto"/>
          </w:divBdr>
        </w:div>
        <w:div w:id="1833175131">
          <w:marLeft w:val="640"/>
          <w:marRight w:val="0"/>
          <w:marTop w:val="0"/>
          <w:marBottom w:val="0"/>
          <w:divBdr>
            <w:top w:val="none" w:sz="0" w:space="0" w:color="auto"/>
            <w:left w:val="none" w:sz="0" w:space="0" w:color="auto"/>
            <w:bottom w:val="none" w:sz="0" w:space="0" w:color="auto"/>
            <w:right w:val="none" w:sz="0" w:space="0" w:color="auto"/>
          </w:divBdr>
        </w:div>
        <w:div w:id="461121274">
          <w:marLeft w:val="640"/>
          <w:marRight w:val="0"/>
          <w:marTop w:val="0"/>
          <w:marBottom w:val="0"/>
          <w:divBdr>
            <w:top w:val="none" w:sz="0" w:space="0" w:color="auto"/>
            <w:left w:val="none" w:sz="0" w:space="0" w:color="auto"/>
            <w:bottom w:val="none" w:sz="0" w:space="0" w:color="auto"/>
            <w:right w:val="none" w:sz="0" w:space="0" w:color="auto"/>
          </w:divBdr>
        </w:div>
        <w:div w:id="1625112567">
          <w:marLeft w:val="640"/>
          <w:marRight w:val="0"/>
          <w:marTop w:val="0"/>
          <w:marBottom w:val="0"/>
          <w:divBdr>
            <w:top w:val="none" w:sz="0" w:space="0" w:color="auto"/>
            <w:left w:val="none" w:sz="0" w:space="0" w:color="auto"/>
            <w:bottom w:val="none" w:sz="0" w:space="0" w:color="auto"/>
            <w:right w:val="none" w:sz="0" w:space="0" w:color="auto"/>
          </w:divBdr>
        </w:div>
        <w:div w:id="1998459474">
          <w:marLeft w:val="640"/>
          <w:marRight w:val="0"/>
          <w:marTop w:val="0"/>
          <w:marBottom w:val="0"/>
          <w:divBdr>
            <w:top w:val="none" w:sz="0" w:space="0" w:color="auto"/>
            <w:left w:val="none" w:sz="0" w:space="0" w:color="auto"/>
            <w:bottom w:val="none" w:sz="0" w:space="0" w:color="auto"/>
            <w:right w:val="none" w:sz="0" w:space="0" w:color="auto"/>
          </w:divBdr>
        </w:div>
        <w:div w:id="1743022096">
          <w:marLeft w:val="640"/>
          <w:marRight w:val="0"/>
          <w:marTop w:val="0"/>
          <w:marBottom w:val="0"/>
          <w:divBdr>
            <w:top w:val="none" w:sz="0" w:space="0" w:color="auto"/>
            <w:left w:val="none" w:sz="0" w:space="0" w:color="auto"/>
            <w:bottom w:val="none" w:sz="0" w:space="0" w:color="auto"/>
            <w:right w:val="none" w:sz="0" w:space="0" w:color="auto"/>
          </w:divBdr>
        </w:div>
        <w:div w:id="1335497682">
          <w:marLeft w:val="640"/>
          <w:marRight w:val="0"/>
          <w:marTop w:val="0"/>
          <w:marBottom w:val="0"/>
          <w:divBdr>
            <w:top w:val="none" w:sz="0" w:space="0" w:color="auto"/>
            <w:left w:val="none" w:sz="0" w:space="0" w:color="auto"/>
            <w:bottom w:val="none" w:sz="0" w:space="0" w:color="auto"/>
            <w:right w:val="none" w:sz="0" w:space="0" w:color="auto"/>
          </w:divBdr>
        </w:div>
        <w:div w:id="1588659990">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23519699">
      <w:bodyDiv w:val="1"/>
      <w:marLeft w:val="0"/>
      <w:marRight w:val="0"/>
      <w:marTop w:val="0"/>
      <w:marBottom w:val="0"/>
      <w:divBdr>
        <w:top w:val="none" w:sz="0" w:space="0" w:color="auto"/>
        <w:left w:val="none" w:sz="0" w:space="0" w:color="auto"/>
        <w:bottom w:val="none" w:sz="0" w:space="0" w:color="auto"/>
        <w:right w:val="none" w:sz="0" w:space="0" w:color="auto"/>
      </w:divBdr>
      <w:divsChild>
        <w:div w:id="2030522330">
          <w:marLeft w:val="640"/>
          <w:marRight w:val="0"/>
          <w:marTop w:val="0"/>
          <w:marBottom w:val="0"/>
          <w:divBdr>
            <w:top w:val="none" w:sz="0" w:space="0" w:color="auto"/>
            <w:left w:val="none" w:sz="0" w:space="0" w:color="auto"/>
            <w:bottom w:val="none" w:sz="0" w:space="0" w:color="auto"/>
            <w:right w:val="none" w:sz="0" w:space="0" w:color="auto"/>
          </w:divBdr>
        </w:div>
        <w:div w:id="1895267782">
          <w:marLeft w:val="640"/>
          <w:marRight w:val="0"/>
          <w:marTop w:val="0"/>
          <w:marBottom w:val="0"/>
          <w:divBdr>
            <w:top w:val="none" w:sz="0" w:space="0" w:color="auto"/>
            <w:left w:val="none" w:sz="0" w:space="0" w:color="auto"/>
            <w:bottom w:val="none" w:sz="0" w:space="0" w:color="auto"/>
            <w:right w:val="none" w:sz="0" w:space="0" w:color="auto"/>
          </w:divBdr>
        </w:div>
        <w:div w:id="1357540672">
          <w:marLeft w:val="640"/>
          <w:marRight w:val="0"/>
          <w:marTop w:val="0"/>
          <w:marBottom w:val="0"/>
          <w:divBdr>
            <w:top w:val="none" w:sz="0" w:space="0" w:color="auto"/>
            <w:left w:val="none" w:sz="0" w:space="0" w:color="auto"/>
            <w:bottom w:val="none" w:sz="0" w:space="0" w:color="auto"/>
            <w:right w:val="none" w:sz="0" w:space="0" w:color="auto"/>
          </w:divBdr>
        </w:div>
        <w:div w:id="1606578948">
          <w:marLeft w:val="640"/>
          <w:marRight w:val="0"/>
          <w:marTop w:val="0"/>
          <w:marBottom w:val="0"/>
          <w:divBdr>
            <w:top w:val="none" w:sz="0" w:space="0" w:color="auto"/>
            <w:left w:val="none" w:sz="0" w:space="0" w:color="auto"/>
            <w:bottom w:val="none" w:sz="0" w:space="0" w:color="auto"/>
            <w:right w:val="none" w:sz="0" w:space="0" w:color="auto"/>
          </w:divBdr>
        </w:div>
        <w:div w:id="381246150">
          <w:marLeft w:val="640"/>
          <w:marRight w:val="0"/>
          <w:marTop w:val="0"/>
          <w:marBottom w:val="0"/>
          <w:divBdr>
            <w:top w:val="none" w:sz="0" w:space="0" w:color="auto"/>
            <w:left w:val="none" w:sz="0" w:space="0" w:color="auto"/>
            <w:bottom w:val="none" w:sz="0" w:space="0" w:color="auto"/>
            <w:right w:val="none" w:sz="0" w:space="0" w:color="auto"/>
          </w:divBdr>
        </w:div>
        <w:div w:id="2106876220">
          <w:marLeft w:val="640"/>
          <w:marRight w:val="0"/>
          <w:marTop w:val="0"/>
          <w:marBottom w:val="0"/>
          <w:divBdr>
            <w:top w:val="none" w:sz="0" w:space="0" w:color="auto"/>
            <w:left w:val="none" w:sz="0" w:space="0" w:color="auto"/>
            <w:bottom w:val="none" w:sz="0" w:space="0" w:color="auto"/>
            <w:right w:val="none" w:sz="0" w:space="0" w:color="auto"/>
          </w:divBdr>
        </w:div>
        <w:div w:id="1509783911">
          <w:marLeft w:val="640"/>
          <w:marRight w:val="0"/>
          <w:marTop w:val="0"/>
          <w:marBottom w:val="0"/>
          <w:divBdr>
            <w:top w:val="none" w:sz="0" w:space="0" w:color="auto"/>
            <w:left w:val="none" w:sz="0" w:space="0" w:color="auto"/>
            <w:bottom w:val="none" w:sz="0" w:space="0" w:color="auto"/>
            <w:right w:val="none" w:sz="0" w:space="0" w:color="auto"/>
          </w:divBdr>
        </w:div>
        <w:div w:id="244150252">
          <w:marLeft w:val="640"/>
          <w:marRight w:val="0"/>
          <w:marTop w:val="0"/>
          <w:marBottom w:val="0"/>
          <w:divBdr>
            <w:top w:val="none" w:sz="0" w:space="0" w:color="auto"/>
            <w:left w:val="none" w:sz="0" w:space="0" w:color="auto"/>
            <w:bottom w:val="none" w:sz="0" w:space="0" w:color="auto"/>
            <w:right w:val="none" w:sz="0" w:space="0" w:color="auto"/>
          </w:divBdr>
        </w:div>
        <w:div w:id="1729182641">
          <w:marLeft w:val="640"/>
          <w:marRight w:val="0"/>
          <w:marTop w:val="0"/>
          <w:marBottom w:val="0"/>
          <w:divBdr>
            <w:top w:val="none" w:sz="0" w:space="0" w:color="auto"/>
            <w:left w:val="none" w:sz="0" w:space="0" w:color="auto"/>
            <w:bottom w:val="none" w:sz="0" w:space="0" w:color="auto"/>
            <w:right w:val="none" w:sz="0" w:space="0" w:color="auto"/>
          </w:divBdr>
        </w:div>
        <w:div w:id="288245026">
          <w:marLeft w:val="640"/>
          <w:marRight w:val="0"/>
          <w:marTop w:val="0"/>
          <w:marBottom w:val="0"/>
          <w:divBdr>
            <w:top w:val="none" w:sz="0" w:space="0" w:color="auto"/>
            <w:left w:val="none" w:sz="0" w:space="0" w:color="auto"/>
            <w:bottom w:val="none" w:sz="0" w:space="0" w:color="auto"/>
            <w:right w:val="none" w:sz="0" w:space="0" w:color="auto"/>
          </w:divBdr>
        </w:div>
        <w:div w:id="974064859">
          <w:marLeft w:val="640"/>
          <w:marRight w:val="0"/>
          <w:marTop w:val="0"/>
          <w:marBottom w:val="0"/>
          <w:divBdr>
            <w:top w:val="none" w:sz="0" w:space="0" w:color="auto"/>
            <w:left w:val="none" w:sz="0" w:space="0" w:color="auto"/>
            <w:bottom w:val="none" w:sz="0" w:space="0" w:color="auto"/>
            <w:right w:val="none" w:sz="0" w:space="0" w:color="auto"/>
          </w:divBdr>
        </w:div>
        <w:div w:id="875626885">
          <w:marLeft w:val="640"/>
          <w:marRight w:val="0"/>
          <w:marTop w:val="0"/>
          <w:marBottom w:val="0"/>
          <w:divBdr>
            <w:top w:val="none" w:sz="0" w:space="0" w:color="auto"/>
            <w:left w:val="none" w:sz="0" w:space="0" w:color="auto"/>
            <w:bottom w:val="none" w:sz="0" w:space="0" w:color="auto"/>
            <w:right w:val="none" w:sz="0" w:space="0" w:color="auto"/>
          </w:divBdr>
        </w:div>
        <w:div w:id="1135486692">
          <w:marLeft w:val="640"/>
          <w:marRight w:val="0"/>
          <w:marTop w:val="0"/>
          <w:marBottom w:val="0"/>
          <w:divBdr>
            <w:top w:val="none" w:sz="0" w:space="0" w:color="auto"/>
            <w:left w:val="none" w:sz="0" w:space="0" w:color="auto"/>
            <w:bottom w:val="none" w:sz="0" w:space="0" w:color="auto"/>
            <w:right w:val="none" w:sz="0" w:space="0" w:color="auto"/>
          </w:divBdr>
        </w:div>
        <w:div w:id="2039039933">
          <w:marLeft w:val="640"/>
          <w:marRight w:val="0"/>
          <w:marTop w:val="0"/>
          <w:marBottom w:val="0"/>
          <w:divBdr>
            <w:top w:val="none" w:sz="0" w:space="0" w:color="auto"/>
            <w:left w:val="none" w:sz="0" w:space="0" w:color="auto"/>
            <w:bottom w:val="none" w:sz="0" w:space="0" w:color="auto"/>
            <w:right w:val="none" w:sz="0" w:space="0" w:color="auto"/>
          </w:divBdr>
        </w:div>
        <w:div w:id="674310341">
          <w:marLeft w:val="640"/>
          <w:marRight w:val="0"/>
          <w:marTop w:val="0"/>
          <w:marBottom w:val="0"/>
          <w:divBdr>
            <w:top w:val="none" w:sz="0" w:space="0" w:color="auto"/>
            <w:left w:val="none" w:sz="0" w:space="0" w:color="auto"/>
            <w:bottom w:val="none" w:sz="0" w:space="0" w:color="auto"/>
            <w:right w:val="none" w:sz="0" w:space="0" w:color="auto"/>
          </w:divBdr>
        </w:div>
        <w:div w:id="862328905">
          <w:marLeft w:val="640"/>
          <w:marRight w:val="0"/>
          <w:marTop w:val="0"/>
          <w:marBottom w:val="0"/>
          <w:divBdr>
            <w:top w:val="none" w:sz="0" w:space="0" w:color="auto"/>
            <w:left w:val="none" w:sz="0" w:space="0" w:color="auto"/>
            <w:bottom w:val="none" w:sz="0" w:space="0" w:color="auto"/>
            <w:right w:val="none" w:sz="0" w:space="0" w:color="auto"/>
          </w:divBdr>
        </w:div>
        <w:div w:id="1187065355">
          <w:marLeft w:val="640"/>
          <w:marRight w:val="0"/>
          <w:marTop w:val="0"/>
          <w:marBottom w:val="0"/>
          <w:divBdr>
            <w:top w:val="none" w:sz="0" w:space="0" w:color="auto"/>
            <w:left w:val="none" w:sz="0" w:space="0" w:color="auto"/>
            <w:bottom w:val="none" w:sz="0" w:space="0" w:color="auto"/>
            <w:right w:val="none" w:sz="0" w:space="0" w:color="auto"/>
          </w:divBdr>
        </w:div>
        <w:div w:id="1590309137">
          <w:marLeft w:val="640"/>
          <w:marRight w:val="0"/>
          <w:marTop w:val="0"/>
          <w:marBottom w:val="0"/>
          <w:divBdr>
            <w:top w:val="none" w:sz="0" w:space="0" w:color="auto"/>
            <w:left w:val="none" w:sz="0" w:space="0" w:color="auto"/>
            <w:bottom w:val="none" w:sz="0" w:space="0" w:color="auto"/>
            <w:right w:val="none" w:sz="0" w:space="0" w:color="auto"/>
          </w:divBdr>
        </w:div>
        <w:div w:id="1869877506">
          <w:marLeft w:val="640"/>
          <w:marRight w:val="0"/>
          <w:marTop w:val="0"/>
          <w:marBottom w:val="0"/>
          <w:divBdr>
            <w:top w:val="none" w:sz="0" w:space="0" w:color="auto"/>
            <w:left w:val="none" w:sz="0" w:space="0" w:color="auto"/>
            <w:bottom w:val="none" w:sz="0" w:space="0" w:color="auto"/>
            <w:right w:val="none" w:sz="0" w:space="0" w:color="auto"/>
          </w:divBdr>
        </w:div>
        <w:div w:id="2086102596">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93205776">
      <w:bodyDiv w:val="1"/>
      <w:marLeft w:val="0"/>
      <w:marRight w:val="0"/>
      <w:marTop w:val="0"/>
      <w:marBottom w:val="0"/>
      <w:divBdr>
        <w:top w:val="none" w:sz="0" w:space="0" w:color="auto"/>
        <w:left w:val="none" w:sz="0" w:space="0" w:color="auto"/>
        <w:bottom w:val="none" w:sz="0" w:space="0" w:color="auto"/>
        <w:right w:val="none" w:sz="0" w:space="0" w:color="auto"/>
      </w:divBdr>
      <w:divsChild>
        <w:div w:id="365839973">
          <w:marLeft w:val="640"/>
          <w:marRight w:val="0"/>
          <w:marTop w:val="0"/>
          <w:marBottom w:val="0"/>
          <w:divBdr>
            <w:top w:val="none" w:sz="0" w:space="0" w:color="auto"/>
            <w:left w:val="none" w:sz="0" w:space="0" w:color="auto"/>
            <w:bottom w:val="none" w:sz="0" w:space="0" w:color="auto"/>
            <w:right w:val="none" w:sz="0" w:space="0" w:color="auto"/>
          </w:divBdr>
        </w:div>
        <w:div w:id="989478257">
          <w:marLeft w:val="640"/>
          <w:marRight w:val="0"/>
          <w:marTop w:val="0"/>
          <w:marBottom w:val="0"/>
          <w:divBdr>
            <w:top w:val="none" w:sz="0" w:space="0" w:color="auto"/>
            <w:left w:val="none" w:sz="0" w:space="0" w:color="auto"/>
            <w:bottom w:val="none" w:sz="0" w:space="0" w:color="auto"/>
            <w:right w:val="none" w:sz="0" w:space="0" w:color="auto"/>
          </w:divBdr>
        </w:div>
        <w:div w:id="909267800">
          <w:marLeft w:val="640"/>
          <w:marRight w:val="0"/>
          <w:marTop w:val="0"/>
          <w:marBottom w:val="0"/>
          <w:divBdr>
            <w:top w:val="none" w:sz="0" w:space="0" w:color="auto"/>
            <w:left w:val="none" w:sz="0" w:space="0" w:color="auto"/>
            <w:bottom w:val="none" w:sz="0" w:space="0" w:color="auto"/>
            <w:right w:val="none" w:sz="0" w:space="0" w:color="auto"/>
          </w:divBdr>
        </w:div>
        <w:div w:id="1983004772">
          <w:marLeft w:val="640"/>
          <w:marRight w:val="0"/>
          <w:marTop w:val="0"/>
          <w:marBottom w:val="0"/>
          <w:divBdr>
            <w:top w:val="none" w:sz="0" w:space="0" w:color="auto"/>
            <w:left w:val="none" w:sz="0" w:space="0" w:color="auto"/>
            <w:bottom w:val="none" w:sz="0" w:space="0" w:color="auto"/>
            <w:right w:val="none" w:sz="0" w:space="0" w:color="auto"/>
          </w:divBdr>
        </w:div>
        <w:div w:id="1293247764">
          <w:marLeft w:val="640"/>
          <w:marRight w:val="0"/>
          <w:marTop w:val="0"/>
          <w:marBottom w:val="0"/>
          <w:divBdr>
            <w:top w:val="none" w:sz="0" w:space="0" w:color="auto"/>
            <w:left w:val="none" w:sz="0" w:space="0" w:color="auto"/>
            <w:bottom w:val="none" w:sz="0" w:space="0" w:color="auto"/>
            <w:right w:val="none" w:sz="0" w:space="0" w:color="auto"/>
          </w:divBdr>
        </w:div>
        <w:div w:id="1510674555">
          <w:marLeft w:val="640"/>
          <w:marRight w:val="0"/>
          <w:marTop w:val="0"/>
          <w:marBottom w:val="0"/>
          <w:divBdr>
            <w:top w:val="none" w:sz="0" w:space="0" w:color="auto"/>
            <w:left w:val="none" w:sz="0" w:space="0" w:color="auto"/>
            <w:bottom w:val="none" w:sz="0" w:space="0" w:color="auto"/>
            <w:right w:val="none" w:sz="0" w:space="0" w:color="auto"/>
          </w:divBdr>
        </w:div>
        <w:div w:id="1528761036">
          <w:marLeft w:val="640"/>
          <w:marRight w:val="0"/>
          <w:marTop w:val="0"/>
          <w:marBottom w:val="0"/>
          <w:divBdr>
            <w:top w:val="none" w:sz="0" w:space="0" w:color="auto"/>
            <w:left w:val="none" w:sz="0" w:space="0" w:color="auto"/>
            <w:bottom w:val="none" w:sz="0" w:space="0" w:color="auto"/>
            <w:right w:val="none" w:sz="0" w:space="0" w:color="auto"/>
          </w:divBdr>
        </w:div>
        <w:div w:id="1140341311">
          <w:marLeft w:val="640"/>
          <w:marRight w:val="0"/>
          <w:marTop w:val="0"/>
          <w:marBottom w:val="0"/>
          <w:divBdr>
            <w:top w:val="none" w:sz="0" w:space="0" w:color="auto"/>
            <w:left w:val="none" w:sz="0" w:space="0" w:color="auto"/>
            <w:bottom w:val="none" w:sz="0" w:space="0" w:color="auto"/>
            <w:right w:val="none" w:sz="0" w:space="0" w:color="auto"/>
          </w:divBdr>
        </w:div>
        <w:div w:id="170921816">
          <w:marLeft w:val="640"/>
          <w:marRight w:val="0"/>
          <w:marTop w:val="0"/>
          <w:marBottom w:val="0"/>
          <w:divBdr>
            <w:top w:val="none" w:sz="0" w:space="0" w:color="auto"/>
            <w:left w:val="none" w:sz="0" w:space="0" w:color="auto"/>
            <w:bottom w:val="none" w:sz="0" w:space="0" w:color="auto"/>
            <w:right w:val="none" w:sz="0" w:space="0" w:color="auto"/>
          </w:divBdr>
        </w:div>
        <w:div w:id="890506479">
          <w:marLeft w:val="640"/>
          <w:marRight w:val="0"/>
          <w:marTop w:val="0"/>
          <w:marBottom w:val="0"/>
          <w:divBdr>
            <w:top w:val="none" w:sz="0" w:space="0" w:color="auto"/>
            <w:left w:val="none" w:sz="0" w:space="0" w:color="auto"/>
            <w:bottom w:val="none" w:sz="0" w:space="0" w:color="auto"/>
            <w:right w:val="none" w:sz="0" w:space="0" w:color="auto"/>
          </w:divBdr>
        </w:div>
        <w:div w:id="1163207383">
          <w:marLeft w:val="640"/>
          <w:marRight w:val="0"/>
          <w:marTop w:val="0"/>
          <w:marBottom w:val="0"/>
          <w:divBdr>
            <w:top w:val="none" w:sz="0" w:space="0" w:color="auto"/>
            <w:left w:val="none" w:sz="0" w:space="0" w:color="auto"/>
            <w:bottom w:val="none" w:sz="0" w:space="0" w:color="auto"/>
            <w:right w:val="none" w:sz="0" w:space="0" w:color="auto"/>
          </w:divBdr>
        </w:div>
        <w:div w:id="841505750">
          <w:marLeft w:val="640"/>
          <w:marRight w:val="0"/>
          <w:marTop w:val="0"/>
          <w:marBottom w:val="0"/>
          <w:divBdr>
            <w:top w:val="none" w:sz="0" w:space="0" w:color="auto"/>
            <w:left w:val="none" w:sz="0" w:space="0" w:color="auto"/>
            <w:bottom w:val="none" w:sz="0" w:space="0" w:color="auto"/>
            <w:right w:val="none" w:sz="0" w:space="0" w:color="auto"/>
          </w:divBdr>
        </w:div>
        <w:div w:id="1323387966">
          <w:marLeft w:val="640"/>
          <w:marRight w:val="0"/>
          <w:marTop w:val="0"/>
          <w:marBottom w:val="0"/>
          <w:divBdr>
            <w:top w:val="none" w:sz="0" w:space="0" w:color="auto"/>
            <w:left w:val="none" w:sz="0" w:space="0" w:color="auto"/>
            <w:bottom w:val="none" w:sz="0" w:space="0" w:color="auto"/>
            <w:right w:val="none" w:sz="0" w:space="0" w:color="auto"/>
          </w:divBdr>
        </w:div>
        <w:div w:id="2048140189">
          <w:marLeft w:val="640"/>
          <w:marRight w:val="0"/>
          <w:marTop w:val="0"/>
          <w:marBottom w:val="0"/>
          <w:divBdr>
            <w:top w:val="none" w:sz="0" w:space="0" w:color="auto"/>
            <w:left w:val="none" w:sz="0" w:space="0" w:color="auto"/>
            <w:bottom w:val="none" w:sz="0" w:space="0" w:color="auto"/>
            <w:right w:val="none" w:sz="0" w:space="0" w:color="auto"/>
          </w:divBdr>
        </w:div>
        <w:div w:id="1533156010">
          <w:marLeft w:val="640"/>
          <w:marRight w:val="0"/>
          <w:marTop w:val="0"/>
          <w:marBottom w:val="0"/>
          <w:divBdr>
            <w:top w:val="none" w:sz="0" w:space="0" w:color="auto"/>
            <w:left w:val="none" w:sz="0" w:space="0" w:color="auto"/>
            <w:bottom w:val="none" w:sz="0" w:space="0" w:color="auto"/>
            <w:right w:val="none" w:sz="0" w:space="0" w:color="auto"/>
          </w:divBdr>
        </w:div>
        <w:div w:id="1812939924">
          <w:marLeft w:val="640"/>
          <w:marRight w:val="0"/>
          <w:marTop w:val="0"/>
          <w:marBottom w:val="0"/>
          <w:divBdr>
            <w:top w:val="none" w:sz="0" w:space="0" w:color="auto"/>
            <w:left w:val="none" w:sz="0" w:space="0" w:color="auto"/>
            <w:bottom w:val="none" w:sz="0" w:space="0" w:color="auto"/>
            <w:right w:val="none" w:sz="0" w:space="0" w:color="auto"/>
          </w:divBdr>
        </w:div>
        <w:div w:id="207650369">
          <w:marLeft w:val="640"/>
          <w:marRight w:val="0"/>
          <w:marTop w:val="0"/>
          <w:marBottom w:val="0"/>
          <w:divBdr>
            <w:top w:val="none" w:sz="0" w:space="0" w:color="auto"/>
            <w:left w:val="none" w:sz="0" w:space="0" w:color="auto"/>
            <w:bottom w:val="none" w:sz="0" w:space="0" w:color="auto"/>
            <w:right w:val="none" w:sz="0" w:space="0" w:color="auto"/>
          </w:divBdr>
        </w:div>
        <w:div w:id="732658830">
          <w:marLeft w:val="640"/>
          <w:marRight w:val="0"/>
          <w:marTop w:val="0"/>
          <w:marBottom w:val="0"/>
          <w:divBdr>
            <w:top w:val="none" w:sz="0" w:space="0" w:color="auto"/>
            <w:left w:val="none" w:sz="0" w:space="0" w:color="auto"/>
            <w:bottom w:val="none" w:sz="0" w:space="0" w:color="auto"/>
            <w:right w:val="none" w:sz="0" w:space="0" w:color="auto"/>
          </w:divBdr>
        </w:div>
        <w:div w:id="1841851789">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26623853">
      <w:bodyDiv w:val="1"/>
      <w:marLeft w:val="0"/>
      <w:marRight w:val="0"/>
      <w:marTop w:val="0"/>
      <w:marBottom w:val="0"/>
      <w:divBdr>
        <w:top w:val="none" w:sz="0" w:space="0" w:color="auto"/>
        <w:left w:val="none" w:sz="0" w:space="0" w:color="auto"/>
        <w:bottom w:val="none" w:sz="0" w:space="0" w:color="auto"/>
        <w:right w:val="none" w:sz="0" w:space="0" w:color="auto"/>
      </w:divBdr>
      <w:divsChild>
        <w:div w:id="2136411077">
          <w:marLeft w:val="640"/>
          <w:marRight w:val="0"/>
          <w:marTop w:val="0"/>
          <w:marBottom w:val="0"/>
          <w:divBdr>
            <w:top w:val="none" w:sz="0" w:space="0" w:color="auto"/>
            <w:left w:val="none" w:sz="0" w:space="0" w:color="auto"/>
            <w:bottom w:val="none" w:sz="0" w:space="0" w:color="auto"/>
            <w:right w:val="none" w:sz="0" w:space="0" w:color="auto"/>
          </w:divBdr>
        </w:div>
        <w:div w:id="552734023">
          <w:marLeft w:val="640"/>
          <w:marRight w:val="0"/>
          <w:marTop w:val="0"/>
          <w:marBottom w:val="0"/>
          <w:divBdr>
            <w:top w:val="none" w:sz="0" w:space="0" w:color="auto"/>
            <w:left w:val="none" w:sz="0" w:space="0" w:color="auto"/>
            <w:bottom w:val="none" w:sz="0" w:space="0" w:color="auto"/>
            <w:right w:val="none" w:sz="0" w:space="0" w:color="auto"/>
          </w:divBdr>
        </w:div>
        <w:div w:id="1772819237">
          <w:marLeft w:val="640"/>
          <w:marRight w:val="0"/>
          <w:marTop w:val="0"/>
          <w:marBottom w:val="0"/>
          <w:divBdr>
            <w:top w:val="none" w:sz="0" w:space="0" w:color="auto"/>
            <w:left w:val="none" w:sz="0" w:space="0" w:color="auto"/>
            <w:bottom w:val="none" w:sz="0" w:space="0" w:color="auto"/>
            <w:right w:val="none" w:sz="0" w:space="0" w:color="auto"/>
          </w:divBdr>
        </w:div>
        <w:div w:id="1863203508">
          <w:marLeft w:val="640"/>
          <w:marRight w:val="0"/>
          <w:marTop w:val="0"/>
          <w:marBottom w:val="0"/>
          <w:divBdr>
            <w:top w:val="none" w:sz="0" w:space="0" w:color="auto"/>
            <w:left w:val="none" w:sz="0" w:space="0" w:color="auto"/>
            <w:bottom w:val="none" w:sz="0" w:space="0" w:color="auto"/>
            <w:right w:val="none" w:sz="0" w:space="0" w:color="auto"/>
          </w:divBdr>
        </w:div>
        <w:div w:id="804738575">
          <w:marLeft w:val="640"/>
          <w:marRight w:val="0"/>
          <w:marTop w:val="0"/>
          <w:marBottom w:val="0"/>
          <w:divBdr>
            <w:top w:val="none" w:sz="0" w:space="0" w:color="auto"/>
            <w:left w:val="none" w:sz="0" w:space="0" w:color="auto"/>
            <w:bottom w:val="none" w:sz="0" w:space="0" w:color="auto"/>
            <w:right w:val="none" w:sz="0" w:space="0" w:color="auto"/>
          </w:divBdr>
        </w:div>
        <w:div w:id="735469790">
          <w:marLeft w:val="640"/>
          <w:marRight w:val="0"/>
          <w:marTop w:val="0"/>
          <w:marBottom w:val="0"/>
          <w:divBdr>
            <w:top w:val="none" w:sz="0" w:space="0" w:color="auto"/>
            <w:left w:val="none" w:sz="0" w:space="0" w:color="auto"/>
            <w:bottom w:val="none" w:sz="0" w:space="0" w:color="auto"/>
            <w:right w:val="none" w:sz="0" w:space="0" w:color="auto"/>
          </w:divBdr>
        </w:div>
        <w:div w:id="1221750390">
          <w:marLeft w:val="640"/>
          <w:marRight w:val="0"/>
          <w:marTop w:val="0"/>
          <w:marBottom w:val="0"/>
          <w:divBdr>
            <w:top w:val="none" w:sz="0" w:space="0" w:color="auto"/>
            <w:left w:val="none" w:sz="0" w:space="0" w:color="auto"/>
            <w:bottom w:val="none" w:sz="0" w:space="0" w:color="auto"/>
            <w:right w:val="none" w:sz="0" w:space="0" w:color="auto"/>
          </w:divBdr>
        </w:div>
        <w:div w:id="1145584972">
          <w:marLeft w:val="640"/>
          <w:marRight w:val="0"/>
          <w:marTop w:val="0"/>
          <w:marBottom w:val="0"/>
          <w:divBdr>
            <w:top w:val="none" w:sz="0" w:space="0" w:color="auto"/>
            <w:left w:val="none" w:sz="0" w:space="0" w:color="auto"/>
            <w:bottom w:val="none" w:sz="0" w:space="0" w:color="auto"/>
            <w:right w:val="none" w:sz="0" w:space="0" w:color="auto"/>
          </w:divBdr>
        </w:div>
        <w:div w:id="538397059">
          <w:marLeft w:val="640"/>
          <w:marRight w:val="0"/>
          <w:marTop w:val="0"/>
          <w:marBottom w:val="0"/>
          <w:divBdr>
            <w:top w:val="none" w:sz="0" w:space="0" w:color="auto"/>
            <w:left w:val="none" w:sz="0" w:space="0" w:color="auto"/>
            <w:bottom w:val="none" w:sz="0" w:space="0" w:color="auto"/>
            <w:right w:val="none" w:sz="0" w:space="0" w:color="auto"/>
          </w:divBdr>
        </w:div>
        <w:div w:id="1231422724">
          <w:marLeft w:val="640"/>
          <w:marRight w:val="0"/>
          <w:marTop w:val="0"/>
          <w:marBottom w:val="0"/>
          <w:divBdr>
            <w:top w:val="none" w:sz="0" w:space="0" w:color="auto"/>
            <w:left w:val="none" w:sz="0" w:space="0" w:color="auto"/>
            <w:bottom w:val="none" w:sz="0" w:space="0" w:color="auto"/>
            <w:right w:val="none" w:sz="0" w:space="0" w:color="auto"/>
          </w:divBdr>
        </w:div>
        <w:div w:id="1696273566">
          <w:marLeft w:val="640"/>
          <w:marRight w:val="0"/>
          <w:marTop w:val="0"/>
          <w:marBottom w:val="0"/>
          <w:divBdr>
            <w:top w:val="none" w:sz="0" w:space="0" w:color="auto"/>
            <w:left w:val="none" w:sz="0" w:space="0" w:color="auto"/>
            <w:bottom w:val="none" w:sz="0" w:space="0" w:color="auto"/>
            <w:right w:val="none" w:sz="0" w:space="0" w:color="auto"/>
          </w:divBdr>
        </w:div>
        <w:div w:id="2137139676">
          <w:marLeft w:val="640"/>
          <w:marRight w:val="0"/>
          <w:marTop w:val="0"/>
          <w:marBottom w:val="0"/>
          <w:divBdr>
            <w:top w:val="none" w:sz="0" w:space="0" w:color="auto"/>
            <w:left w:val="none" w:sz="0" w:space="0" w:color="auto"/>
            <w:bottom w:val="none" w:sz="0" w:space="0" w:color="auto"/>
            <w:right w:val="none" w:sz="0" w:space="0" w:color="auto"/>
          </w:divBdr>
        </w:div>
        <w:div w:id="1680348036">
          <w:marLeft w:val="640"/>
          <w:marRight w:val="0"/>
          <w:marTop w:val="0"/>
          <w:marBottom w:val="0"/>
          <w:divBdr>
            <w:top w:val="none" w:sz="0" w:space="0" w:color="auto"/>
            <w:left w:val="none" w:sz="0" w:space="0" w:color="auto"/>
            <w:bottom w:val="none" w:sz="0" w:space="0" w:color="auto"/>
            <w:right w:val="none" w:sz="0" w:space="0" w:color="auto"/>
          </w:divBdr>
        </w:div>
        <w:div w:id="1003774381">
          <w:marLeft w:val="640"/>
          <w:marRight w:val="0"/>
          <w:marTop w:val="0"/>
          <w:marBottom w:val="0"/>
          <w:divBdr>
            <w:top w:val="none" w:sz="0" w:space="0" w:color="auto"/>
            <w:left w:val="none" w:sz="0" w:space="0" w:color="auto"/>
            <w:bottom w:val="none" w:sz="0" w:space="0" w:color="auto"/>
            <w:right w:val="none" w:sz="0" w:space="0" w:color="auto"/>
          </w:divBdr>
        </w:div>
        <w:div w:id="1099644002">
          <w:marLeft w:val="640"/>
          <w:marRight w:val="0"/>
          <w:marTop w:val="0"/>
          <w:marBottom w:val="0"/>
          <w:divBdr>
            <w:top w:val="none" w:sz="0" w:space="0" w:color="auto"/>
            <w:left w:val="none" w:sz="0" w:space="0" w:color="auto"/>
            <w:bottom w:val="none" w:sz="0" w:space="0" w:color="auto"/>
            <w:right w:val="none" w:sz="0" w:space="0" w:color="auto"/>
          </w:divBdr>
        </w:div>
        <w:div w:id="599290561">
          <w:marLeft w:val="640"/>
          <w:marRight w:val="0"/>
          <w:marTop w:val="0"/>
          <w:marBottom w:val="0"/>
          <w:divBdr>
            <w:top w:val="none" w:sz="0" w:space="0" w:color="auto"/>
            <w:left w:val="none" w:sz="0" w:space="0" w:color="auto"/>
            <w:bottom w:val="none" w:sz="0" w:space="0" w:color="auto"/>
            <w:right w:val="none" w:sz="0" w:space="0" w:color="auto"/>
          </w:divBdr>
        </w:div>
        <w:div w:id="95369258">
          <w:marLeft w:val="640"/>
          <w:marRight w:val="0"/>
          <w:marTop w:val="0"/>
          <w:marBottom w:val="0"/>
          <w:divBdr>
            <w:top w:val="none" w:sz="0" w:space="0" w:color="auto"/>
            <w:left w:val="none" w:sz="0" w:space="0" w:color="auto"/>
            <w:bottom w:val="none" w:sz="0" w:space="0" w:color="auto"/>
            <w:right w:val="none" w:sz="0" w:space="0" w:color="auto"/>
          </w:divBdr>
        </w:div>
        <w:div w:id="965349761">
          <w:marLeft w:val="640"/>
          <w:marRight w:val="0"/>
          <w:marTop w:val="0"/>
          <w:marBottom w:val="0"/>
          <w:divBdr>
            <w:top w:val="none" w:sz="0" w:space="0" w:color="auto"/>
            <w:left w:val="none" w:sz="0" w:space="0" w:color="auto"/>
            <w:bottom w:val="none" w:sz="0" w:space="0" w:color="auto"/>
            <w:right w:val="none" w:sz="0" w:space="0" w:color="auto"/>
          </w:divBdr>
        </w:div>
        <w:div w:id="522981981">
          <w:marLeft w:val="640"/>
          <w:marRight w:val="0"/>
          <w:marTop w:val="0"/>
          <w:marBottom w:val="0"/>
          <w:divBdr>
            <w:top w:val="none" w:sz="0" w:space="0" w:color="auto"/>
            <w:left w:val="none" w:sz="0" w:space="0" w:color="auto"/>
            <w:bottom w:val="none" w:sz="0" w:space="0" w:color="auto"/>
            <w:right w:val="none" w:sz="0" w:space="0" w:color="auto"/>
          </w:divBdr>
        </w:div>
        <w:div w:id="2071033341">
          <w:marLeft w:val="640"/>
          <w:marRight w:val="0"/>
          <w:marTop w:val="0"/>
          <w:marBottom w:val="0"/>
          <w:divBdr>
            <w:top w:val="none" w:sz="0" w:space="0" w:color="auto"/>
            <w:left w:val="none" w:sz="0" w:space="0" w:color="auto"/>
            <w:bottom w:val="none" w:sz="0" w:space="0" w:color="auto"/>
            <w:right w:val="none" w:sz="0" w:space="0" w:color="auto"/>
          </w:divBdr>
        </w:div>
        <w:div w:id="64030875">
          <w:marLeft w:val="640"/>
          <w:marRight w:val="0"/>
          <w:marTop w:val="0"/>
          <w:marBottom w:val="0"/>
          <w:divBdr>
            <w:top w:val="none" w:sz="0" w:space="0" w:color="auto"/>
            <w:left w:val="none" w:sz="0" w:space="0" w:color="auto"/>
            <w:bottom w:val="none" w:sz="0" w:space="0" w:color="auto"/>
            <w:right w:val="none" w:sz="0" w:space="0" w:color="auto"/>
          </w:divBdr>
        </w:div>
        <w:div w:id="1014186856">
          <w:marLeft w:val="640"/>
          <w:marRight w:val="0"/>
          <w:marTop w:val="0"/>
          <w:marBottom w:val="0"/>
          <w:divBdr>
            <w:top w:val="none" w:sz="0" w:space="0" w:color="auto"/>
            <w:left w:val="none" w:sz="0" w:space="0" w:color="auto"/>
            <w:bottom w:val="none" w:sz="0" w:space="0" w:color="auto"/>
            <w:right w:val="none" w:sz="0" w:space="0" w:color="auto"/>
          </w:divBdr>
        </w:div>
        <w:div w:id="407533124">
          <w:marLeft w:val="640"/>
          <w:marRight w:val="0"/>
          <w:marTop w:val="0"/>
          <w:marBottom w:val="0"/>
          <w:divBdr>
            <w:top w:val="none" w:sz="0" w:space="0" w:color="auto"/>
            <w:left w:val="none" w:sz="0" w:space="0" w:color="auto"/>
            <w:bottom w:val="none" w:sz="0" w:space="0" w:color="auto"/>
            <w:right w:val="none" w:sz="0" w:space="0" w:color="auto"/>
          </w:divBdr>
        </w:div>
        <w:div w:id="903030015">
          <w:marLeft w:val="640"/>
          <w:marRight w:val="0"/>
          <w:marTop w:val="0"/>
          <w:marBottom w:val="0"/>
          <w:divBdr>
            <w:top w:val="none" w:sz="0" w:space="0" w:color="auto"/>
            <w:left w:val="none" w:sz="0" w:space="0" w:color="auto"/>
            <w:bottom w:val="none" w:sz="0" w:space="0" w:color="auto"/>
            <w:right w:val="none" w:sz="0" w:space="0" w:color="auto"/>
          </w:divBdr>
        </w:div>
        <w:div w:id="1712463488">
          <w:marLeft w:val="640"/>
          <w:marRight w:val="0"/>
          <w:marTop w:val="0"/>
          <w:marBottom w:val="0"/>
          <w:divBdr>
            <w:top w:val="none" w:sz="0" w:space="0" w:color="auto"/>
            <w:left w:val="none" w:sz="0" w:space="0" w:color="auto"/>
            <w:bottom w:val="none" w:sz="0" w:space="0" w:color="auto"/>
            <w:right w:val="none" w:sz="0" w:space="0" w:color="auto"/>
          </w:divBdr>
        </w:div>
        <w:div w:id="527453602">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29120459">
      <w:bodyDiv w:val="1"/>
      <w:marLeft w:val="0"/>
      <w:marRight w:val="0"/>
      <w:marTop w:val="0"/>
      <w:marBottom w:val="0"/>
      <w:divBdr>
        <w:top w:val="none" w:sz="0" w:space="0" w:color="auto"/>
        <w:left w:val="none" w:sz="0" w:space="0" w:color="auto"/>
        <w:bottom w:val="none" w:sz="0" w:space="0" w:color="auto"/>
        <w:right w:val="none" w:sz="0" w:space="0" w:color="auto"/>
      </w:divBdr>
      <w:divsChild>
        <w:div w:id="1146627392">
          <w:marLeft w:val="640"/>
          <w:marRight w:val="0"/>
          <w:marTop w:val="0"/>
          <w:marBottom w:val="0"/>
          <w:divBdr>
            <w:top w:val="none" w:sz="0" w:space="0" w:color="auto"/>
            <w:left w:val="none" w:sz="0" w:space="0" w:color="auto"/>
            <w:bottom w:val="none" w:sz="0" w:space="0" w:color="auto"/>
            <w:right w:val="none" w:sz="0" w:space="0" w:color="auto"/>
          </w:divBdr>
        </w:div>
        <w:div w:id="192307372">
          <w:marLeft w:val="640"/>
          <w:marRight w:val="0"/>
          <w:marTop w:val="0"/>
          <w:marBottom w:val="0"/>
          <w:divBdr>
            <w:top w:val="none" w:sz="0" w:space="0" w:color="auto"/>
            <w:left w:val="none" w:sz="0" w:space="0" w:color="auto"/>
            <w:bottom w:val="none" w:sz="0" w:space="0" w:color="auto"/>
            <w:right w:val="none" w:sz="0" w:space="0" w:color="auto"/>
          </w:divBdr>
        </w:div>
        <w:div w:id="1207916528">
          <w:marLeft w:val="640"/>
          <w:marRight w:val="0"/>
          <w:marTop w:val="0"/>
          <w:marBottom w:val="0"/>
          <w:divBdr>
            <w:top w:val="none" w:sz="0" w:space="0" w:color="auto"/>
            <w:left w:val="none" w:sz="0" w:space="0" w:color="auto"/>
            <w:bottom w:val="none" w:sz="0" w:space="0" w:color="auto"/>
            <w:right w:val="none" w:sz="0" w:space="0" w:color="auto"/>
          </w:divBdr>
        </w:div>
        <w:div w:id="614753110">
          <w:marLeft w:val="640"/>
          <w:marRight w:val="0"/>
          <w:marTop w:val="0"/>
          <w:marBottom w:val="0"/>
          <w:divBdr>
            <w:top w:val="none" w:sz="0" w:space="0" w:color="auto"/>
            <w:left w:val="none" w:sz="0" w:space="0" w:color="auto"/>
            <w:bottom w:val="none" w:sz="0" w:space="0" w:color="auto"/>
            <w:right w:val="none" w:sz="0" w:space="0" w:color="auto"/>
          </w:divBdr>
        </w:div>
        <w:div w:id="98378158">
          <w:marLeft w:val="640"/>
          <w:marRight w:val="0"/>
          <w:marTop w:val="0"/>
          <w:marBottom w:val="0"/>
          <w:divBdr>
            <w:top w:val="none" w:sz="0" w:space="0" w:color="auto"/>
            <w:left w:val="none" w:sz="0" w:space="0" w:color="auto"/>
            <w:bottom w:val="none" w:sz="0" w:space="0" w:color="auto"/>
            <w:right w:val="none" w:sz="0" w:space="0" w:color="auto"/>
          </w:divBdr>
        </w:div>
        <w:div w:id="735712938">
          <w:marLeft w:val="640"/>
          <w:marRight w:val="0"/>
          <w:marTop w:val="0"/>
          <w:marBottom w:val="0"/>
          <w:divBdr>
            <w:top w:val="none" w:sz="0" w:space="0" w:color="auto"/>
            <w:left w:val="none" w:sz="0" w:space="0" w:color="auto"/>
            <w:bottom w:val="none" w:sz="0" w:space="0" w:color="auto"/>
            <w:right w:val="none" w:sz="0" w:space="0" w:color="auto"/>
          </w:divBdr>
        </w:div>
        <w:div w:id="83382988">
          <w:marLeft w:val="640"/>
          <w:marRight w:val="0"/>
          <w:marTop w:val="0"/>
          <w:marBottom w:val="0"/>
          <w:divBdr>
            <w:top w:val="none" w:sz="0" w:space="0" w:color="auto"/>
            <w:left w:val="none" w:sz="0" w:space="0" w:color="auto"/>
            <w:bottom w:val="none" w:sz="0" w:space="0" w:color="auto"/>
            <w:right w:val="none" w:sz="0" w:space="0" w:color="auto"/>
          </w:divBdr>
        </w:div>
        <w:div w:id="35200535">
          <w:marLeft w:val="640"/>
          <w:marRight w:val="0"/>
          <w:marTop w:val="0"/>
          <w:marBottom w:val="0"/>
          <w:divBdr>
            <w:top w:val="none" w:sz="0" w:space="0" w:color="auto"/>
            <w:left w:val="none" w:sz="0" w:space="0" w:color="auto"/>
            <w:bottom w:val="none" w:sz="0" w:space="0" w:color="auto"/>
            <w:right w:val="none" w:sz="0" w:space="0" w:color="auto"/>
          </w:divBdr>
        </w:div>
        <w:div w:id="1777209343">
          <w:marLeft w:val="640"/>
          <w:marRight w:val="0"/>
          <w:marTop w:val="0"/>
          <w:marBottom w:val="0"/>
          <w:divBdr>
            <w:top w:val="none" w:sz="0" w:space="0" w:color="auto"/>
            <w:left w:val="none" w:sz="0" w:space="0" w:color="auto"/>
            <w:bottom w:val="none" w:sz="0" w:space="0" w:color="auto"/>
            <w:right w:val="none" w:sz="0" w:space="0" w:color="auto"/>
          </w:divBdr>
        </w:div>
        <w:div w:id="770051245">
          <w:marLeft w:val="640"/>
          <w:marRight w:val="0"/>
          <w:marTop w:val="0"/>
          <w:marBottom w:val="0"/>
          <w:divBdr>
            <w:top w:val="none" w:sz="0" w:space="0" w:color="auto"/>
            <w:left w:val="none" w:sz="0" w:space="0" w:color="auto"/>
            <w:bottom w:val="none" w:sz="0" w:space="0" w:color="auto"/>
            <w:right w:val="none" w:sz="0" w:space="0" w:color="auto"/>
          </w:divBdr>
        </w:div>
        <w:div w:id="1406797687">
          <w:marLeft w:val="640"/>
          <w:marRight w:val="0"/>
          <w:marTop w:val="0"/>
          <w:marBottom w:val="0"/>
          <w:divBdr>
            <w:top w:val="none" w:sz="0" w:space="0" w:color="auto"/>
            <w:left w:val="none" w:sz="0" w:space="0" w:color="auto"/>
            <w:bottom w:val="none" w:sz="0" w:space="0" w:color="auto"/>
            <w:right w:val="none" w:sz="0" w:space="0" w:color="auto"/>
          </w:divBdr>
        </w:div>
        <w:div w:id="1792891849">
          <w:marLeft w:val="640"/>
          <w:marRight w:val="0"/>
          <w:marTop w:val="0"/>
          <w:marBottom w:val="0"/>
          <w:divBdr>
            <w:top w:val="none" w:sz="0" w:space="0" w:color="auto"/>
            <w:left w:val="none" w:sz="0" w:space="0" w:color="auto"/>
            <w:bottom w:val="none" w:sz="0" w:space="0" w:color="auto"/>
            <w:right w:val="none" w:sz="0" w:space="0" w:color="auto"/>
          </w:divBdr>
        </w:div>
        <w:div w:id="1233154087">
          <w:marLeft w:val="640"/>
          <w:marRight w:val="0"/>
          <w:marTop w:val="0"/>
          <w:marBottom w:val="0"/>
          <w:divBdr>
            <w:top w:val="none" w:sz="0" w:space="0" w:color="auto"/>
            <w:left w:val="none" w:sz="0" w:space="0" w:color="auto"/>
            <w:bottom w:val="none" w:sz="0" w:space="0" w:color="auto"/>
            <w:right w:val="none" w:sz="0" w:space="0" w:color="auto"/>
          </w:divBdr>
        </w:div>
        <w:div w:id="746343204">
          <w:marLeft w:val="640"/>
          <w:marRight w:val="0"/>
          <w:marTop w:val="0"/>
          <w:marBottom w:val="0"/>
          <w:divBdr>
            <w:top w:val="none" w:sz="0" w:space="0" w:color="auto"/>
            <w:left w:val="none" w:sz="0" w:space="0" w:color="auto"/>
            <w:bottom w:val="none" w:sz="0" w:space="0" w:color="auto"/>
            <w:right w:val="none" w:sz="0" w:space="0" w:color="auto"/>
          </w:divBdr>
        </w:div>
        <w:div w:id="998382088">
          <w:marLeft w:val="640"/>
          <w:marRight w:val="0"/>
          <w:marTop w:val="0"/>
          <w:marBottom w:val="0"/>
          <w:divBdr>
            <w:top w:val="none" w:sz="0" w:space="0" w:color="auto"/>
            <w:left w:val="none" w:sz="0" w:space="0" w:color="auto"/>
            <w:bottom w:val="none" w:sz="0" w:space="0" w:color="auto"/>
            <w:right w:val="none" w:sz="0" w:space="0" w:color="auto"/>
          </w:divBdr>
        </w:div>
        <w:div w:id="784545510">
          <w:marLeft w:val="640"/>
          <w:marRight w:val="0"/>
          <w:marTop w:val="0"/>
          <w:marBottom w:val="0"/>
          <w:divBdr>
            <w:top w:val="none" w:sz="0" w:space="0" w:color="auto"/>
            <w:left w:val="none" w:sz="0" w:space="0" w:color="auto"/>
            <w:bottom w:val="none" w:sz="0" w:space="0" w:color="auto"/>
            <w:right w:val="none" w:sz="0" w:space="0" w:color="auto"/>
          </w:divBdr>
        </w:div>
        <w:div w:id="843907973">
          <w:marLeft w:val="640"/>
          <w:marRight w:val="0"/>
          <w:marTop w:val="0"/>
          <w:marBottom w:val="0"/>
          <w:divBdr>
            <w:top w:val="none" w:sz="0" w:space="0" w:color="auto"/>
            <w:left w:val="none" w:sz="0" w:space="0" w:color="auto"/>
            <w:bottom w:val="none" w:sz="0" w:space="0" w:color="auto"/>
            <w:right w:val="none" w:sz="0" w:space="0" w:color="auto"/>
          </w:divBdr>
        </w:div>
        <w:div w:id="249655891">
          <w:marLeft w:val="640"/>
          <w:marRight w:val="0"/>
          <w:marTop w:val="0"/>
          <w:marBottom w:val="0"/>
          <w:divBdr>
            <w:top w:val="none" w:sz="0" w:space="0" w:color="auto"/>
            <w:left w:val="none" w:sz="0" w:space="0" w:color="auto"/>
            <w:bottom w:val="none" w:sz="0" w:space="0" w:color="auto"/>
            <w:right w:val="none" w:sz="0" w:space="0" w:color="auto"/>
          </w:divBdr>
        </w:div>
        <w:div w:id="198474124">
          <w:marLeft w:val="640"/>
          <w:marRight w:val="0"/>
          <w:marTop w:val="0"/>
          <w:marBottom w:val="0"/>
          <w:divBdr>
            <w:top w:val="none" w:sz="0" w:space="0" w:color="auto"/>
            <w:left w:val="none" w:sz="0" w:space="0" w:color="auto"/>
            <w:bottom w:val="none" w:sz="0" w:space="0" w:color="auto"/>
            <w:right w:val="none" w:sz="0" w:space="0" w:color="auto"/>
          </w:divBdr>
        </w:div>
        <w:div w:id="396438125">
          <w:marLeft w:val="640"/>
          <w:marRight w:val="0"/>
          <w:marTop w:val="0"/>
          <w:marBottom w:val="0"/>
          <w:divBdr>
            <w:top w:val="none" w:sz="0" w:space="0" w:color="auto"/>
            <w:left w:val="none" w:sz="0" w:space="0" w:color="auto"/>
            <w:bottom w:val="none" w:sz="0" w:space="0" w:color="auto"/>
            <w:right w:val="none" w:sz="0" w:space="0" w:color="auto"/>
          </w:divBdr>
        </w:div>
        <w:div w:id="529880524">
          <w:marLeft w:val="640"/>
          <w:marRight w:val="0"/>
          <w:marTop w:val="0"/>
          <w:marBottom w:val="0"/>
          <w:divBdr>
            <w:top w:val="none" w:sz="0" w:space="0" w:color="auto"/>
            <w:left w:val="none" w:sz="0" w:space="0" w:color="auto"/>
            <w:bottom w:val="none" w:sz="0" w:space="0" w:color="auto"/>
            <w:right w:val="none" w:sz="0" w:space="0" w:color="auto"/>
          </w:divBdr>
        </w:div>
        <w:div w:id="56442261">
          <w:marLeft w:val="640"/>
          <w:marRight w:val="0"/>
          <w:marTop w:val="0"/>
          <w:marBottom w:val="0"/>
          <w:divBdr>
            <w:top w:val="none" w:sz="0" w:space="0" w:color="auto"/>
            <w:left w:val="none" w:sz="0" w:space="0" w:color="auto"/>
            <w:bottom w:val="none" w:sz="0" w:space="0" w:color="auto"/>
            <w:right w:val="none" w:sz="0" w:space="0" w:color="auto"/>
          </w:divBdr>
        </w:div>
        <w:div w:id="335235016">
          <w:marLeft w:val="640"/>
          <w:marRight w:val="0"/>
          <w:marTop w:val="0"/>
          <w:marBottom w:val="0"/>
          <w:divBdr>
            <w:top w:val="none" w:sz="0" w:space="0" w:color="auto"/>
            <w:left w:val="none" w:sz="0" w:space="0" w:color="auto"/>
            <w:bottom w:val="none" w:sz="0" w:space="0" w:color="auto"/>
            <w:right w:val="none" w:sz="0" w:space="0" w:color="auto"/>
          </w:divBdr>
        </w:div>
        <w:div w:id="1497913333">
          <w:marLeft w:val="640"/>
          <w:marRight w:val="0"/>
          <w:marTop w:val="0"/>
          <w:marBottom w:val="0"/>
          <w:divBdr>
            <w:top w:val="none" w:sz="0" w:space="0" w:color="auto"/>
            <w:left w:val="none" w:sz="0" w:space="0" w:color="auto"/>
            <w:bottom w:val="none" w:sz="0" w:space="0" w:color="auto"/>
            <w:right w:val="none" w:sz="0" w:space="0" w:color="auto"/>
          </w:divBdr>
        </w:div>
        <w:div w:id="1866140636">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092307541">
      <w:bodyDiv w:val="1"/>
      <w:marLeft w:val="0"/>
      <w:marRight w:val="0"/>
      <w:marTop w:val="0"/>
      <w:marBottom w:val="0"/>
      <w:divBdr>
        <w:top w:val="none" w:sz="0" w:space="0" w:color="auto"/>
        <w:left w:val="none" w:sz="0" w:space="0" w:color="auto"/>
        <w:bottom w:val="none" w:sz="0" w:space="0" w:color="auto"/>
        <w:right w:val="none" w:sz="0" w:space="0" w:color="auto"/>
      </w:divBdr>
      <w:divsChild>
        <w:div w:id="1025863545">
          <w:marLeft w:val="640"/>
          <w:marRight w:val="0"/>
          <w:marTop w:val="0"/>
          <w:marBottom w:val="0"/>
          <w:divBdr>
            <w:top w:val="none" w:sz="0" w:space="0" w:color="auto"/>
            <w:left w:val="none" w:sz="0" w:space="0" w:color="auto"/>
            <w:bottom w:val="none" w:sz="0" w:space="0" w:color="auto"/>
            <w:right w:val="none" w:sz="0" w:space="0" w:color="auto"/>
          </w:divBdr>
        </w:div>
        <w:div w:id="378093889">
          <w:marLeft w:val="640"/>
          <w:marRight w:val="0"/>
          <w:marTop w:val="0"/>
          <w:marBottom w:val="0"/>
          <w:divBdr>
            <w:top w:val="none" w:sz="0" w:space="0" w:color="auto"/>
            <w:left w:val="none" w:sz="0" w:space="0" w:color="auto"/>
            <w:bottom w:val="none" w:sz="0" w:space="0" w:color="auto"/>
            <w:right w:val="none" w:sz="0" w:space="0" w:color="auto"/>
          </w:divBdr>
        </w:div>
        <w:div w:id="1903523843">
          <w:marLeft w:val="640"/>
          <w:marRight w:val="0"/>
          <w:marTop w:val="0"/>
          <w:marBottom w:val="0"/>
          <w:divBdr>
            <w:top w:val="none" w:sz="0" w:space="0" w:color="auto"/>
            <w:left w:val="none" w:sz="0" w:space="0" w:color="auto"/>
            <w:bottom w:val="none" w:sz="0" w:space="0" w:color="auto"/>
            <w:right w:val="none" w:sz="0" w:space="0" w:color="auto"/>
          </w:divBdr>
        </w:div>
        <w:div w:id="1231846181">
          <w:marLeft w:val="640"/>
          <w:marRight w:val="0"/>
          <w:marTop w:val="0"/>
          <w:marBottom w:val="0"/>
          <w:divBdr>
            <w:top w:val="none" w:sz="0" w:space="0" w:color="auto"/>
            <w:left w:val="none" w:sz="0" w:space="0" w:color="auto"/>
            <w:bottom w:val="none" w:sz="0" w:space="0" w:color="auto"/>
            <w:right w:val="none" w:sz="0" w:space="0" w:color="auto"/>
          </w:divBdr>
        </w:div>
        <w:div w:id="1884830576">
          <w:marLeft w:val="640"/>
          <w:marRight w:val="0"/>
          <w:marTop w:val="0"/>
          <w:marBottom w:val="0"/>
          <w:divBdr>
            <w:top w:val="none" w:sz="0" w:space="0" w:color="auto"/>
            <w:left w:val="none" w:sz="0" w:space="0" w:color="auto"/>
            <w:bottom w:val="none" w:sz="0" w:space="0" w:color="auto"/>
            <w:right w:val="none" w:sz="0" w:space="0" w:color="auto"/>
          </w:divBdr>
        </w:div>
        <w:div w:id="1129283369">
          <w:marLeft w:val="640"/>
          <w:marRight w:val="0"/>
          <w:marTop w:val="0"/>
          <w:marBottom w:val="0"/>
          <w:divBdr>
            <w:top w:val="none" w:sz="0" w:space="0" w:color="auto"/>
            <w:left w:val="none" w:sz="0" w:space="0" w:color="auto"/>
            <w:bottom w:val="none" w:sz="0" w:space="0" w:color="auto"/>
            <w:right w:val="none" w:sz="0" w:space="0" w:color="auto"/>
          </w:divBdr>
        </w:div>
        <w:div w:id="57244952">
          <w:marLeft w:val="640"/>
          <w:marRight w:val="0"/>
          <w:marTop w:val="0"/>
          <w:marBottom w:val="0"/>
          <w:divBdr>
            <w:top w:val="none" w:sz="0" w:space="0" w:color="auto"/>
            <w:left w:val="none" w:sz="0" w:space="0" w:color="auto"/>
            <w:bottom w:val="none" w:sz="0" w:space="0" w:color="auto"/>
            <w:right w:val="none" w:sz="0" w:space="0" w:color="auto"/>
          </w:divBdr>
        </w:div>
        <w:div w:id="1091243860">
          <w:marLeft w:val="640"/>
          <w:marRight w:val="0"/>
          <w:marTop w:val="0"/>
          <w:marBottom w:val="0"/>
          <w:divBdr>
            <w:top w:val="none" w:sz="0" w:space="0" w:color="auto"/>
            <w:left w:val="none" w:sz="0" w:space="0" w:color="auto"/>
            <w:bottom w:val="none" w:sz="0" w:space="0" w:color="auto"/>
            <w:right w:val="none" w:sz="0" w:space="0" w:color="auto"/>
          </w:divBdr>
        </w:div>
        <w:div w:id="406347313">
          <w:marLeft w:val="640"/>
          <w:marRight w:val="0"/>
          <w:marTop w:val="0"/>
          <w:marBottom w:val="0"/>
          <w:divBdr>
            <w:top w:val="none" w:sz="0" w:space="0" w:color="auto"/>
            <w:left w:val="none" w:sz="0" w:space="0" w:color="auto"/>
            <w:bottom w:val="none" w:sz="0" w:space="0" w:color="auto"/>
            <w:right w:val="none" w:sz="0" w:space="0" w:color="auto"/>
          </w:divBdr>
        </w:div>
        <w:div w:id="650838250">
          <w:marLeft w:val="640"/>
          <w:marRight w:val="0"/>
          <w:marTop w:val="0"/>
          <w:marBottom w:val="0"/>
          <w:divBdr>
            <w:top w:val="none" w:sz="0" w:space="0" w:color="auto"/>
            <w:left w:val="none" w:sz="0" w:space="0" w:color="auto"/>
            <w:bottom w:val="none" w:sz="0" w:space="0" w:color="auto"/>
            <w:right w:val="none" w:sz="0" w:space="0" w:color="auto"/>
          </w:divBdr>
        </w:div>
        <w:div w:id="691343850">
          <w:marLeft w:val="640"/>
          <w:marRight w:val="0"/>
          <w:marTop w:val="0"/>
          <w:marBottom w:val="0"/>
          <w:divBdr>
            <w:top w:val="none" w:sz="0" w:space="0" w:color="auto"/>
            <w:left w:val="none" w:sz="0" w:space="0" w:color="auto"/>
            <w:bottom w:val="none" w:sz="0" w:space="0" w:color="auto"/>
            <w:right w:val="none" w:sz="0" w:space="0" w:color="auto"/>
          </w:divBdr>
        </w:div>
        <w:div w:id="1009790828">
          <w:marLeft w:val="640"/>
          <w:marRight w:val="0"/>
          <w:marTop w:val="0"/>
          <w:marBottom w:val="0"/>
          <w:divBdr>
            <w:top w:val="none" w:sz="0" w:space="0" w:color="auto"/>
            <w:left w:val="none" w:sz="0" w:space="0" w:color="auto"/>
            <w:bottom w:val="none" w:sz="0" w:space="0" w:color="auto"/>
            <w:right w:val="none" w:sz="0" w:space="0" w:color="auto"/>
          </w:divBdr>
        </w:div>
        <w:div w:id="1307587435">
          <w:marLeft w:val="640"/>
          <w:marRight w:val="0"/>
          <w:marTop w:val="0"/>
          <w:marBottom w:val="0"/>
          <w:divBdr>
            <w:top w:val="none" w:sz="0" w:space="0" w:color="auto"/>
            <w:left w:val="none" w:sz="0" w:space="0" w:color="auto"/>
            <w:bottom w:val="none" w:sz="0" w:space="0" w:color="auto"/>
            <w:right w:val="none" w:sz="0" w:space="0" w:color="auto"/>
          </w:divBdr>
        </w:div>
        <w:div w:id="794564386">
          <w:marLeft w:val="640"/>
          <w:marRight w:val="0"/>
          <w:marTop w:val="0"/>
          <w:marBottom w:val="0"/>
          <w:divBdr>
            <w:top w:val="none" w:sz="0" w:space="0" w:color="auto"/>
            <w:left w:val="none" w:sz="0" w:space="0" w:color="auto"/>
            <w:bottom w:val="none" w:sz="0" w:space="0" w:color="auto"/>
            <w:right w:val="none" w:sz="0" w:space="0" w:color="auto"/>
          </w:divBdr>
        </w:div>
        <w:div w:id="294876899">
          <w:marLeft w:val="640"/>
          <w:marRight w:val="0"/>
          <w:marTop w:val="0"/>
          <w:marBottom w:val="0"/>
          <w:divBdr>
            <w:top w:val="none" w:sz="0" w:space="0" w:color="auto"/>
            <w:left w:val="none" w:sz="0" w:space="0" w:color="auto"/>
            <w:bottom w:val="none" w:sz="0" w:space="0" w:color="auto"/>
            <w:right w:val="none" w:sz="0" w:space="0" w:color="auto"/>
          </w:divBdr>
        </w:div>
        <w:div w:id="412319684">
          <w:marLeft w:val="640"/>
          <w:marRight w:val="0"/>
          <w:marTop w:val="0"/>
          <w:marBottom w:val="0"/>
          <w:divBdr>
            <w:top w:val="none" w:sz="0" w:space="0" w:color="auto"/>
            <w:left w:val="none" w:sz="0" w:space="0" w:color="auto"/>
            <w:bottom w:val="none" w:sz="0" w:space="0" w:color="auto"/>
            <w:right w:val="none" w:sz="0" w:space="0" w:color="auto"/>
          </w:divBdr>
        </w:div>
        <w:div w:id="548806129">
          <w:marLeft w:val="640"/>
          <w:marRight w:val="0"/>
          <w:marTop w:val="0"/>
          <w:marBottom w:val="0"/>
          <w:divBdr>
            <w:top w:val="none" w:sz="0" w:space="0" w:color="auto"/>
            <w:left w:val="none" w:sz="0" w:space="0" w:color="auto"/>
            <w:bottom w:val="none" w:sz="0" w:space="0" w:color="auto"/>
            <w:right w:val="none" w:sz="0" w:space="0" w:color="auto"/>
          </w:divBdr>
        </w:div>
        <w:div w:id="739013324">
          <w:marLeft w:val="640"/>
          <w:marRight w:val="0"/>
          <w:marTop w:val="0"/>
          <w:marBottom w:val="0"/>
          <w:divBdr>
            <w:top w:val="none" w:sz="0" w:space="0" w:color="auto"/>
            <w:left w:val="none" w:sz="0" w:space="0" w:color="auto"/>
            <w:bottom w:val="none" w:sz="0" w:space="0" w:color="auto"/>
            <w:right w:val="none" w:sz="0" w:space="0" w:color="auto"/>
          </w:divBdr>
        </w:div>
        <w:div w:id="445008052">
          <w:marLeft w:val="640"/>
          <w:marRight w:val="0"/>
          <w:marTop w:val="0"/>
          <w:marBottom w:val="0"/>
          <w:divBdr>
            <w:top w:val="none" w:sz="0" w:space="0" w:color="auto"/>
            <w:left w:val="none" w:sz="0" w:space="0" w:color="auto"/>
            <w:bottom w:val="none" w:sz="0" w:space="0" w:color="auto"/>
            <w:right w:val="none" w:sz="0" w:space="0" w:color="auto"/>
          </w:divBdr>
        </w:div>
        <w:div w:id="790365427">
          <w:marLeft w:val="640"/>
          <w:marRight w:val="0"/>
          <w:marTop w:val="0"/>
          <w:marBottom w:val="0"/>
          <w:divBdr>
            <w:top w:val="none" w:sz="0" w:space="0" w:color="auto"/>
            <w:left w:val="none" w:sz="0" w:space="0" w:color="auto"/>
            <w:bottom w:val="none" w:sz="0" w:space="0" w:color="auto"/>
            <w:right w:val="none" w:sz="0" w:space="0" w:color="auto"/>
          </w:divBdr>
        </w:div>
        <w:div w:id="1654218533">
          <w:marLeft w:val="640"/>
          <w:marRight w:val="0"/>
          <w:marTop w:val="0"/>
          <w:marBottom w:val="0"/>
          <w:divBdr>
            <w:top w:val="none" w:sz="0" w:space="0" w:color="auto"/>
            <w:left w:val="none" w:sz="0" w:space="0" w:color="auto"/>
            <w:bottom w:val="none" w:sz="0" w:space="0" w:color="auto"/>
            <w:right w:val="none" w:sz="0" w:space="0" w:color="auto"/>
          </w:divBdr>
        </w:div>
        <w:div w:id="588082044">
          <w:marLeft w:val="640"/>
          <w:marRight w:val="0"/>
          <w:marTop w:val="0"/>
          <w:marBottom w:val="0"/>
          <w:divBdr>
            <w:top w:val="none" w:sz="0" w:space="0" w:color="auto"/>
            <w:left w:val="none" w:sz="0" w:space="0" w:color="auto"/>
            <w:bottom w:val="none" w:sz="0" w:space="0" w:color="auto"/>
            <w:right w:val="none" w:sz="0" w:space="0" w:color="auto"/>
          </w:divBdr>
        </w:div>
        <w:div w:id="357857211">
          <w:marLeft w:val="640"/>
          <w:marRight w:val="0"/>
          <w:marTop w:val="0"/>
          <w:marBottom w:val="0"/>
          <w:divBdr>
            <w:top w:val="none" w:sz="0" w:space="0" w:color="auto"/>
            <w:left w:val="none" w:sz="0" w:space="0" w:color="auto"/>
            <w:bottom w:val="none" w:sz="0" w:space="0" w:color="auto"/>
            <w:right w:val="none" w:sz="0" w:space="0" w:color="auto"/>
          </w:divBdr>
        </w:div>
      </w:divsChild>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 w:id="2132164568">
      <w:bodyDiv w:val="1"/>
      <w:marLeft w:val="0"/>
      <w:marRight w:val="0"/>
      <w:marTop w:val="0"/>
      <w:marBottom w:val="0"/>
      <w:divBdr>
        <w:top w:val="none" w:sz="0" w:space="0" w:color="auto"/>
        <w:left w:val="none" w:sz="0" w:space="0" w:color="auto"/>
        <w:bottom w:val="none" w:sz="0" w:space="0" w:color="auto"/>
        <w:right w:val="none" w:sz="0" w:space="0" w:color="auto"/>
      </w:divBdr>
      <w:divsChild>
        <w:div w:id="1744792447">
          <w:marLeft w:val="640"/>
          <w:marRight w:val="0"/>
          <w:marTop w:val="0"/>
          <w:marBottom w:val="0"/>
          <w:divBdr>
            <w:top w:val="none" w:sz="0" w:space="0" w:color="auto"/>
            <w:left w:val="none" w:sz="0" w:space="0" w:color="auto"/>
            <w:bottom w:val="none" w:sz="0" w:space="0" w:color="auto"/>
            <w:right w:val="none" w:sz="0" w:space="0" w:color="auto"/>
          </w:divBdr>
        </w:div>
        <w:div w:id="440881053">
          <w:marLeft w:val="640"/>
          <w:marRight w:val="0"/>
          <w:marTop w:val="0"/>
          <w:marBottom w:val="0"/>
          <w:divBdr>
            <w:top w:val="none" w:sz="0" w:space="0" w:color="auto"/>
            <w:left w:val="none" w:sz="0" w:space="0" w:color="auto"/>
            <w:bottom w:val="none" w:sz="0" w:space="0" w:color="auto"/>
            <w:right w:val="none" w:sz="0" w:space="0" w:color="auto"/>
          </w:divBdr>
        </w:div>
        <w:div w:id="1437559840">
          <w:marLeft w:val="640"/>
          <w:marRight w:val="0"/>
          <w:marTop w:val="0"/>
          <w:marBottom w:val="0"/>
          <w:divBdr>
            <w:top w:val="none" w:sz="0" w:space="0" w:color="auto"/>
            <w:left w:val="none" w:sz="0" w:space="0" w:color="auto"/>
            <w:bottom w:val="none" w:sz="0" w:space="0" w:color="auto"/>
            <w:right w:val="none" w:sz="0" w:space="0" w:color="auto"/>
          </w:divBdr>
        </w:div>
        <w:div w:id="716003806">
          <w:marLeft w:val="640"/>
          <w:marRight w:val="0"/>
          <w:marTop w:val="0"/>
          <w:marBottom w:val="0"/>
          <w:divBdr>
            <w:top w:val="none" w:sz="0" w:space="0" w:color="auto"/>
            <w:left w:val="none" w:sz="0" w:space="0" w:color="auto"/>
            <w:bottom w:val="none" w:sz="0" w:space="0" w:color="auto"/>
            <w:right w:val="none" w:sz="0" w:space="0" w:color="auto"/>
          </w:divBdr>
        </w:div>
        <w:div w:id="839735522">
          <w:marLeft w:val="640"/>
          <w:marRight w:val="0"/>
          <w:marTop w:val="0"/>
          <w:marBottom w:val="0"/>
          <w:divBdr>
            <w:top w:val="none" w:sz="0" w:space="0" w:color="auto"/>
            <w:left w:val="none" w:sz="0" w:space="0" w:color="auto"/>
            <w:bottom w:val="none" w:sz="0" w:space="0" w:color="auto"/>
            <w:right w:val="none" w:sz="0" w:space="0" w:color="auto"/>
          </w:divBdr>
        </w:div>
        <w:div w:id="1880976241">
          <w:marLeft w:val="640"/>
          <w:marRight w:val="0"/>
          <w:marTop w:val="0"/>
          <w:marBottom w:val="0"/>
          <w:divBdr>
            <w:top w:val="none" w:sz="0" w:space="0" w:color="auto"/>
            <w:left w:val="none" w:sz="0" w:space="0" w:color="auto"/>
            <w:bottom w:val="none" w:sz="0" w:space="0" w:color="auto"/>
            <w:right w:val="none" w:sz="0" w:space="0" w:color="auto"/>
          </w:divBdr>
        </w:div>
        <w:div w:id="1679430643">
          <w:marLeft w:val="640"/>
          <w:marRight w:val="0"/>
          <w:marTop w:val="0"/>
          <w:marBottom w:val="0"/>
          <w:divBdr>
            <w:top w:val="none" w:sz="0" w:space="0" w:color="auto"/>
            <w:left w:val="none" w:sz="0" w:space="0" w:color="auto"/>
            <w:bottom w:val="none" w:sz="0" w:space="0" w:color="auto"/>
            <w:right w:val="none" w:sz="0" w:space="0" w:color="auto"/>
          </w:divBdr>
        </w:div>
        <w:div w:id="1838224556">
          <w:marLeft w:val="640"/>
          <w:marRight w:val="0"/>
          <w:marTop w:val="0"/>
          <w:marBottom w:val="0"/>
          <w:divBdr>
            <w:top w:val="none" w:sz="0" w:space="0" w:color="auto"/>
            <w:left w:val="none" w:sz="0" w:space="0" w:color="auto"/>
            <w:bottom w:val="none" w:sz="0" w:space="0" w:color="auto"/>
            <w:right w:val="none" w:sz="0" w:space="0" w:color="auto"/>
          </w:divBdr>
        </w:div>
        <w:div w:id="559054337">
          <w:marLeft w:val="640"/>
          <w:marRight w:val="0"/>
          <w:marTop w:val="0"/>
          <w:marBottom w:val="0"/>
          <w:divBdr>
            <w:top w:val="none" w:sz="0" w:space="0" w:color="auto"/>
            <w:left w:val="none" w:sz="0" w:space="0" w:color="auto"/>
            <w:bottom w:val="none" w:sz="0" w:space="0" w:color="auto"/>
            <w:right w:val="none" w:sz="0" w:space="0" w:color="auto"/>
          </w:divBdr>
        </w:div>
        <w:div w:id="410545437">
          <w:marLeft w:val="640"/>
          <w:marRight w:val="0"/>
          <w:marTop w:val="0"/>
          <w:marBottom w:val="0"/>
          <w:divBdr>
            <w:top w:val="none" w:sz="0" w:space="0" w:color="auto"/>
            <w:left w:val="none" w:sz="0" w:space="0" w:color="auto"/>
            <w:bottom w:val="none" w:sz="0" w:space="0" w:color="auto"/>
            <w:right w:val="none" w:sz="0" w:space="0" w:color="auto"/>
          </w:divBdr>
        </w:div>
        <w:div w:id="241260486">
          <w:marLeft w:val="640"/>
          <w:marRight w:val="0"/>
          <w:marTop w:val="0"/>
          <w:marBottom w:val="0"/>
          <w:divBdr>
            <w:top w:val="none" w:sz="0" w:space="0" w:color="auto"/>
            <w:left w:val="none" w:sz="0" w:space="0" w:color="auto"/>
            <w:bottom w:val="none" w:sz="0" w:space="0" w:color="auto"/>
            <w:right w:val="none" w:sz="0" w:space="0" w:color="auto"/>
          </w:divBdr>
        </w:div>
        <w:div w:id="2081437717">
          <w:marLeft w:val="640"/>
          <w:marRight w:val="0"/>
          <w:marTop w:val="0"/>
          <w:marBottom w:val="0"/>
          <w:divBdr>
            <w:top w:val="none" w:sz="0" w:space="0" w:color="auto"/>
            <w:left w:val="none" w:sz="0" w:space="0" w:color="auto"/>
            <w:bottom w:val="none" w:sz="0" w:space="0" w:color="auto"/>
            <w:right w:val="none" w:sz="0" w:space="0" w:color="auto"/>
          </w:divBdr>
        </w:div>
        <w:div w:id="621692784">
          <w:marLeft w:val="640"/>
          <w:marRight w:val="0"/>
          <w:marTop w:val="0"/>
          <w:marBottom w:val="0"/>
          <w:divBdr>
            <w:top w:val="none" w:sz="0" w:space="0" w:color="auto"/>
            <w:left w:val="none" w:sz="0" w:space="0" w:color="auto"/>
            <w:bottom w:val="none" w:sz="0" w:space="0" w:color="auto"/>
            <w:right w:val="none" w:sz="0" w:space="0" w:color="auto"/>
          </w:divBdr>
        </w:div>
        <w:div w:id="698169132">
          <w:marLeft w:val="640"/>
          <w:marRight w:val="0"/>
          <w:marTop w:val="0"/>
          <w:marBottom w:val="0"/>
          <w:divBdr>
            <w:top w:val="none" w:sz="0" w:space="0" w:color="auto"/>
            <w:left w:val="none" w:sz="0" w:space="0" w:color="auto"/>
            <w:bottom w:val="none" w:sz="0" w:space="0" w:color="auto"/>
            <w:right w:val="none" w:sz="0" w:space="0" w:color="auto"/>
          </w:divBdr>
        </w:div>
        <w:div w:id="421801739">
          <w:marLeft w:val="640"/>
          <w:marRight w:val="0"/>
          <w:marTop w:val="0"/>
          <w:marBottom w:val="0"/>
          <w:divBdr>
            <w:top w:val="none" w:sz="0" w:space="0" w:color="auto"/>
            <w:left w:val="none" w:sz="0" w:space="0" w:color="auto"/>
            <w:bottom w:val="none" w:sz="0" w:space="0" w:color="auto"/>
            <w:right w:val="none" w:sz="0" w:space="0" w:color="auto"/>
          </w:divBdr>
        </w:div>
        <w:div w:id="1439565625">
          <w:marLeft w:val="640"/>
          <w:marRight w:val="0"/>
          <w:marTop w:val="0"/>
          <w:marBottom w:val="0"/>
          <w:divBdr>
            <w:top w:val="none" w:sz="0" w:space="0" w:color="auto"/>
            <w:left w:val="none" w:sz="0" w:space="0" w:color="auto"/>
            <w:bottom w:val="none" w:sz="0" w:space="0" w:color="auto"/>
            <w:right w:val="none" w:sz="0" w:space="0" w:color="auto"/>
          </w:divBdr>
        </w:div>
        <w:div w:id="766661551">
          <w:marLeft w:val="640"/>
          <w:marRight w:val="0"/>
          <w:marTop w:val="0"/>
          <w:marBottom w:val="0"/>
          <w:divBdr>
            <w:top w:val="none" w:sz="0" w:space="0" w:color="auto"/>
            <w:left w:val="none" w:sz="0" w:space="0" w:color="auto"/>
            <w:bottom w:val="none" w:sz="0" w:space="0" w:color="auto"/>
            <w:right w:val="none" w:sz="0" w:space="0" w:color="auto"/>
          </w:divBdr>
        </w:div>
        <w:div w:id="87508876">
          <w:marLeft w:val="640"/>
          <w:marRight w:val="0"/>
          <w:marTop w:val="0"/>
          <w:marBottom w:val="0"/>
          <w:divBdr>
            <w:top w:val="none" w:sz="0" w:space="0" w:color="auto"/>
            <w:left w:val="none" w:sz="0" w:space="0" w:color="auto"/>
            <w:bottom w:val="none" w:sz="0" w:space="0" w:color="auto"/>
            <w:right w:val="none" w:sz="0" w:space="0" w:color="auto"/>
          </w:divBdr>
        </w:div>
        <w:div w:id="19259907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ink.springer.com/article/10.1007/s13337-018-0469-x"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8/08/relationships/commentsExtensible" Target="commentsExtensible.xml"/><Relationship Id="rId18" Type="http://schemas.openxmlformats.org/officeDocument/2006/relationships/hyperlink" Target="mailto:krahman@bond.edu.au" TargetMode="External"/><Relationship Id="rId26" Type="http://schemas.openxmlformats.org/officeDocument/2006/relationships/image" Target="media/image3.tiff"/><Relationship Id="rId39"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hyperlink" Target="mailto:a.zumla@ucl.ac.uk" TargetMode="External"/><Relationship Id="rId34" Type="http://schemas.openxmlformats.org/officeDocument/2006/relationships/image" Target="media/image9.tiff"/><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mailto:meraj.cm48@gmail.com" TargetMode="External"/><Relationship Id="rId25" Type="http://schemas.openxmlformats.org/officeDocument/2006/relationships/image" Target="media/image2.tiff"/><Relationship Id="rId33" Type="http://schemas.openxmlformats.org/officeDocument/2006/relationships/footer" Target="footer1.xml"/><Relationship Id="rId38"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hyperlink" Target="mailto:dr_mahbub@yahoo.com" TargetMode="External"/><Relationship Id="rId20" Type="http://schemas.openxmlformats.org/officeDocument/2006/relationships/hyperlink" Target="mailto:Md.Asaduzzaman@staffs.ac.uk" TargetMode="External"/><Relationship Id="rId29" Type="http://schemas.openxmlformats.org/officeDocument/2006/relationships/image" Target="media/image6.jpeg"/><Relationship Id="rId41" Type="http://schemas.openxmlformats.org/officeDocument/2006/relationships/hyperlink" Target="https://old.dghs.gov.bd/index.php/bd/home/5200-daily-dengue-status-re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tel:+441782734414" TargetMode="External"/><Relationship Id="rId32" Type="http://schemas.openxmlformats.org/officeDocument/2006/relationships/header" Target="header1.xml"/><Relationship Id="rId37" Type="http://schemas.openxmlformats.org/officeDocument/2006/relationships/image" Target="media/image12.tiff"/><Relationship Id="rId40" Type="http://schemas.openxmlformats.org/officeDocument/2006/relationships/image" Target="media/image15.tif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Word_Document1.docx"/><Relationship Id="rId23" Type="http://schemas.openxmlformats.org/officeDocument/2006/relationships/hyperlink" Target="mailto:n.haider@keele.ac.uk" TargetMode="External"/><Relationship Id="rId28" Type="http://schemas.openxmlformats.org/officeDocument/2006/relationships/image" Target="media/image5.tiff"/><Relationship Id="rId36" Type="http://schemas.openxmlformats.org/officeDocument/2006/relationships/image" Target="media/image11.tiff"/><Relationship Id="rId10" Type="http://schemas.openxmlformats.org/officeDocument/2006/relationships/comments" Target="comments.xml"/><Relationship Id="rId19" Type="http://schemas.openxmlformats.org/officeDocument/2006/relationships/hyperlink" Target="mailto:avinash.nccs@gmail.com" TargetMode="External"/><Relationship Id="rId31" Type="http://schemas.openxmlformats.org/officeDocument/2006/relationships/image" Target="media/image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yperlink" Target="mailto:nayeem5847@gmail.com" TargetMode="External"/><Relationship Id="rId22" Type="http://schemas.openxmlformats.org/officeDocument/2006/relationships/hyperlink" Target="mailto:n.haider@keele.ac.uk" TargetMode="External"/><Relationship Id="rId27" Type="http://schemas.openxmlformats.org/officeDocument/2006/relationships/image" Target="media/image4.tiff"/><Relationship Id="rId30" Type="http://schemas.openxmlformats.org/officeDocument/2006/relationships/image" Target="media/image7.png"/><Relationship Id="rId35" Type="http://schemas.openxmlformats.org/officeDocument/2006/relationships/image" Target="media/image10.tiff"/><Relationship Id="rId43"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384904C040854C46A8A30BC08670A20A"/>
        <w:category>
          <w:name w:val="General"/>
          <w:gallery w:val="placeholder"/>
        </w:category>
        <w:types>
          <w:type w:val="bbPlcHdr"/>
        </w:types>
        <w:behaviors>
          <w:behavior w:val="content"/>
        </w:behaviors>
        <w:guid w:val="{1FE20D95-C966-4CA9-AD96-A63B110E9402}"/>
      </w:docPartPr>
      <w:docPartBody>
        <w:p w:rsidR="001F6DDA" w:rsidRDefault="001F6DDA" w:rsidP="001F6DDA">
          <w:pPr>
            <w:pStyle w:val="384904C040854C46A8A30BC08670A20A"/>
          </w:pPr>
          <w:r w:rsidRPr="00AA6D7E">
            <w:rPr>
              <w:rStyle w:val="PlaceholderText"/>
            </w:rPr>
            <w:t>Click or tap here to enter text.</w:t>
          </w:r>
        </w:p>
      </w:docPartBody>
    </w:docPart>
    <w:docPart>
      <w:docPartPr>
        <w:name w:val="13FADD4A872A49A0AF3A3190F3B90E5E"/>
        <w:category>
          <w:name w:val="General"/>
          <w:gallery w:val="placeholder"/>
        </w:category>
        <w:types>
          <w:type w:val="bbPlcHdr"/>
        </w:types>
        <w:behaviors>
          <w:behavior w:val="content"/>
        </w:behaviors>
        <w:guid w:val="{C2E47AC5-C22A-463E-B2F6-D3D9BDB42225}"/>
      </w:docPartPr>
      <w:docPartBody>
        <w:p w:rsidR="007F3DE3" w:rsidRDefault="00D248F9" w:rsidP="00D248F9">
          <w:pPr>
            <w:pStyle w:val="13FADD4A872A49A0AF3A3190F3B90E5E"/>
          </w:pPr>
          <w:r w:rsidRPr="00C90477">
            <w:rPr>
              <w:rStyle w:val="PlaceholderText"/>
            </w:rPr>
            <w:t>Click or tap here to enter text.</w:t>
          </w:r>
        </w:p>
      </w:docPartBody>
    </w:docPart>
    <w:docPart>
      <w:docPartPr>
        <w:name w:val="A2D04E14DE1E46DCAE5FD38B25BEFF22"/>
        <w:category>
          <w:name w:val="General"/>
          <w:gallery w:val="placeholder"/>
        </w:category>
        <w:types>
          <w:type w:val="bbPlcHdr"/>
        </w:types>
        <w:behaviors>
          <w:behavior w:val="content"/>
        </w:behaviors>
        <w:guid w:val="{09B6A63D-1FCD-46C1-8E9F-9E19FB3F8EAB}"/>
      </w:docPartPr>
      <w:docPartBody>
        <w:p w:rsidR="007F3DE3" w:rsidRDefault="00D248F9" w:rsidP="00D248F9">
          <w:pPr>
            <w:pStyle w:val="A2D04E14DE1E46DCAE5FD38B25BEFF22"/>
          </w:pPr>
          <w:r w:rsidRPr="00C90477">
            <w:rPr>
              <w:rStyle w:val="PlaceholderText"/>
            </w:rPr>
            <w:t>Click or tap here to enter text.</w:t>
          </w:r>
        </w:p>
      </w:docPartBody>
    </w:docPart>
    <w:docPart>
      <w:docPartPr>
        <w:name w:val="04ED901A430B474C8E94A6CDFFFF8F9A"/>
        <w:category>
          <w:name w:val="General"/>
          <w:gallery w:val="placeholder"/>
        </w:category>
        <w:types>
          <w:type w:val="bbPlcHdr"/>
        </w:types>
        <w:behaviors>
          <w:behavior w:val="content"/>
        </w:behaviors>
        <w:guid w:val="{E3ED7F05-37A9-44DF-929D-F491669963C0}"/>
      </w:docPartPr>
      <w:docPartBody>
        <w:p w:rsidR="007F3DE3" w:rsidRDefault="00D248F9" w:rsidP="00D248F9">
          <w:pPr>
            <w:pStyle w:val="04ED901A430B474C8E94A6CDFFFF8F9A"/>
          </w:pPr>
          <w:r w:rsidRPr="00C90477">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0748A104006A4EF9B4B7847B7E00736E"/>
        <w:category>
          <w:name w:val="General"/>
          <w:gallery w:val="placeholder"/>
        </w:category>
        <w:types>
          <w:type w:val="bbPlcHdr"/>
        </w:types>
        <w:behaviors>
          <w:behavior w:val="content"/>
        </w:behaviors>
        <w:guid w:val="{DA537371-B704-4F0C-BE3A-3E708FC8DAF9}"/>
      </w:docPartPr>
      <w:docPartBody>
        <w:p w:rsidR="00A74B89" w:rsidRDefault="00A74B89" w:rsidP="00A74B89">
          <w:pPr>
            <w:pStyle w:val="0748A104006A4EF9B4B7847B7E00736E"/>
          </w:pPr>
          <w:r w:rsidRPr="00AA6D7E">
            <w:rPr>
              <w:rStyle w:val="PlaceholderText"/>
            </w:rPr>
            <w:t>Click or tap here to enter text.</w:t>
          </w:r>
        </w:p>
      </w:docPartBody>
    </w:docPart>
    <w:docPart>
      <w:docPartPr>
        <w:name w:val="AC3FDC06DC1544E1AAE1DEA8D566DAC7"/>
        <w:category>
          <w:name w:val="General"/>
          <w:gallery w:val="placeholder"/>
        </w:category>
        <w:types>
          <w:type w:val="bbPlcHdr"/>
        </w:types>
        <w:behaviors>
          <w:behavior w:val="content"/>
        </w:behaviors>
        <w:guid w:val="{59BFCEBD-D93C-4224-8E44-5C127A918B26}"/>
      </w:docPartPr>
      <w:docPartBody>
        <w:p w:rsidR="00A266A7" w:rsidRDefault="00556500" w:rsidP="00556500">
          <w:pPr>
            <w:pStyle w:val="AC3FDC06DC1544E1AAE1DEA8D566DAC7"/>
          </w:pPr>
          <w:r w:rsidRPr="00AA6D7E">
            <w:rPr>
              <w:rStyle w:val="PlaceholderText"/>
            </w:rPr>
            <w:t>Click or tap here to enter text.</w:t>
          </w:r>
        </w:p>
      </w:docPartBody>
    </w:docPart>
    <w:docPart>
      <w:docPartPr>
        <w:name w:val="239E18D7464041A689733AB65F54CA33"/>
        <w:category>
          <w:name w:val="General"/>
          <w:gallery w:val="placeholder"/>
        </w:category>
        <w:types>
          <w:type w:val="bbPlcHdr"/>
        </w:types>
        <w:behaviors>
          <w:behavior w:val="content"/>
        </w:behaviors>
        <w:guid w:val="{54A9450A-8396-4620-8A01-649A0691F809}"/>
      </w:docPartPr>
      <w:docPartBody>
        <w:p w:rsidR="00A266A7" w:rsidRDefault="00556500" w:rsidP="00556500">
          <w:pPr>
            <w:pStyle w:val="239E18D7464041A689733AB65F54CA33"/>
          </w:pPr>
          <w:r w:rsidRPr="00AA6D7E">
            <w:rPr>
              <w:rStyle w:val="PlaceholderText"/>
            </w:rPr>
            <w:t>Click or tap here to enter text.</w:t>
          </w:r>
        </w:p>
      </w:docPartBody>
    </w:docPart>
    <w:docPart>
      <w:docPartPr>
        <w:name w:val="E9F0DDAA5F0A499B8F2ED725AE037FE8"/>
        <w:category>
          <w:name w:val="General"/>
          <w:gallery w:val="placeholder"/>
        </w:category>
        <w:types>
          <w:type w:val="bbPlcHdr"/>
        </w:types>
        <w:behaviors>
          <w:behavior w:val="content"/>
        </w:behaviors>
        <w:guid w:val="{E4143496-88B3-4B02-8C42-354D5B719E7B}"/>
      </w:docPartPr>
      <w:docPartBody>
        <w:p w:rsidR="00A266A7" w:rsidRDefault="00556500" w:rsidP="00556500">
          <w:pPr>
            <w:pStyle w:val="E9F0DDAA5F0A499B8F2ED725AE037FE8"/>
          </w:pPr>
          <w:r w:rsidRPr="00AA6D7E">
            <w:rPr>
              <w:rStyle w:val="PlaceholderText"/>
            </w:rPr>
            <w:t>Click or tap here to enter text.</w:t>
          </w:r>
        </w:p>
      </w:docPartBody>
    </w:docPart>
    <w:docPart>
      <w:docPartPr>
        <w:name w:val="F6284EE4766947D6BD74CA59373E961B"/>
        <w:category>
          <w:name w:val="General"/>
          <w:gallery w:val="placeholder"/>
        </w:category>
        <w:types>
          <w:type w:val="bbPlcHdr"/>
        </w:types>
        <w:behaviors>
          <w:behavior w:val="content"/>
        </w:behaviors>
        <w:guid w:val="{4428EC82-BD7D-4A0B-A41E-C7D6E6A7EB0D}"/>
      </w:docPartPr>
      <w:docPartBody>
        <w:p w:rsidR="005A7E3B" w:rsidRDefault="00A266A7" w:rsidP="00A266A7">
          <w:pPr>
            <w:pStyle w:val="F6284EE4766947D6BD74CA59373E961B"/>
          </w:pPr>
          <w:r w:rsidRPr="00AA6D7E">
            <w:rPr>
              <w:rStyle w:val="PlaceholderText"/>
            </w:rPr>
            <w:t>Click or tap here to enter text.</w:t>
          </w:r>
        </w:p>
      </w:docPartBody>
    </w:docPart>
    <w:docPart>
      <w:docPartPr>
        <w:name w:val="F1551FC681AD4C94819DBC20D1B6A928"/>
        <w:category>
          <w:name w:val="General"/>
          <w:gallery w:val="placeholder"/>
        </w:category>
        <w:types>
          <w:type w:val="bbPlcHdr"/>
        </w:types>
        <w:behaviors>
          <w:behavior w:val="content"/>
        </w:behaviors>
        <w:guid w:val="{35A5A2F7-57CE-4190-BCB6-85D9B98DD507}"/>
      </w:docPartPr>
      <w:docPartBody>
        <w:p w:rsidR="005A7E3B" w:rsidRDefault="00A266A7" w:rsidP="00A266A7">
          <w:pPr>
            <w:pStyle w:val="F1551FC681AD4C94819DBC20D1B6A928"/>
          </w:pPr>
          <w:r w:rsidRPr="00AA6D7E">
            <w:rPr>
              <w:rStyle w:val="PlaceholderText"/>
            </w:rPr>
            <w:t>Click or tap here to enter text.</w:t>
          </w:r>
        </w:p>
      </w:docPartBody>
    </w:docPart>
    <w:docPart>
      <w:docPartPr>
        <w:name w:val="5633041A1D224EB39BEAEDA7A385167E"/>
        <w:category>
          <w:name w:val="General"/>
          <w:gallery w:val="placeholder"/>
        </w:category>
        <w:types>
          <w:type w:val="bbPlcHdr"/>
        </w:types>
        <w:behaviors>
          <w:behavior w:val="content"/>
        </w:behaviors>
        <w:guid w:val="{3BD058B5-22E5-45B3-830C-AAD6275EA099}"/>
      </w:docPartPr>
      <w:docPartBody>
        <w:p w:rsidR="00A6630A" w:rsidRDefault="005A7E3B" w:rsidP="005A7E3B">
          <w:pPr>
            <w:pStyle w:val="5633041A1D224EB39BEAEDA7A385167E"/>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D78"/>
    <w:rsid w:val="00031CB6"/>
    <w:rsid w:val="000850FD"/>
    <w:rsid w:val="000A437E"/>
    <w:rsid w:val="000C1B51"/>
    <w:rsid w:val="000C325F"/>
    <w:rsid w:val="000E19BE"/>
    <w:rsid w:val="001A4F35"/>
    <w:rsid w:val="001C42F8"/>
    <w:rsid w:val="001F6DDA"/>
    <w:rsid w:val="00277F75"/>
    <w:rsid w:val="00280B32"/>
    <w:rsid w:val="00291805"/>
    <w:rsid w:val="002B7C9F"/>
    <w:rsid w:val="0030725B"/>
    <w:rsid w:val="00337EF7"/>
    <w:rsid w:val="003479C1"/>
    <w:rsid w:val="00351012"/>
    <w:rsid w:val="003B45BC"/>
    <w:rsid w:val="003E3655"/>
    <w:rsid w:val="003F7689"/>
    <w:rsid w:val="00457E39"/>
    <w:rsid w:val="004C69EC"/>
    <w:rsid w:val="004C7651"/>
    <w:rsid w:val="004D7D78"/>
    <w:rsid w:val="00556500"/>
    <w:rsid w:val="00592FC6"/>
    <w:rsid w:val="005A7E3B"/>
    <w:rsid w:val="00624968"/>
    <w:rsid w:val="00637E68"/>
    <w:rsid w:val="00645716"/>
    <w:rsid w:val="00667404"/>
    <w:rsid w:val="006E038D"/>
    <w:rsid w:val="0078279E"/>
    <w:rsid w:val="007B16AB"/>
    <w:rsid w:val="007C413A"/>
    <w:rsid w:val="007F3DE3"/>
    <w:rsid w:val="00963A2C"/>
    <w:rsid w:val="0096595B"/>
    <w:rsid w:val="009E1478"/>
    <w:rsid w:val="00A266A7"/>
    <w:rsid w:val="00A443A3"/>
    <w:rsid w:val="00A6630A"/>
    <w:rsid w:val="00A74B89"/>
    <w:rsid w:val="00A94875"/>
    <w:rsid w:val="00AF4542"/>
    <w:rsid w:val="00B17443"/>
    <w:rsid w:val="00B679C5"/>
    <w:rsid w:val="00BF6B1B"/>
    <w:rsid w:val="00C05851"/>
    <w:rsid w:val="00C94E44"/>
    <w:rsid w:val="00CB7264"/>
    <w:rsid w:val="00CC2074"/>
    <w:rsid w:val="00D248F9"/>
    <w:rsid w:val="00D260C9"/>
    <w:rsid w:val="00D44F8A"/>
    <w:rsid w:val="00D664AF"/>
    <w:rsid w:val="00DB1BE4"/>
    <w:rsid w:val="00DD3D6C"/>
    <w:rsid w:val="00DE7A43"/>
    <w:rsid w:val="00E2118A"/>
    <w:rsid w:val="00E34506"/>
    <w:rsid w:val="00E733FF"/>
    <w:rsid w:val="00F164D0"/>
    <w:rsid w:val="00F354F6"/>
    <w:rsid w:val="00F37900"/>
    <w:rsid w:val="00F42AA1"/>
    <w:rsid w:val="00F72562"/>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1478"/>
    <w:rPr>
      <w:color w:val="808080"/>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5633041A1D224EB39BEAEDA7A385167E">
    <w:name w:val="5633041A1D224EB39BEAEDA7A385167E"/>
    <w:rsid w:val="005A7E3B"/>
  </w:style>
  <w:style w:type="paragraph" w:customStyle="1" w:styleId="384904C040854C46A8A30BC08670A20A">
    <w:name w:val="384904C040854C46A8A30BC08670A20A"/>
    <w:rsid w:val="001F6DDA"/>
  </w:style>
  <w:style w:type="paragraph" w:customStyle="1" w:styleId="13FADD4A872A49A0AF3A3190F3B90E5E">
    <w:name w:val="13FADD4A872A49A0AF3A3190F3B90E5E"/>
    <w:rsid w:val="00D248F9"/>
  </w:style>
  <w:style w:type="paragraph" w:customStyle="1" w:styleId="A2D04E14DE1E46DCAE5FD38B25BEFF22">
    <w:name w:val="A2D04E14DE1E46DCAE5FD38B25BEFF22"/>
    <w:rsid w:val="00D248F9"/>
  </w:style>
  <w:style w:type="paragraph" w:customStyle="1" w:styleId="04ED901A430B474C8E94A6CDFFFF8F9A">
    <w:name w:val="04ED901A430B474C8E94A6CDFFFF8F9A"/>
    <w:rsid w:val="00D248F9"/>
  </w:style>
  <w:style w:type="paragraph" w:customStyle="1" w:styleId="29DE1C54359C4BC8AFCAFCFC9EB7A465">
    <w:name w:val="29DE1C54359C4BC8AFCAFCFC9EB7A465"/>
    <w:rsid w:val="00D248F9"/>
  </w:style>
  <w:style w:type="paragraph" w:customStyle="1" w:styleId="0748A104006A4EF9B4B7847B7E00736E">
    <w:name w:val="0748A104006A4EF9B4B7847B7E00736E"/>
    <w:rsid w:val="00A74B89"/>
  </w:style>
  <w:style w:type="paragraph" w:customStyle="1" w:styleId="AC3FDC06DC1544E1AAE1DEA8D566DAC7">
    <w:name w:val="AC3FDC06DC1544E1AAE1DEA8D566DAC7"/>
    <w:rsid w:val="00556500"/>
    <w:rPr>
      <w:lang w:val="en-US" w:eastAsia="en-US"/>
    </w:rPr>
  </w:style>
  <w:style w:type="paragraph" w:customStyle="1" w:styleId="239E18D7464041A689733AB65F54CA33">
    <w:name w:val="239E18D7464041A689733AB65F54CA33"/>
    <w:rsid w:val="00556500"/>
    <w:rPr>
      <w:lang w:val="en-US" w:eastAsia="en-US"/>
    </w:rPr>
  </w:style>
  <w:style w:type="paragraph" w:customStyle="1" w:styleId="E9F0DDAA5F0A499B8F2ED725AE037FE8">
    <w:name w:val="E9F0DDAA5F0A499B8F2ED725AE037FE8"/>
    <w:rsid w:val="00556500"/>
    <w:rPr>
      <w:lang w:val="en-US" w:eastAsia="en-US"/>
    </w:rPr>
  </w:style>
  <w:style w:type="paragraph" w:customStyle="1" w:styleId="F6284EE4766947D6BD74CA59373E961B">
    <w:name w:val="F6284EE4766947D6BD74CA59373E961B"/>
    <w:rsid w:val="00A266A7"/>
  </w:style>
  <w:style w:type="paragraph" w:customStyle="1" w:styleId="F1551FC681AD4C94819DBC20D1B6A928">
    <w:name w:val="F1551FC681AD4C94819DBC20D1B6A928"/>
    <w:rsid w:val="00A266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75650561-cb60-4332-bacd-03c9b4e899c4&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5b4c4955-0400-4317-b3f7-4f1b2bd29ce0&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c4b90a5-8bd0-4fe1-be69-854ccc8455a6&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7b1b75ee-875f-4328-8645-5fc9654d0e7a&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381f3a9d-2fbb-4ad7-912f-777935cef72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5d187716-3175-4788-acf3-25c130802343&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0d0f7bda-9a19-4d36-8c82-ed3822a58288&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GQwZjdiZGEtOWExOS00ZDM2LThjODItZWQzODIyYTU4Mjg4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223b5253-3844-4e61-89ea-2ecc22792075&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jIzYjUyNTMtMzg0NC00ZTYxLTg5ZWEtMmVjYzIyNzkyMDc1IiwicHJvcGVydGllcyI6eyJub3RlSW5kZXgiOjB9LCJpc0VkaXRlZCI6ZmFsc2UsIm1hbnVhbE92ZXJyaWRlIjp7ImlzTWFudWFsbHlPdmVycmlkZGVuIjpmYWxzZSwiY2l0ZXByb2NUZXh0IjoiPHN1cD43PC9zdXA+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7c0809c5-6199-488b-8ed5-ef041a4f0c9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2MwODA5YzUtNjE5OS00ODhiLThlZDUtZWYwNDFhNGYwYzliIiwicHJvcGVydGllcyI6eyJub3RlSW5kZXgiOjB9LCJpc0VkaXRlZCI6ZmFsc2UsIm1hbnVhbE92ZXJyaWRlIjp7ImlzTWFudWFsbHlPdmVycmlkZGVuIjpmYWxzZSwiY2l0ZXByb2NUZXh0IjoiPHN1cD44PC9zdXA+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quot;,&quot;citationItems&quot;:[{&quot;id&quot;:&quot;b8d32a03-57a3-36d9-a875-e31f786e0557&quot;,&quot;itemData&quot;:{&quot;type&quot;:&quot;article-journal&quot;,&quot;id&quot;:&quot;b8d32a03-57a3-36d9-a875-e31f786e0557&quot;,&quot;title&quot;:&quot;Geographic Distribution and Developmental Sites of &lt;i&gt;Aedes albopictus&lt;/i&gt; (Diptera: Culicidae) During a Chikungunya Epidemic Event&quot;,&quot;author&quot;:[{&quot;family&quot;:&quot;Delatte&quot;,&quot;given&quot;:&quot;H.&quot;,&quot;parse-names&quot;:false,&quot;dropping-particle&quot;:&quot;&quot;,&quot;non-dropping-particle&quot;:&quot;&quot;},{&quot;family&quot;:&quot;Dehecq&quot;,&quot;given&quot;:&quot;J.S.&quot;,&quot;parse-names&quot;:false,&quot;dropping-particle&quot;:&quot;&quot;,&quot;non-dropping-particle&quot;:&quot;&quot;},{&quot;family&quot;:&quot;Thiria&quot;,&quot;given&quot;:&quot;J.&quot;,&quot;parse-names&quot;:false,&quot;dropping-particle&quot;:&quot;&quot;,&quot;non-dropping-particle&quot;:&quot;&quot;},{&quot;family&quot;:&quot;Domerg&quot;,&quot;given&quot;:&quot;C.&quot;,&quot;parse-names&quot;:false,&quot;dropping-particle&quot;:&quot;&quot;,&quot;non-dropping-particle&quot;:&quot;&quot;},{&quot;family&quot;:&quot;Paupy&quot;,&quot;given&quot;:&quot;C.&quot;,&quot;parse-names&quot;:false,&quot;dropping-particle&quot;:&quot;&quot;,&quot;non-dropping-particle&quot;:&quot;&quot;},{&quot;family&quot;:&quot;Fontenille&quot;,&quot;given&quot;:&quot;D.&quot;,&quot;parse-names&quot;:false,&quot;dropping-particle&quot;:&quot;&quot;,&quot;non-dropping-particle&quot;:&quot;&quot;}],&quot;container-title&quot;:&quot;Vector-Borne and Zoonotic Diseases&quot;,&quot;DOI&quot;:&quot;10.1089/vbz.2007.0649&quot;,&quot;ISSN&quot;:&quot;1530-3667&quot;,&quot;issued&quot;:{&quot;date-parts&quot;:[[2008,2]]},&quot;page&quot;:&quot;25-34&quot;,&quot;issue&quot;:&quot;1&quot;,&quot;volume&quot;:&quot;8&quot;,&quot;container-title-short&quot;:&quot;&quot;},&quot;isTemporary&quot;:false}]},{&quot;citationID&quot;:&quot;MENDELEY_CITATION_d7b1e7a5-da67-4c4f-b490-5555ab5d84d7&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ZDdiMWU3YTUtZGE2Ny00YzRmLWI0OTAtNTU1NWFiNWQ4NGQ3IiwicHJvcGVydGllcyI6eyJub3RlSW5kZXgiOjB9LCJpc0VkaXRlZCI6ZmFsc2UsIm1hbnVhbE92ZXJyaWRlIjp7ImlzTWFudWFsbHlPdmVycmlkZGVuIjpmYWxzZSwiY2l0ZXByb2NUZXh0IjoiPHN1cD45PC9zdXA+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quot;,&quot;citationItems&quot;:[{&quot;id&quot;:&quot;53a607cb-47b9-3f24-979a-b11aab35b62b&quot;,&quot;itemData&quot;:{&quot;type&quot;:&quot;article-journal&quot;,&quot;id&quot;:&quot;53a607cb-47b9-3f24-979a-b11aab35b62b&quot;,&quot;title&quot;:&quot;Determination of Factors Affecting Dengue Occurrence in Representative Areas of China: A Principal Component Regression Analysis&quot;,&quot;author&quot;:[{&quot;family&quot;:&quot;Liu&quot;,&quot;given&quot;:&quot;Xiaobo&quot;,&quot;parse-names&quot;:false,&quot;dropping-particle&quot;:&quot;&quot;,&quot;non-dropping-particle&quot;:&quot;&quot;},{&quot;family&quot;:&quot;Liu&quot;,&quot;given&quot;:&quot;Keke&quot;,&quot;parse-names&quot;:false,&quot;dropping-particle&quot;:&quot;&quot;,&quot;non-dropping-particle&quot;:&quot;&quot;},{&quot;family&quot;:&quot;Yue&quot;,&quot;given&quot;:&quot;Yujuan&quot;,&quot;parse-names&quot;:false,&quot;dropping-particle&quot;:&quot;&quot;,&quot;non-dropping-particle&quot;:&quot;&quot;},{&quot;family&quot;:&quot;Wu&quot;,&quot;given&quot;:&quot;Haixia&quot;,&quot;parse-names&quot;:false,&quot;dropping-particle&quot;:&quot;&quot;,&quot;non-dropping-particle&quot;:&quot;&quot;},{&quot;family&quot;:&quot;Yang&quot;,&quot;given&quot;:&quot;Shu&quot;,&quot;parse-names&quot;:false,&quot;dropping-particle&quot;:&quot;&quot;,&quot;non-dropping-particle&quot;:&quot;&quot;},{&quot;family&quot;:&quot;Guo&quot;,&quot;given&quot;:&quot;Yuhong&quot;,&quot;parse-names&quot;:false,&quot;dropping-particle&quot;:&quot;&quot;,&quot;non-dropping-particle&quot;:&quot;&quot;},{&quot;family&quot;:&quot;Ren&quot;,&quot;given&quot;:&quot;Dongsheng&quot;,&quot;parse-names&quot;:false,&quot;dropping-particle&quot;:&quot;&quot;,&quot;non-dropping-particle&quot;:&quot;&quot;},{&quot;family&quot;:&quot;Zhao&quot;,&quot;given&quot;:&quot;Ning&quot;,&quot;parse-names&quot;:false,&quot;dropping-particle&quot;:&quot;&quot;,&quot;non-dropping-particle&quot;:&quot;&quot;},{&quot;family&quot;:&quot;Yang&quot;,&quot;given&quot;:&quot;Jun&quot;,&quot;parse-names&quot;:false,&quot;dropping-particle&quot;:&quot;&quot;,&quot;non-dropping-particle&quot;:&quot;&quot;},{&quot;family&quot;:&quot;Liu&quot;,&quot;given&quot;:&quot;Qiyong&quot;,&quot;parse-names&quot;:false,&quot;dropping-particle&quot;:&quot;&quot;,&quot;non-dropping-particle&quot;:&quot;&quot;}],&quot;container-title&quot;:&quot;Frontiers in Public Health&quot;,&quot;container-title-short&quot;:&quot;Front Public Health&quot;,&quot;DOI&quot;:&quot;10.3389/fpubh.2020.603872&quot;,&quot;ISSN&quot;:&quot;2296-2565&quot;,&quot;issued&quot;:{&quot;date-parts&quot;:[[2021,1,18]]},&quot;abstract&quot;:&quot;&lt;p&gt; &lt;bold&gt;Background:&lt;/bold&gt; Determination of the key factors affecting dengue occurrence is of significant importance for the successful response to its outbreak. Yunnan and Guangdong Provinces in China are hotspots of dengue outbreak during recent years. However, few studies focused on the drive of multi-dimensional factors on dengue occurrence failing to consider the possible multicollinearity of the studied factors, which may bias the results. &lt;/p&gt;&quot;,&quot;volume&quot;:&quot;8&quot;},&quot;isTemporary&quot;:false}]},{&quot;citationID&quot;:&quot;MENDELEY_CITATION_e8dc62ea-1807-4be5-afdc-78fd71e3493b&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PHN1cD4xMD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f86bca22-bd18-420b-a731-5e3bba33b3b7&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jg2YmNhMjItYmQxOC00MjBiLWE3MzEtNWUzYmJhMzNiM2I3IiwicHJvcGVydGllcyI6eyJub3RlSW5kZXgiOjB9LCJpc0VkaXRlZCI6ZmFsc2UsIm1hbnVhbE92ZXJyaWRlIjp7ImlzTWFudWFsbHlPdmVycmlkZGVuIjpmYWxzZSwiY2l0ZXByb2NUZXh0IjoiPHN1cD4xMTwvc3VwPi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ed64b230-bc7c-4b66-b6e5-17a5d15f256a&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WQ2NGIyMzAtYmM3Yy00YjY2LWI2ZTUtMTdhNWQxNWYyNTZhIiwicHJvcGVydGllcyI6eyJub3RlSW5kZXgiOjB9LCJpc0VkaXRlZCI6ZmFsc2UsIm1hbnVhbE92ZXJyaWRlIjp7ImlzTWFudWFsbHlPdmVycmlkZGVuIjpmYWxzZSwiY2l0ZXByb2NUZXh0IjoiPHN1cD4xMjwvc3VwPi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quot;,&quot;citationItems&quot;:[{&quot;id&quot;:&quot;862f33a7-0414-3fe8-a180-8c3668cd540f&quot;,&quot;itemData&quot;:{&quot;type&quot;:&quot;book&quot;,&quot;id&quot;:&quot;862f33a7-0414-3fe8-a180-8c3668cd540f&quot;,&quot;title&quot;:&quot;Applied Generalized Linear Mixed Models : Continuous and Discrete Data&quot;,&quot;author&quot;:[{&quot;family&quot;:&quot;Carolyn J Anderson&quot;,&quot;given&quot;:&quot;&quot;,&quot;parse-names&quot;:false,&quot;dropping-particle&quot;:&quot;&quot;,&quot;non-dropping-particle&quot;:&quot;&quot;},{&quot;family&quot;:&quot;Jay Verkuilen&quot;,&quot;given&quot;:&quot;&quot;,&quot;parse-names&quot;:false,&quot;dropping-particle&quot;:&quot;&quot;,&quot;non-dropping-particle&quot;:&quot;&quot;},{&quot;family&quot;:&quot;Timothy R. Johnson&quot;,&quot;given&quot;:&quot;&quot;,&quot;parse-names&quot;:false,&quot;dropping-particle&quot;:&quot;&quot;,&quot;non-dropping-particle&quot;:&quot;&quot;}],&quot;issued&quot;:{&quot;date-parts&quot;:[[2012,11,6]]},&quot;number-of-pages&quot;:&quot;1-233&quot;,&quot;edition&quot;:&quot;1&quot;,&quot;publisher&quot;:&quot;Spinger&quot;,&quot;volume&quot;:&quot;1&quot;,&quot;container-title-short&quot;:&quot;&quot;},&quot;isTemporary&quot;:false}]},{&quot;citationID&quot;:&quot;MENDELEY_CITATION_59dc10c6-a1ff-4d89-beb5-16c33ac1d199&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TlkYzEwYzYtYTFmZi00ZDg5LWJlYjUtMTZjMzNhYzFkMTk5IiwicHJvcGVydGllcyI6eyJub3RlSW5kZXgiOjB9LCJpc0VkaXRlZCI6ZmFsc2UsIm1hbnVhbE92ZXJyaWRlIjp7ImlzTWFudWFsbHlPdmVycmlkZGVuIjpmYWxzZSwiY2l0ZXByb2NUZXh0IjoiPHN1cD4xMzwvc3VwPi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quot;,&quot;citationItems&quot;:[{&quot;id&quot;:&quot;0f4ecf47-369a-3aa5-8941-19e1ded8a121&quot;,&quot;itemData&quot;:{&quot;type&quot;:&quot;article-journal&quot;,&quot;id&quot;:&quot;0f4ecf47-369a-3aa5-8941-19e1ded8a121&quot;,&quot;title&quot;:&quot;Three points to consider when choosing a &lt;scp&gt;LM&lt;/scp&gt; or &lt;scp&gt;GLM&lt;/scp&gt; test for count data&quot;,&quot;author&quot;:[{&quot;family&quot;:&quot;Warton&quot;,&quot;given&quot;:&quot;David I.&quot;,&quot;parse-names&quot;:false,&quot;dropping-particle&quot;:&quot;&quot;,&quot;non-dropping-particle&quot;:&quot;&quot;},{&quot;family&quot;:&quot;Lyons&quot;,&quot;given&quot;:&quot;Mitchell&quot;,&quot;parse-names&quot;:false,&quot;dropping-particle&quot;:&quot;&quot;,&quot;non-dropping-particle&quot;:&quot;&quot;},{&quot;family&quot;:&quot;Stoklosa&quot;,&quot;given&quot;:&quot;Jakub&quot;,&quot;parse-names&quot;:false,&quot;dropping-particle&quot;:&quot;&quot;,&quot;non-dropping-particle&quot;:&quot;&quot;},{&quot;family&quot;:&quot;Ives&quot;,&quot;given&quot;:&quot;Anthony R.&quot;,&quot;parse-names&quot;:false,&quot;dropping-particle&quot;:&quot;&quot;,&quot;non-dropping-particle&quot;:&quot;&quot;}],&quot;container-title&quot;:&quot;Methods in Ecology and Evolution&quot;,&quot;container-title-short&quot;:&quot;Methods Ecol Evol&quot;,&quot;DOI&quot;:&quot;10.1111/2041-210X.12552&quot;,&quot;ISSN&quot;:&quot;2041-210X&quot;,&quot;issued&quot;:{&quot;date-parts&quot;:[[2016,8,8]]},&quot;page&quot;:&quot;882-890&quot;,&quot;abstract&quot;:&quot;&lt;p&gt; &lt;list&gt; &lt;list-item&gt; &lt;p&gt; The two most common approaches for analysing count data are to use a generalized linear model ( &lt;styled-content style=\&quot;fixed-case\&quot;&gt;GLM&lt;/styled-content&gt; ), or transform data, and use a linear model ( &lt;styled-content style=\&quot;fixed-case\&quot;&gt;LM&lt;/styled-content&gt; ). The latter has recently been advocated to more reliably maintain control of type I error rates in tests for no association, while seemingly losing little in power. We make three points on this issue. &lt;/p&gt; &lt;/list-item&gt; &lt;list-item&gt; &lt;p&gt; &lt;italic&gt;Point 1&lt;/italic&gt; – Choice of statistical model should primarily be made on the grounds of data properties. Choice of testing procedure should be considered and addressed as a separate issue, after model choice. If models with the appropriate data properties nonetheless have statistical problems such as type I error control ( &lt;italic&gt;i.e&lt;/italic&gt; . type I error rate greatly exceeds the intended significance level), the best solution is to keep the model but fix the problems. &lt;/p&gt; &lt;/list-item&gt; &lt;list-item&gt; &lt;p&gt; &lt;italic&gt;Point 2&lt;/italic&gt; – When a test has problems with type I error control, it can usually be corrected, but this may require departure from software default approaches. In particular, resampling is a good solution for small samples that can be easy to implement. &lt;/p&gt; &lt;/list-item&gt; &lt;list-item&gt; &lt;p&gt; &lt;italic&gt;Point 3&lt;/italic&gt; –Tests based on models that better fit the data ( &lt;italic&gt;e.g&lt;/italic&gt; . a negative binomial for overdispersed count data) tend to have better power properties and in some instances have considerably higher power. &lt;/p&gt; &lt;/list-item&gt; &lt;list-item&gt; &lt;p&gt; We illustrate these issues for a 2 × 2 experiment with a count response. This seemingly simple problem becomes hard when the experimental design is unbalanced, and software default procedures using &lt;styled-content style=\&quot;fixed-case\&quot;&gt;LM&lt;/styled-content&gt; s or &lt;styled-content style=\&quot;fixed-case\&quot;&gt;GLM&lt;/styled-content&gt; s can have difficulties, although in both cases the issues can be fixed. &lt;/p&gt; &lt;/list-item&gt; &lt;list-item&gt; &lt;p&gt; We conclude that, when &lt;styled-content style=\&quot;fixed-case\&quot;&gt;GLM&lt;/styled-content&gt; s are thought to fit count data well, and when any necessary steps are taken to correct type I error rates, they should be used rather than &lt;styled-content style=\&quot;fixed-case\&quot;&gt;LM&lt;/styled-content&gt; s. Nonetheless, standard &lt;styled-content style=\&quot;fixed-case\&quot;&gt;LM&lt;/styled-content&gt; tests are often robust and can have good type I error control, so there is an argument for their use for counts when diagnostics are difficult and statistical models are complex, although at some risk of loss of power and interpretability. &lt;/p&gt; &lt;/list-item&gt; &lt;/list&gt; &lt;/p&gt;&quot;,&quot;issue&quot;:&quot;8&quot;,&quot;volume&quot;:&quot;7&quot;},&quot;isTemporary&quot;:false}]},{&quot;citationID&quot;:&quot;MENDELEY_CITATION_77f444ab-5fc3-40ad-95da-ee919e18adb5&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zdmNDQ0YWItNWZjMy00MGFkLTk1ZGEtZWU5MTllMThhZGI1IiwicHJvcGVydGllcyI6eyJub3RlSW5kZXgiOjB9LCJpc0VkaXRlZCI6ZmFsc2UsIm1hbnVhbE92ZXJyaWRlIjp7ImlzTWFudWFsbHlPdmVycmlkZGVuIjpmYWxzZSwiY2l0ZXByb2NUZXh0IjoiPHN1cD4xNDwvc3VwPi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quot;,&quot;citationItems&quot;:[{&quot;id&quot;:&quot;8f9298bf-c477-32b6-a8bb-fc83cbfa845b&quot;,&quot;itemData&quot;:{&quot;type&quot;:&quot;article-journal&quot;,&quot;id&quot;:&quot;8f9298bf-c477-32b6-a8bb-fc83cbfa845b&quot;,&quot;title&quot;:&quot;Generalized linear mixed models: a practical guide for ecology and evolution&quot;,&quot;author&quot;:[{&quot;family&quot;:&quot;Bolker&quot;,&quot;given&quot;:&quot;Benjamin M.&quot;,&quot;parse-names&quot;:false,&quot;dropping-particle&quot;:&quot;&quot;,&quot;non-dropping-particle&quot;:&quot;&quot;},{&quot;family&quot;:&quot;Brooks&quot;,&quot;given&quot;:&quot;Mollie E.&quot;,&quot;parse-names&quot;:false,&quot;dropping-particle&quot;:&quot;&quot;,&quot;non-dropping-particle&quot;:&quot;&quot;},{&quot;family&quot;:&quot;Clark&quot;,&quot;given&quot;:&quot;Connie J.&quot;,&quot;parse-names&quot;:false,&quot;dropping-particle&quot;:&quot;&quot;,&quot;non-dropping-particle&quot;:&quot;&quot;},{&quot;family&quot;:&quot;Geange&quot;,&quot;given&quot;:&quot;Shane W.&quot;,&quot;parse-names&quot;:false,&quot;dropping-particle&quot;:&quot;&quot;,&quot;non-dropping-particle&quot;:&quot;&quot;},{&quot;family&quot;:&quot;Poulsen&quot;,&quot;given&quot;:&quot;John R.&quot;,&quot;parse-names&quot;:false,&quot;dropping-particle&quot;:&quot;&quot;,&quot;non-dropping-particle&quot;:&quot;&quot;},{&quot;family&quot;:&quot;Stevens&quot;,&quot;given&quot;:&quot;M. Henry H.&quot;,&quot;parse-names&quot;:false,&quot;dropping-particle&quot;:&quot;&quot;,&quot;non-dropping-particle&quot;:&quot;&quot;},{&quot;family&quot;:&quot;White&quot;,&quot;given&quot;:&quot;Jada-Simone S.&quot;,&quot;parse-names&quot;:false,&quot;dropping-particle&quot;:&quot;&quot;,&quot;non-dropping-particle&quot;:&quot;&quot;}],&quot;container-title&quot;:&quot;Trends in Ecology &amp; Evolution&quot;,&quot;container-title-short&quot;:&quot;Trends Ecol Evol&quot;,&quot;DOI&quot;:&quot;10.1016/j.tree.2008.10.008&quot;,&quot;ISSN&quot;:&quot;01695347&quot;,&quot;issued&quot;:{&quot;date-parts&quot;:[[2009,3]]},&quot;page&quot;:&quot;127-135&quot;,&quot;issue&quot;:&quot;3&quot;,&quot;volume&quot;:&quot;24&quot;},&quot;isTemporary&quot;:false}]},{&quot;citationID&quot;:&quot;MENDELEY_CITATION_6806acde-20c9-436a-b43d-7fd4202ed40e&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jgwNmFjZGUtMjBjOS00MzZhLWI0M2QtN2ZkNDIwMmVkNDBlIiwicHJvcGVydGllcyI6eyJub3RlSW5kZXgiOjB9LCJpc0VkaXRlZCI6ZmFsc2UsIm1hbnVhbE92ZXJyaWRlIjp7ImlzTWFudWFsbHlPdmVycmlkZGVuIjpmYWxzZSwiY2l0ZXByb2NUZXh0IjoiPHN1cD4xNTwvc3VwPi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quot;,&quot;citationItems&quot;:[{&quot;id&quot;:&quot;9d11439d-3a24-3fd8-8596-92dabd7c02e1&quot;,&quot;itemData&quot;:{&quot;type&quot;:&quot;book&quot;,&quot;id&quot;:&quot;9d11439d-3a24-3fd8-8596-92dabd7c02e1&quot;,&quot;title&quot;:&quot;Generalized Linear Mixed Models with Applications in Agriculture and Biology&quot;,&quot;author&quot;:[{&quot;family&quot;:&quot;Salinas Ruíz&quot;,&quot;given&quot;:&quot;Josafhat&quot;,&quot;parse-names&quot;:false,&quot;dropping-particle&quot;:&quot;&quot;,&quot;non-dropping-particle&quot;:&quot;&quot;},{&quot;family&quot;:&quot;Montesinos López&quot;,&quot;given&quot;:&quot;Osval Antonio&quot;,&quot;parse-names&quot;:false,&quot;dropping-particle&quot;:&quot;&quot;,&quot;non-dropping-particle&quot;:&quot;&quot;},{&quot;family&quot;:&quot;Hernández Ramírez&quot;,&quot;given&quot;:&quot;Gabriela&quot;,&quot;parse-names&quot;:false,&quot;dropping-particle&quot;:&quot;&quot;,&quot;non-dropping-particle&quot;:&quot;&quot;},{&quot;family&quot;:&quot;Crossa Hiriart&quot;,&quot;given&quot;:&quot;Jose&quot;,&quot;parse-names&quot;:false,&quot;dropping-particle&quot;:&quot;&quot;,&quot;non-dropping-particle&quot;:&quot;&quot;}],&quot;DOI&quot;:&quot;10.1007/978-3-031-32800-8&quot;,&quot;ISBN&quot;:&quot;978-3-031-32799-5&quot;,&quot;issued&quot;:{&quot;date-parts&quot;:[[2023]]},&quot;publisher-place&quot;:&quot;Cham&quot;,&quot;publisher&quot;:&quot;Springer International Publishing&quot;,&quot;container-title-short&quot;:&quot;&quot;},&quot;isTemporary&quot;:false}]},{&quot;citationID&quot;:&quot;MENDELEY_CITATION_a8bb9498-c8e3-47e0-96c7-c9cd8467c336&quot;,&quot;properties&quot;:{&quot;noteIndex&quot;:0},&quot;isEdited&quot;:false,&quot;manualOverride&quot;:{&quot;isManuallyOverridden&quot;:false,&quot;citeprocText&quot;:&quot;&lt;sup&gt;16&lt;/sup&gt;&quot;,&quot;manualOverrideText&quot;:&quot;&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Tag&quot;:&quot;MENDELEY_CITATION_v3_eyJjaXRhdGlvbklEIjoiTUVOREVMRVlfQ0lUQVRJT05fYThiYjk0OTgtYzhlMy00N2UwLTk2YzctYzljZDg0NjdjMzM2IiwicHJvcGVydGllcyI6eyJub3RlSW5kZXgiOjB9LCJpc0VkaXRlZCI6ZmFsc2UsIm1hbnVhbE92ZXJyaWRlIjp7ImlzTWFudWFsbHlPdmVycmlkZGVuIjpmYWxzZSwiY2l0ZXByb2NUZXh0IjoiPHN1cD4xN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D&quot;:&quot;MENDELEY_CITATION_b4a3fa90-77a9-4338-a358-729384a2542d&quot;,&quot;properties&quot;:{&quot;noteIndex&quot;:0},&quot;isEdited&quot;:false,&quot;manualOverride&quot;:{&quot;isManuallyOverridden&quot;:false,&quot;citeprocText&quot;:&quot;&lt;sup&gt;16&lt;/sup&gt;&quot;,&quot;manualOverrideText&quot;:&quot;&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Tag&quot;:&quot;MENDELEY_CITATION_v3_eyJjaXRhdGlvbklEIjoiTUVOREVMRVlfQ0lUQVRJT05fYjRhM2ZhOTAtNzdhOS00MzM4LWEzNTgtNzI5Mzg0YTI1NDJkIiwicHJvcGVydGllcyI6eyJub3RlSW5kZXgiOjB9LCJpc0VkaXRlZCI6ZmFsc2UsIm1hbnVhbE92ZXJyaWRlIjp7ImlzTWFudWFsbHlPdmVycmlkZGVuIjpmYWxzZSwiY2l0ZXByb2NUZXh0IjoiPHN1cD4xN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D&quot;:&quot;MENDELEY_CITATION_a9f45ccd-5f87-4401-9731-4bc92a374056&quot;,&quot;properties&quot;:{&quot;noteIndex&quot;:0},&quot;isEdited&quot;:false,&quot;manualOverride&quot;:{&quot;isManuallyOverridden&quot;:false,&quot;citeprocText&quot;:&quot;&lt;sup&gt;16&lt;/sup&gt;&quot;,&quot;manualOverrideText&quot;:&quot;&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Tag&quot;:&quot;MENDELEY_CITATION_v3_eyJjaXRhdGlvbklEIjoiTUVOREVMRVlfQ0lUQVRJT05fYTlmNDVjY2QtNWY4Ny00NDAxLTk3MzEtNGJjOTJhMzc0MDU2IiwicHJvcGVydGllcyI6eyJub3RlSW5kZXgiOjB9LCJpc0VkaXRlZCI6ZmFsc2UsIm1hbnVhbE92ZXJyaWRlIjp7ImlzTWFudWFsbHlPdmVycmlkZGVuIjpmYWxzZSwiY2l0ZXByb2NUZXh0IjoiPHN1cD4xN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D&quot;:&quot;MENDELEY_CITATION_25ab8b2c-b100-4475-b458-5fab37f69c1d&quot;,&quot;properties&quot;:{&quot;noteIndex&quot;:0},&quot;isEdited&quot;:false,&quot;manualOverride&quot;:{&quot;isManuallyOverridden&quot;:false,&quot;citeprocText&quot;:&quot;&lt;sup&gt;17&lt;/sup&gt;&quot;,&quot;manualOverrideText&quot;:&quot;&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PHN1cD4xNz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D&quot;:&quot;MENDELEY_CITATION_1db74667-775f-41bf-8fea-0ab3dd7f4ed7&quot;,&quot;properties&quot;:{&quot;noteIndex&quot;:0},&quot;isEdited&quot;:false,&quot;manualOverride&quot;:{&quot;isManuallyOverridden&quot;:false,&quot;citeprocText&quot;:&quot;&lt;sup&gt;18&lt;/sup&gt;&quot;,&quot;manualOverrideText&quot;:&quot;&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Tag&quot;:&quot;MENDELEY_CITATION_v3_eyJjaXRhdGlvbklEIjoiTUVOREVMRVlfQ0lUQVRJT05fMWRiNzQ2NjctNzc1Zi00MWJmLThmZWEtMGFiM2RkN2Y0ZWQ3IiwicHJvcGVydGllcyI6eyJub3RlSW5kZXgiOjB9LCJpc0VkaXRlZCI6ZmFsc2UsIm1hbnVhbE92ZXJyaWRlIjp7ImlzTWFudWFsbHlPdmVycmlkZGVuIjpmYWxzZSwiY2l0ZXByb2NUZXh0IjoiPHN1cD4xOD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D&quot;:&quot;MENDELEY_CITATION_4a2a09e7-5342-4e1e-9f34-63506863bb41&quot;,&quot;properties&quot;:{&quot;noteIndex&quot;:0},&quot;isEdited&quot;:false,&quot;manualOverride&quot;:{&quot;isManuallyOverridden&quot;:false,&quot;citeprocText&quot;:&quot;&lt;sup&gt;19&lt;/sup&gt;&quot;,&quot;manualOverrideText&quot;:&quot;&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PHN1cD4xOT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D&quot;:&quot;MENDELEY_CITATION_858c991b-ad27-483f-b4fe-20ab05cfa91b&quot;,&quot;properties&quot;:{&quot;noteIndex&quot;:0},&quot;isEdited&quot;:false,&quot;manualOverride&quot;:{&quot;isManuallyOverridden&quot;:false,&quot;citeprocText&quot;:&quot;&lt;sup&gt;6,20&lt;/sup&gt;&quot;,&quot;manualOverrideText&quot;:&quot;&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PHN1cD42LDIw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D&quot;:&quot;MENDELEY_CITATION_adf4f758-35cc-49c7-8dc0-3b22bb5cb8ff&quot;,&quot;properties&quot;:{&quot;noteIndex&quot;:0},&quot;isEdited&quot;:false,&quot;manualOverride&quot;:{&quot;isManuallyOverridden&quot;:false,&quot;citeprocText&quot;:&quot;&lt;sup&gt;21&lt;/sup&gt;&quot;,&quot;manualOverrideText&quot;:&quot;&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PHN1cD4y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D&quot;:&quot;MENDELEY_CITATION_025fddbe-502a-4ecf-a419-ce0925189dc1&quot;,&quot;properties&quot;:{&quot;noteIndex&quot;:0},&quot;isEdited&quot;:false,&quot;manualOverride&quot;:{&quot;isManuallyOverridden&quot;:false,&quot;citeprocText&quot;:&quot;&lt;sup&gt;22&lt;/sup&gt;&quot;,&quot;manualOverrideText&quot;:&quot;&quot;},&quot;citationItems&quot;:[{&quot;id&quot;:&quot;a0dd52f2-0dcd-3e26-ae80-a50d877faf3e&quot;,&quot;itemData&quot;:{&quot;type&quot;:&quot;article-journal&quot;,&quot;id&quot;:&quot;a0dd52f2-0dcd-3e26-ae80-a50d877faf3e&quot;,&quot;title&quot;:&quot;Impact of rainfall on Aedes aegypti populations&quot;,&quot;author&quot;:[{&quot;family&quot;:&quot;Valdez&quot;,&quot;given&quot;:&quot;L.D.&quot;,&quot;parse-names&quot;:false,&quot;dropping-particle&quot;:&quot;&quot;,&quot;non-dropping-particle&quot;:&quot;&quot;},{&quot;family&quot;:&quot;Sibona&quot;,&quot;given&quot;:&quot;G.J.&quot;,&quot;parse-names&quot;:false,&quot;dropping-particle&quot;:&quot;&quot;,&quot;non-dropping-particle&quot;:&quot;&quot;},{&quot;family&quot;:&quot;Condat&quot;,&quot;given&quot;:&quot;C.A.&quot;,&quot;parse-names&quot;:false,&quot;dropping-particle&quot;:&quot;&quot;,&quot;non-dropping-particle&quot;:&quot;&quot;}],&quot;container-title&quot;:&quot;Ecological Modelling&quot;,&quot;container-title-short&quot;:&quot;Ecol Modell&quot;,&quot;DOI&quot;:&quot;10.1016/j.ecolmodel.2018.07.003&quot;,&quot;ISSN&quot;:&quot;03043800&quot;,&quot;issued&quot;:{&quot;date-parts&quot;:[[2018,10]]},&quot;page&quot;:&quot;96-105&quot;,&quot;volume&quot;:&quot;385&quot;},&quot;isTemporary&quot;:false}],&quot;citationTag&quot;:&quot;MENDELEY_CITATION_v3_eyJjaXRhdGlvbklEIjoiTUVOREVMRVlfQ0lUQVRJT05fMDI1ZmRkYmUtNTAyYS00ZWNmLWE0MTktY2UwOTI1MTg5ZGMxIiwicHJvcGVydGllcyI6eyJub3RlSW5kZXgiOjB9LCJpc0VkaXRlZCI6ZmFsc2UsIm1hbnVhbE92ZXJyaWRlIjp7ImlzTWFudWFsbHlPdmVycmlkZGVuIjpmYWxzZSwiY2l0ZXByb2NUZXh0IjoiPHN1cD4yMj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quot;},{&quot;citationID&quot;:&quot;MENDELEY_CITATION_fb28bd48-9d94-45b0-a0b4-583be084e30f&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mIyOGJkNDgtOWQ5NC00NWIwLWEwYjQtNTgzYmUwODRlMzBmIiwicHJvcGVydGllcyI6eyJub3RlSW5kZXgiOjB9LCJpc0VkaXRlZCI6ZmFsc2UsIm1hbnVhbE92ZXJyaWRlIjp7ImlzTWFudWFsbHlPdmVycmlkZGVuIjpmYWxzZSwiY2l0ZXByb2NUZXh0IjoiPHN1cD4yMzwvc3VwPi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quot;,&quot;citationItems&quot;:[{&quot;id&quot;:&quot;a0f8e35b-4db6-33c8-9807-9d638f9130f0&quot;,&quot;itemData&quot;:{&quot;type&quot;:&quot;report&quot;,&quot;id&quot;:&quot;a0f8e35b-4db6-33c8-9807-9d638f9130f0&quot;,&quot;title&quot;:&quot;Dengue – the Region of the Americas: https://www.who.int/emergencies/disease-outbreak-news/item/2023-DON475&quot;,&quot;author&quot;:[{&quot;family&quot;:&quot;WHO&quot;,&quot;given&quot;:&quot;&quot;,&quot;parse-names&quot;:false,&quot;dropping-particle&quot;:&quot;&quot;,&quot;non-dropping-particle&quot;:&quot;&quot;}],&quot;issued&quot;:{&quot;date-parts&quot;:[[2023,7,19]]},&quot;publisher-place&quot;:&quot;Geneva&quot;,&quot;number-of-pages&quot;:&quot;1-0&quot;,&quot;container-title-short&quot;:&quot;&quot;},&quot;isTemporary&quot;:false}]},{&quot;citationID&quot;:&quot;MENDELEY_CITATION_c848d42a-ddf7-493e-9246-619ecd5fcc75&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Mohammad Nayeem Hasan&quot;,&quot;given&quot;:&quot;&quot;,&quot;parse-names&quot;:false,&quot;dropping-particle&quot;:&quot;&quot;,&quot;non-dropping-particle&quot;:&quot;&quot;},{&quot;family&quot;:&quot;Ibrahim Khalil&quot;,&quot;given&quot;:&quot;&quot;,&quot;parse-names&quot;:false,&quot;dropping-particle&quot;:&quot;&quot;,&quot;non-dropping-particle&quot;:&quot;&quot;},{&quot;family&quot;:&quot;Najmul Haider&quot;,&quot;given&quot;:&quot;&quot;,&quot;parse-names&quot;:false,&quot;dropping-particle&quot;:&quot;&quot;,&quot;non-dropping-particle&quot;:&quot;&quot;}],&quot;container-title&quot;:&quot;Medrxiv : https://doi.org/10.1101/2023.07.16.23292380&quot;,&quot;issued&quot;:{&quot;date-parts&quot;:[[2023,7,18]]},&quot;page&quot;:&quot;1-25&quot;,&quot;volume&quot;:&quot;1&quot;,&quot;container-title-short&quot;:&quot;&quot;},&quot;isTemporary&quot;:false}]},{&quot;citationID&quot;:&quot;MENDELEY_CITATION_23632dcb-732e-489e-a7b0-ebdb3e02e8b5&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2c14a99-7815-44ca-89f7-c1cf4eeb6e94&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YTJjMTRhOTktNzgxNS00NGNhLTg5ZjctYzFjZjRlZWI2ZTk0IiwicHJvcGVydGllcyI6eyJub3RlSW5kZXgiOjB9LCJpc0VkaXRlZCI6ZmFsc2UsIm1hbnVhbE92ZXJyaWRlIjp7ImlzTWFudWFsbHlPdmVycmlkZGVuIjpmYWxzZSwiY2l0ZXByb2NUZXh0IjoiPHN1cD4yND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quot;,&quot;citationItems&quot;:[{&quot;id&quot;:&quot;122e28d9-f05a-3788-b267-d6c7f4c8708d&quot;,&quot;itemData&quot;:{&quot;type&quot;:&quot;report&quot;,&quot;id&quot;:&quot;122e28d9-f05a-3788-b267-d6c7f4c8708d&quot;,&quot;title&quot;:&quot;Dengue Situation Report, Issue # 1, 28 AUG 2023 https://www.who.int/bangladesh/emergencies/dengue-update-2023&quot;,&quot;author&quot;:[{&quot;family&quot;:&quot;WHO Bangaldesh&quot;,&quot;given&quot;:&quot;&quot;,&quot;parse-names&quot;:false,&quot;dropping-particle&quot;:&quot;&quot;,&quot;non-dropping-particle&quot;:&quot;&quot;}],&quot;issued&quot;:{&quot;date-parts&quot;:[[2023,8,28]]},&quot;publisher-place&quot;:&quot;Dhaka &quot;,&quot;container-title-short&quot;:&quot;&quot;},&quot;isTemporary&quot;:false}]},{&quot;citationID&quot;:&quot;MENDELEY_CITATION_a7d5cd5d-10e4-4fb4-8ea2-60d2c95bd9f6&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YTdkNWNkNWQtMTBlNC00ZmI0LThlYTItNjBkMmM5NWJkOWY2IiwicHJvcGVydGllcyI6eyJub3RlSW5kZXgiOjB9LCJpc0VkaXRlZCI6ZmFsc2UsIm1hbnVhbE92ZXJyaWRlIjp7ImlzTWFudWFsbHlPdmVycmlkZGVuIjpmYWxzZSwiY2l0ZXByb2NUZXh0IjoiPHN1cD4y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9590672-7f20-4aba-ac98-daccaff4a5c3&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ZTk1OTA2NzItN2YyMC00YWJhLWFjOTgtZGFjY2FmZjRhNWMzIiwicHJvcGVydGllcyI6eyJub3RlSW5kZXgiOjB9LCJpc0VkaXRlZCI6ZmFsc2UsIm1hbnVhbE92ZXJyaWRlIjp7ImlzTWFudWFsbHlPdmVycmlkZGVuIjpmYWxzZSwiY2l0ZXByb2NUZXh0IjoiPHN1cD4y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731e6944-0ec3-4fd7-bc39-6fb81775e933&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cdc49e14-5ec1-443f-b603-7b7ca37db540&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64421e74-5bfd-482a-acf8-040dc58b821b&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NjQ0MjFlNzQtNWJmZC00ODJhLWFjZjgtMDQwZGM1OGI4MjFiIiwicHJvcGVydGllcyI6eyJub3RlSW5kZXgiOjB9LCJpc0VkaXRlZCI6ZmFsc2UsIm1hbnVhbE92ZXJyaWRlIjp7ImlzTWFudWFsbHlPdmVycmlkZGVuIjpmYWxzZSwiY2l0ZXByb2NUZXh0IjoiPHN1cD4yNT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citationID&quot;:&quot;MENDELEY_CITATION_4d7caf28-a567-4958-b12b-13b2c764c03c&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GQ3Y2FmMjgtYTU2Ny00OTU4LWIxMmItMTNiMmM3NjRjMDNjIiwicHJvcGVydGllcyI6eyJub3RlSW5kZXgiOjB9LCJpc0VkaXRlZCI6ZmFsc2UsIm1hbnVhbE92ZXJyaWRlIjp7ImlzTWFudWFsbHlPdmVycmlkZGVuIjpmYWxzZSwiY2l0ZXByb2NUZXh0IjoiPHN1cD4xOT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
    <we:property name="MENDELEY_CITATIONS_LOCALE_CODE" value="&quot;en-GB&quot;"/>
    <we:property name="MENDELEY_CITATIONS_STYLE" value="{&quot;id&quot;:&quot;https://www.zotero.org/styles/the-lancet&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78C83-6512-4D9F-B713-8F34D9782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29</Pages>
  <Words>6447</Words>
  <Characters>35459</Characters>
  <Application>Microsoft Office Word</Application>
  <DocSecurity>0</DocSecurity>
  <Lines>824</Lines>
  <Paragraphs>349</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41557</CharactersWithSpaces>
  <SharedDoc>false</SharedDoc>
  <HLinks>
    <vt:vector size="66" baseType="variant">
      <vt:variant>
        <vt:i4>1048657</vt:i4>
      </vt:variant>
      <vt:variant>
        <vt:i4>30</vt:i4>
      </vt:variant>
      <vt:variant>
        <vt:i4>0</vt:i4>
      </vt:variant>
      <vt:variant>
        <vt:i4>5</vt:i4>
      </vt:variant>
      <vt:variant>
        <vt:lpwstr>https://old.dghs.gov.bd/index.php/bd/home/5200-daily-dengue-status-report</vt:lpwstr>
      </vt:variant>
      <vt:variant>
        <vt:lpwstr/>
      </vt:variant>
      <vt:variant>
        <vt:i4>5242885</vt:i4>
      </vt:variant>
      <vt:variant>
        <vt:i4>27</vt:i4>
      </vt:variant>
      <vt:variant>
        <vt:i4>0</vt:i4>
      </vt:variant>
      <vt:variant>
        <vt:i4>5</vt:i4>
      </vt:variant>
      <vt:variant>
        <vt:lpwstr>tel:+441782734414</vt:lpwstr>
      </vt:variant>
      <vt:variant>
        <vt:lpwstr/>
      </vt:variant>
      <vt:variant>
        <vt:i4>1638455</vt:i4>
      </vt:variant>
      <vt:variant>
        <vt:i4>24</vt:i4>
      </vt:variant>
      <vt:variant>
        <vt:i4>0</vt:i4>
      </vt:variant>
      <vt:variant>
        <vt:i4>5</vt:i4>
      </vt:variant>
      <vt:variant>
        <vt:lpwstr>mailto:n.haider@keele.ac.uk</vt:lpwstr>
      </vt:variant>
      <vt:variant>
        <vt:lpwstr/>
      </vt:variant>
      <vt:variant>
        <vt:i4>1638455</vt:i4>
      </vt:variant>
      <vt:variant>
        <vt:i4>21</vt:i4>
      </vt:variant>
      <vt:variant>
        <vt:i4>0</vt:i4>
      </vt:variant>
      <vt:variant>
        <vt:i4>5</vt:i4>
      </vt:variant>
      <vt:variant>
        <vt:lpwstr>mailto:n.haider@keele.ac.uk</vt:lpwstr>
      </vt:variant>
      <vt:variant>
        <vt:lpwstr/>
      </vt:variant>
      <vt:variant>
        <vt:i4>4718694</vt:i4>
      </vt:variant>
      <vt:variant>
        <vt:i4>18</vt:i4>
      </vt:variant>
      <vt:variant>
        <vt:i4>0</vt:i4>
      </vt:variant>
      <vt:variant>
        <vt:i4>5</vt:i4>
      </vt:variant>
      <vt:variant>
        <vt:lpwstr>mailto:a.zumla@ucl.ac.uk</vt:lpwstr>
      </vt:variant>
      <vt:variant>
        <vt:lpwstr/>
      </vt:variant>
      <vt:variant>
        <vt:i4>4784238</vt:i4>
      </vt:variant>
      <vt:variant>
        <vt:i4>15</vt:i4>
      </vt:variant>
      <vt:variant>
        <vt:i4>0</vt:i4>
      </vt:variant>
      <vt:variant>
        <vt:i4>5</vt:i4>
      </vt:variant>
      <vt:variant>
        <vt:lpwstr>mailto:Md.Asaduzzaman@staffs.ac.uk</vt:lpwstr>
      </vt:variant>
      <vt:variant>
        <vt:lpwstr/>
      </vt:variant>
      <vt:variant>
        <vt:i4>7012374</vt:i4>
      </vt:variant>
      <vt:variant>
        <vt:i4>12</vt:i4>
      </vt:variant>
      <vt:variant>
        <vt:i4>0</vt:i4>
      </vt:variant>
      <vt:variant>
        <vt:i4>5</vt:i4>
      </vt:variant>
      <vt:variant>
        <vt:lpwstr>mailto:avinash.nccs@gmail.com</vt:lpwstr>
      </vt:variant>
      <vt:variant>
        <vt:lpwstr/>
      </vt:variant>
      <vt:variant>
        <vt:i4>7733259</vt:i4>
      </vt:variant>
      <vt:variant>
        <vt:i4>9</vt:i4>
      </vt:variant>
      <vt:variant>
        <vt:i4>0</vt:i4>
      </vt:variant>
      <vt:variant>
        <vt:i4>5</vt:i4>
      </vt:variant>
      <vt:variant>
        <vt:lpwstr>mailto:krahman@bond.edu.au</vt:lpwstr>
      </vt:variant>
      <vt:variant>
        <vt:lpwstr/>
      </vt:variant>
      <vt:variant>
        <vt:i4>4522044</vt:i4>
      </vt:variant>
      <vt:variant>
        <vt:i4>6</vt:i4>
      </vt:variant>
      <vt:variant>
        <vt:i4>0</vt:i4>
      </vt:variant>
      <vt:variant>
        <vt:i4>5</vt:i4>
      </vt:variant>
      <vt:variant>
        <vt:lpwstr>mailto:meraj.cm48@gmail.com</vt:lpwstr>
      </vt:variant>
      <vt:variant>
        <vt:lpwstr/>
      </vt:variant>
      <vt:variant>
        <vt:i4>4718663</vt:i4>
      </vt:variant>
      <vt:variant>
        <vt:i4>3</vt:i4>
      </vt:variant>
      <vt:variant>
        <vt:i4>0</vt:i4>
      </vt:variant>
      <vt:variant>
        <vt:i4>5</vt:i4>
      </vt:variant>
      <vt:variant>
        <vt:lpwstr>mailto:dr_mahbub@yahoo.com</vt:lpwstr>
      </vt:variant>
      <vt:variant>
        <vt:lpwstr/>
      </vt:variant>
      <vt:variant>
        <vt:i4>1310757</vt:i4>
      </vt:variant>
      <vt:variant>
        <vt:i4>0</vt:i4>
      </vt:variant>
      <vt:variant>
        <vt:i4>0</vt:i4>
      </vt:variant>
      <vt:variant>
        <vt:i4>5</vt:i4>
      </vt:variant>
      <vt:variant>
        <vt:lpwstr>mailto:nayeem5847@gmail.com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27</cp:revision>
  <dcterms:created xsi:type="dcterms:W3CDTF">2024-01-27T02:42:00Z</dcterms:created>
  <dcterms:modified xsi:type="dcterms:W3CDTF">2024-02-08T20:59:00Z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